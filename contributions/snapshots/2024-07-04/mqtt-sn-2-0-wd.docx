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rPr>
          <w:rFonts w:ascii="Arial" w:cs="Arial" w:eastAsia="Arial" w:hAnsi="Arial"/>
        </w:rPr>
      </w:pPr>
      <w:r w:rsidDel="00000000" w:rsidR="00000000" w:rsidRPr="00000000">
        <w:rPr>
          <w:rFonts w:ascii="Arial" w:cs="Arial" w:eastAsia="Arial" w:hAnsi="Arial"/>
          <w:rtl w:val="0"/>
        </w:rPr>
        <w:t xml:space="preserve">MQTT for Sensor Networks (MQTT-SN) Version 2.0</w:t>
      </w:r>
    </w:p>
    <w:p w:rsidR="00000000" w:rsidDel="00000000" w:rsidP="00000000" w:rsidRDefault="00000000" w:rsidRPr="00000000" w14:paraId="00000002">
      <w:pPr>
        <w:pStyle w:val="Subtitle"/>
        <w:rPr>
          <w:rFonts w:ascii="Arial" w:cs="Arial" w:eastAsia="Arial" w:hAnsi="Arial"/>
        </w:rPr>
      </w:pPr>
      <w:r w:rsidDel="00000000" w:rsidR="00000000" w:rsidRPr="00000000">
        <w:rPr>
          <w:rFonts w:ascii="Arial" w:cs="Arial" w:eastAsia="Arial" w:hAnsi="Arial"/>
          <w:rtl w:val="0"/>
        </w:rPr>
        <w:t xml:space="preserve">Committee Specification Draft 01</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30j0zll" w:id="0"/>
      <w:bookmarkEnd w:id="0"/>
      <w:r w:rsidDel="00000000" w:rsidR="00000000" w:rsidRPr="00000000">
        <w:rPr>
          <w:rFonts w:ascii="Arial" w:cs="Arial" w:eastAsia="Arial" w:hAnsi="Arial"/>
          <w:b w:val="1"/>
          <w:color w:val="446caa"/>
          <w:rtl w:val="0"/>
        </w:rPr>
        <w:t xml:space="preserve">07 December 2023</w:t>
      </w:r>
      <w:r w:rsidDel="00000000" w:rsidR="00000000" w:rsidRPr="00000000">
        <w:rPr>
          <w:rFonts w:ascii="Arial" w:cs="Arial" w:eastAsia="Arial" w:hAnsi="Arial"/>
          <w:b w:val="0"/>
          <w:i w:val="0"/>
          <w:smallCaps w:val="0"/>
          <w:strike w:val="0"/>
          <w:color w:val="000000"/>
          <w:sz w:val="36"/>
          <w:szCs w:val="36"/>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04">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This stage:</w:t>
      </w:r>
    </w:p>
    <w:p w:rsidR="00000000" w:rsidDel="00000000" w:rsidP="00000000" w:rsidRDefault="00000000" w:rsidRPr="00000000" w14:paraId="000000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sdt>
        <w:sdtPr>
          <w:tag w:val="goog_rdk_0"/>
        </w:sdtPr>
        <w:sdtContent>
          <w:commentRangeStart w:id="0"/>
        </w:sdtContent>
      </w:sdt>
      <w:r w:rsidDel="00000000" w:rsidR="00000000" w:rsidRPr="00000000">
        <w:rPr>
          <w:rFonts w:ascii="Arial" w:cs="Arial" w:eastAsia="Arial" w:hAnsi="Arial"/>
          <w:b w:val="1"/>
          <w:color w:val="446caa"/>
          <w:rtl w:val="0"/>
        </w:rPr>
        <w:t xml:space="preserve">…</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6">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Previous stage:</w:t>
      </w:r>
    </w:p>
    <w:p w:rsidR="00000000" w:rsidDel="00000000" w:rsidP="00000000" w:rsidRDefault="00000000" w:rsidRPr="00000000" w14:paraId="000000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color w:val="446caa"/>
        </w:rPr>
      </w:pPr>
      <w:r w:rsidDel="00000000" w:rsidR="00000000" w:rsidRPr="00000000">
        <w:rPr>
          <w:rFonts w:ascii="Arial" w:cs="Arial" w:eastAsia="Arial" w:hAnsi="Arial"/>
          <w:b w:val="1"/>
          <w:color w:val="446caa"/>
          <w:rtl w:val="0"/>
        </w:rPr>
        <w:t xml:space="preserve">N/A</w:t>
      </w:r>
    </w:p>
    <w:p w:rsidR="00000000" w:rsidDel="00000000" w:rsidP="00000000" w:rsidRDefault="00000000" w:rsidRPr="00000000" w14:paraId="00000008">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Latest stage:</w:t>
      </w:r>
    </w:p>
    <w:p w:rsidR="00000000" w:rsidDel="00000000" w:rsidP="00000000" w:rsidRDefault="00000000" w:rsidRPr="00000000" w14:paraId="00000009">
      <w:pPr>
        <w:keepNext w:val="1"/>
        <w:spacing w:after="0" w:before="120" w:lineRule="auto"/>
        <w:rPr>
          <w:rFonts w:ascii="Arial" w:cs="Arial" w:eastAsia="Arial" w:hAnsi="Arial"/>
          <w:b w:val="1"/>
          <w:color w:val="446caa"/>
        </w:rPr>
      </w:pPr>
      <w:r w:rsidDel="00000000" w:rsidR="00000000" w:rsidRPr="00000000">
        <w:rPr>
          <w:rFonts w:ascii="Arial" w:cs="Arial" w:eastAsia="Arial" w:hAnsi="Arial"/>
          <w:b w:val="1"/>
          <w:color w:val="446caa"/>
          <w:rtl w:val="0"/>
        </w:rPr>
        <w:t xml:space="preserve">…</w:t>
      </w:r>
    </w:p>
    <w:p w:rsidR="00000000" w:rsidDel="00000000" w:rsidP="00000000" w:rsidRDefault="00000000" w:rsidRPr="00000000" w14:paraId="000000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Technical Committee: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1fob9te" w:id="1"/>
      <w:bookmarkEnd w:id="1"/>
      <w:hyperlink r:id="rId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Message Queuing Telemetry Transport (MQTT) TC</w:t>
        </w:r>
      </w:hyperlink>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Chairs:</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shd w:fill="auto" w:val="clear"/>
          <w:vertAlign w:val="baseline"/>
        </w:rPr>
      </w:pPr>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Ian Craggs (</w:t>
      </w:r>
      <w:hyperlink r:id="rId10">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icraggs@gmail.com</w:t>
        </w:r>
      </w:hyperlink>
      <w:r w:rsidDel="00000000" w:rsidR="00000000" w:rsidRPr="00000000">
        <w:rPr>
          <w:rFonts w:ascii="Arial" w:cs="Arial" w:eastAsia="Arial" w:hAnsi="Arial"/>
          <w:b w:val="0"/>
          <w:i w:val="0"/>
          <w:smallCaps w:val="0"/>
          <w:strike w:val="0"/>
          <w:color w:val="000000"/>
          <w:sz w:val="20"/>
          <w:szCs w:val="20"/>
          <w:highlight w:val="white"/>
          <w:vertAlign w:val="baseline"/>
          <w:rtl w:val="0"/>
        </w:rPr>
        <w:t xml:space="preserve">), Individual member</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Simon Johnson (</w:t>
      </w:r>
      <w:r w:rsidDel="00000000" w:rsidR="00000000" w:rsidRPr="00000000">
        <w:rPr>
          <w:rFonts w:ascii="Arial" w:cs="Arial" w:eastAsia="Arial" w:hAnsi="Arial"/>
          <w:color w:val="000000"/>
          <w:sz w:val="20"/>
          <w:szCs w:val="20"/>
          <w:u w:val="none"/>
          <w:rtl w:val="0"/>
        </w:rPr>
        <w:t xml:space="preserve">simon.johnson@hivemq.com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color w:val="000000"/>
          <w:sz w:val="20"/>
          <w:szCs w:val="20"/>
          <w:rtl w:val="0"/>
        </w:rPr>
        <w:t xml:space="preserve">HiveMQ</w:t>
      </w:r>
      <w:r w:rsidDel="00000000" w:rsidR="00000000" w:rsidRPr="00000000">
        <w:rPr>
          <w:rtl w:val="0"/>
        </w:rPr>
      </w:r>
    </w:p>
    <w:p w:rsidR="00000000" w:rsidDel="00000000" w:rsidP="00000000" w:rsidRDefault="00000000" w:rsidRPr="00000000" w14:paraId="000000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Editors: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 Banks (</w:t>
      </w:r>
      <w:hyperlink r:id="rId11">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Andrew_Banks@uk.ibm.com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2">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1">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Davide Lenzarini (</w:t>
      </w:r>
      <w:hyperlink r:id="rId13">
        <w:r w:rsidDel="00000000" w:rsidR="00000000" w:rsidRPr="00000000">
          <w:rPr>
            <w:rFonts w:ascii="Arial" w:cs="Arial" w:eastAsia="Arial" w:hAnsi="Arial"/>
            <w:color w:val="000000"/>
            <w:sz w:val="20"/>
            <w:szCs w:val="20"/>
            <w:u w:val="single"/>
            <w:rtl w:val="0"/>
          </w:rPr>
          <w:t xml:space="preserve">davide.lenzarini@u-blox.com</w:t>
        </w:r>
      </w:hyperlink>
      <w:r w:rsidDel="00000000" w:rsidR="00000000" w:rsidRPr="00000000">
        <w:rPr>
          <w:rFonts w:ascii="Arial" w:cs="Arial" w:eastAsia="Arial" w:hAnsi="Arial"/>
          <w:color w:val="000000"/>
          <w:sz w:val="20"/>
          <w:szCs w:val="20"/>
          <w:rtl w:val="0"/>
        </w:rPr>
        <w:t xml:space="preserve">), u-blox</w:t>
      </w:r>
    </w:p>
    <w:p w:rsidR="00000000" w:rsidDel="00000000" w:rsidP="00000000" w:rsidRDefault="00000000" w:rsidRPr="00000000" w14:paraId="00000012">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white"/>
          <w:rtl w:val="0"/>
        </w:rPr>
        <w:t xml:space="preserve">Ian Craggs (</w:t>
      </w:r>
      <w:hyperlink r:id="rId14">
        <w:r w:rsidDel="00000000" w:rsidR="00000000" w:rsidRPr="00000000">
          <w:rPr>
            <w:rFonts w:ascii="Arial" w:cs="Arial" w:eastAsia="Arial" w:hAnsi="Arial"/>
            <w:color w:val="000000"/>
            <w:sz w:val="20"/>
            <w:szCs w:val="20"/>
            <w:highlight w:val="white"/>
            <w:rtl w:val="0"/>
          </w:rPr>
          <w:t xml:space="preserve">icraggs@gmail.com</w:t>
        </w:r>
      </w:hyperlink>
      <w:r w:rsidDel="00000000" w:rsidR="00000000" w:rsidRPr="00000000">
        <w:rPr>
          <w:rFonts w:ascii="Arial" w:cs="Arial" w:eastAsia="Arial" w:hAnsi="Arial"/>
          <w:color w:val="000000"/>
          <w:sz w:val="20"/>
          <w:szCs w:val="20"/>
          <w:highlight w:val="white"/>
          <w:rtl w:val="0"/>
        </w:rPr>
        <w:t xml:space="preserve">), Individual member</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 Gupta (</w:t>
      </w:r>
      <w:hyperlink r:id="rId15">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rahul.gupta@us.ibm.com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16">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IBM</w:t>
        </w:r>
      </w:hyperlink>
      <w:r w:rsidDel="00000000" w:rsidR="00000000" w:rsidRPr="00000000">
        <w:rPr>
          <w:rtl w:val="0"/>
        </w:rPr>
      </w:r>
    </w:p>
    <w:p w:rsidR="00000000" w:rsidDel="00000000" w:rsidP="00000000" w:rsidRDefault="00000000" w:rsidRPr="00000000" w14:paraId="00000014">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Simon Johnson (</w:t>
      </w:r>
      <w:hyperlink r:id="rId17">
        <w:r w:rsidDel="00000000" w:rsidR="00000000" w:rsidRPr="00000000">
          <w:rPr>
            <w:rFonts w:ascii="Arial" w:cs="Arial" w:eastAsia="Arial" w:hAnsi="Arial"/>
            <w:color w:val="000000"/>
            <w:sz w:val="20"/>
            <w:szCs w:val="20"/>
            <w:rtl w:val="0"/>
          </w:rPr>
          <w:t xml:space="preserve">simon</w:t>
        </w:r>
      </w:hyperlink>
      <w:r w:rsidDel="00000000" w:rsidR="00000000" w:rsidRPr="00000000">
        <w:rPr>
          <w:rFonts w:ascii="Arial" w:cs="Arial" w:eastAsia="Arial" w:hAnsi="Arial"/>
          <w:color w:val="000000"/>
          <w:sz w:val="20"/>
          <w:szCs w:val="20"/>
          <w:rtl w:val="0"/>
        </w:rPr>
        <w:t xml:space="preserve">.johnson@hivemq.com), HiveMQ</w:t>
      </w:r>
    </w:p>
    <w:p w:rsidR="00000000" w:rsidDel="00000000" w:rsidP="00000000" w:rsidRDefault="00000000" w:rsidRPr="00000000" w14:paraId="00000015">
      <w:pPr>
        <w:spacing w:after="0" w:before="0" w:lineRule="auto"/>
        <w:ind w:left="72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Stefan Hagen (</w:t>
      </w:r>
      <w:hyperlink r:id="rId18">
        <w:r w:rsidDel="00000000" w:rsidR="00000000" w:rsidRPr="00000000">
          <w:rPr>
            <w:rFonts w:ascii="Arial" w:cs="Arial" w:eastAsia="Arial" w:hAnsi="Arial"/>
            <w:color w:val="000000"/>
            <w:sz w:val="20"/>
            <w:szCs w:val="20"/>
            <w:u w:val="single"/>
            <w:rtl w:val="0"/>
          </w:rPr>
          <w:t xml:space="preserve">stefan@hagen.link</w:t>
        </w:r>
      </w:hyperlink>
      <w:r w:rsidDel="00000000" w:rsidR="00000000" w:rsidRPr="00000000">
        <w:rPr>
          <w:rFonts w:ascii="Arial" w:cs="Arial" w:eastAsia="Arial" w:hAnsi="Arial"/>
          <w:color w:val="000000"/>
          <w:sz w:val="20"/>
          <w:szCs w:val="20"/>
          <w:rtl w:val="0"/>
        </w:rPr>
        <w:t xml:space="preserve">), Individual member</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color w:val="000000"/>
          <w:sz w:val="20"/>
          <w:szCs w:val="20"/>
          <w:shd w:fill="auto" w:val="clear"/>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 E. Walker (</w:t>
      </w:r>
      <w:hyperlink r:id="rId19">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tara.walker@microsoft.com</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hyperlink r:id="rId20">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Microsoft</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color w:val="000000"/>
          <w:sz w:val="20"/>
          <w:szCs w:val="20"/>
          <w:shd w:fill="auto" w:val="clear"/>
          <w:rtl w:val="0"/>
        </w:rPr>
        <w:t xml:space="preserve">Andy Stanford-Clark (andysc@uk.ibm.com</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IBM U</w:t>
      </w:r>
      <w:r w:rsidDel="00000000" w:rsidR="00000000" w:rsidRPr="00000000">
        <w:rPr>
          <w:rFonts w:ascii="Arial" w:cs="Arial" w:eastAsia="Arial" w:hAnsi="Arial"/>
          <w:color w:val="000000"/>
          <w:sz w:val="20"/>
          <w:szCs w:val="20"/>
          <w:u w:val="none"/>
          <w:shd w:fill="auto" w:val="clear"/>
          <w:rtl w:val="0"/>
        </w:rPr>
        <w:t xml:space="preserve">K</w:t>
      </w:r>
      <w:r w:rsidDel="00000000" w:rsidR="00000000" w:rsidRPr="00000000">
        <w:rPr>
          <w:rtl w:val="0"/>
        </w:rPr>
      </w:r>
    </w:p>
    <w:bookmarkStart w:colFirst="0" w:colLast="0" w:name="bookmark=id.2et92p0" w:id="2"/>
    <w:bookmarkEnd w:id="2"/>
    <w:p w:rsidR="00000000" w:rsidDel="00000000" w:rsidP="00000000" w:rsidRDefault="00000000" w:rsidRPr="00000000" w14:paraId="000000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Related work:</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related to:</w:t>
      </w:r>
    </w:p>
    <w:p w:rsidR="00000000" w:rsidDel="00000000" w:rsidP="00000000" w:rsidRDefault="00000000" w:rsidRPr="00000000" w14:paraId="0000001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5.0</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Ed Briggs, Ken Borgendale, and Rahul Gupta. OASIS Standard. Latest version: </w:t>
      </w:r>
      <w:hyperlink r:id="rId21">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https://docs.oasis-open.org/mqtt/mqtt/v5.0/mqtt-v5.0.html</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 Version 3.1.1</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Edited by Andrew Banks and Rahul Gupta. OASIS Standard. Latest version: </w:t>
      </w:r>
      <w:hyperlink r:id="rId22">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http://docs.oasis-open.org/mqtt/mqtt/v3.1.1/mqtt-v3.1.1.html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C">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1"/>
          <w:smallCaps w:val="0"/>
          <w:strike w:val="0"/>
          <w:color w:val="000000"/>
          <w:sz w:val="20"/>
          <w:szCs w:val="20"/>
          <w:u w:val="none"/>
          <w:shd w:fill="auto" w:val="clear"/>
          <w:vertAlign w:val="baseline"/>
          <w:rtl w:val="0"/>
        </w:rPr>
        <w:t xml:space="preserve">MQTT-SN Version 1.2</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by Andy Stanford-Clark and Hong Linh Truong. Link: </w:t>
      </w:r>
      <w:hyperlink r:id="rId23">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https://www.oasis-open.org/committees/download.php/66091/MQTT-SN_spec_v1.2.pdf</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Abstract: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defines the MQTT for Sensor Networks protocol (MQTT-SN). It is closely related to the MQTT v3.1.1 and MQTT v5.0 standards. MQTT-SN is optimized for implementation on low-cost, battery-operated devices with limited processing and storage resources. It is designed so that it will work over a variety of networking technologies and bridge to an MQTT network.</w:t>
      </w:r>
    </w:p>
    <w:p w:rsidR="00000000" w:rsidDel="00000000" w:rsidP="00000000" w:rsidRDefault="00000000" w:rsidRPr="00000000" w14:paraId="000000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Status: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w:t>
      </w:r>
      <w:r w:rsidDel="00000000" w:rsidR="00000000" w:rsidRPr="00000000">
        <w:rPr>
          <w:rFonts w:ascii="Arial" w:cs="Arial" w:eastAsia="Arial" w:hAnsi="Arial"/>
          <w:rtl w:val="0"/>
        </w:rPr>
        <w:t xml:space="preserve">document was last revised or approved by the OASIS Message Queuing Telemetry Transport (MQTT) TC on the above date.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The level of approval is also listed above. Check the "Latest stage" location noted above for possible later revisions of this document. Any other numbered Versions and other technical work produced by the Technical Committee (TC) are listed at </w:t>
      </w:r>
      <w:hyperlink r:id="rId24">
        <w:r w:rsidDel="00000000" w:rsidR="00000000" w:rsidRPr="00000000">
          <w:rPr>
            <w:rFonts w:ascii="Arial" w:cs="Arial" w:eastAsia="Arial" w:hAnsi="Arial"/>
            <w:color w:val="1155cc"/>
            <w:u w:val="single"/>
            <w:rtl w:val="0"/>
          </w:rPr>
          <w:t xml:space="preserve">https://www.oasis-open.org/committees/tc_home.php?wg_abbrev=mqtt#technical</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rtl w:val="0"/>
        </w:rPr>
        <w:t xml:space="preserve">TC members should send comments on this document to the TC's email list. Others should send comments to the TC's public comment list, after subscribing to it by following the instructions at the "</w:t>
      </w:r>
      <w:hyperlink r:id="rId25">
        <w:r w:rsidDel="00000000" w:rsidR="00000000" w:rsidRPr="00000000">
          <w:rPr>
            <w:rFonts w:ascii="Arial" w:cs="Arial" w:eastAsia="Arial" w:hAnsi="Arial"/>
            <w:color w:val="1155cc"/>
            <w:u w:val="single"/>
            <w:rtl w:val="0"/>
          </w:rPr>
          <w:t xml:space="preserve">Send A Comment</w:t>
        </w:r>
      </w:hyperlink>
      <w:r w:rsidDel="00000000" w:rsidR="00000000" w:rsidRPr="00000000">
        <w:rPr>
          <w:rFonts w:ascii="Arial" w:cs="Arial" w:eastAsia="Arial" w:hAnsi="Arial"/>
          <w:rtl w:val="0"/>
        </w:rPr>
        <w:t xml:space="preserve">" button on the TC's web page at </w:t>
      </w:r>
      <w:hyperlink r:id="rId26">
        <w:r w:rsidDel="00000000" w:rsidR="00000000" w:rsidRPr="00000000">
          <w:rPr>
            <w:rFonts w:ascii="Arial" w:cs="Arial" w:eastAsia="Arial" w:hAnsi="Arial"/>
            <w:color w:val="1155cc"/>
            <w:u w:val="single"/>
            <w:rtl w:val="0"/>
          </w:rPr>
          <w:t xml:space="preserve">https://www.oasis-open.org/committees/mqtt/</w:t>
        </w:r>
      </w:hyperlink>
      <w:r w:rsidDel="00000000" w:rsidR="00000000" w:rsidRPr="00000000">
        <w:rPr>
          <w:rFonts w:ascii="Arial" w:cs="Arial" w:eastAsia="Arial" w:hAnsi="Arial"/>
          <w:rtl w:val="0"/>
        </w:rPr>
        <w:t xml:space="preserve">.</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This specification is provided under the </w:t>
      </w:r>
      <w:hyperlink r:id="rId27">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Non-Assertion</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Mode of the </w:t>
      </w:r>
      <w:hyperlink r:id="rId28">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OASIS IPR Policy</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29">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https://www.oasis-open.org/committees/mqtt/ipr.php</w:t>
        </w:r>
      </w:hyperlink>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Note that any machine-readable content (</w:t>
      </w:r>
      <w:hyperlink r:id="rId30">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Computer Language Definitions</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declared Normative for this Work Product is provided in separate plain text files. In the event of a discrepancy between any such plain text file and display content in the Work Product's prose narrative document(s), the content in the separate plain text file prevails.</w:t>
      </w:r>
      <w:r w:rsidDel="00000000" w:rsidR="00000000" w:rsidRPr="00000000">
        <w:rPr>
          <w:rtl w:val="0"/>
        </w:rPr>
      </w:r>
    </w:p>
    <w:p w:rsidR="00000000" w:rsidDel="00000000" w:rsidP="00000000" w:rsidRDefault="00000000" w:rsidRPr="00000000" w14:paraId="000000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120" w:line="240" w:lineRule="auto"/>
        <w:ind w:left="0" w:right="0" w:firstLine="0"/>
        <w:jc w:val="left"/>
        <w:rPr>
          <w:rFonts w:ascii="Arial" w:cs="Arial" w:eastAsia="Arial" w:hAnsi="Arial"/>
          <w:b w:val="1"/>
          <w:i w:val="0"/>
          <w:smallCaps w:val="0"/>
          <w:strike w:val="0"/>
          <w:color w:val="446caa"/>
          <w:sz w:val="20"/>
          <w:szCs w:val="20"/>
          <w:u w:val="none"/>
          <w:shd w:fill="auto" w:val="clear"/>
          <w:vertAlign w:val="baseline"/>
        </w:rPr>
      </w:pPr>
      <w:r w:rsidDel="00000000" w:rsidR="00000000" w:rsidRPr="00000000">
        <w:rPr>
          <w:rFonts w:ascii="Arial" w:cs="Arial" w:eastAsia="Arial" w:hAnsi="Arial"/>
          <w:b w:val="1"/>
          <w:color w:val="446caa"/>
          <w:rtl w:val="0"/>
        </w:rPr>
        <w:t xml:space="preserve">Citation format</w:t>
      </w:r>
      <w:r w:rsidDel="00000000" w:rsidR="00000000" w:rsidRPr="00000000">
        <w:rPr>
          <w:rFonts w:ascii="Arial" w:cs="Arial" w:eastAsia="Arial" w:hAnsi="Arial"/>
          <w:b w:val="1"/>
          <w:i w:val="0"/>
          <w:smallCaps w:val="0"/>
          <w:strike w:val="0"/>
          <w:color w:val="446caa"/>
          <w:sz w:val="20"/>
          <w:szCs w:val="20"/>
          <w:u w:val="none"/>
          <w:shd w:fill="auto" w:val="clear"/>
          <w:vertAlign w:val="baseline"/>
          <w:rtl w:val="0"/>
        </w:rPr>
        <w:t xml:space="preserve">:</w:t>
      </w:r>
    </w:p>
    <w:p w:rsidR="00000000" w:rsidDel="00000000" w:rsidP="00000000" w:rsidRDefault="00000000" w:rsidRPr="00000000" w14:paraId="00000025">
      <w:pPr>
        <w:spacing w:after="120" w:before="0" w:lineRule="auto"/>
        <w:ind w:left="705" w:firstLine="0"/>
        <w:rPr>
          <w:rFonts w:ascii="Arial" w:cs="Arial" w:eastAsia="Arial" w:hAnsi="Arial"/>
        </w:rPr>
      </w:pPr>
      <w:r w:rsidDel="00000000" w:rsidR="00000000" w:rsidRPr="00000000">
        <w:rPr>
          <w:rFonts w:ascii="Arial" w:cs="Arial" w:eastAsia="Arial" w:hAnsi="Arial"/>
          <w:rtl w:val="0"/>
        </w:rPr>
        <w:t xml:space="preserve">When referencing this document, the following citation format should be used:</w:t>
      </w:r>
    </w:p>
    <w:p w:rsidR="00000000" w:rsidDel="00000000" w:rsidP="00000000" w:rsidRDefault="00000000" w:rsidRPr="00000000" w14:paraId="00000026">
      <w:pPr>
        <w:spacing w:after="120" w:before="0" w:lineRule="auto"/>
        <w:ind w:left="705" w:firstLine="0"/>
        <w:rPr>
          <w:rFonts w:ascii="Arial" w:cs="Arial" w:eastAsia="Arial" w:hAnsi="Arial"/>
          <w:b w:val="1"/>
        </w:rPr>
      </w:pPr>
      <w:r w:rsidDel="00000000" w:rsidR="00000000" w:rsidRPr="00000000">
        <w:rPr>
          <w:rFonts w:ascii="Arial" w:cs="Arial" w:eastAsia="Arial" w:hAnsi="Arial"/>
          <w:b w:val="1"/>
          <w:rtl w:val="0"/>
        </w:rPr>
        <w:t xml:space="preserve">[MQTT-SN-v2.0]</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Fonts w:ascii="Arial" w:cs="Arial" w:eastAsia="Arial" w:hAnsi="Arial"/>
          <w:i w:val="1"/>
          <w:color w:val="000000"/>
          <w:sz w:val="20"/>
          <w:szCs w:val="20"/>
          <w:rtl w:val="0"/>
        </w:rPr>
        <w:t xml:space="preserve">MQTT for Sensor Networks Version 2.0</w:t>
      </w:r>
      <w:r w:rsidDel="00000000" w:rsidR="00000000" w:rsidRPr="00000000">
        <w:rPr>
          <w:rFonts w:ascii="Arial" w:cs="Arial" w:eastAsia="Arial" w:hAnsi="Arial"/>
          <w:color w:val="000000"/>
          <w:sz w:val="20"/>
          <w:szCs w:val="20"/>
          <w:rtl w:val="0"/>
        </w:rPr>
        <w:t xml:space="preserve">. Edited by Andrew Banks, Davide Lenzarini, Ian Craggs, Rahul Gupta, Simon Johnson, Stefan Hagen, and Tara E. Walker. 08 December 2023. OASIS Committee Specification Draft 01. </w:t>
      </w:r>
      <w:sdt>
        <w:sdtPr>
          <w:tag w:val="goog_rdk_1"/>
        </w:sdtPr>
        <w:sdtContent>
          <w:commentRangeStart w:id="1"/>
        </w:sdtContent>
      </w:sdt>
      <w:hyperlink r:id="rId31">
        <w:r w:rsidDel="00000000" w:rsidR="00000000" w:rsidRPr="00000000">
          <w:rPr>
            <w:rFonts w:ascii="Arial" w:cs="Arial" w:eastAsia="Arial" w:hAnsi="Arial"/>
            <w:color w:val="000000"/>
            <w:sz w:val="20"/>
            <w:szCs w:val="20"/>
            <w:u w:val="single"/>
            <w:rtl w:val="0"/>
          </w:rPr>
          <w:t xml:space="preserve">https://docs.oasis-open.org/mqtt/mqtt-sn/v2.0/csd01/mqtt-sn-v2.0-csd01.docx</w:t>
        </w:r>
      </w:hyperlink>
      <w:r w:rsidDel="00000000" w:rsidR="00000000" w:rsidRPr="00000000">
        <w:rPr>
          <w:rFonts w:ascii="Arial" w:cs="Arial" w:eastAsia="Arial" w:hAnsi="Arial"/>
          <w:color w:val="000000"/>
          <w:sz w:val="20"/>
          <w:szCs w:val="20"/>
          <w:rtl w:val="0"/>
        </w:rPr>
        <w:t xml:space="preserve">. Latest stage: </w:t>
      </w:r>
      <w:hyperlink r:id="rId32">
        <w:r w:rsidDel="00000000" w:rsidR="00000000" w:rsidRPr="00000000">
          <w:rPr>
            <w:rFonts w:ascii="Arial" w:cs="Arial" w:eastAsia="Arial" w:hAnsi="Arial"/>
            <w:color w:val="000000"/>
            <w:sz w:val="20"/>
            <w:szCs w:val="20"/>
            <w:u w:val="single"/>
            <w:rtl w:val="0"/>
          </w:rPr>
          <w:t xml:space="preserve">https://docs.oasis-open.org/mqtt/mqtt-sn/v2.0/mqtt-sn-v2.0.docx</w:t>
        </w:r>
      </w:hyperlink>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w:t>
      </w: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Note:</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Publication URIs are managed by OASIS TC Administration; please don't modify. The </w:t>
      </w:r>
      <w:hyperlink r:id="rId33">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TC Process</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requires that Work Products at any level of approval must use the </w:t>
      </w:r>
      <w:hyperlink r:id="rId34">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OASIS file naming scheme</w:t>
        </w:r>
      </w:hyperlink>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and must include the OASIS copyright notice. The URIs above have been constructed according to the file naming scheme. Remove this note before submitting for publication.)</w:t>
      </w:r>
      <w:r w:rsidDel="00000000" w:rsidR="00000000" w:rsidRPr="00000000">
        <w:rPr>
          <w:rtl w:val="0"/>
        </w:rPr>
      </w:r>
    </w:p>
    <w:p w:rsidR="00000000" w:rsidDel="00000000" w:rsidP="00000000" w:rsidRDefault="00000000" w:rsidRPr="00000000" w14:paraId="00000029">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Notices</w:t>
      </w:r>
    </w:p>
    <w:p w:rsidR="00000000" w:rsidDel="00000000" w:rsidP="00000000" w:rsidRDefault="00000000" w:rsidRPr="00000000" w14:paraId="0000002A">
      <w:pPr>
        <w:spacing w:after="120" w:before="0" w:lineRule="auto"/>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002B">
      <w:pPr>
        <w:spacing w:after="120" w:before="0" w:lineRule="auto"/>
        <w:rPr>
          <w:rFonts w:ascii="Arial" w:cs="Arial" w:eastAsia="Arial" w:hAnsi="Arial"/>
        </w:rPr>
      </w:pPr>
      <w:r w:rsidDel="00000000" w:rsidR="00000000" w:rsidRPr="00000000">
        <w:rPr>
          <w:rFonts w:ascii="Arial" w:cs="Arial" w:eastAsia="Arial" w:hAnsi="Arial"/>
          <w:rtl w:val="0"/>
        </w:rPr>
        <w:t xml:space="preserve">Distributed under the terms of the OASIS IPR Policy, [</w:t>
      </w:r>
      <w:hyperlink r:id="rId35">
        <w:r w:rsidDel="00000000" w:rsidR="00000000" w:rsidRPr="00000000">
          <w:rPr>
            <w:rFonts w:ascii="Arial" w:cs="Arial" w:eastAsia="Arial" w:hAnsi="Arial"/>
            <w:color w:val="800080"/>
            <w:u w:val="single"/>
            <w:rtl w:val="0"/>
          </w:rPr>
          <w:t xml:space="preserve">https://www.oasis-open.org/policies-guidelines/ipr/</w:t>
        </w:r>
      </w:hyperlink>
      <w:r w:rsidDel="00000000" w:rsidR="00000000" w:rsidRPr="00000000">
        <w:rPr>
          <w:rFonts w:ascii="Arial" w:cs="Arial" w:eastAsia="Arial" w:hAnsi="Arial"/>
          <w:rtl w:val="0"/>
        </w:rPr>
        <w:t xml:space="preserve">]. For complete copyright information see the full Notices section in an Appendix below.</w:t>
      </w:r>
    </w:p>
    <w:p w:rsidR="00000000" w:rsidDel="00000000" w:rsidP="00000000" w:rsidRDefault="00000000" w:rsidRPr="00000000" w14:paraId="0000002C">
      <w:pPr>
        <w:keepNext w:val="0"/>
        <w:keepLines w:val="0"/>
        <w:pageBreakBefore w:val="1"/>
        <w:widowControl w:val="1"/>
        <w:pBdr>
          <w:top w:color="808080" w:space="1" w:sz="4" w:val="single"/>
          <w:left w:space="0" w:sz="0" w:val="nil"/>
          <w:bottom w:space="0" w:sz="0" w:val="nil"/>
          <w:right w:space="0" w:sz="0" w:val="nil"/>
          <w:between w:space="0" w:sz="0" w:val="nil"/>
        </w:pBdr>
        <w:shd w:fill="auto" w:val="clear"/>
        <w:spacing w:after="240" w:before="0" w:line="240" w:lineRule="auto"/>
        <w:ind w:left="0" w:right="0" w:firstLine="0"/>
        <w:jc w:val="left"/>
        <w:rPr>
          <w:rFonts w:ascii="Arial" w:cs="Arial" w:eastAsia="Arial" w:hAnsi="Arial"/>
          <w:b w:val="1"/>
          <w:i w:val="0"/>
          <w:smallCaps w:val="0"/>
          <w:strike w:val="0"/>
          <w:color w:val="446caa"/>
          <w:sz w:val="36"/>
          <w:szCs w:val="36"/>
          <w:u w:val="none"/>
          <w:shd w:fill="auto" w:val="clear"/>
          <w:vertAlign w:val="baseline"/>
        </w:rPr>
      </w:pPr>
      <w:r w:rsidDel="00000000" w:rsidR="00000000" w:rsidRPr="00000000">
        <w:rPr>
          <w:rFonts w:ascii="Arial" w:cs="Arial" w:eastAsia="Arial" w:hAnsi="Arial"/>
          <w:b w:val="1"/>
          <w:i w:val="0"/>
          <w:smallCaps w:val="0"/>
          <w:strike w:val="0"/>
          <w:color w:val="446caa"/>
          <w:sz w:val="36"/>
          <w:szCs w:val="36"/>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dy6vk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 Introduction</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okut45h8sy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Intellectual property rights policy</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5qicb1pcn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 Changes from earlier Versions</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5u7dbejbytf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1.1.1 MQTT-SN v1.2</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34og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1.2 Organization of the MQTT-SN specification</w:t>
              <w:tab/>
              <w:t xml:space="preserve">10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7dp8v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1.3 Terminology</w:t>
              <w:tab/>
              <w:t xml:space="preserve">10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1nv0xr6w2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1.4 Normative references</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i8cs5zgi8fo">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1.5 Informative References</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olrp2glo5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 MQTT For Sensor Networks (MQTT-SN)</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ox4v8n854qg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1.6.1 MQTT-SN and MQTT Differences</w:t>
              <w:tab/>
              <w:t xml:space="preserve">15</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bn6ws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 Data representation</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sh70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1.7.1 Bits (Byte)</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s4po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1.7.2 Two Byte Integer</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pxezw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1.7.3 Four Byte Integer</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9x2ik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1.7.4 UTF-8 Encoded String</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o7aln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 MQTT-SN Control Packet format</w:t>
              <w:tab/>
              <w:t xml:space="preserve">18</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3ckvv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 Structure of an MQTT-SN Control Packet</w:t>
              <w:tab/>
              <w:t xml:space="preserve">18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hmsyy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2.1.1 Packet Header</w:t>
              <w:tab/>
              <w:t xml:space="preserve">18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vx122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2.1.2 Length</w:t>
              <w:tab/>
              <w:t xml:space="preserve">18</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v1yux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2.1.3 MQTT-SN Control Packet Type</w:t>
              <w:tab/>
              <w:t xml:space="preserve">19</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9c6y1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2.2 Packet Identifier</w:t>
              <w:tab/>
              <w:t xml:space="preserve">22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mf14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 MQTT-SN Packet Fields</w:t>
              <w:tab/>
              <w:t xml:space="preserve">24</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7m2js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2.3.1 Protocol Id</w:t>
              <w:tab/>
              <w:t xml:space="preserve">24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mrcu0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2.3.2 Radius</w:t>
              <w:tab/>
              <w:t xml:space="preserve">24</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6r0co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2.3.3 Reason Code</w:t>
              <w:tab/>
              <w:t xml:space="preserve">24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1kx3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2.3.4 Topic Data</w:t>
              <w:tab/>
              <w:t xml:space="preserve">29</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l18fr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2.3.5 Topic Name</w:t>
              <w:tab/>
              <w:t xml:space="preserve">29</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zbgiu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2.4 Topic Types</w:t>
              <w:tab/>
              <w:t xml:space="preserve">29</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1egqt2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 MQTT-SN Control Packets</w:t>
              <w:tab/>
              <w:t xml:space="preserve">31</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ygebq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 Format of Individual Packets</w:t>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dloly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 ADVERTISE - Gateway Advertisement</w:t>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yw6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Length &amp; Packet Type</w:t>
              <w:tab/>
              <w:t xml:space="preserve">31</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qmet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GwId</w:t>
              <w:tab/>
              <w:t xml:space="preserve">31</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vwp1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Duration</w:t>
              <w:tab/>
              <w:t xml:space="preserve">31</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bvk7p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 SEARCHGW - Search for A Gateway</w:t>
              <w:tab/>
              <w:t xml:space="preserve">32</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0uhx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Length &amp; Packet Type</w:t>
              <w:tab/>
              <w:t xml:space="preserve">32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664s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Radius</w:t>
              <w:tab/>
              <w:t xml:space="preserve">32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q5sas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 GWINFO - Gateway Information</w:t>
              <w:tab/>
              <w:t xml:space="preserve">32</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5b2l0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3.1.3.1 Length &amp; Packet Type</w:t>
              <w:tab/>
              <w:t xml:space="preserve">33</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gcv8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3.1.3.2 GwId</w:t>
              <w:tab/>
              <w:t xml:space="preserve">33</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4g0dw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3.1.3.3 GwAdd</w:t>
              <w:tab/>
              <w:t xml:space="preserve">33</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jlao4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 CONNECT - Connection Request</w:t>
              <w:tab/>
              <w:t xml:space="preserve">33</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3ky6r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 Length &amp; Packet Type</w:t>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iq8gz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3.1.4.2 Connect Flags</w:t>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xsqte300p6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3.1.4.3 Packet Identifier</w:t>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vir7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3.1.4.4 Protocol Version</w:t>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h042r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3.1.4.5 Keep Alive Timer</w:t>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aon6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3.1.4.6 Session Expiry Interval</w:t>
              <w:tab/>
              <w:t xml:space="preserve">36</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vac5u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3.1.4.7 Maximum Packet Size</w:t>
              <w:tab/>
              <w:t xml:space="preserve">36</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kwqa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3.1.4.8 Client Identifier (ClientID)</w:t>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u38i2mpp332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3.1.4.9 Connect Will Flags (optional, only with Will flag set)</w:t>
              <w:tab/>
              <w:t xml:space="preserve">37</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mntinqaom6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3.1.4.10 Will Topic Short or Will Topic Length (optional, only with Will flag set)</w:t>
              <w:tab/>
              <w:t xml:space="preserve">37</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5w1zpmaiac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3.1.4.11 Will Payload Length (optional, only with Will flag set)</w:t>
              <w:tab/>
              <w:t xml:space="preserve">37</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88zms19c5d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3.1.4.12 Will Payload (optional, only with Will flag set)</w:t>
              <w:tab/>
              <w:t xml:space="preserve">37</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w1gvx9qi5t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3.1.4.13 Authentication Method Length (optional, only with Auth flag set)</w:t>
              <w:tab/>
              <w:t xml:space="preserve">38</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ydjyi9y5y2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3.1.4.14 Authentication Method (optional, only with Auth flag set)</w:t>
              <w:tab/>
              <w:t xml:space="preserve">38</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5hocu94eubq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3.1.4.15 Authentication Data Length (optional, only with Auth flag set)</w:t>
              <w:tab/>
              <w:t xml:space="preserve">38</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9mib2nvvlz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3.1.4.16 Authentication Data (optional, only with Auth flag set)</w:t>
              <w:tab/>
              <w:t xml:space="preserve">38</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hlt7zbtaj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3.1.4.17 CONNECT Actions</w:t>
              <w:tab/>
              <w:t xml:space="preserve">38</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9kk8x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 CONNACK - Connect Acknowledgement</w:t>
              <w:tab/>
              <w:t xml:space="preserve">39</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nusc1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 Length &amp; Packet Type</w:t>
              <w:tab/>
              <w:t xml:space="preserve">40</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mzq4w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3.1.5.2 Connack Flags</w:t>
              <w:tab/>
              <w:t xml:space="preserve">40</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nmexuhpjkl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3.1.5.3 Packet Identifier</w:t>
              <w:tab/>
              <w:t xml:space="preserve">41</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302m9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3.1.5.4 Reason Code</w:t>
              <w:tab/>
              <w:t xml:space="preserve">41</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50f4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3.1.5.5 Session Expiry Interval</w:t>
              <w:tab/>
              <w:t xml:space="preserve">41</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mneavoet7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3.1.5.6 Authentication Method Length (optional, only with Auth flag set)</w:t>
              <w:tab/>
              <w:t xml:space="preserve">41</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dayklwjstj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3.1.5.7 Authentication Method (optional, only with Auth flag set)</w:t>
              <w:tab/>
              <w:t xml:space="preserve">41</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vppk7yh36l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3.1.5.8 Authentication Data Length (optional, only with Auth flag set)</w:t>
              <w:tab/>
              <w:t xml:space="preserve">41</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00ktmi3vm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3.1.5.9 Authentication Data (optional, only with Auth flag set)</w:t>
              <w:tab/>
              <w:t xml:space="preserve">41</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haapc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3.1.5.10 Assigned Client Identifier</w:t>
              <w:tab/>
              <w:t xml:space="preserve">41</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84mha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 AUTH - Authentication Exchange</w:t>
              <w:tab/>
              <w:t xml:space="preserve">42</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s49zy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3.1.6.1 Length &amp; Packet Type</w:t>
              <w:tab/>
              <w:t xml:space="preserve">42</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6cbjggtsyz0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3.1.7.2 Packet Identifier</w:t>
              <w:tab/>
              <w:t xml:space="preserve">42</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79ka6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3.1.6.2 Reason Code</w:t>
              <w:tab/>
              <w:t xml:space="preserve">42</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eukd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3.1.6.3 Auth Method Length</w:t>
              <w:tab/>
              <w:t xml:space="preserve">43</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6ei31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3.1.6.4 Auth Method</w:t>
              <w:tab/>
              <w:t xml:space="preserve">43</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ljsd9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3.1.6.5 Auth Data</w:t>
              <w:tab/>
              <w:t xml:space="preserve">43</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psc1lxe4uzxw">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3.1.6.6 Auth Actions</w:t>
              <w:tab/>
              <w:t xml:space="preserve">43</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5jfvx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 REGISTER - Register Topic Alias Request</w:t>
              <w:tab/>
              <w:t xml:space="preserve">43</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koq65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3.1.7.1 Length &amp; Packet Type</w:t>
              <w:tab/>
              <w:t xml:space="preserve">43</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jtnz0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3.1.7.2 Packet Identifier</w:t>
              <w:tab/>
              <w:t xml:space="preserve">43</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zu0gc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3.1.7.3 Topic Alias</w:t>
              <w:tab/>
              <w:t xml:space="preserve">44</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yyy98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3.1.7.4 Topic Name</w:t>
              <w:tab/>
              <w:t xml:space="preserve">44</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nkuws4c71i">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3.1.7.5 Register Actions</w:t>
              <w:tab/>
              <w:t xml:space="preserve">44</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iylrw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 REGACK - Register Topic Alias Response</w:t>
              <w:tab/>
              <w:t xml:space="preserve">44</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y3w24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3.1.8.1 Length &amp; Packet Type</w:t>
              <w:tab/>
              <w:t xml:space="preserve">44</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d96cc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3.1.8.2 REGACK Flags</w:t>
              <w:tab/>
              <w:t xml:space="preserve">44</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ce457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3.1.8.3 Packet Identifier</w:t>
              <w:tab/>
              <w:t xml:space="preserve">45</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8tuz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3.1.8.4 Topic Alias</w:t>
              <w:tab/>
              <w:t xml:space="preserve">45</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rjeff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3.1.8.5 Reason Code</w:t>
              <w:tab/>
              <w:t xml:space="preserve">45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bj1y38">
            <w:r w:rsidDel="00000000" w:rsidR="00000000" w:rsidRPr="00000000">
              <w:rPr>
                <w:rFonts w:ascii="Liberation Sans" w:cs="Liberation Sans" w:eastAsia="Liberation Sans" w:hAnsi="Liberation Sans"/>
                <w:b w:val="0"/>
                <w:i w:val="0"/>
                <w:smallCaps w:val="0"/>
                <w:strike w:val="0"/>
                <w:color w:val="000000"/>
                <w:sz w:val="21"/>
                <w:szCs w:val="21"/>
                <w:u w:val="none"/>
                <w:shd w:fill="auto" w:val="clear"/>
                <w:vertAlign w:val="baseline"/>
                <w:rtl w:val="0"/>
              </w:rPr>
              <w:t xml:space="preserve">3.1.9 Publish Variants</w:t>
              <w:tab/>
              <w:t xml:space="preserve">45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8seh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 PUBWOS - Publish Without Session</w:t>
              <w:tab/>
              <w:t xml:space="preserve">45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38fx5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3.1.10.1 Length &amp; Packet Type</w:t>
              <w:tab/>
              <w:t xml:space="preserve">46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idq7d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3.1.10.2 PUBWOS Flags</w:t>
              <w:tab/>
              <w:t xml:space="preserve">46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2ddq1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3.1.10.3 Topic Data</w:t>
              <w:tab/>
              <w:t xml:space="preserve">46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hio09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3.1.10.4 Data</w:t>
              <w:tab/>
              <w:t xml:space="preserve">46</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hhpchgpz50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PUBWOS Actions</w:t>
              <w:tab/>
              <w:t xml:space="preserve">46</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wnyag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 PUBLISH - QoS 0</w:t>
              <w:tab/>
              <w:t xml:space="preserve">47</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gnlt4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3.1.11.1 Length &amp; Packet Type</w:t>
              <w:tab/>
              <w:t xml:space="preserve">47</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vsw3c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3.1.11.2 PUBLISH Flags</w:t>
              <w:tab/>
              <w:t xml:space="preserve">47</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fsjm0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3.1.11.3 Topic Data</w:t>
              <w:tab/>
              <w:t xml:space="preserve">48</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uxtw8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3.1.11.4 Data</w:t>
              <w:tab/>
              <w:t xml:space="preserve">48</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inu1col38lh0">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3.1.11.5 PUBLISH - QoS 0 Actions</w:t>
              <w:tab/>
              <w:t xml:space="preserve">48</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346f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 PUBLISH - QoS 1 and 2</w:t>
              <w:tab/>
              <w:t xml:space="preserve">48</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u2rp3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3.1.12.1 Length &amp; Packet Type</w:t>
              <w:tab/>
              <w:t xml:space="preserve">48</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981zb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3.1.12.2 PUBLISH Flags</w:t>
              <w:tab/>
              <w:t xml:space="preserve">49</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nia2e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3.1.12.4 Packet Identifier</w:t>
              <w:tab/>
              <w:t xml:space="preserve">49</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7hxl2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3.1.12.5 Topic Data</w:t>
              <w:tab/>
              <w:t xml:space="preserve">49</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mn7va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3.1.12.6 Data</w:t>
              <w:tab/>
              <w:t xml:space="preserve">49</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hu8nopr74v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3.1.12.7 PUBLISH Actions</w:t>
              <w:tab/>
              <w:t xml:space="preserve">49</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1si5i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 PUBACK – Publish Acknowledgement</w:t>
              <w:tab/>
              <w:t xml:space="preserve">50</w:t>
            </w:r>
          </w:hyperlink>
          <w:r w:rsidDel="00000000" w:rsidR="00000000" w:rsidRPr="00000000">
            <w:rPr>
              <w:rtl w:val="0"/>
            </w:rPr>
          </w:r>
        </w:p>
        <w:p w:rsidR="00000000" w:rsidDel="00000000" w:rsidP="00000000" w:rsidRDefault="00000000" w:rsidRPr="00000000" w14:paraId="0000009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ls5o6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3.1.13.1 Length &amp; Packet Type</w:t>
              <w:tab/>
              <w:t xml:space="preserve">51</w:t>
            </w:r>
          </w:hyperlink>
          <w:r w:rsidDel="00000000" w:rsidR="00000000" w:rsidRPr="00000000">
            <w:rPr>
              <w:rtl w:val="0"/>
            </w:rPr>
          </w:r>
        </w:p>
        <w:p w:rsidR="00000000" w:rsidDel="00000000" w:rsidP="00000000" w:rsidRDefault="00000000" w:rsidRPr="00000000" w14:paraId="0000009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0xfyd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3.1.13.2 Packet Identifier</w:t>
              <w:tab/>
              <w:t xml:space="preserve">51</w:t>
            </w:r>
          </w:hyperlink>
          <w:r w:rsidDel="00000000" w:rsidR="00000000" w:rsidRPr="00000000">
            <w:rPr>
              <w:rtl w:val="0"/>
            </w:rPr>
          </w:r>
        </w:p>
        <w:p w:rsidR="00000000" w:rsidDel="00000000" w:rsidP="00000000" w:rsidRDefault="00000000" w:rsidRPr="00000000" w14:paraId="0000009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kx3h1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3.1.13.3 Reason Code</w:t>
              <w:tab/>
              <w:t xml:space="preserve">51</w:t>
            </w:r>
          </w:hyperlink>
          <w:r w:rsidDel="00000000" w:rsidR="00000000" w:rsidRPr="00000000">
            <w:rPr>
              <w:rtl w:val="0"/>
            </w:rPr>
          </w:r>
        </w:p>
        <w:p w:rsidR="00000000" w:rsidDel="00000000" w:rsidP="00000000" w:rsidRDefault="00000000" w:rsidRPr="00000000" w14:paraId="0000009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gybvs5ktz8v">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3.1.13.4 PUBACK Actions</w:t>
              <w:tab/>
              <w:t xml:space="preserve">51</w:t>
            </w:r>
          </w:hyperlink>
          <w:r w:rsidDel="00000000" w:rsidR="00000000" w:rsidRPr="00000000">
            <w:rPr>
              <w:rtl w:val="0"/>
            </w:rPr>
          </w:r>
        </w:p>
        <w:p w:rsidR="00000000" w:rsidDel="00000000" w:rsidP="00000000" w:rsidRDefault="00000000" w:rsidRPr="00000000" w14:paraId="000000A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02dr9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 PUBREC (QoS 2 delivery part 1)</w:t>
              <w:tab/>
              <w:t xml:space="preserve">51</w:t>
            </w:r>
          </w:hyperlink>
          <w:r w:rsidDel="00000000" w:rsidR="00000000" w:rsidRPr="00000000">
            <w:rPr>
              <w:rtl w:val="0"/>
            </w:rPr>
          </w:r>
        </w:p>
        <w:p w:rsidR="00000000" w:rsidDel="00000000" w:rsidP="00000000" w:rsidRDefault="00000000" w:rsidRPr="00000000" w14:paraId="000000A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f7o1h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3.1.14.1 Length &amp; Packet Type</w:t>
              <w:tab/>
              <w:t xml:space="preserve">51</w:t>
            </w:r>
          </w:hyperlink>
          <w:r w:rsidDel="00000000" w:rsidR="00000000" w:rsidRPr="00000000">
            <w:rPr>
              <w:rtl w:val="0"/>
            </w:rPr>
          </w:r>
        </w:p>
        <w:p w:rsidR="00000000" w:rsidDel="00000000" w:rsidP="00000000" w:rsidRDefault="00000000" w:rsidRPr="00000000" w14:paraId="000000A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z7bk5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3.1.14.2 Packet Identifier</w:t>
              <w:tab/>
              <w:t xml:space="preserve">52</w:t>
            </w:r>
          </w:hyperlink>
          <w:r w:rsidDel="00000000" w:rsidR="00000000" w:rsidRPr="00000000">
            <w:rPr>
              <w:rtl w:val="0"/>
            </w:rPr>
          </w:r>
        </w:p>
        <w:p w:rsidR="00000000" w:rsidDel="00000000" w:rsidP="00000000" w:rsidRDefault="00000000" w:rsidRPr="00000000" w14:paraId="000000A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e5jf58hkzqw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3.1.14.3 Reason Code</w:t>
              <w:tab/>
              <w:t xml:space="preserve">52</w:t>
            </w:r>
          </w:hyperlink>
          <w:r w:rsidDel="00000000" w:rsidR="00000000" w:rsidRPr="00000000">
            <w:rPr>
              <w:rtl w:val="0"/>
            </w:rPr>
          </w:r>
        </w:p>
        <w:p w:rsidR="00000000" w:rsidDel="00000000" w:rsidP="00000000" w:rsidRDefault="00000000" w:rsidRPr="00000000" w14:paraId="000000A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kktb96s9v8s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3.1.14.4 PUBREC Actions</w:t>
              <w:tab/>
              <w:t xml:space="preserve">52</w:t>
            </w:r>
          </w:hyperlink>
          <w:r w:rsidDel="00000000" w:rsidR="00000000" w:rsidRPr="00000000">
            <w:rPr>
              <w:rtl w:val="0"/>
            </w:rPr>
          </w:r>
        </w:p>
        <w:p w:rsidR="00000000" w:rsidDel="00000000" w:rsidP="00000000" w:rsidRDefault="00000000" w:rsidRPr="00000000" w14:paraId="000000A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eclud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 PUBREL (QoS 2 delivery part 2)</w:t>
              <w:tab/>
              <w:t xml:space="preserve">52</w:t>
            </w:r>
          </w:hyperlink>
          <w:r w:rsidDel="00000000" w:rsidR="00000000" w:rsidRPr="00000000">
            <w:rPr>
              <w:rtl w:val="0"/>
            </w:rPr>
          </w:r>
        </w:p>
        <w:p w:rsidR="00000000" w:rsidDel="00000000" w:rsidP="00000000" w:rsidRDefault="00000000" w:rsidRPr="00000000" w14:paraId="000000A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thw4k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3.1.15.1 Length &amp; Packet Type</w:t>
              <w:tab/>
              <w:t xml:space="preserve">52</w:t>
            </w:r>
          </w:hyperlink>
          <w:r w:rsidDel="00000000" w:rsidR="00000000" w:rsidRPr="00000000">
            <w:rPr>
              <w:rtl w:val="0"/>
            </w:rPr>
          </w:r>
        </w:p>
        <w:p w:rsidR="00000000" w:rsidDel="00000000" w:rsidP="00000000" w:rsidRDefault="00000000" w:rsidRPr="00000000" w14:paraId="000000A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dhjn8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3.1.15.2 Packet Identifier</w:t>
              <w:tab/>
              <w:t xml:space="preserve">52</w:t>
            </w:r>
          </w:hyperlink>
          <w:r w:rsidDel="00000000" w:rsidR="00000000" w:rsidRPr="00000000">
            <w:rPr>
              <w:rtl w:val="0"/>
            </w:rPr>
          </w:r>
        </w:p>
        <w:p w:rsidR="00000000" w:rsidDel="00000000" w:rsidP="00000000" w:rsidRDefault="00000000" w:rsidRPr="00000000" w14:paraId="000000A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o7qegribw1e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3.1.15.3 Reason Code</w:t>
              <w:tab/>
              <w:t xml:space="preserve">52</w:t>
            </w:r>
          </w:hyperlink>
          <w:r w:rsidDel="00000000" w:rsidR="00000000" w:rsidRPr="00000000">
            <w:rPr>
              <w:rtl w:val="0"/>
            </w:rPr>
          </w:r>
        </w:p>
        <w:p w:rsidR="00000000" w:rsidDel="00000000" w:rsidP="00000000" w:rsidRDefault="00000000" w:rsidRPr="00000000" w14:paraId="000000A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nj4sqaal9xm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3.1.15.4 PUBREL Actions</w:t>
              <w:tab/>
              <w:t xml:space="preserve">52</w:t>
            </w:r>
          </w:hyperlink>
          <w:r w:rsidDel="00000000" w:rsidR="00000000" w:rsidRPr="00000000">
            <w:rPr>
              <w:rtl w:val="0"/>
            </w:rPr>
          </w:r>
        </w:p>
        <w:p w:rsidR="00000000" w:rsidDel="00000000" w:rsidP="00000000" w:rsidRDefault="00000000" w:rsidRPr="00000000" w14:paraId="000000A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smtxg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 PUBCOMP - Publish Complete (QoS 2 delivery part 3)</w:t>
              <w:tab/>
              <w:t xml:space="preserve">52</w:t>
            </w:r>
          </w:hyperlink>
          <w:r w:rsidDel="00000000" w:rsidR="00000000" w:rsidRPr="00000000">
            <w:rPr>
              <w:rtl w:val="0"/>
            </w:rPr>
          </w:r>
        </w:p>
        <w:p w:rsidR="00000000" w:rsidDel="00000000" w:rsidP="00000000" w:rsidRDefault="00000000" w:rsidRPr="00000000" w14:paraId="000000A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cmhg4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3.1.16.1 Length &amp; Packet Type</w:t>
              <w:tab/>
              <w:t xml:space="preserve">53</w:t>
            </w:r>
          </w:hyperlink>
          <w:r w:rsidDel="00000000" w:rsidR="00000000" w:rsidRPr="00000000">
            <w:rPr>
              <w:rtl w:val="0"/>
            </w:rPr>
          </w:r>
        </w:p>
        <w:p w:rsidR="00000000" w:rsidDel="00000000" w:rsidP="00000000" w:rsidRDefault="00000000" w:rsidRPr="00000000" w14:paraId="000000A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rrrq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3.1.16.2 Packet Identifier</w:t>
              <w:tab/>
              <w:t xml:space="preserve">53</w:t>
            </w:r>
          </w:hyperlink>
          <w:r w:rsidDel="00000000" w:rsidR="00000000" w:rsidRPr="00000000">
            <w:rPr>
              <w:rtl w:val="0"/>
            </w:rPr>
          </w:r>
        </w:p>
        <w:p w:rsidR="00000000" w:rsidDel="00000000" w:rsidP="00000000" w:rsidRDefault="00000000" w:rsidRPr="00000000" w14:paraId="000000A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ce9nedlrk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3.1.16.3 Reason Code</w:t>
              <w:tab/>
              <w:t xml:space="preserve">53</w:t>
            </w:r>
          </w:hyperlink>
          <w:r w:rsidDel="00000000" w:rsidR="00000000" w:rsidRPr="00000000">
            <w:rPr>
              <w:rtl w:val="0"/>
            </w:rPr>
          </w:r>
        </w:p>
        <w:p w:rsidR="00000000" w:rsidDel="00000000" w:rsidP="00000000" w:rsidRDefault="00000000" w:rsidRPr="00000000" w14:paraId="000000A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wlbpe629g7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3.1.16.4 PUBCOMP Actions</w:t>
              <w:tab/>
              <w:t xml:space="preserve">53</w:t>
            </w:r>
          </w:hyperlink>
          <w:r w:rsidDel="00000000" w:rsidR="00000000" w:rsidRPr="00000000">
            <w:rPr>
              <w:rtl w:val="0"/>
            </w:rPr>
          </w:r>
        </w:p>
        <w:p w:rsidR="00000000" w:rsidDel="00000000" w:rsidP="00000000" w:rsidRDefault="00000000" w:rsidRPr="00000000" w14:paraId="000000A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6x20j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 SUBSCRIBE - Subscribe Request</w:t>
              <w:tab/>
              <w:t xml:space="preserve">53</w:t>
            </w:r>
          </w:hyperlink>
          <w:r w:rsidDel="00000000" w:rsidR="00000000" w:rsidRPr="00000000">
            <w:rPr>
              <w:rtl w:val="0"/>
            </w:rPr>
          </w:r>
        </w:p>
        <w:p w:rsidR="00000000" w:rsidDel="00000000" w:rsidP="00000000" w:rsidRDefault="00000000" w:rsidRPr="00000000" w14:paraId="000000B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qwpj7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3.1.17.1 Length &amp; Packet Type</w:t>
              <w:tab/>
              <w:t xml:space="preserve">54</w:t>
            </w:r>
          </w:hyperlink>
          <w:r w:rsidDel="00000000" w:rsidR="00000000" w:rsidRPr="00000000">
            <w:rPr>
              <w:rtl w:val="0"/>
            </w:rPr>
          </w:r>
        </w:p>
        <w:p w:rsidR="00000000" w:rsidDel="00000000" w:rsidP="00000000" w:rsidRDefault="00000000" w:rsidRPr="00000000" w14:paraId="000000B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61ztf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3.1.17.2 SUBSCRIBE Flags</w:t>
              <w:tab/>
              <w:t xml:space="preserve">54</w:t>
            </w:r>
          </w:hyperlink>
          <w:r w:rsidDel="00000000" w:rsidR="00000000" w:rsidRPr="00000000">
            <w:rPr>
              <w:rtl w:val="0"/>
            </w:rPr>
          </w:r>
        </w:p>
        <w:p w:rsidR="00000000" w:rsidDel="00000000" w:rsidP="00000000" w:rsidRDefault="00000000" w:rsidRPr="00000000" w14:paraId="000000B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l7a3n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3.1.17.3 Packet Identifier</w:t>
              <w:tab/>
              <w:t xml:space="preserve">54</w:t>
            </w:r>
          </w:hyperlink>
          <w:r w:rsidDel="00000000" w:rsidR="00000000" w:rsidRPr="00000000">
            <w:rPr>
              <w:rtl w:val="0"/>
            </w:rPr>
          </w:r>
        </w:p>
        <w:p w:rsidR="00000000" w:rsidDel="00000000" w:rsidP="00000000" w:rsidRDefault="00000000" w:rsidRPr="00000000" w14:paraId="000000B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56xmb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3.1.17.4 Topic Data or Topic Filter</w:t>
              <w:tab/>
              <w:t xml:space="preserve">54</w:t>
            </w:r>
          </w:hyperlink>
          <w:r w:rsidDel="00000000" w:rsidR="00000000" w:rsidRPr="00000000">
            <w:rPr>
              <w:rtl w:val="0"/>
            </w:rPr>
          </w:r>
        </w:p>
        <w:p w:rsidR="00000000" w:rsidDel="00000000" w:rsidP="00000000" w:rsidRDefault="00000000" w:rsidRPr="00000000" w14:paraId="000000B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f4jncpi264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3.1.17.5 SUBSCRIBE Actions</w:t>
              <w:tab/>
              <w:t xml:space="preserve">54</w:t>
            </w:r>
          </w:hyperlink>
          <w:r w:rsidDel="00000000" w:rsidR="00000000" w:rsidRPr="00000000">
            <w:rPr>
              <w:rtl w:val="0"/>
            </w:rPr>
          </w:r>
        </w:p>
        <w:p w:rsidR="00000000" w:rsidDel="00000000" w:rsidP="00000000" w:rsidRDefault="00000000" w:rsidRPr="00000000" w14:paraId="000000B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kc7wi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 SUBACK - Subscribe Acknowledgement</w:t>
              <w:tab/>
              <w:t xml:space="preserve">55</w:t>
            </w:r>
          </w:hyperlink>
          <w:r w:rsidDel="00000000" w:rsidR="00000000" w:rsidRPr="00000000">
            <w:rPr>
              <w:rtl w:val="0"/>
            </w:rPr>
          </w:r>
        </w:p>
        <w:p w:rsidR="00000000" w:rsidDel="00000000" w:rsidP="00000000" w:rsidRDefault="00000000" w:rsidRPr="00000000" w14:paraId="000000B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4bvf6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3.1.18.1 Length &amp; Packet Type</w:t>
              <w:tab/>
              <w:t xml:space="preserve">56</w:t>
            </w:r>
          </w:hyperlink>
          <w:r w:rsidDel="00000000" w:rsidR="00000000" w:rsidRPr="00000000">
            <w:rPr>
              <w:rtl w:val="0"/>
            </w:rPr>
          </w:r>
        </w:p>
        <w:p w:rsidR="00000000" w:rsidDel="00000000" w:rsidP="00000000" w:rsidRDefault="00000000" w:rsidRPr="00000000" w14:paraId="000000B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jh5pe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3.1.18.2 Flags</w:t>
              <w:tab/>
              <w:t xml:space="preserve">56</w:t>
            </w:r>
          </w:hyperlink>
          <w:r w:rsidDel="00000000" w:rsidR="00000000" w:rsidRPr="00000000">
            <w:rPr>
              <w:rtl w:val="0"/>
            </w:rPr>
          </w:r>
        </w:p>
        <w:p w:rsidR="00000000" w:rsidDel="00000000" w:rsidP="00000000" w:rsidRDefault="00000000" w:rsidRPr="00000000" w14:paraId="000000B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mfzm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3.1.18.3 Topic Data</w:t>
              <w:tab/>
              <w:t xml:space="preserve">56</w:t>
            </w:r>
          </w:hyperlink>
          <w:r w:rsidDel="00000000" w:rsidR="00000000" w:rsidRPr="00000000">
            <w:rPr>
              <w:rtl w:val="0"/>
            </w:rPr>
          </w:r>
        </w:p>
        <w:p w:rsidR="00000000" w:rsidDel="00000000" w:rsidP="00000000" w:rsidRDefault="00000000" w:rsidRPr="00000000" w14:paraId="000000B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im3ia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3.1.18.4 Packet Identifier</w:t>
              <w:tab/>
              <w:t xml:space="preserve">56</w:t>
            </w:r>
          </w:hyperlink>
          <w:r w:rsidDel="00000000" w:rsidR="00000000" w:rsidRPr="00000000">
            <w:rPr>
              <w:rtl w:val="0"/>
            </w:rPr>
          </w:r>
        </w:p>
        <w:p w:rsidR="00000000" w:rsidDel="00000000" w:rsidP="00000000" w:rsidRDefault="00000000" w:rsidRPr="00000000" w14:paraId="000000B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xrdsh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3.1.18.5 Reason Code</w:t>
              <w:tab/>
              <w:t xml:space="preserve">56</w:t>
            </w:r>
          </w:hyperlink>
          <w:r w:rsidDel="00000000" w:rsidR="00000000" w:rsidRPr="00000000">
            <w:rPr>
              <w:rtl w:val="0"/>
            </w:rPr>
          </w:r>
        </w:p>
        <w:p w:rsidR="00000000" w:rsidDel="00000000" w:rsidP="00000000" w:rsidRDefault="00000000" w:rsidRPr="00000000" w14:paraId="000000B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hr1b5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 UNSUBSCRIBE - Unsubscribe Request</w:t>
              <w:tab/>
              <w:t xml:space="preserve">56</w:t>
            </w:r>
          </w:hyperlink>
          <w:r w:rsidDel="00000000" w:rsidR="00000000" w:rsidRPr="00000000">
            <w:rPr>
              <w:rtl w:val="0"/>
            </w:rPr>
          </w:r>
        </w:p>
        <w:p w:rsidR="00000000" w:rsidDel="00000000" w:rsidP="00000000" w:rsidRDefault="00000000" w:rsidRPr="00000000" w14:paraId="000000B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c1lvl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3.1.19.1 Length &amp; Packet Type</w:t>
              <w:tab/>
              <w:t xml:space="preserve">57</w:t>
            </w:r>
          </w:hyperlink>
          <w:r w:rsidDel="00000000" w:rsidR="00000000" w:rsidRPr="00000000">
            <w:rPr>
              <w:rtl w:val="0"/>
            </w:rPr>
          </w:r>
        </w:p>
        <w:p w:rsidR="00000000" w:rsidDel="00000000" w:rsidP="00000000" w:rsidRDefault="00000000" w:rsidRPr="00000000" w14:paraId="000000B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w19e9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3.1.19.2 UNSUBSCRIBE Flags</w:t>
              <w:tab/>
              <w:t xml:space="preserve">57</w:t>
            </w:r>
          </w:hyperlink>
          <w:r w:rsidDel="00000000" w:rsidR="00000000" w:rsidRPr="00000000">
            <w:rPr>
              <w:rtl w:val="0"/>
            </w:rPr>
          </w:r>
        </w:p>
        <w:p w:rsidR="00000000" w:rsidDel="00000000" w:rsidP="00000000" w:rsidRDefault="00000000" w:rsidRPr="00000000" w14:paraId="000000B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b6jog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3.1.19.3 Packet Identifier</w:t>
              <w:tab/>
              <w:t xml:space="preserve">57</w:t>
            </w:r>
          </w:hyperlink>
          <w:r w:rsidDel="00000000" w:rsidR="00000000" w:rsidRPr="00000000">
            <w:rPr>
              <w:rtl w:val="0"/>
            </w:rPr>
          </w:r>
        </w:p>
        <w:p w:rsidR="00000000" w:rsidDel="00000000" w:rsidP="00000000" w:rsidRDefault="00000000" w:rsidRPr="00000000" w14:paraId="000000B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btyo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3.1.19.4 Topic Data or Topic Filter</w:t>
              <w:tab/>
              <w:t xml:space="preserve">57</w:t>
            </w:r>
          </w:hyperlink>
          <w:r w:rsidDel="00000000" w:rsidR="00000000" w:rsidRPr="00000000">
            <w:rPr>
              <w:rtl w:val="0"/>
            </w:rPr>
          </w:r>
        </w:p>
        <w:p w:rsidR="00000000" w:rsidDel="00000000" w:rsidP="00000000" w:rsidRDefault="00000000" w:rsidRPr="00000000" w14:paraId="000000C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u0e4zurjnhj">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3.1.19.4 UNSUBSCRIBE Actions</w:t>
              <w:tab/>
              <w:t xml:space="preserve">57</w:t>
            </w:r>
          </w:hyperlink>
          <w:r w:rsidDel="00000000" w:rsidR="00000000" w:rsidRPr="00000000">
            <w:rPr>
              <w:rtl w:val="0"/>
            </w:rPr>
          </w:r>
        </w:p>
        <w:p w:rsidR="00000000" w:rsidDel="00000000" w:rsidP="00000000" w:rsidRDefault="00000000" w:rsidRPr="00000000" w14:paraId="000000C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abhhc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 UNSUBACK - Unsubscribe Acknowledgement</w:t>
              <w:tab/>
              <w:t xml:space="preserve">58</w:t>
            </w:r>
          </w:hyperlink>
          <w:r w:rsidDel="00000000" w:rsidR="00000000" w:rsidRPr="00000000">
            <w:rPr>
              <w:rtl w:val="0"/>
            </w:rPr>
          </w:r>
        </w:p>
        <w:p w:rsidR="00000000" w:rsidDel="00000000" w:rsidP="00000000" w:rsidRDefault="00000000" w:rsidRPr="00000000" w14:paraId="000000C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pgrrk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3.1.20.1 Length &amp; Packet Type</w:t>
              <w:tab/>
              <w:t xml:space="preserve">58</w:t>
            </w:r>
          </w:hyperlink>
          <w:r w:rsidDel="00000000" w:rsidR="00000000" w:rsidRPr="00000000">
            <w:rPr>
              <w:rtl w:val="0"/>
            </w:rPr>
          </w:r>
        </w:p>
        <w:p w:rsidR="00000000" w:rsidDel="00000000" w:rsidP="00000000" w:rsidRDefault="00000000" w:rsidRPr="00000000" w14:paraId="000000C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9gfa8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3.1.20.2 Packet Identifier</w:t>
              <w:tab/>
              <w:t xml:space="preserve">58</w:t>
            </w:r>
          </w:hyperlink>
          <w:r w:rsidDel="00000000" w:rsidR="00000000" w:rsidRPr="00000000">
            <w:rPr>
              <w:rtl w:val="0"/>
            </w:rPr>
          </w:r>
        </w:p>
        <w:p w:rsidR="00000000" w:rsidDel="00000000" w:rsidP="00000000" w:rsidRDefault="00000000" w:rsidRPr="00000000" w14:paraId="000000C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olpkf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3.1.20.3 Reason Code</w:t>
              <w:tab/>
              <w:t xml:space="preserve">58</w:t>
            </w:r>
          </w:hyperlink>
          <w:r w:rsidDel="00000000" w:rsidR="00000000" w:rsidRPr="00000000">
            <w:rPr>
              <w:rtl w:val="0"/>
            </w:rPr>
          </w:r>
        </w:p>
        <w:p w:rsidR="00000000" w:rsidDel="00000000" w:rsidP="00000000" w:rsidRDefault="00000000" w:rsidRPr="00000000" w14:paraId="000000C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3qzun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 PINGREQ - Ping Request</w:t>
              <w:tab/>
              <w:t xml:space="preserve">58</w:t>
            </w:r>
          </w:hyperlink>
          <w:r w:rsidDel="00000000" w:rsidR="00000000" w:rsidRPr="00000000">
            <w:rPr>
              <w:rtl w:val="0"/>
            </w:rPr>
          </w:r>
        </w:p>
        <w:p w:rsidR="00000000" w:rsidDel="00000000" w:rsidP="00000000" w:rsidRDefault="00000000" w:rsidRPr="00000000" w14:paraId="000000C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nqndbk">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3.1.21.1 Length &amp; Packet Type</w:t>
              <w:tab/>
              <w:t xml:space="preserve">59</w:t>
            </w:r>
          </w:hyperlink>
          <w:r w:rsidDel="00000000" w:rsidR="00000000" w:rsidRPr="00000000">
            <w:rPr>
              <w:rtl w:val="0"/>
            </w:rPr>
          </w:r>
        </w:p>
        <w:p w:rsidR="00000000" w:rsidDel="00000000" w:rsidP="00000000" w:rsidRDefault="00000000" w:rsidRPr="00000000" w14:paraId="000000C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qbpplpqb01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3.1.21.2 Packet Identifier</w:t>
              <w:tab/>
              <w:t xml:space="preserve">59</w:t>
            </w:r>
          </w:hyperlink>
          <w:r w:rsidDel="00000000" w:rsidR="00000000" w:rsidRPr="00000000">
            <w:rPr>
              <w:rtl w:val="0"/>
            </w:rPr>
          </w:r>
        </w:p>
        <w:p w:rsidR="00000000" w:rsidDel="00000000" w:rsidP="00000000" w:rsidRDefault="00000000" w:rsidRPr="00000000" w14:paraId="000000C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2vxnjd">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3.1.21.3 Client Identifier (optional)</w:t>
              <w:tab/>
              <w:t xml:space="preserve">59</w:t>
            </w:r>
          </w:hyperlink>
          <w:r w:rsidDel="00000000" w:rsidR="00000000" w:rsidRPr="00000000">
            <w:rPr>
              <w:rtl w:val="0"/>
            </w:rPr>
          </w:r>
        </w:p>
        <w:p w:rsidR="00000000" w:rsidDel="00000000" w:rsidP="00000000" w:rsidRDefault="00000000" w:rsidRPr="00000000" w14:paraId="000000C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bpzu4dgtzq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3.1.21.4 PINGREQ Actions</w:t>
              <w:tab/>
              <w:t xml:space="preserve">59</w:t>
            </w:r>
          </w:hyperlink>
          <w:r w:rsidDel="00000000" w:rsidR="00000000" w:rsidRPr="00000000">
            <w:rPr>
              <w:rtl w:val="0"/>
            </w:rPr>
          </w:r>
        </w:p>
        <w:p w:rsidR="00000000" w:rsidDel="00000000" w:rsidP="00000000" w:rsidRDefault="00000000" w:rsidRPr="00000000" w14:paraId="000000C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i17xr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 PINGRESP - Ping Response</w:t>
              <w:tab/>
              <w:t xml:space="preserve">59</w:t>
            </w:r>
          </w:hyperlink>
          <w:r w:rsidDel="00000000" w:rsidR="00000000" w:rsidRPr="00000000">
            <w:rPr>
              <w:rtl w:val="0"/>
            </w:rPr>
          </w:r>
        </w:p>
        <w:p w:rsidR="00000000" w:rsidDel="00000000" w:rsidP="00000000" w:rsidRDefault="00000000" w:rsidRPr="00000000" w14:paraId="000000C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20vge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3.1.22.1 Length &amp; Packet Type</w:t>
              <w:tab/>
              <w:t xml:space="preserve">60</w:t>
            </w:r>
          </w:hyperlink>
          <w:r w:rsidDel="00000000" w:rsidR="00000000" w:rsidRPr="00000000">
            <w:rPr>
              <w:rtl w:val="0"/>
            </w:rPr>
          </w:r>
        </w:p>
        <w:p w:rsidR="00000000" w:rsidDel="00000000" w:rsidP="00000000" w:rsidRDefault="00000000" w:rsidRPr="00000000" w14:paraId="000000CC">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fodwg3l5deju">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3.1.22.2 Packet Identifier</w:t>
              <w:tab/>
              <w:t xml:space="preserve">60</w:t>
            </w:r>
          </w:hyperlink>
          <w:r w:rsidDel="00000000" w:rsidR="00000000" w:rsidRPr="00000000">
            <w:rPr>
              <w:rtl w:val="0"/>
            </w:rPr>
          </w:r>
        </w:p>
        <w:p w:rsidR="00000000" w:rsidDel="00000000" w:rsidP="00000000" w:rsidRDefault="00000000" w:rsidRPr="00000000" w14:paraId="000000C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h65qm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3.1.22.3 Application Messages Remaining</w:t>
              <w:tab/>
              <w:t xml:space="preserve">60</w:t>
            </w:r>
          </w:hyperlink>
          <w:r w:rsidDel="00000000" w:rsidR="00000000" w:rsidRPr="00000000">
            <w:rPr>
              <w:rtl w:val="0"/>
            </w:rPr>
          </w:r>
        </w:p>
        <w:p w:rsidR="00000000" w:rsidDel="00000000" w:rsidP="00000000" w:rsidRDefault="00000000" w:rsidRPr="00000000" w14:paraId="000000C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15t9a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 DISCONNECT - Disconnect Notification</w:t>
              <w:tab/>
              <w:t xml:space="preserve">60</w:t>
            </w:r>
          </w:hyperlink>
          <w:r w:rsidDel="00000000" w:rsidR="00000000" w:rsidRPr="00000000">
            <w:rPr>
              <w:rtl w:val="0"/>
            </w:rPr>
          </w:r>
        </w:p>
        <w:p w:rsidR="00000000" w:rsidDel="00000000" w:rsidP="00000000" w:rsidRDefault="00000000" w:rsidRPr="00000000" w14:paraId="000000C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gb3ji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3.1.23.1 Length &amp; Packet Type</w:t>
              <w:tab/>
              <w:t xml:space="preserve">61</w:t>
            </w:r>
          </w:hyperlink>
          <w:r w:rsidDel="00000000" w:rsidR="00000000" w:rsidRPr="00000000">
            <w:rPr>
              <w:rtl w:val="0"/>
            </w:rPr>
          </w:r>
        </w:p>
        <w:p w:rsidR="00000000" w:rsidDel="00000000" w:rsidP="00000000" w:rsidRDefault="00000000" w:rsidRPr="00000000" w14:paraId="000000D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gdtq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3.1.23.2 Disconnect Flags</w:t>
              <w:tab/>
              <w:t xml:space="preserve">61</w:t>
            </w:r>
          </w:hyperlink>
          <w:r w:rsidDel="00000000" w:rsidR="00000000" w:rsidRPr="00000000">
            <w:rPr>
              <w:rtl w:val="0"/>
            </w:rPr>
          </w:r>
        </w:p>
        <w:p w:rsidR="00000000" w:rsidDel="00000000" w:rsidP="00000000" w:rsidRDefault="00000000" w:rsidRPr="00000000" w14:paraId="000000D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fg1ce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3.1.23.3 Reason Code</w:t>
              <w:tab/>
              <w:t xml:space="preserve">61</w:t>
            </w:r>
          </w:hyperlink>
          <w:r w:rsidDel="00000000" w:rsidR="00000000" w:rsidRPr="00000000">
            <w:rPr>
              <w:rtl w:val="0"/>
            </w:rPr>
          </w:r>
        </w:p>
        <w:p w:rsidR="00000000" w:rsidDel="00000000" w:rsidP="00000000" w:rsidRDefault="00000000" w:rsidRPr="00000000" w14:paraId="000000D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ulbmlt">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3.1.23.4 Session Expiry Interval</w:t>
              <w:tab/>
              <w:t xml:space="preserve">61</w:t>
            </w:r>
          </w:hyperlink>
          <w:r w:rsidDel="00000000" w:rsidR="00000000" w:rsidRPr="00000000">
            <w:rPr>
              <w:rtl w:val="0"/>
            </w:rPr>
          </w:r>
        </w:p>
        <w:p w:rsidR="00000000" w:rsidDel="00000000" w:rsidP="00000000" w:rsidRDefault="00000000" w:rsidRPr="00000000" w14:paraId="000000D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ekz59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3.1.23.5 Reason String</w:t>
              <w:tab/>
              <w:t xml:space="preserve">62</w:t>
            </w:r>
          </w:hyperlink>
          <w:r w:rsidDel="00000000" w:rsidR="00000000" w:rsidRPr="00000000">
            <w:rPr>
              <w:rtl w:val="0"/>
            </w:rPr>
          </w:r>
        </w:p>
        <w:p w:rsidR="00000000" w:rsidDel="00000000" w:rsidP="00000000" w:rsidRDefault="00000000" w:rsidRPr="00000000" w14:paraId="000000D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wsl51zt8cr3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3.1.23.6 DISCONNECT Actions</w:t>
              <w:tab/>
              <w:t xml:space="preserve">62</w:t>
            </w:r>
          </w:hyperlink>
          <w:r w:rsidDel="00000000" w:rsidR="00000000" w:rsidRPr="00000000">
            <w:rPr>
              <w:rtl w:val="0"/>
            </w:rPr>
          </w:r>
        </w:p>
        <w:p w:rsidR="00000000" w:rsidDel="00000000" w:rsidP="00000000" w:rsidRDefault="00000000" w:rsidRPr="00000000" w14:paraId="000000D5">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e03kq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 Forwarder Encapsulation</w:t>
              <w:tab/>
              <w:t xml:space="preserve">62</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xzr3e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3.1.24.1 Length</w:t>
              <w:tab/>
              <w:t xml:space="preserve">63</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d51dm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3.1.24.2 Packet Type</w:t>
              <w:tab/>
              <w:t xml:space="preserve">63</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sabnu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3.1.24.3 Ctrl</w:t>
              <w:tab/>
              <w:t xml:space="preserve">63</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c9z6h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3.1.24.4 Radius</w:t>
              <w:tab/>
              <w:t xml:space="preserve">63</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rf9gp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3.1.24.5 Wireless Node Id</w:t>
              <w:tab/>
              <w:t xml:space="preserve">63</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bewz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3.1.24.6 MQTT SN Packet</w:t>
              <w:tab/>
              <w:t xml:space="preserve">63</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5cqrsoyxc8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 Protection Encapsulation</w:t>
              <w:tab/>
              <w:t xml:space="preserve">63</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9tutdzg8gd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 Length</w:t>
              <w:tab/>
              <w:t xml:space="preserve">65</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8duggxbcbw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3.1.25.2 Packet Type</w:t>
              <w:tab/>
              <w:t xml:space="preserve">65</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g1mmf1c4lvq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3.1.25.3 Protection Flags</w:t>
              <w:tab/>
              <w:t xml:space="preserve">65</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m1zk7agco35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3.1.25.4 Protection Scheme</w:t>
              <w:tab/>
              <w:t xml:space="preserve">65</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o2d2fngx6h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3.1.25.5 Sender Identifier</w:t>
              <w:tab/>
              <w:t xml:space="preserve">67</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vjl219ghlhv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3.1.25.6 Random</w:t>
              <w:tab/>
              <w:t xml:space="preserve">67</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q30yx1mc4rc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3.1.25.7 Crypto Material</w:t>
              <w:tab/>
              <w:t xml:space="preserve">68</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y6o9vhqakr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3.1.25.8 Monotonic Counter</w:t>
              <w:tab/>
              <w:t xml:space="preserve">68</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dovnwl46a7i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3.1.25.9 Protected MQTT-SN Packet</w:t>
              <w:tab/>
              <w:t xml:space="preserve">68</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j75p96o6ves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3.1.25.10 Authentication Tag</w:t>
              <w:tab/>
              <w:t xml:space="preserve">68</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qk79l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 Operational behavior</w:t>
              <w:tab/>
              <w:t xml:space="preserve">69</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1od6so">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 Session state</w:t>
              <w:tab/>
              <w:t xml:space="preserve">69</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nasxg3iedd7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Storing Session State</w:t>
              <w:tab/>
              <w:t xml:space="preserve">69</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434ayfz">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4.1.2 Session Establishment</w:t>
              <w:tab/>
              <w:t xml:space="preserve">70</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fc1j1f7dq6oy">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4.2 Networks and Virtual Connections</w:t>
              <w:tab/>
              <w:t xml:space="preserve">71</w:t>
            </w:r>
          </w:hyperlink>
          <w:r w:rsidDel="00000000" w:rsidR="00000000" w:rsidRPr="00000000">
            <w:rPr>
              <w:rtl w:val="0"/>
            </w:rPr>
          </w:r>
        </w:p>
        <w:p w:rsidR="00000000" w:rsidDel="00000000" w:rsidP="00000000" w:rsidRDefault="00000000" w:rsidRPr="00000000" w14:paraId="000000E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i9l8n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 Quality of Service levels and protocol flows</w:t>
              <w:tab/>
              <w:t xml:space="preserve">72</w:t>
            </w:r>
          </w:hyperlink>
          <w:r w:rsidDel="00000000" w:rsidR="00000000" w:rsidRPr="00000000">
            <w:rPr>
              <w:rtl w:val="0"/>
            </w:rPr>
          </w:r>
        </w:p>
        <w:p w:rsidR="00000000" w:rsidDel="00000000" w:rsidP="00000000" w:rsidRDefault="00000000" w:rsidRPr="00000000" w14:paraId="000000ED">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be76rdrlceg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4.3.1 Publish without session: Any number of deliveries</w:t>
              <w:tab/>
              <w:t xml:space="preserve">72</w:t>
            </w:r>
          </w:hyperlink>
          <w:r w:rsidDel="00000000" w:rsidR="00000000" w:rsidRPr="00000000">
            <w:rPr>
              <w:rtl w:val="0"/>
            </w:rPr>
          </w:r>
        </w:p>
        <w:p w:rsidR="00000000" w:rsidDel="00000000" w:rsidP="00000000" w:rsidRDefault="00000000" w:rsidRPr="00000000" w14:paraId="000000E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xeviv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4.3.2 QoS 0: At most once delivery</w:t>
              <w:tab/>
              <w:t xml:space="preserve">72</w:t>
            </w:r>
          </w:hyperlink>
          <w:r w:rsidDel="00000000" w:rsidR="00000000" w:rsidRPr="00000000">
            <w:rPr>
              <w:rtl w:val="0"/>
            </w:rPr>
          </w:r>
        </w:p>
        <w:p w:rsidR="00000000" w:rsidDel="00000000" w:rsidP="00000000" w:rsidRDefault="00000000" w:rsidRPr="00000000" w14:paraId="000000EF">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au1eum">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4.3.3 QoS 1: At least once delivery</w:t>
              <w:tab/>
              <w:t xml:space="preserve">73</w:t>
            </w:r>
          </w:hyperlink>
          <w:r w:rsidDel="00000000" w:rsidR="00000000" w:rsidRPr="00000000">
            <w:rPr>
              <w:rtl w:val="0"/>
            </w:rPr>
          </w:r>
        </w:p>
        <w:p w:rsidR="00000000" w:rsidDel="00000000" w:rsidP="00000000" w:rsidRDefault="00000000" w:rsidRPr="00000000" w14:paraId="000000F0">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o97atn">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4.3.4 QoS 2: Exactly once delivery</w:t>
              <w:tab/>
              <w:t xml:space="preserve">74</w:t>
            </w:r>
          </w:hyperlink>
          <w:r w:rsidDel="00000000" w:rsidR="00000000" w:rsidRPr="00000000">
            <w:rPr>
              <w:rtl w:val="0"/>
            </w:rPr>
          </w:r>
        </w:p>
        <w:p w:rsidR="00000000" w:rsidDel="00000000" w:rsidP="00000000" w:rsidRDefault="00000000" w:rsidRPr="00000000" w14:paraId="000000F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6udnv5yl5cv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 Packet delivery retry</w:t>
              <w:tab/>
              <w:t xml:space="preserve">74</w:t>
            </w:r>
          </w:hyperlink>
          <w:r w:rsidDel="00000000" w:rsidR="00000000" w:rsidRPr="00000000">
            <w:rPr>
              <w:rtl w:val="0"/>
            </w:rPr>
          </w:r>
        </w:p>
        <w:p w:rsidR="00000000" w:rsidDel="00000000" w:rsidP="00000000" w:rsidRDefault="00000000" w:rsidRPr="00000000" w14:paraId="000000F2">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c8msbstg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4.4.1 Virtual Connection End</w:t>
              <w:tab/>
              <w:t xml:space="preserve">75</w:t>
            </w:r>
          </w:hyperlink>
          <w:r w:rsidDel="00000000" w:rsidR="00000000" w:rsidRPr="00000000">
            <w:rPr>
              <w:rtl w:val="0"/>
            </w:rPr>
          </w:r>
        </w:p>
        <w:p w:rsidR="00000000" w:rsidDel="00000000" w:rsidP="00000000" w:rsidRDefault="00000000" w:rsidRPr="00000000" w14:paraId="000000F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7nz8yj">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4.4.1 Unacknowledged Packets</w:t>
              <w:tab/>
              <w:t xml:space="preserve">76</w:t>
            </w:r>
          </w:hyperlink>
          <w:r w:rsidDel="00000000" w:rsidR="00000000" w:rsidRPr="00000000">
            <w:rPr>
              <w:rtl w:val="0"/>
            </w:rPr>
          </w:r>
        </w:p>
        <w:p w:rsidR="00000000" w:rsidDel="00000000" w:rsidP="00000000" w:rsidRDefault="00000000" w:rsidRPr="00000000" w14:paraId="000000F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xoc2pfhnyfst">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4.5 Application Message receipt</w:t>
              <w:tab/>
              <w:t xml:space="preserve">76</w:t>
            </w:r>
          </w:hyperlink>
          <w:r w:rsidDel="00000000" w:rsidR="00000000" w:rsidRPr="00000000">
            <w:rPr>
              <w:rtl w:val="0"/>
            </w:rPr>
          </w:r>
        </w:p>
        <w:p w:rsidR="00000000" w:rsidDel="00000000" w:rsidP="00000000" w:rsidRDefault="00000000" w:rsidRPr="00000000" w14:paraId="000000F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rrfw7sclv8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4.6 Application Message ordering</w:t>
              <w:tab/>
              <w:t xml:space="preserve">77</w:t>
            </w:r>
          </w:hyperlink>
          <w:r w:rsidDel="00000000" w:rsidR="00000000" w:rsidRPr="00000000">
            <w:rPr>
              <w:rtl w:val="0"/>
            </w:rPr>
          </w:r>
        </w:p>
        <w:p w:rsidR="00000000" w:rsidDel="00000000" w:rsidP="00000000" w:rsidRDefault="00000000" w:rsidRPr="00000000" w14:paraId="000000F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7vjj8m1vj3z">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 Topic Names and Topic Filters</w:t>
              <w:tab/>
              <w:t xml:space="preserve">77</w:t>
            </w:r>
          </w:hyperlink>
          <w:r w:rsidDel="00000000" w:rsidR="00000000" w:rsidRPr="00000000">
            <w:rPr>
              <w:rtl w:val="0"/>
            </w:rPr>
          </w:r>
        </w:p>
        <w:p w:rsidR="00000000" w:rsidDel="00000000" w:rsidP="00000000" w:rsidRDefault="00000000" w:rsidRPr="00000000" w14:paraId="000000F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0s32id4lv9p">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 Topic wildcards</w:t>
              <w:tab/>
              <w:t xml:space="preserve">77</w:t>
            </w:r>
          </w:hyperlink>
          <w:r w:rsidDel="00000000" w:rsidR="00000000" w:rsidRPr="00000000">
            <w:rPr>
              <w:rtl w:val="0"/>
            </w:rPr>
          </w:r>
        </w:p>
        <w:p w:rsidR="00000000" w:rsidDel="00000000" w:rsidP="00000000" w:rsidRDefault="00000000" w:rsidRPr="00000000" w14:paraId="000000F8">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kbulner4ob4">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4.7.1.1 Topic level separator</w:t>
              <w:tab/>
              <w:t xml:space="preserve">77</w:t>
            </w:r>
          </w:hyperlink>
          <w:r w:rsidDel="00000000" w:rsidR="00000000" w:rsidRPr="00000000">
            <w:rPr>
              <w:rtl w:val="0"/>
            </w:rPr>
          </w:r>
        </w:p>
        <w:p w:rsidR="00000000" w:rsidDel="00000000" w:rsidP="00000000" w:rsidRDefault="00000000" w:rsidRPr="00000000" w14:paraId="000000F9">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ychcrpqsu69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4.7.1.2 Multi-level wildcard</w:t>
              <w:tab/>
              <w:t xml:space="preserve">78</w:t>
            </w:r>
          </w:hyperlink>
          <w:r w:rsidDel="00000000" w:rsidR="00000000" w:rsidRPr="00000000">
            <w:rPr>
              <w:rtl w:val="0"/>
            </w:rPr>
          </w:r>
        </w:p>
        <w:p w:rsidR="00000000" w:rsidDel="00000000" w:rsidP="00000000" w:rsidRDefault="00000000" w:rsidRPr="00000000" w14:paraId="000000FA">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x4yye38w41vd">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4.7.1.3 Single-level wildcard</w:t>
              <w:tab/>
              <w:t xml:space="preserve">78</w:t>
            </w:r>
          </w:hyperlink>
          <w:r w:rsidDel="00000000" w:rsidR="00000000" w:rsidRPr="00000000">
            <w:rPr>
              <w:rtl w:val="0"/>
            </w:rPr>
          </w:r>
        </w:p>
        <w:p w:rsidR="00000000" w:rsidDel="00000000" w:rsidP="00000000" w:rsidRDefault="00000000" w:rsidRPr="00000000" w14:paraId="000000FB">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p61p07rh2x2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4.7.2  Topics beginning with $</w:t>
              <w:tab/>
              <w:t xml:space="preserve">78</w:t>
            </w:r>
          </w:hyperlink>
          <w:r w:rsidDel="00000000" w:rsidR="00000000" w:rsidRPr="00000000">
            <w:rPr>
              <w:rtl w:val="0"/>
            </w:rPr>
          </w:r>
        </w:p>
        <w:p w:rsidR="00000000" w:rsidDel="00000000" w:rsidP="00000000" w:rsidRDefault="00000000" w:rsidRPr="00000000" w14:paraId="000000FC">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rvcur5x0a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4.7.3 Topic semantic and usage</w:t>
              <w:tab/>
              <w:t xml:space="preserve">79</w:t>
            </w:r>
          </w:hyperlink>
          <w:r w:rsidDel="00000000" w:rsidR="00000000" w:rsidRPr="00000000">
            <w:rPr>
              <w:rtl w:val="0"/>
            </w:rPr>
          </w:r>
        </w:p>
        <w:p w:rsidR="00000000" w:rsidDel="00000000" w:rsidP="00000000" w:rsidRDefault="00000000" w:rsidRPr="00000000" w14:paraId="000000F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zh9mgr3i86c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4.8 Subscriptions</w:t>
              <w:tab/>
              <w:t xml:space="preserve">80</w:t>
            </w:r>
          </w:hyperlink>
          <w:r w:rsidDel="00000000" w:rsidR="00000000" w:rsidRPr="00000000">
            <w:rPr>
              <w:rtl w:val="0"/>
            </w:rPr>
          </w:r>
        </w:p>
        <w:p w:rsidR="00000000" w:rsidDel="00000000" w:rsidP="00000000" w:rsidRDefault="00000000" w:rsidRPr="00000000" w14:paraId="000000F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bfojn6tjnvg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4.9 Flow Control</w:t>
              <w:tab/>
              <w:t xml:space="preserve">80</w:t>
            </w:r>
          </w:hyperlink>
          <w:r w:rsidDel="00000000" w:rsidR="00000000" w:rsidRPr="00000000">
            <w:rPr>
              <w:rtl w:val="0"/>
            </w:rPr>
          </w:r>
        </w:p>
        <w:p w:rsidR="00000000" w:rsidDel="00000000" w:rsidP="00000000" w:rsidRDefault="00000000" w:rsidRPr="00000000" w14:paraId="000000F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k5nujtaz6h05">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4.10 Server redirection</w:t>
              <w:tab/>
              <w:t xml:space="preserve">80</w:t>
            </w:r>
          </w:hyperlink>
          <w:r w:rsidDel="00000000" w:rsidR="00000000" w:rsidRPr="00000000">
            <w:rPr>
              <w:rtl w:val="0"/>
            </w:rPr>
          </w:r>
        </w:p>
        <w:p w:rsidR="00000000" w:rsidDel="00000000" w:rsidP="00000000" w:rsidRDefault="00000000" w:rsidRPr="00000000" w14:paraId="0000010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n3l7hni8c3a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 Enhanced authentication</w:t>
              <w:tab/>
              <w:t xml:space="preserve">80</w:t>
            </w:r>
          </w:hyperlink>
          <w:r w:rsidDel="00000000" w:rsidR="00000000" w:rsidRPr="00000000">
            <w:rPr>
              <w:rtl w:val="0"/>
            </w:rPr>
          </w:r>
        </w:p>
        <w:p w:rsidR="00000000" w:rsidDel="00000000" w:rsidP="00000000" w:rsidRDefault="00000000" w:rsidRPr="00000000" w14:paraId="00000101">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ut22r1f7l7us">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4.11.1 Re-authentication</w:t>
              <w:tab/>
              <w:t xml:space="preserve">82</w:t>
            </w:r>
          </w:hyperlink>
          <w:r w:rsidDel="00000000" w:rsidR="00000000" w:rsidRPr="00000000">
            <w:rPr>
              <w:rtl w:val="0"/>
            </w:rPr>
          </w:r>
        </w:p>
        <w:p w:rsidR="00000000" w:rsidDel="00000000" w:rsidP="00000000" w:rsidRDefault="00000000" w:rsidRPr="00000000" w14:paraId="0000010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v8vlgf6xm72a">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 Handling errors</w:t>
              <w:tab/>
              <w:t xml:space="preserve">83</w:t>
            </w:r>
          </w:hyperlink>
          <w:r w:rsidDel="00000000" w:rsidR="00000000" w:rsidRPr="00000000">
            <w:rPr>
              <w:rtl w:val="0"/>
            </w:rPr>
          </w:r>
        </w:p>
        <w:p w:rsidR="00000000" w:rsidDel="00000000" w:rsidP="00000000" w:rsidRDefault="00000000" w:rsidRPr="00000000" w14:paraId="00000103">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kbby30dtgah8">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4.12.1 Malformed Packet and Protocol Errors</w:t>
              <w:tab/>
              <w:t xml:space="preserve">83</w:t>
            </w:r>
          </w:hyperlink>
          <w:r w:rsidDel="00000000" w:rsidR="00000000" w:rsidRPr="00000000">
            <w:rPr>
              <w:rtl w:val="0"/>
            </w:rPr>
          </w:r>
        </w:p>
        <w:p w:rsidR="00000000" w:rsidDel="00000000" w:rsidP="00000000" w:rsidRDefault="00000000" w:rsidRPr="00000000" w14:paraId="00000104">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j0ufrffgt029">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4.12.2 Other errors</w:t>
              <w:tab/>
              <w:t xml:space="preserve">83</w:t>
            </w:r>
          </w:hyperlink>
          <w:r w:rsidDel="00000000" w:rsidR="00000000" w:rsidRPr="00000000">
            <w:rPr>
              <w:rtl w:val="0"/>
            </w:rPr>
          </w:r>
        </w:p>
        <w:p w:rsidR="00000000" w:rsidDel="00000000" w:rsidP="00000000" w:rsidRDefault="00000000" w:rsidRPr="00000000" w14:paraId="0000010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vpy4wyrild2">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 Example MQTT-SN Architectures</w:t>
              <w:tab/>
              <w:t xml:space="preserve">84</w:t>
            </w:r>
          </w:hyperlink>
          <w:r w:rsidDel="00000000" w:rsidR="00000000" w:rsidRPr="00000000">
            <w:rPr>
              <w:rtl w:val="0"/>
            </w:rPr>
          </w:r>
        </w:p>
        <w:p w:rsidR="00000000" w:rsidDel="00000000" w:rsidP="00000000" w:rsidRDefault="00000000" w:rsidRPr="00000000" w14:paraId="00000106">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3pp52g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4.13.1 Transparent Gateway</w:t>
              <w:tab/>
              <w:t xml:space="preserve">85</w:t>
            </w:r>
          </w:hyperlink>
          <w:r w:rsidDel="00000000" w:rsidR="00000000" w:rsidRPr="00000000">
            <w:rPr>
              <w:rtl w:val="0"/>
            </w:rPr>
          </w:r>
        </w:p>
        <w:p w:rsidR="00000000" w:rsidDel="00000000" w:rsidP="00000000" w:rsidRDefault="00000000" w:rsidRPr="00000000" w14:paraId="00000107">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24ufcor">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4.13.2 Aggregating Gateway</w:t>
              <w:tab/>
              <w:t xml:space="preserve">86</w:t>
            </w:r>
          </w:hyperlink>
          <w:r w:rsidDel="00000000" w:rsidR="00000000" w:rsidRPr="00000000">
            <w:rPr>
              <w:rtl w:val="0"/>
            </w:rPr>
          </w:r>
        </w:p>
        <w:p w:rsidR="00000000" w:rsidDel="00000000" w:rsidP="00000000" w:rsidRDefault="00000000" w:rsidRPr="00000000" w14:paraId="0000010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j4nfs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4.14 Gateway Advertisement and Discovery</w:t>
              <w:tab/>
              <w:t xml:space="preserve">89</w:t>
            </w:r>
          </w:hyperlink>
          <w:r w:rsidDel="00000000" w:rsidR="00000000" w:rsidRPr="00000000">
            <w:rPr>
              <w:rtl w:val="0"/>
            </w:rPr>
          </w:r>
        </w:p>
        <w:p w:rsidR="00000000" w:rsidDel="00000000" w:rsidP="00000000" w:rsidRDefault="00000000" w:rsidRPr="00000000" w14:paraId="0000010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mj2wkv">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 Client states</w:t>
              <w:tab/>
              <w:t xml:space="preserve">89</w:t>
            </w:r>
          </w:hyperlink>
          <w:r w:rsidDel="00000000" w:rsidR="00000000" w:rsidRPr="00000000">
            <w:rPr>
              <w:rtl w:val="0"/>
            </w:rPr>
          </w:r>
        </w:p>
        <w:p w:rsidR="00000000" w:rsidDel="00000000" w:rsidP="00000000" w:rsidRDefault="00000000" w:rsidRPr="00000000" w14:paraId="0000010A">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qfa0p4gzzbm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4.15.1 Gateway timers</w:t>
              <w:tab/>
              <w:t xml:space="preserve">91</w:t>
            </w:r>
          </w:hyperlink>
          <w:r w:rsidDel="00000000" w:rsidR="00000000" w:rsidRPr="00000000">
            <w:rPr>
              <w:rtl w:val="0"/>
            </w:rPr>
          </w:r>
        </w:p>
        <w:p w:rsidR="00000000" w:rsidDel="00000000" w:rsidP="00000000" w:rsidRDefault="00000000" w:rsidRPr="00000000" w14:paraId="0000010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tnh0h">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4.16 Clean start</w:t>
              <w:tab/>
              <w:t xml:space="preserve">92</w:t>
            </w:r>
          </w:hyperlink>
          <w:r w:rsidDel="00000000" w:rsidR="00000000" w:rsidRPr="00000000">
            <w:rPr>
              <w:rtl w:val="0"/>
            </w:rPr>
          </w:r>
        </w:p>
        <w:p w:rsidR="00000000" w:rsidDel="00000000" w:rsidP="00000000" w:rsidRDefault="00000000" w:rsidRPr="00000000" w14:paraId="0000010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fyl9w3">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4.17 Topic Registration</w:t>
              <w:tab/>
              <w:t xml:space="preserve">92</w:t>
            </w:r>
          </w:hyperlink>
          <w:r w:rsidDel="00000000" w:rsidR="00000000" w:rsidRPr="00000000">
            <w:rPr>
              <w:rtl w:val="0"/>
            </w:rPr>
          </w:r>
        </w:p>
        <w:p w:rsidR="00000000" w:rsidDel="00000000" w:rsidP="00000000" w:rsidRDefault="00000000" w:rsidRPr="00000000" w14:paraId="0000010D">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zy8sjw">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4.18 Topic Mapping and Aliasing</w:t>
              <w:tab/>
              <w:t xml:space="preserve">93</w:t>
            </w:r>
          </w:hyperlink>
          <w:r w:rsidDel="00000000" w:rsidR="00000000" w:rsidRPr="00000000">
            <w:rPr>
              <w:rtl w:val="0"/>
            </w:rPr>
          </w:r>
        </w:p>
        <w:p w:rsidR="00000000" w:rsidDel="00000000" w:rsidP="00000000" w:rsidRDefault="00000000" w:rsidRPr="00000000" w14:paraId="0000010E">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f3j2rp">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4.19 Predefined topic aliases and short topic names</w:t>
              <w:tab/>
              <w:t xml:space="preserve">93</w:t>
            </w:r>
          </w:hyperlink>
          <w:r w:rsidDel="00000000" w:rsidR="00000000" w:rsidRPr="00000000">
            <w:rPr>
              <w:rtl w:val="0"/>
            </w:rPr>
          </w:r>
        </w:p>
        <w:p w:rsidR="00000000" w:rsidDel="00000000" w:rsidP="00000000" w:rsidRDefault="00000000" w:rsidRPr="00000000" w14:paraId="0000010F">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u8tczi">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4.20 Client’s Topic Subscribe/Unsubscribe Procedure</w:t>
              <w:tab/>
              <w:t xml:space="preserve">93</w:t>
            </w:r>
          </w:hyperlink>
          <w:r w:rsidDel="00000000" w:rsidR="00000000" w:rsidRPr="00000000">
            <w:rPr>
              <w:rtl w:val="0"/>
            </w:rPr>
          </w:r>
        </w:p>
        <w:p w:rsidR="00000000" w:rsidDel="00000000" w:rsidP="00000000" w:rsidRDefault="00000000" w:rsidRPr="00000000" w14:paraId="00000110">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e8gvnb">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4.21 Client’s Publish Procedure</w:t>
              <w:tab/>
              <w:t xml:space="preserve">94</w:t>
            </w:r>
          </w:hyperlink>
          <w:r w:rsidDel="00000000" w:rsidR="00000000" w:rsidRPr="00000000">
            <w:rPr>
              <w:rtl w:val="0"/>
            </w:rPr>
          </w:r>
        </w:p>
        <w:p w:rsidR="00000000" w:rsidDel="00000000" w:rsidP="00000000" w:rsidRDefault="00000000" w:rsidRPr="00000000" w14:paraId="00000111">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tdr5v4">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4.22 Gateway’s Publish Procedure</w:t>
              <w:tab/>
              <w:t xml:space="preserve">94</w:t>
            </w:r>
          </w:hyperlink>
          <w:r w:rsidDel="00000000" w:rsidR="00000000" w:rsidRPr="00000000">
            <w:rPr>
              <w:rtl w:val="0"/>
            </w:rPr>
          </w:r>
        </w:p>
        <w:p w:rsidR="00000000" w:rsidDel="00000000" w:rsidP="00000000" w:rsidRDefault="00000000" w:rsidRPr="00000000" w14:paraId="00000112">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ddeoix">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4.23 Keep Alive and PING Procedure</w:t>
              <w:tab/>
              <w:t xml:space="preserve">95</w:t>
            </w:r>
          </w:hyperlink>
          <w:r w:rsidDel="00000000" w:rsidR="00000000" w:rsidRPr="00000000">
            <w:rPr>
              <w:rtl w:val="0"/>
            </w:rPr>
          </w:r>
        </w:p>
        <w:p w:rsidR="00000000" w:rsidDel="00000000" w:rsidP="00000000" w:rsidRDefault="00000000" w:rsidRPr="00000000" w14:paraId="00000113">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sioyqq">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4.24 Client’s Disconnect Procedure</w:t>
              <w:tab/>
              <w:t xml:space="preserve">95</w:t>
            </w:r>
          </w:hyperlink>
          <w:r w:rsidDel="00000000" w:rsidR="00000000" w:rsidRPr="00000000">
            <w:rPr>
              <w:rtl w:val="0"/>
            </w:rPr>
          </w:r>
        </w:p>
        <w:p w:rsidR="00000000" w:rsidDel="00000000" w:rsidP="00000000" w:rsidRDefault="00000000" w:rsidRPr="00000000" w14:paraId="00000114">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3rnmrmc">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4.25 Sleeping clients</w:t>
              <w:tab/>
              <w:t xml:space="preserve">95</w:t>
            </w:r>
          </w:hyperlink>
          <w:r w:rsidDel="00000000" w:rsidR="00000000" w:rsidRPr="00000000">
            <w:rPr>
              <w:rtl w:val="0"/>
            </w:rPr>
          </w:r>
        </w:p>
        <w:p w:rsidR="00000000" w:rsidDel="00000000" w:rsidP="00000000" w:rsidRDefault="00000000" w:rsidRPr="00000000" w14:paraId="0000011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y7c1y">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4.26 Retained Messages</w:t>
              <w:tab/>
              <w:t xml:space="preserve">97</w:t>
            </w:r>
          </w:hyperlink>
          <w:r w:rsidDel="00000000" w:rsidR="00000000" w:rsidRPr="00000000">
            <w:rPr>
              <w:rtl w:val="0"/>
            </w:rPr>
          </w:r>
        </w:p>
        <w:p w:rsidR="00000000" w:rsidDel="00000000" w:rsidP="00000000" w:rsidRDefault="00000000" w:rsidRPr="00000000" w14:paraId="0000011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mo7ahow0t2fa">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4.27 Optional Features</w:t>
              <w:tab/>
              <w:t xml:space="preserve">98</w:t>
            </w:r>
          </w:hyperlink>
          <w:r w:rsidDel="00000000" w:rsidR="00000000" w:rsidRPr="00000000">
            <w:rPr>
              <w:rtl w:val="0"/>
            </w:rPr>
          </w:r>
        </w:p>
        <w:p w:rsidR="00000000" w:rsidDel="00000000" w:rsidP="00000000" w:rsidRDefault="00000000" w:rsidRPr="00000000" w14:paraId="0000011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ao41zqqg0tx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5 Security (Informative)</w:t>
              <w:tab/>
              <w:t xml:space="preserve">99</w:t>
            </w:r>
          </w:hyperlink>
          <w:r w:rsidDel="00000000" w:rsidR="00000000" w:rsidRPr="00000000">
            <w:rPr>
              <w:rtl w:val="0"/>
            </w:rPr>
          </w:r>
        </w:p>
        <w:p w:rsidR="00000000" w:rsidDel="00000000" w:rsidP="00000000" w:rsidRDefault="00000000" w:rsidRPr="00000000" w14:paraId="00000118">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l3biudxg4em6">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5.1 Introduction</w:t>
              <w:tab/>
              <w:t xml:space="preserve">100</w:t>
            </w:r>
          </w:hyperlink>
          <w:r w:rsidDel="00000000" w:rsidR="00000000" w:rsidRPr="00000000">
            <w:rPr>
              <w:rtl w:val="0"/>
            </w:rPr>
          </w:r>
        </w:p>
        <w:p w:rsidR="00000000" w:rsidDel="00000000" w:rsidP="00000000" w:rsidRDefault="00000000" w:rsidRPr="00000000" w14:paraId="00000119">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2k82xt6">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6 Conformance</w:t>
              <w:tab/>
              <w:t xml:space="preserve">101</w:t>
            </w:r>
          </w:hyperlink>
          <w:r w:rsidDel="00000000" w:rsidR="00000000" w:rsidRPr="00000000">
            <w:rPr>
              <w:rtl w:val="0"/>
            </w:rPr>
          </w:r>
        </w:p>
        <w:p w:rsidR="00000000" w:rsidDel="00000000" w:rsidP="00000000" w:rsidRDefault="00000000" w:rsidRPr="00000000" w14:paraId="0000011A">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zdd80z">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A. References</w:t>
              <w:tab/>
              <w:t xml:space="preserve">102</w:t>
            </w:r>
          </w:hyperlink>
          <w:r w:rsidDel="00000000" w:rsidR="00000000" w:rsidRPr="00000000">
            <w:rPr>
              <w:rtl w:val="0"/>
            </w:rPr>
          </w:r>
        </w:p>
        <w:p w:rsidR="00000000" w:rsidDel="00000000" w:rsidP="00000000" w:rsidRDefault="00000000" w:rsidRPr="00000000" w14:paraId="0000011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pjpzxrro3v8">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A.1 Normative References</w:t>
              <w:tab/>
              <w:t xml:space="preserve">103</w:t>
            </w:r>
          </w:hyperlink>
          <w:r w:rsidDel="00000000" w:rsidR="00000000" w:rsidRPr="00000000">
            <w:rPr>
              <w:rtl w:val="0"/>
            </w:rPr>
          </w:r>
        </w:p>
        <w:p w:rsidR="00000000" w:rsidDel="00000000" w:rsidP="00000000" w:rsidRDefault="00000000" w:rsidRPr="00000000" w14:paraId="0000011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wmz8ensz9jqs">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A.2 Informative References</w:t>
              <w:tab/>
              <w:t xml:space="preserve">103</w:t>
            </w:r>
          </w:hyperlink>
          <w:r w:rsidDel="00000000" w:rsidR="00000000" w:rsidRPr="00000000">
            <w:rPr>
              <w:rtl w:val="0"/>
            </w:rPr>
          </w:r>
        </w:p>
        <w:p w:rsidR="00000000" w:rsidDel="00000000" w:rsidP="00000000" w:rsidRDefault="00000000" w:rsidRPr="00000000" w14:paraId="0000011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twhu880t27o">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B. Backwards Compatibility</w:t>
              <w:tab/>
              <w:t xml:space="preserve">104</w:t>
            </w:r>
          </w:hyperlink>
          <w:r w:rsidDel="00000000" w:rsidR="00000000" w:rsidRPr="00000000">
            <w:rPr>
              <w:rtl w:val="0"/>
            </w:rPr>
          </w:r>
        </w:p>
        <w:p w:rsidR="00000000" w:rsidDel="00000000" w:rsidP="00000000" w:rsidRDefault="00000000" w:rsidRPr="00000000" w14:paraId="0000011E">
          <w:pPr>
            <w:widowControl w:val="0"/>
            <w:tabs>
              <w:tab w:val="right" w:leader="none" w:pos="12000"/>
            </w:tabs>
            <w:spacing w:after="0" w:before="60" w:lineRule="auto"/>
            <w:ind w:left="720" w:right="0" w:firstLine="0"/>
            <w:rPr>
              <w:rFonts w:ascii="Arial" w:cs="Arial" w:eastAsia="Arial" w:hAnsi="Arial"/>
              <w:b w:val="0"/>
              <w:i w:val="0"/>
              <w:smallCaps w:val="0"/>
              <w:strike w:val="0"/>
              <w:color w:val="000000"/>
              <w:sz w:val="22"/>
              <w:szCs w:val="22"/>
              <w:u w:val="none"/>
              <w:shd w:fill="auto" w:val="clear"/>
              <w:vertAlign w:val="baseline"/>
            </w:rPr>
          </w:pPr>
          <w:hyperlink w:anchor="_heading=h.1qoc8b1">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 PUBLISH QoS -1 (Packet from MQTT-SN 1.2)</w:t>
              <w:tab/>
              <w:t xml:space="preserve">104</w:t>
            </w:r>
          </w:hyperlink>
          <w:r w:rsidDel="00000000" w:rsidR="00000000" w:rsidRPr="00000000">
            <w:rPr>
              <w:rtl w:val="0"/>
            </w:rPr>
          </w:r>
        </w:p>
        <w:p w:rsidR="00000000" w:rsidDel="00000000" w:rsidP="00000000" w:rsidRDefault="00000000" w:rsidRPr="00000000" w14:paraId="0000011F">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4anzqyu">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B.1.1 Length &amp; Packet Type</w:t>
              <w:tab/>
              <w:t xml:space="preserve">104</w:t>
            </w:r>
          </w:hyperlink>
          <w:r w:rsidDel="00000000" w:rsidR="00000000" w:rsidRPr="00000000">
            <w:rPr>
              <w:rtl w:val="0"/>
            </w:rPr>
          </w:r>
        </w:p>
        <w:p w:rsidR="00000000" w:rsidDel="00000000" w:rsidP="00000000" w:rsidRDefault="00000000" w:rsidRPr="00000000" w14:paraId="00000120">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14ykbeg">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B.1.2 PUBLISH Flags</w:t>
              <w:tab/>
              <w:t xml:space="preserve">104</w:t>
            </w:r>
          </w:hyperlink>
          <w:r w:rsidDel="00000000" w:rsidR="00000000" w:rsidRPr="00000000">
            <w:rPr>
              <w:rtl w:val="0"/>
            </w:rPr>
          </w:r>
        </w:p>
        <w:p w:rsidR="00000000" w:rsidDel="00000000" w:rsidP="00000000" w:rsidRDefault="00000000" w:rsidRPr="00000000" w14:paraId="00000121">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3oy7u29">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B.1.3 Topic Id</w:t>
              <w:tab/>
              <w:t xml:space="preserve">105</w:t>
            </w:r>
          </w:hyperlink>
          <w:r w:rsidDel="00000000" w:rsidR="00000000" w:rsidRPr="00000000">
            <w:rPr>
              <w:rtl w:val="0"/>
            </w:rPr>
          </w:r>
        </w:p>
        <w:p w:rsidR="00000000" w:rsidDel="00000000" w:rsidP="00000000" w:rsidRDefault="00000000" w:rsidRPr="00000000" w14:paraId="00000122">
          <w:pPr>
            <w:widowControl w:val="0"/>
            <w:tabs>
              <w:tab w:val="right" w:leader="none" w:pos="12000"/>
            </w:tabs>
            <w:spacing w:after="0" w:before="60" w:lineRule="auto"/>
            <w:ind w:left="1080" w:right="0" w:firstLine="0"/>
            <w:rPr>
              <w:rFonts w:ascii="Arial" w:cs="Arial" w:eastAsia="Arial" w:hAnsi="Arial"/>
              <w:b w:val="0"/>
              <w:i w:val="0"/>
              <w:smallCaps w:val="0"/>
              <w:strike w:val="0"/>
              <w:color w:val="000000"/>
              <w:sz w:val="22"/>
              <w:szCs w:val="22"/>
              <w:u w:val="none"/>
              <w:shd w:fill="auto" w:val="clear"/>
              <w:vertAlign w:val="baseline"/>
            </w:rPr>
          </w:pPr>
          <w:hyperlink w:anchor="_heading=h.243i4a2">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B.1.4 Data</w:t>
              <w:tab/>
              <w:t xml:space="preserve">105</w:t>
            </w:r>
          </w:hyperlink>
          <w:r w:rsidDel="00000000" w:rsidR="00000000" w:rsidRPr="00000000">
            <w:rPr>
              <w:rtl w:val="0"/>
            </w:rPr>
          </w:r>
        </w:p>
        <w:p w:rsidR="00000000" w:rsidDel="00000000" w:rsidP="00000000" w:rsidRDefault="00000000" w:rsidRPr="00000000" w14:paraId="00000123">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55r6c0xsdoov">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C. Security and Privacy Considerations</w:t>
              <w:tab/>
              <w:t xml:space="preserve">106</w:t>
            </w:r>
          </w:hyperlink>
          <w:r w:rsidDel="00000000" w:rsidR="00000000" w:rsidRPr="00000000">
            <w:rPr>
              <w:rtl w:val="0"/>
            </w:rPr>
          </w:r>
        </w:p>
        <w:p w:rsidR="00000000" w:rsidDel="00000000" w:rsidP="00000000" w:rsidRDefault="00000000" w:rsidRPr="00000000" w14:paraId="00000124">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bc8w7ov5oli4">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D. Acknowledgments</w:t>
              <w:tab/>
              <w:t xml:space="preserve">107</w:t>
            </w:r>
          </w:hyperlink>
          <w:r w:rsidDel="00000000" w:rsidR="00000000" w:rsidRPr="00000000">
            <w:rPr>
              <w:rtl w:val="0"/>
            </w:rPr>
          </w:r>
        </w:p>
        <w:p w:rsidR="00000000" w:rsidDel="00000000" w:rsidP="00000000" w:rsidRDefault="00000000" w:rsidRPr="00000000" w14:paraId="00000125">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glow6i83isd5">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D.1 Special Thanks</w:t>
              <w:tab/>
              <w:t xml:space="preserve">107</w:t>
            </w:r>
          </w:hyperlink>
          <w:r w:rsidDel="00000000" w:rsidR="00000000" w:rsidRPr="00000000">
            <w:rPr>
              <w:rtl w:val="0"/>
            </w:rPr>
          </w:r>
        </w:p>
        <w:p w:rsidR="00000000" w:rsidDel="00000000" w:rsidP="00000000" w:rsidRDefault="00000000" w:rsidRPr="00000000" w14:paraId="00000126">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tdeowwajj1wf">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D.2 Participants</w:t>
              <w:tab/>
              <w:t xml:space="preserve">107</w:t>
            </w:r>
          </w:hyperlink>
          <w:r w:rsidDel="00000000" w:rsidR="00000000" w:rsidRPr="00000000">
            <w:rPr>
              <w:rtl w:val="0"/>
            </w:rPr>
          </w:r>
        </w:p>
        <w:p w:rsidR="00000000" w:rsidDel="00000000" w:rsidP="00000000" w:rsidRDefault="00000000" w:rsidRPr="00000000" w14:paraId="00000127">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ewpzaw2f211a">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E. Revision History</w:t>
              <w:tab/>
              <w:t xml:space="preserve">108</w:t>
            </w:r>
          </w:hyperlink>
          <w:r w:rsidDel="00000000" w:rsidR="00000000" w:rsidRPr="00000000">
            <w:rPr>
              <w:rtl w:val="0"/>
            </w:rPr>
          </w:r>
        </w:p>
        <w:p w:rsidR="00000000" w:rsidDel="00000000" w:rsidP="00000000" w:rsidRDefault="00000000" w:rsidRPr="00000000" w14:paraId="00000128">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3jd0qos">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F. Implementation Notes</w:t>
              <w:tab/>
              <w:t xml:space="preserve">113</w:t>
            </w:r>
          </w:hyperlink>
          <w:r w:rsidDel="00000000" w:rsidR="00000000" w:rsidRPr="00000000">
            <w:rPr>
              <w:rtl w:val="0"/>
            </w:rPr>
          </w:r>
        </w:p>
        <w:p w:rsidR="00000000" w:rsidDel="00000000" w:rsidP="00000000" w:rsidRDefault="00000000" w:rsidRPr="00000000" w14:paraId="00000129">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yib0wl">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F.1 Support of PUBLISH WITHOUT SESSION</w:t>
              <w:tab/>
              <w:t xml:space="preserve">113</w:t>
            </w:r>
          </w:hyperlink>
          <w:r w:rsidDel="00000000" w:rsidR="00000000" w:rsidRPr="00000000">
            <w:rPr>
              <w:rtl w:val="0"/>
            </w:rPr>
          </w:r>
        </w:p>
        <w:p w:rsidR="00000000" w:rsidDel="00000000" w:rsidP="00000000" w:rsidRDefault="00000000" w:rsidRPr="00000000" w14:paraId="0000012A">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4ihyjke">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F.2 “Best practice” values for timers and counters</w:t>
              <w:tab/>
              <w:t xml:space="preserve">113</w:t>
            </w:r>
          </w:hyperlink>
          <w:r w:rsidDel="00000000" w:rsidR="00000000" w:rsidRPr="00000000">
            <w:rPr>
              <w:rtl w:val="0"/>
            </w:rPr>
          </w:r>
        </w:p>
        <w:p w:rsidR="00000000" w:rsidDel="00000000" w:rsidP="00000000" w:rsidRDefault="00000000" w:rsidRPr="00000000" w14:paraId="0000012B">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2xn8ts7">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F.3 Mapping of Topic Alias to Topic Names and Topic Filters</w:t>
              <w:tab/>
              <w:t xml:space="preserve">113</w:t>
            </w:r>
          </w:hyperlink>
          <w:r w:rsidDel="00000000" w:rsidR="00000000" w:rsidRPr="00000000">
            <w:rPr>
              <w:rtl w:val="0"/>
            </w:rPr>
          </w:r>
        </w:p>
        <w:p w:rsidR="00000000" w:rsidDel="00000000" w:rsidP="00000000" w:rsidRDefault="00000000" w:rsidRPr="00000000" w14:paraId="0000012C">
          <w:pPr>
            <w:widowControl w:val="0"/>
            <w:tabs>
              <w:tab w:val="right" w:leader="none" w:pos="12000"/>
            </w:tabs>
            <w:spacing w:after="0" w:before="60" w:lineRule="auto"/>
            <w:ind w:left="360" w:right="0" w:firstLine="0"/>
            <w:rPr>
              <w:rFonts w:ascii="Arial" w:cs="Arial" w:eastAsia="Arial" w:hAnsi="Arial"/>
              <w:b w:val="0"/>
              <w:i w:val="0"/>
              <w:smallCaps w:val="0"/>
              <w:strike w:val="0"/>
              <w:color w:val="000000"/>
              <w:sz w:val="22"/>
              <w:szCs w:val="22"/>
              <w:u w:val="none"/>
              <w:shd w:fill="auto" w:val="clear"/>
              <w:vertAlign w:val="baseline"/>
            </w:rPr>
          </w:pPr>
          <w:hyperlink w:anchor="_heading=h.1csj400">
            <w:r w:rsidDel="00000000" w:rsidR="00000000" w:rsidRPr="00000000">
              <w:rPr>
                <w:rFonts w:ascii="Arial" w:cs="Arial" w:eastAsia="Arial" w:hAnsi="Arial"/>
                <w:b w:val="0"/>
                <w:i w:val="0"/>
                <w:smallCaps w:val="0"/>
                <w:strike w:val="0"/>
                <w:color w:val="000000"/>
                <w:sz w:val="21"/>
                <w:szCs w:val="21"/>
                <w:u w:val="none"/>
                <w:shd w:fill="auto" w:val="clear"/>
                <w:vertAlign w:val="baseline"/>
                <w:rtl w:val="0"/>
              </w:rPr>
              <w:t xml:space="preserve">F.4 Exponential Backoff</w:t>
              <w:tab/>
              <w:t xml:space="preserve">113</w:t>
            </w:r>
          </w:hyperlink>
          <w:r w:rsidDel="00000000" w:rsidR="00000000" w:rsidRPr="00000000">
            <w:rPr>
              <w:rtl w:val="0"/>
            </w:rPr>
          </w:r>
        </w:p>
        <w:p w:rsidR="00000000" w:rsidDel="00000000" w:rsidP="00000000" w:rsidRDefault="00000000" w:rsidRPr="00000000" w14:paraId="0000012D">
          <w:pPr>
            <w:widowControl w:val="0"/>
            <w:tabs>
              <w:tab w:val="right" w:leader="none" w:pos="12000"/>
            </w:tabs>
            <w:spacing w:after="0" w:before="60" w:lineRule="auto"/>
            <w:ind w:left="0" w:right="0" w:firstLine="0"/>
            <w:rPr>
              <w:rFonts w:ascii="Arial" w:cs="Arial" w:eastAsia="Arial" w:hAnsi="Arial"/>
              <w:b w:val="1"/>
              <w:i w:val="0"/>
              <w:smallCaps w:val="0"/>
              <w:strike w:val="0"/>
              <w:color w:val="000000"/>
              <w:sz w:val="22"/>
              <w:szCs w:val="22"/>
              <w:u w:val="none"/>
              <w:shd w:fill="auto" w:val="clear"/>
              <w:vertAlign w:val="baseline"/>
            </w:rPr>
          </w:pPr>
          <w:hyperlink w:anchor="_heading=h.sg1xgdru14ui">
            <w:r w:rsidDel="00000000" w:rsidR="00000000" w:rsidRPr="00000000">
              <w:rPr>
                <w:rFonts w:ascii="Arial" w:cs="Arial" w:eastAsia="Arial" w:hAnsi="Arial"/>
                <w:b w:val="1"/>
                <w:i w:val="0"/>
                <w:smallCaps w:val="0"/>
                <w:strike w:val="0"/>
                <w:color w:val="000000"/>
                <w:sz w:val="21"/>
                <w:szCs w:val="21"/>
                <w:u w:val="none"/>
                <w:shd w:fill="auto" w:val="clear"/>
                <w:vertAlign w:val="baseline"/>
                <w:rtl w:val="0"/>
              </w:rPr>
              <w:t xml:space="preserve">Appendix G. Notices</w:t>
              <w:tab/>
              <w:t xml:space="preserve">115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12E">
      <w:pPr>
        <w:rPr>
          <w:rFonts w:ascii="Arial" w:cs="Arial" w:eastAsia="Arial" w:hAnsi="Arial"/>
        </w:rPr>
        <w:sectPr>
          <w:headerReference r:id="rId36" w:type="default"/>
          <w:headerReference r:id="rId37" w:type="first"/>
          <w:footerReference r:id="rId38" w:type="default"/>
          <w:footerReference r:id="rId39" w:type="first"/>
          <w:pgSz w:h="15840" w:w="12240" w:orient="portrait"/>
          <w:pgMar w:bottom="720" w:top="1440" w:left="1440" w:right="1440" w:header="720" w:footer="418"/>
          <w:lnNumType w:countBy="1" w:start="0" w:restart="continuous"/>
          <w:pgNumType w:start="1"/>
          <w:titlePg w:val="1"/>
        </w:sectPr>
      </w:pPr>
      <w:bookmarkStart w:colFirst="0" w:colLast="0" w:name="_heading=h.tyjcwt" w:id="3"/>
      <w:bookmarkEnd w:id="3"/>
      <w:r w:rsidDel="00000000" w:rsidR="00000000" w:rsidRPr="00000000">
        <w:rPr>
          <w:rtl w:val="0"/>
        </w:rPr>
      </w:r>
    </w:p>
    <w:p w:rsidR="00000000" w:rsidDel="00000000" w:rsidP="00000000" w:rsidRDefault="00000000" w:rsidRPr="00000000" w14:paraId="0000012F">
      <w:pPr>
        <w:pStyle w:val="Heading1"/>
        <w:ind w:left="0" w:firstLine="0"/>
        <w:rPr/>
      </w:pPr>
      <w:bookmarkStart w:colFirst="0" w:colLast="0" w:name="_heading=h.3dy6vkm" w:id="4"/>
      <w:bookmarkEnd w:id="4"/>
      <w:r w:rsidDel="00000000" w:rsidR="00000000" w:rsidRPr="00000000">
        <w:rPr>
          <w:rtl w:val="0"/>
        </w:rPr>
        <w:t xml:space="preserve">1 Introduction</w:t>
      </w:r>
    </w:p>
    <w:p w:rsidR="00000000" w:rsidDel="00000000" w:rsidP="00000000" w:rsidRDefault="00000000" w:rsidRPr="00000000" w14:paraId="00000130">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All text is normative unless otherwise labeled</w:t>
      </w:r>
      <w:r w:rsidDel="00000000" w:rsidR="00000000" w:rsidRPr="00000000">
        <w:rPr>
          <w:rFonts w:ascii="Arial" w:cs="Arial" w:eastAsia="Arial" w:hAnsi="Arial"/>
          <w:rtl w:val="0"/>
        </w:rPr>
        <w:t xml:space="preserve">]</w:t>
      </w:r>
    </w:p>
    <w:p w:rsidR="00000000" w:rsidDel="00000000" w:rsidP="00000000" w:rsidRDefault="00000000" w:rsidRPr="00000000" w14:paraId="00000131">
      <w:pPr>
        <w:pStyle w:val="Heading2"/>
        <w:keepNext w:val="0"/>
        <w:pBdr>
          <w:top w:color="auto" w:space="0" w:sz="0" w:val="none"/>
        </w:pBdr>
        <w:spacing w:after="80" w:before="360" w:lineRule="auto"/>
        <w:ind w:left="-15" w:firstLine="0"/>
        <w:rPr/>
      </w:pPr>
      <w:bookmarkStart w:colFirst="0" w:colLast="0" w:name="_heading=h.uokut45h8sy1" w:id="5"/>
      <w:bookmarkEnd w:id="5"/>
      <w:r w:rsidDel="00000000" w:rsidR="00000000" w:rsidRPr="00000000">
        <w:rPr>
          <w:rtl w:val="0"/>
        </w:rPr>
        <w:t xml:space="preserve">1.0 Intellectual property rights policy</w:t>
      </w:r>
    </w:p>
    <w:p w:rsidR="00000000" w:rsidDel="00000000" w:rsidP="00000000" w:rsidRDefault="00000000" w:rsidRPr="00000000" w14:paraId="0000013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This specification is provided under the</w:t>
      </w:r>
      <w:hyperlink r:id="rId40">
        <w:r w:rsidDel="00000000" w:rsidR="00000000" w:rsidRPr="00000000">
          <w:rPr>
            <w:rFonts w:ascii="Arial" w:cs="Arial" w:eastAsia="Arial" w:hAnsi="Arial"/>
            <w:rtl w:val="0"/>
          </w:rPr>
          <w:t xml:space="preserve"> </w:t>
        </w:r>
      </w:hyperlink>
      <w:hyperlink r:id="rId41">
        <w:r w:rsidDel="00000000" w:rsidR="00000000" w:rsidRPr="00000000">
          <w:rPr>
            <w:rFonts w:ascii="Arial" w:cs="Arial" w:eastAsia="Arial" w:hAnsi="Arial"/>
            <w:color w:val="1155cc"/>
            <w:u w:val="single"/>
            <w:rtl w:val="0"/>
          </w:rPr>
          <w:t xml:space="preserve">Non-Assertion</w:t>
        </w:r>
      </w:hyperlink>
      <w:r w:rsidDel="00000000" w:rsidR="00000000" w:rsidRPr="00000000">
        <w:rPr>
          <w:rFonts w:ascii="Arial" w:cs="Arial" w:eastAsia="Arial" w:hAnsi="Arial"/>
          <w:rtl w:val="0"/>
        </w:rPr>
        <w:t xml:space="preserve"> Mode of the</w:t>
      </w:r>
      <w:hyperlink r:id="rId42">
        <w:r w:rsidDel="00000000" w:rsidR="00000000" w:rsidRPr="00000000">
          <w:rPr>
            <w:rFonts w:ascii="Arial" w:cs="Arial" w:eastAsia="Arial" w:hAnsi="Arial"/>
            <w:rtl w:val="0"/>
          </w:rPr>
          <w:t xml:space="preserve"> </w:t>
        </w:r>
      </w:hyperlink>
      <w:hyperlink r:id="rId43">
        <w:r w:rsidDel="00000000" w:rsidR="00000000" w:rsidRPr="00000000">
          <w:rPr>
            <w:rFonts w:ascii="Arial" w:cs="Arial" w:eastAsia="Arial" w:hAnsi="Arial"/>
            <w:color w:val="1155cc"/>
            <w:u w:val="single"/>
            <w:rtl w:val="0"/>
          </w:rPr>
          <w:t xml:space="preserve">OASIS IPR Policy</w:t>
        </w:r>
      </w:hyperlink>
      <w:r w:rsidDel="00000000" w:rsidR="00000000" w:rsidRPr="00000000">
        <w:rPr>
          <w:rFonts w:ascii="Arial" w:cs="Arial" w:eastAsia="Arial" w:hAnsi="Arial"/>
          <w:rtl w:val="0"/>
        </w:rPr>
        <w:t xml:space="preserve">, the mode chosen when the Technical Committee was established. For information on whether any patents have been disclosed that may be essential to implementing this specification, and any offers of patent licensing terms, refer to the Intellectual Property Rights section of the TC’s web page (</w:t>
      </w:r>
      <w:hyperlink r:id="rId44">
        <w:r w:rsidDel="00000000" w:rsidR="00000000" w:rsidRPr="00000000">
          <w:rPr>
            <w:rFonts w:ascii="Arial" w:cs="Arial" w:eastAsia="Arial" w:hAnsi="Arial"/>
            <w:color w:val="1155cc"/>
            <w:u w:val="single"/>
            <w:rtl w:val="0"/>
          </w:rPr>
          <w:t xml:space="preserve">https://www.oasis-open.org/committees/mqtt/ipr.php</w:t>
        </w:r>
      </w:hyperlink>
      <w:r w:rsidDel="00000000" w:rsidR="00000000" w:rsidRPr="00000000">
        <w:rPr>
          <w:rFonts w:ascii="Arial" w:cs="Arial" w:eastAsia="Arial" w:hAnsi="Arial"/>
          <w:rtl w:val="0"/>
        </w:rPr>
        <w:t xml:space="preserve">).</w:t>
      </w:r>
    </w:p>
    <w:p w:rsidR="00000000" w:rsidDel="00000000" w:rsidP="00000000" w:rsidRDefault="00000000" w:rsidRPr="00000000" w14:paraId="00000133">
      <w:pPr>
        <w:pStyle w:val="Heading2"/>
        <w:ind w:left="0" w:firstLine="0"/>
        <w:rPr/>
      </w:pPr>
      <w:bookmarkStart w:colFirst="0" w:colLast="0" w:name="_heading=h.v5qicb1pcnem" w:id="6"/>
      <w:bookmarkEnd w:id="6"/>
      <w:r w:rsidDel="00000000" w:rsidR="00000000" w:rsidRPr="00000000">
        <w:rPr>
          <w:rtl w:val="0"/>
        </w:rPr>
        <w:t xml:space="preserve">1.1 Changes from earlier Versions</w:t>
      </w:r>
    </w:p>
    <w:p w:rsidR="00000000" w:rsidDel="00000000" w:rsidP="00000000" w:rsidRDefault="00000000" w:rsidRPr="00000000" w14:paraId="00000134">
      <w:pPr>
        <w:rPr>
          <w:rFonts w:ascii="Arial" w:cs="Arial" w:eastAsia="Arial" w:hAnsi="Arial"/>
          <w:color w:val="0000ee"/>
        </w:rPr>
      </w:pPr>
      <w:r w:rsidDel="00000000" w:rsidR="00000000" w:rsidRPr="00000000">
        <w:rPr>
          <w:rFonts w:ascii="Arial" w:cs="Arial" w:eastAsia="Arial" w:hAnsi="Arial"/>
          <w:color w:val="0000ee"/>
          <w:rtl w:val="0"/>
        </w:rPr>
        <w:t xml:space="preserve">[</w:t>
      </w:r>
      <w:r w:rsidDel="00000000" w:rsidR="00000000" w:rsidRPr="00000000">
        <w:rPr>
          <w:rFonts w:ascii="Arial" w:cs="Arial" w:eastAsia="Arial" w:hAnsi="Arial"/>
          <w:color w:val="0000ee"/>
          <w:highlight w:val="yellow"/>
          <w:rtl w:val="0"/>
        </w:rPr>
        <w:t xml:space="preserve">Optional section.</w:t>
      </w:r>
      <w:r w:rsidDel="00000000" w:rsidR="00000000" w:rsidRPr="00000000">
        <w:rPr>
          <w:rFonts w:ascii="Arial" w:cs="Arial" w:eastAsia="Arial" w:hAnsi="Arial"/>
          <w:color w:val="0000ee"/>
          <w:rtl w:val="0"/>
        </w:rPr>
        <w:t xml:space="preserve">]</w:t>
      </w:r>
    </w:p>
    <w:p w:rsidR="00000000" w:rsidDel="00000000" w:rsidP="00000000" w:rsidRDefault="00000000" w:rsidRPr="00000000" w14:paraId="00000135">
      <w:pPr>
        <w:spacing w:after="120" w:before="0" w:lineRule="auto"/>
        <w:rPr>
          <w:rFonts w:ascii="Arial" w:cs="Arial" w:eastAsia="Arial" w:hAnsi="Arial"/>
        </w:rPr>
      </w:pPr>
      <w:r w:rsidDel="00000000" w:rsidR="00000000" w:rsidRPr="00000000">
        <w:rPr>
          <w:rFonts w:ascii="Arial" w:cs="Arial" w:eastAsia="Arial" w:hAnsi="Arial"/>
          <w:color w:val="0000ee"/>
          <w:rtl w:val="0"/>
        </w:rPr>
        <w:t xml:space="preserve">This section provides a description of significant differences from previously published, differently numbered Versions of this specification, if any. (Detailed revision history of this numbered Version should be tracked in an Appendix.)</w:t>
      </w:r>
      <w:r w:rsidDel="00000000" w:rsidR="00000000" w:rsidRPr="00000000">
        <w:rPr>
          <w:rtl w:val="0"/>
        </w:rPr>
      </w:r>
    </w:p>
    <w:p w:rsidR="00000000" w:rsidDel="00000000" w:rsidP="00000000" w:rsidRDefault="00000000" w:rsidRPr="00000000" w14:paraId="00000136">
      <w:pPr>
        <w:pStyle w:val="Heading3"/>
        <w:ind w:left="0" w:firstLine="0"/>
        <w:rPr>
          <w:rFonts w:ascii="Arial" w:cs="Arial" w:eastAsia="Arial" w:hAnsi="Arial"/>
        </w:rPr>
      </w:pPr>
      <w:bookmarkStart w:colFirst="0" w:colLast="0" w:name="_heading=h.5u7dbejbytfw" w:id="7"/>
      <w:bookmarkEnd w:id="7"/>
      <w:r w:rsidDel="00000000" w:rsidR="00000000" w:rsidRPr="00000000">
        <w:rPr>
          <w:rFonts w:ascii="Arial" w:cs="Arial" w:eastAsia="Arial" w:hAnsi="Arial"/>
          <w:rtl w:val="0"/>
        </w:rPr>
        <w:t xml:space="preserve">1.1.1 MQTT-SN v1.2</w:t>
      </w:r>
    </w:p>
    <w:p w:rsidR="00000000" w:rsidDel="00000000" w:rsidP="00000000" w:rsidRDefault="00000000" w:rsidRPr="00000000" w14:paraId="00000137">
      <w:pPr>
        <w:rPr/>
      </w:pPr>
      <w:sdt>
        <w:sdtPr>
          <w:tag w:val="goog_rdk_2"/>
        </w:sdtPr>
        <w:sdtContent>
          <w:commentRangeStart w:id="2"/>
        </w:sdtContent>
      </w:sdt>
      <w:r w:rsidDel="00000000" w:rsidR="00000000" w:rsidRPr="00000000">
        <w:rPr>
          <w:rFonts w:ascii="Arial" w:cs="Arial" w:eastAsia="Arial" w:hAnsi="Arial"/>
          <w:rtl w:val="0"/>
        </w:rPr>
        <w:t xml:space="preserve">Text describing the changes/differences</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38">
      <w:pPr>
        <w:pStyle w:val="Heading2"/>
        <w:ind w:left="0" w:firstLine="0"/>
        <w:rPr>
          <w:rFonts w:ascii="Arial" w:cs="Arial" w:eastAsia="Arial" w:hAnsi="Arial"/>
        </w:rPr>
      </w:pPr>
      <w:bookmarkStart w:colFirst="0" w:colLast="0" w:name="_heading=h.4d34og8" w:id="8"/>
      <w:bookmarkEnd w:id="8"/>
      <w:r w:rsidDel="00000000" w:rsidR="00000000" w:rsidRPr="00000000">
        <w:rPr>
          <w:rtl w:val="0"/>
        </w:rPr>
        <w:t xml:space="preserve">1.2 </w:t>
      </w:r>
      <w:r w:rsidDel="00000000" w:rsidR="00000000" w:rsidRPr="00000000">
        <w:rPr>
          <w:rFonts w:ascii="Arial" w:cs="Arial" w:eastAsia="Arial" w:hAnsi="Arial"/>
          <w:rtl w:val="0"/>
        </w:rPr>
        <w:t xml:space="preserve">Organization of the MQTT-SN specification</w:t>
      </w:r>
    </w:p>
    <w:p w:rsidR="00000000" w:rsidDel="00000000" w:rsidP="00000000" w:rsidRDefault="00000000" w:rsidRPr="00000000" w14:paraId="00000139">
      <w:pPr>
        <w:rPr>
          <w:rFonts w:ascii="Arial" w:cs="Arial" w:eastAsia="Arial" w:hAnsi="Arial"/>
        </w:rPr>
      </w:pPr>
      <w:r w:rsidDel="00000000" w:rsidR="00000000" w:rsidRPr="00000000">
        <w:rPr>
          <w:rFonts w:ascii="Arial" w:cs="Arial" w:eastAsia="Arial" w:hAnsi="Arial"/>
          <w:rtl w:val="0"/>
        </w:rPr>
        <w:t xml:space="preserve">The specification is split into five chapters:</w:t>
      </w:r>
    </w:p>
    <w:p w:rsidR="00000000" w:rsidDel="00000000" w:rsidP="00000000" w:rsidRDefault="00000000" w:rsidRPr="00000000" w14:paraId="0000013A">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8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bookmarkStart w:colFirst="0" w:colLast="0" w:name="_heading=h.2s8eyo1" w:id="9"/>
      <w:bookmarkEnd w:id="9"/>
      <w:hyperlink w:anchor="_heading=h.2bxgwvm">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 Introduction</w:t>
        <w:tab/>
        <w:t xml:space="preserve"> </w:t>
      </w:r>
    </w:p>
    <w:p w:rsidR="00000000" w:rsidDel="00000000" w:rsidP="00000000" w:rsidRDefault="00000000" w:rsidRPr="00000000" w14:paraId="0000013B">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2 – MQTT-SN Control Packet format</w:t>
      </w:r>
    </w:p>
    <w:p w:rsidR="00000000" w:rsidDel="00000000" w:rsidP="00000000" w:rsidRDefault="00000000" w:rsidRPr="00000000" w14:paraId="0000013C">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3 – MQTT-SN Control Packet</w:t>
      </w:r>
      <w:r w:rsidDel="00000000" w:rsidR="00000000" w:rsidRPr="00000000">
        <w:rPr>
          <w:rFonts w:ascii="Arial" w:cs="Arial" w:eastAsia="Arial" w:hAnsi="Arial"/>
          <w:color w:val="000000"/>
          <w:sz w:val="20"/>
          <w:szCs w:val="20"/>
          <w:shd w:fill="auto" w:val="clear"/>
          <w:rtl w:val="0"/>
        </w:rPr>
        <w:t xml:space="preserve">s</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4 – Operational Behavior</w:t>
      </w:r>
    </w:p>
    <w:p w:rsidR="00000000" w:rsidDel="00000000" w:rsidP="00000000" w:rsidRDefault="00000000" w:rsidRPr="00000000" w14:paraId="0000013E">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80" w:before="0" w:line="240" w:lineRule="auto"/>
        <w:ind w:left="900" w:right="0"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Chapter </w:t>
      </w:r>
      <w:r w:rsidDel="00000000" w:rsidR="00000000" w:rsidRPr="00000000">
        <w:rPr>
          <w:rFonts w:ascii="Arial" w:cs="Arial" w:eastAsia="Arial" w:hAnsi="Arial"/>
          <w:rtl w:val="0"/>
        </w:rPr>
        <w:t xml:space="preserve">5</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 Conformance</w:t>
      </w:r>
      <w:r w:rsidDel="00000000" w:rsidR="00000000" w:rsidRPr="00000000">
        <w:rPr>
          <w:rtl w:val="0"/>
        </w:rPr>
      </w:r>
    </w:p>
    <w:p w:rsidR="00000000" w:rsidDel="00000000" w:rsidP="00000000" w:rsidRDefault="00000000" w:rsidRPr="00000000" w14:paraId="0000013F">
      <w:pPr>
        <w:pStyle w:val="Heading2"/>
        <w:ind w:left="0" w:firstLine="0"/>
        <w:rPr>
          <w:rFonts w:ascii="Arial" w:cs="Arial" w:eastAsia="Arial" w:hAnsi="Arial"/>
        </w:rPr>
      </w:pPr>
      <w:bookmarkStart w:colFirst="0" w:colLast="0" w:name="_heading=h.17dp8vu" w:id="10"/>
      <w:bookmarkEnd w:id="10"/>
      <w:r w:rsidDel="00000000" w:rsidR="00000000" w:rsidRPr="00000000">
        <w:rPr>
          <w:rFonts w:ascii="Arial" w:cs="Arial" w:eastAsia="Arial" w:hAnsi="Arial"/>
          <w:rtl w:val="0"/>
        </w:rPr>
        <w:t xml:space="preserve">1.3 </w:t>
      </w:r>
      <w:r w:rsidDel="00000000" w:rsidR="00000000" w:rsidRPr="00000000">
        <w:rPr>
          <w:rtl w:val="0"/>
        </w:rPr>
        <w:t xml:space="preserve">Terminology</w:t>
      </w:r>
      <w:r w:rsidDel="00000000" w:rsidR="00000000" w:rsidRPr="00000000">
        <w:rPr>
          <w:rtl w:val="0"/>
        </w:rPr>
      </w:r>
    </w:p>
    <w:p w:rsidR="00000000" w:rsidDel="00000000" w:rsidP="00000000" w:rsidRDefault="00000000" w:rsidRPr="00000000" w14:paraId="00000140">
      <w:pPr>
        <w:spacing w:after="240" w:before="240" w:lineRule="auto"/>
        <w:rPr>
          <w:rFonts w:ascii="Arial" w:cs="Arial" w:eastAsia="Arial" w:hAnsi="Arial"/>
          <w:b w:val="1"/>
        </w:rPr>
      </w:pPr>
      <w:bookmarkStart w:colFirst="0" w:colLast="0" w:name="_heading=h.3rdcrjn" w:id="11"/>
      <w:bookmarkEnd w:id="11"/>
      <w:r w:rsidDel="00000000" w:rsidR="00000000" w:rsidRPr="00000000">
        <w:rPr>
          <w:rFonts w:ascii="Arial" w:cs="Arial" w:eastAsia="Arial" w:hAnsi="Arial"/>
          <w:rtl w:val="0"/>
        </w:rPr>
        <w:t xml:space="preserve">The keywords "MUST", "MUST NOT", "REQUIRED", "SHALL", "SHALL NOT", "SHOULD", "SHOULD NOT", "RECOMMENDED", "MAY", and "OPTIONAL" in this specification are to be interpreted as described in IETF RFC 2119 </w:t>
      </w:r>
      <w:r w:rsidDel="00000000" w:rsidR="00000000" w:rsidRPr="00000000">
        <w:rPr>
          <w:rFonts w:ascii="Arial" w:cs="Arial" w:eastAsia="Arial" w:hAnsi="Arial"/>
          <w:color w:val="0000ee"/>
          <w:rtl w:val="0"/>
        </w:rPr>
        <w:t xml:space="preserve">[RFC2119]</w:t>
      </w:r>
      <w:r w:rsidDel="00000000" w:rsidR="00000000" w:rsidRPr="00000000">
        <w:rPr>
          <w:rFonts w:ascii="Arial" w:cs="Arial" w:eastAsia="Arial" w:hAnsi="Arial"/>
          <w:rtl w:val="0"/>
        </w:rPr>
        <w:t xml:space="preserve">, except where they appear in text that is marked as non-normative.</w:t>
      </w:r>
      <w:r w:rsidDel="00000000" w:rsidR="00000000" w:rsidRPr="00000000">
        <w:rPr>
          <w:rtl w:val="0"/>
        </w:rPr>
      </w:r>
    </w:p>
    <w:p w:rsidR="00000000" w:rsidDel="00000000" w:rsidP="00000000" w:rsidRDefault="00000000" w:rsidRPr="00000000" w14:paraId="00000141">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Datagram:</w:t>
      </w:r>
    </w:p>
    <w:p w:rsidR="00000000" w:rsidDel="00000000" w:rsidP="00000000" w:rsidRDefault="00000000" w:rsidRPr="00000000" w14:paraId="00000142">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independent, self-contained sequence of bytes. If received, the contents of a datagram must be correct.</w:t>
      </w:r>
    </w:p>
    <w:p w:rsidR="00000000" w:rsidDel="00000000" w:rsidP="00000000" w:rsidRDefault="00000000" w:rsidRPr="00000000" w14:paraId="00000143">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Underlying Network:</w:t>
      </w:r>
    </w:p>
    <w:p w:rsidR="00000000" w:rsidDel="00000000" w:rsidP="00000000" w:rsidRDefault="00000000" w:rsidRPr="00000000" w14:paraId="00000144">
      <w:pPr>
        <w:spacing w:after="240" w:before="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underlying network which provides the means to send datagrams from one Network Address to another. </w:t>
      </w:r>
    </w:p>
    <w:p w:rsidR="00000000" w:rsidDel="00000000" w:rsidP="00000000" w:rsidRDefault="00000000" w:rsidRPr="00000000" w14:paraId="00000145">
      <w:pPr>
        <w:spacing w:after="240" w:before="0" w:line="276" w:lineRule="auto"/>
        <w:ind w:left="0" w:right="0" w:firstLine="0"/>
        <w:rPr>
          <w:rFonts w:ascii="Arial" w:cs="Arial" w:eastAsia="Arial" w:hAnsi="Arial"/>
          <w:color w:val="000000"/>
          <w:sz w:val="22"/>
          <w:szCs w:val="22"/>
          <w:shd w:fill="auto" w:val="clear"/>
        </w:rPr>
      </w:pPr>
      <w:sdt>
        <w:sdtPr>
          <w:tag w:val="goog_rdk_3"/>
        </w:sdtPr>
        <w:sdtContent>
          <w:commentRangeStart w:id="3"/>
        </w:sdtContent>
      </w:sdt>
      <w:sdt>
        <w:sdtPr>
          <w:tag w:val="goog_rdk_4"/>
        </w:sdtPr>
        <w:sdtContent>
          <w:commentRangeStart w:id="4"/>
        </w:sdtContent>
      </w:sdt>
      <w:r w:rsidDel="00000000" w:rsidR="00000000" w:rsidRPr="00000000">
        <w:rPr>
          <w:rFonts w:ascii="Arial" w:cs="Arial" w:eastAsia="Arial" w:hAnsi="Arial"/>
          <w:color w:val="000000"/>
          <w:sz w:val="22"/>
          <w:szCs w:val="22"/>
          <w:shd w:fill="auto" w:val="clear"/>
          <w:rtl w:val="0"/>
        </w:rPr>
        <w:t xml:space="preserve">Th</w:t>
      </w:r>
      <w:sdt>
        <w:sdtPr>
          <w:tag w:val="goog_rdk_5"/>
        </w:sdtPr>
        <w:sdtContent>
          <w:commentRangeStart w:id="5"/>
        </w:sdtContent>
      </w:sdt>
      <w:r w:rsidDel="00000000" w:rsidR="00000000" w:rsidRPr="00000000">
        <w:rPr>
          <w:rFonts w:ascii="Arial" w:cs="Arial" w:eastAsia="Arial" w:hAnsi="Arial"/>
          <w:color w:val="000000"/>
          <w:sz w:val="22"/>
          <w:szCs w:val="22"/>
          <w:shd w:fill="auto" w:val="clear"/>
          <w:rtl w:val="0"/>
        </w:rPr>
        <w:t xml:space="preserve">e arrival of a datagram is not guaranteed, but the contents of any datagram which does arrive at its destination must be correct.</w:t>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146">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Network Address:</w:t>
      </w:r>
    </w:p>
    <w:p w:rsidR="00000000" w:rsidDel="00000000" w:rsidP="00000000" w:rsidRDefault="00000000" w:rsidRPr="00000000" w14:paraId="0000014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w:t>
      </w:r>
      <w:r w:rsidDel="00000000" w:rsidR="00000000" w:rsidRPr="00000000">
        <w:rPr>
          <w:rFonts w:ascii="Arial" w:cs="Arial" w:eastAsia="Arial" w:hAnsi="Arial"/>
          <w:color w:val="000000"/>
          <w:sz w:val="22"/>
          <w:szCs w:val="22"/>
          <w:shd w:fill="auto" w:val="clear"/>
          <w:rtl w:val="0"/>
        </w:rPr>
        <w:t xml:space="preserve"> unique label </w:t>
      </w:r>
      <w:r w:rsidDel="00000000" w:rsidR="00000000" w:rsidRPr="00000000">
        <w:rPr>
          <w:rFonts w:ascii="Arial" w:cs="Arial" w:eastAsia="Arial" w:hAnsi="Arial"/>
          <w:color w:val="000000"/>
          <w:sz w:val="22"/>
          <w:szCs w:val="22"/>
          <w:shd w:fill="auto" w:val="clear"/>
          <w:rtl w:val="0"/>
        </w:rPr>
        <w:t xml:space="preserve">provided by the Underlying Network to identify a network endpoint.</w:t>
      </w:r>
    </w:p>
    <w:p w:rsidR="00000000" w:rsidDel="00000000" w:rsidP="00000000" w:rsidRDefault="00000000" w:rsidRPr="00000000" w14:paraId="0000014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To receive datagrams, an MQTT-SN Client or Server listens to the network for packets addressed to a specific Network Address.</w:t>
      </w:r>
    </w:p>
    <w:p w:rsidR="00000000" w:rsidDel="00000000" w:rsidP="00000000" w:rsidRDefault="00000000" w:rsidRPr="00000000" w14:paraId="0000014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Unicast Address:</w:t>
      </w:r>
    </w:p>
    <w:p w:rsidR="00000000" w:rsidDel="00000000" w:rsidP="00000000" w:rsidRDefault="00000000" w:rsidRPr="00000000" w14:paraId="0000014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one device on a network. For packets intended to reach one network endpoint.</w:t>
      </w:r>
    </w:p>
    <w:p w:rsidR="00000000" w:rsidDel="00000000" w:rsidP="00000000" w:rsidRDefault="00000000" w:rsidRPr="00000000" w14:paraId="0000014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Multicast Address:</w:t>
      </w:r>
    </w:p>
    <w:p w:rsidR="00000000" w:rsidDel="00000000" w:rsidP="00000000" w:rsidRDefault="00000000" w:rsidRPr="00000000" w14:paraId="0000014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Network Address which represents all or groups of devices on a network. For packets intended for more than one network endpoint.</w:t>
      </w:r>
    </w:p>
    <w:p w:rsidR="00000000" w:rsidDel="00000000" w:rsidP="00000000" w:rsidRDefault="00000000" w:rsidRPr="00000000" w14:paraId="0000014D">
      <w:pPr>
        <w:spacing w:after="240" w:before="240" w:line="276" w:lineRule="auto"/>
        <w:ind w:left="72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Informative:</w:t>
      </w:r>
    </w:p>
    <w:p w:rsidR="00000000" w:rsidDel="00000000" w:rsidP="00000000" w:rsidRDefault="00000000" w:rsidRPr="00000000" w14:paraId="0000014E">
      <w:pPr>
        <w:spacing w:after="240" w:before="240" w:line="276" w:lineRule="auto"/>
        <w:ind w:left="72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Multicast Address as used in this specification also includes the concept of broadcast addresses, </w:t>
      </w:r>
      <w:r w:rsidDel="00000000" w:rsidR="00000000" w:rsidRPr="00000000">
        <w:rPr>
          <w:rFonts w:ascii="Arial" w:cs="Arial" w:eastAsia="Arial" w:hAnsi="Arial"/>
          <w:color w:val="000000"/>
          <w:sz w:val="22"/>
          <w:szCs w:val="22"/>
          <w:shd w:fill="auto" w:val="clear"/>
          <w:rtl w:val="0"/>
        </w:rPr>
        <w:t xml:space="preserve">for brevity.</w:t>
      </w:r>
    </w:p>
    <w:p w:rsidR="00000000" w:rsidDel="00000000" w:rsidP="00000000" w:rsidRDefault="00000000" w:rsidRPr="00000000" w14:paraId="0000014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Virtual Connection:</w:t>
      </w:r>
      <w:r w:rsidDel="00000000" w:rsidR="00000000" w:rsidRPr="00000000">
        <w:rPr>
          <w:rtl w:val="0"/>
        </w:rPr>
      </w:r>
    </w:p>
    <w:p w:rsidR="00000000" w:rsidDel="00000000" w:rsidP="00000000" w:rsidRDefault="00000000" w:rsidRPr="00000000" w14:paraId="0000015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MQTT-SN construct corresponding to the network connection in MQTT. It associates a Unicast Address with an MQTT-SN endpoint.</w:t>
      </w:r>
    </w:p>
    <w:p w:rsidR="00000000" w:rsidDel="00000000" w:rsidP="00000000" w:rsidRDefault="00000000" w:rsidRPr="00000000" w14:paraId="0000015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Application Message:</w:t>
      </w:r>
    </w:p>
    <w:p w:rsidR="00000000" w:rsidDel="00000000" w:rsidP="00000000" w:rsidRDefault="00000000" w:rsidRPr="00000000" w14:paraId="0000015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data carried by the MQTT-SN protocol across the network for the application. When an Application Message is transported by MQTT-SN it contains payload data, a Quality of Service (QoS), and a Topic Name.</w:t>
      </w:r>
    </w:p>
    <w:p w:rsidR="00000000" w:rsidDel="00000000" w:rsidP="00000000" w:rsidRDefault="00000000" w:rsidRPr="00000000" w14:paraId="00000153">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Client:</w:t>
      </w:r>
    </w:p>
    <w:p w:rsidR="00000000" w:rsidDel="00000000" w:rsidP="00000000" w:rsidRDefault="00000000" w:rsidRPr="00000000" w14:paraId="0000015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uses MQTT-SN. A Client:</w:t>
      </w:r>
    </w:p>
    <w:p w:rsidR="00000000" w:rsidDel="00000000" w:rsidP="00000000" w:rsidRDefault="00000000" w:rsidRPr="00000000" w14:paraId="00000155">
      <w:pPr>
        <w:numPr>
          <w:ilvl w:val="0"/>
          <w:numId w:val="10"/>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 Virtual Connection to a Server.</w:t>
      </w:r>
    </w:p>
    <w:p w:rsidR="00000000" w:rsidDel="00000000" w:rsidP="00000000" w:rsidRDefault="00000000" w:rsidRPr="00000000" w14:paraId="00000156">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that other Clients might be interested in.</w:t>
      </w:r>
    </w:p>
    <w:p w:rsidR="00000000" w:rsidDel="00000000" w:rsidP="00000000" w:rsidRDefault="00000000" w:rsidRPr="00000000" w14:paraId="00000157">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subscribes to request Application Messages that it is interested in receiving.</w:t>
      </w:r>
    </w:p>
    <w:p w:rsidR="00000000" w:rsidDel="00000000" w:rsidP="00000000" w:rsidRDefault="00000000" w:rsidRPr="00000000" w14:paraId="00000158">
      <w:pPr>
        <w:numPr>
          <w:ilvl w:val="0"/>
          <w:numId w:val="10"/>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unsubscribes to remove a request for Application Messages.</w:t>
      </w:r>
    </w:p>
    <w:p w:rsidR="00000000" w:rsidDel="00000000" w:rsidP="00000000" w:rsidRDefault="00000000" w:rsidRPr="00000000" w14:paraId="00000159">
      <w:pPr>
        <w:numPr>
          <w:ilvl w:val="0"/>
          <w:numId w:val="10"/>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Virtual Connection to the Server.</w:t>
      </w:r>
    </w:p>
    <w:p w:rsidR="00000000" w:rsidDel="00000000" w:rsidP="00000000" w:rsidRDefault="00000000" w:rsidRPr="00000000" w14:paraId="0000015A">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B">
      <w:pPr>
        <w:numPr>
          <w:ilvl w:val="0"/>
          <w:numId w:val="48"/>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publishes Application Messages to a Multicast Address.</w:t>
      </w:r>
      <w:r w:rsidDel="00000000" w:rsidR="00000000" w:rsidRPr="00000000">
        <w:rPr>
          <w:rtl w:val="0"/>
        </w:rPr>
      </w:r>
    </w:p>
    <w:p w:rsidR="00000000" w:rsidDel="00000000" w:rsidP="00000000" w:rsidRDefault="00000000" w:rsidRPr="00000000" w14:paraId="0000015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5D">
      <w:pPr>
        <w:numPr>
          <w:ilvl w:val="0"/>
          <w:numId w:val="60"/>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a Multicast Address.</w:t>
      </w:r>
      <w:r w:rsidDel="00000000" w:rsidR="00000000" w:rsidRPr="00000000">
        <w:rPr>
          <w:rtl w:val="0"/>
        </w:rPr>
      </w:r>
    </w:p>
    <w:p w:rsidR="00000000" w:rsidDel="00000000" w:rsidP="00000000" w:rsidRDefault="00000000" w:rsidRPr="00000000" w14:paraId="0000015E">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Server:</w:t>
      </w:r>
    </w:p>
    <w:p w:rsidR="00000000" w:rsidDel="00000000" w:rsidP="00000000" w:rsidRDefault="00000000" w:rsidRPr="00000000" w14:paraId="0000015F">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Clients which publish Application Messages and Clients which have made Subscriptions. </w:t>
      </w:r>
    </w:p>
    <w:p w:rsidR="00000000" w:rsidDel="00000000" w:rsidP="00000000" w:rsidRDefault="00000000" w:rsidRPr="00000000" w14:paraId="0000016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Gateway</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61">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Server:</w:t>
      </w:r>
    </w:p>
    <w:p w:rsidR="00000000" w:rsidDel="00000000" w:rsidP="00000000" w:rsidRDefault="00000000" w:rsidRPr="00000000" w14:paraId="00000162">
      <w:pPr>
        <w:numPr>
          <w:ilvl w:val="0"/>
          <w:numId w:val="49"/>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CONNECT requests from Clients.</w:t>
      </w:r>
    </w:p>
    <w:p w:rsidR="00000000" w:rsidDel="00000000" w:rsidP="00000000" w:rsidRDefault="00000000" w:rsidRPr="00000000" w14:paraId="00000163">
      <w:pPr>
        <w:numPr>
          <w:ilvl w:val="0"/>
          <w:numId w:val="4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Clients.</w:t>
      </w:r>
    </w:p>
    <w:p w:rsidR="00000000" w:rsidDel="00000000" w:rsidP="00000000" w:rsidRDefault="00000000" w:rsidRPr="00000000" w14:paraId="00000164">
      <w:pPr>
        <w:numPr>
          <w:ilvl w:val="0"/>
          <w:numId w:val="4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Clients.</w:t>
      </w:r>
    </w:p>
    <w:p w:rsidR="00000000" w:rsidDel="00000000" w:rsidP="00000000" w:rsidRDefault="00000000" w:rsidRPr="00000000" w14:paraId="00000165">
      <w:pPr>
        <w:numPr>
          <w:ilvl w:val="0"/>
          <w:numId w:val="4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Client Subscriptions.</w:t>
      </w:r>
    </w:p>
    <w:p w:rsidR="00000000" w:rsidDel="00000000" w:rsidP="00000000" w:rsidRDefault="00000000" w:rsidRPr="00000000" w14:paraId="00000166">
      <w:pPr>
        <w:numPr>
          <w:ilvl w:val="0"/>
          <w:numId w:val="49"/>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DISCONNECT requests from connected Clients.</w:t>
      </w:r>
    </w:p>
    <w:p w:rsidR="00000000" w:rsidDel="00000000" w:rsidP="00000000" w:rsidRDefault="00000000" w:rsidRPr="00000000" w14:paraId="00000167">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8">
      <w:pPr>
        <w:numPr>
          <w:ilvl w:val="0"/>
          <w:numId w:val="50"/>
        </w:numPr>
        <w:spacing w:after="24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packets from a Multicast Address.</w:t>
      </w:r>
    </w:p>
    <w:p w:rsidR="00000000" w:rsidDel="00000000" w:rsidP="00000000" w:rsidRDefault="00000000" w:rsidRPr="00000000" w14:paraId="00000169">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A">
      <w:pPr>
        <w:numPr>
          <w:ilvl w:val="0"/>
          <w:numId w:val="61"/>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w:t>
      </w:r>
    </w:p>
    <w:p w:rsidR="00000000" w:rsidDel="00000000" w:rsidP="00000000" w:rsidRDefault="00000000" w:rsidRPr="00000000" w14:paraId="0000016B">
      <w:pPr>
        <w:numPr>
          <w:ilvl w:val="0"/>
          <w:numId w:val="61"/>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the MQTT Server and forwards some or all to MQTT-SN Clients.</w:t>
      </w:r>
    </w:p>
    <w:p w:rsidR="00000000" w:rsidDel="00000000" w:rsidP="00000000" w:rsidRDefault="00000000" w:rsidRPr="00000000" w14:paraId="0000016C">
      <w:pPr>
        <w:numPr>
          <w:ilvl w:val="0"/>
          <w:numId w:val="61"/>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from MQTT-SN Clients and forwards some or all to the MQTT Server.</w:t>
      </w:r>
    </w:p>
    <w:p w:rsidR="00000000" w:rsidDel="00000000" w:rsidP="00000000" w:rsidRDefault="00000000" w:rsidRPr="00000000" w14:paraId="0000016D">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and/or</w:t>
      </w:r>
    </w:p>
    <w:p w:rsidR="00000000" w:rsidDel="00000000" w:rsidP="00000000" w:rsidRDefault="00000000" w:rsidRPr="00000000" w14:paraId="0000016E">
      <w:pPr>
        <w:numPr>
          <w:ilvl w:val="0"/>
          <w:numId w:val="29"/>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opens an MQTT Network Connection to an MQTT Server for every MQTT-SN CONNECT request</w:t>
      </w:r>
    </w:p>
    <w:p w:rsidR="00000000" w:rsidDel="00000000" w:rsidP="00000000" w:rsidRDefault="00000000" w:rsidRPr="00000000" w14:paraId="0000016F">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 packets to the MQTT Server for each MQTT-SN packet received</w:t>
      </w:r>
    </w:p>
    <w:p w:rsidR="00000000" w:rsidDel="00000000" w:rsidP="00000000" w:rsidRDefault="00000000" w:rsidRPr="00000000" w14:paraId="00000170">
      <w:pPr>
        <w:numPr>
          <w:ilvl w:val="0"/>
          <w:numId w:val="29"/>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equivalent MQTT-SN packets to the MQTT-SN Client for each MQTT packet received</w:t>
      </w:r>
    </w:p>
    <w:p w:rsidR="00000000" w:rsidDel="00000000" w:rsidP="00000000" w:rsidRDefault="00000000" w:rsidRPr="00000000" w14:paraId="00000171">
      <w:pPr>
        <w:numPr>
          <w:ilvl w:val="0"/>
          <w:numId w:val="29"/>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MQTT Network Connection when the Virtual Connection is deleted</w:t>
      </w:r>
    </w:p>
    <w:p w:rsidR="00000000" w:rsidDel="00000000" w:rsidP="00000000" w:rsidRDefault="00000000" w:rsidRPr="00000000" w14:paraId="00000172">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 Server:</w:t>
      </w:r>
    </w:p>
    <w:p w:rsidR="00000000" w:rsidDel="00000000" w:rsidP="00000000" w:rsidRDefault="00000000" w:rsidRPr="00000000" w14:paraId="00000173">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program or device that acts as an intermediary between MQTT Clients which publish Application Messages and MQTT Clients which have made Subscriptions. </w:t>
      </w:r>
    </w:p>
    <w:p w:rsidR="00000000" w:rsidDel="00000000" w:rsidP="00000000" w:rsidRDefault="00000000" w:rsidRPr="00000000" w14:paraId="0000017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Also known as a </w:t>
      </w:r>
      <w:r w:rsidDel="00000000" w:rsidR="00000000" w:rsidRPr="00000000">
        <w:rPr>
          <w:rFonts w:ascii="Arial" w:cs="Arial" w:eastAsia="Arial" w:hAnsi="Arial"/>
          <w:b w:val="1"/>
          <w:color w:val="000000"/>
          <w:sz w:val="22"/>
          <w:szCs w:val="22"/>
          <w:shd w:fill="auto" w:val="clear"/>
          <w:rtl w:val="0"/>
        </w:rPr>
        <w:t xml:space="preserve">Broker</w:t>
      </w:r>
      <w:r w:rsidDel="00000000" w:rsidR="00000000" w:rsidRPr="00000000">
        <w:rPr>
          <w:rFonts w:ascii="Arial" w:cs="Arial" w:eastAsia="Arial" w:hAnsi="Arial"/>
          <w:color w:val="000000"/>
          <w:sz w:val="22"/>
          <w:szCs w:val="22"/>
          <w:shd w:fill="auto" w:val="clear"/>
          <w:rtl w:val="0"/>
        </w:rPr>
        <w:t xml:space="preserve">.</w:t>
      </w:r>
    </w:p>
    <w:p w:rsidR="00000000" w:rsidDel="00000000" w:rsidP="00000000" w:rsidRDefault="00000000" w:rsidRPr="00000000" w14:paraId="00000175">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MQTT Server:</w:t>
      </w:r>
    </w:p>
    <w:p w:rsidR="00000000" w:rsidDel="00000000" w:rsidP="00000000" w:rsidRDefault="00000000" w:rsidRPr="00000000" w14:paraId="00000176">
      <w:pPr>
        <w:numPr>
          <w:ilvl w:val="0"/>
          <w:numId w:val="27"/>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Network Connections from MQTT Clients.</w:t>
      </w:r>
    </w:p>
    <w:p w:rsidR="00000000" w:rsidDel="00000000" w:rsidP="00000000" w:rsidRDefault="00000000" w:rsidRPr="00000000" w14:paraId="00000177">
      <w:pPr>
        <w:numPr>
          <w:ilvl w:val="0"/>
          <w:numId w:val="27"/>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accepts Application Messages published by MQTT Clients.</w:t>
      </w:r>
    </w:p>
    <w:p w:rsidR="00000000" w:rsidDel="00000000" w:rsidP="00000000" w:rsidRDefault="00000000" w:rsidRPr="00000000" w14:paraId="00000178">
      <w:pPr>
        <w:numPr>
          <w:ilvl w:val="0"/>
          <w:numId w:val="27"/>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processes Subscribe and Unsubscribe requests from MQTT Clients.</w:t>
      </w:r>
    </w:p>
    <w:p w:rsidR="00000000" w:rsidDel="00000000" w:rsidP="00000000" w:rsidRDefault="00000000" w:rsidRPr="00000000" w14:paraId="00000179">
      <w:pPr>
        <w:numPr>
          <w:ilvl w:val="0"/>
          <w:numId w:val="27"/>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forwards Application Messages that match MQTT Client Subscriptions.</w:t>
      </w:r>
    </w:p>
    <w:p w:rsidR="00000000" w:rsidDel="00000000" w:rsidP="00000000" w:rsidRDefault="00000000" w:rsidRPr="00000000" w14:paraId="0000017A">
      <w:pPr>
        <w:numPr>
          <w:ilvl w:val="0"/>
          <w:numId w:val="27"/>
        </w:numPr>
        <w:spacing w:after="24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closes the </w:t>
      </w:r>
      <w:r w:rsidDel="00000000" w:rsidR="00000000" w:rsidRPr="00000000">
        <w:rPr>
          <w:rFonts w:ascii="Arial" w:cs="Arial" w:eastAsia="Arial" w:hAnsi="Arial"/>
          <w:color w:val="000000"/>
          <w:sz w:val="22"/>
          <w:szCs w:val="22"/>
          <w:shd w:fill="auto" w:val="clear"/>
          <w:rtl w:val="0"/>
        </w:rPr>
        <w:t xml:space="preserve">Network</w:t>
      </w:r>
      <w:r w:rsidDel="00000000" w:rsidR="00000000" w:rsidRPr="00000000">
        <w:rPr>
          <w:rFonts w:ascii="Arial" w:cs="Arial" w:eastAsia="Arial" w:hAnsi="Arial"/>
          <w:color w:val="000000"/>
          <w:sz w:val="22"/>
          <w:szCs w:val="22"/>
          <w:shd w:fill="auto" w:val="clear"/>
          <w:rtl w:val="0"/>
        </w:rPr>
        <w:t xml:space="preserve"> Connection from the MQTT Client.</w:t>
      </w:r>
    </w:p>
    <w:p w:rsidR="00000000" w:rsidDel="00000000" w:rsidP="00000000" w:rsidRDefault="00000000" w:rsidRPr="00000000" w14:paraId="0000017B">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w:t>
      </w:r>
      <w:r w:rsidDel="00000000" w:rsidR="00000000" w:rsidRPr="00000000">
        <w:rPr>
          <w:rFonts w:ascii="Arial" w:cs="Arial" w:eastAsia="Arial" w:hAnsi="Arial"/>
          <w:b w:val="1"/>
          <w:color w:val="000000"/>
          <w:sz w:val="22"/>
          <w:szCs w:val="22"/>
          <w:shd w:fill="auto" w:val="clear"/>
          <w:rtl w:val="0"/>
        </w:rPr>
        <w:t xml:space="preserve">:</w:t>
      </w:r>
    </w:p>
    <w:p w:rsidR="00000000" w:rsidDel="00000000" w:rsidP="00000000" w:rsidRDefault="00000000" w:rsidRPr="00000000" w14:paraId="0000017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stateful interaction between a Client and a Gateway. Some Sessions last only as long as the Virtual Connection, others can span multiple consecutive Virtual Connections between a Client and a Gateway.</w:t>
      </w:r>
    </w:p>
    <w:p w:rsidR="00000000" w:rsidDel="00000000" w:rsidP="00000000" w:rsidRDefault="00000000" w:rsidRPr="00000000" w14:paraId="0000017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Session State:</w:t>
      </w:r>
    </w:p>
    <w:p w:rsidR="00000000" w:rsidDel="00000000" w:rsidP="00000000" w:rsidRDefault="00000000" w:rsidRPr="00000000" w14:paraId="0000017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data that describes a Session. The Session State held by a Client is different to that held by a Server. See </w:t>
      </w:r>
      <w:hyperlink w:anchor="_heading=h.21od6so">
        <w:r w:rsidDel="00000000" w:rsidR="00000000" w:rsidRPr="00000000">
          <w:rPr>
            <w:rFonts w:ascii="Arial" w:cs="Arial" w:eastAsia="Arial" w:hAnsi="Arial"/>
            <w:color w:val="1155cc"/>
            <w:sz w:val="22"/>
            <w:szCs w:val="22"/>
            <w:u w:val="single"/>
            <w:shd w:fill="auto" w:val="clear"/>
            <w:rtl w:val="0"/>
          </w:rPr>
          <w:t xml:space="preserve">section 4.1</w:t>
        </w:r>
      </w:hyperlink>
      <w:r w:rsidDel="00000000" w:rsidR="00000000" w:rsidRPr="00000000">
        <w:rPr>
          <w:rFonts w:ascii="Arial" w:cs="Arial" w:eastAsia="Arial" w:hAnsi="Arial"/>
          <w:color w:val="000000"/>
          <w:sz w:val="22"/>
          <w:szCs w:val="22"/>
          <w:shd w:fill="auto" w:val="clear"/>
          <w:rtl w:val="0"/>
        </w:rPr>
        <w:t xml:space="preserve"> for details.</w:t>
      </w:r>
    </w:p>
    <w:p w:rsidR="00000000" w:rsidDel="00000000" w:rsidP="00000000" w:rsidRDefault="00000000" w:rsidRPr="00000000" w14:paraId="0000017F">
      <w:pPr>
        <w:spacing w:after="240" w:before="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Subscription:</w:t>
      </w:r>
    </w:p>
    <w:p w:rsidR="00000000" w:rsidDel="00000000" w:rsidP="00000000" w:rsidRDefault="00000000" w:rsidRPr="00000000" w14:paraId="0000018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Subscription comprises a Topic Filter and a maximum QoS. A Subscription is associated with a single Session. A Session can contain more than one Subscription. Each Subscription within a Session has a different Topic Filter.</w:t>
      </w:r>
    </w:p>
    <w:p w:rsidR="00000000" w:rsidDel="00000000" w:rsidP="00000000" w:rsidRDefault="00000000" w:rsidRPr="00000000" w14:paraId="00000181">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b w:val="1"/>
          <w:color w:val="000000"/>
          <w:sz w:val="22"/>
          <w:szCs w:val="22"/>
          <w:shd w:fill="auto" w:val="clear"/>
          <w:rtl w:val="0"/>
        </w:rPr>
        <w:t xml:space="preserve">Wildcard Subscription:</w:t>
      </w:r>
    </w:p>
    <w:p w:rsidR="00000000" w:rsidDel="00000000" w:rsidP="00000000" w:rsidRDefault="00000000" w:rsidRPr="00000000" w14:paraId="0000018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Wildcard Subscription is a Subscription with a Topic Filter containing one or more wildcard characters. This allows the subscription to match more than one Topic Name. Refer to </w:t>
      </w:r>
      <w:hyperlink w:anchor="_heading=h.q0s32id4lv9p">
        <w:r w:rsidDel="00000000" w:rsidR="00000000" w:rsidRPr="00000000">
          <w:rPr>
            <w:rFonts w:ascii="Arial" w:cs="Arial" w:eastAsia="Arial" w:hAnsi="Arial"/>
            <w:color w:val="1155cc"/>
            <w:sz w:val="22"/>
            <w:szCs w:val="22"/>
            <w:u w:val="single"/>
            <w:shd w:fill="auto" w:val="clear"/>
            <w:rtl w:val="0"/>
          </w:rPr>
          <w:t xml:space="preserve">section 4.7.1</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a description of wildcard characters in a Topic Filter.</w:t>
      </w:r>
    </w:p>
    <w:p w:rsidR="00000000" w:rsidDel="00000000" w:rsidP="00000000" w:rsidRDefault="00000000" w:rsidRPr="00000000" w14:paraId="00000183">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Name:</w:t>
      </w:r>
    </w:p>
    <w:p w:rsidR="00000000" w:rsidDel="00000000" w:rsidP="00000000" w:rsidRDefault="00000000" w:rsidRPr="00000000" w14:paraId="00000184">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label attached to an Application Message which is matched against the Subscriptions known to the Server.</w:t>
      </w:r>
    </w:p>
    <w:p w:rsidR="00000000" w:rsidDel="00000000" w:rsidP="00000000" w:rsidRDefault="00000000" w:rsidRPr="00000000" w14:paraId="00000185">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Alias:</w:t>
      </w:r>
    </w:p>
    <w:p w:rsidR="00000000" w:rsidDel="00000000" w:rsidP="00000000" w:rsidRDefault="00000000" w:rsidRPr="00000000" w14:paraId="00000186">
      <w:pPr>
        <w:spacing w:after="240" w:before="240" w:line="276" w:lineRule="auto"/>
        <w:ind w:left="0" w:right="0" w:firstLine="0"/>
        <w:rPr>
          <w:rFonts w:ascii="Arial" w:cs="Arial" w:eastAsia="Arial" w:hAnsi="Arial"/>
          <w:color w:val="000000"/>
          <w:sz w:val="22"/>
          <w:szCs w:val="22"/>
          <w:shd w:fill="auto" w:val="clear"/>
        </w:rPr>
      </w:pPr>
      <w:sdt>
        <w:sdtPr>
          <w:tag w:val="goog_rdk_6"/>
        </w:sdtPr>
        <w:sdtContent>
          <w:commentRangeStart w:id="6"/>
        </w:sdtContent>
      </w:sdt>
      <w:sdt>
        <w:sdtPr>
          <w:tag w:val="goog_rdk_7"/>
        </w:sdtPr>
        <w:sdtContent>
          <w:commentRangeStart w:id="7"/>
        </w:sdtContent>
      </w:sdt>
      <w:r w:rsidDel="00000000" w:rsidR="00000000" w:rsidRPr="00000000">
        <w:rPr>
          <w:rFonts w:ascii="Arial" w:cs="Arial" w:eastAsia="Arial" w:hAnsi="Arial"/>
          <w:color w:val="000000"/>
          <w:sz w:val="22"/>
          <w:szCs w:val="22"/>
          <w:shd w:fill="auto" w:val="clear"/>
          <w:rtl w:val="0"/>
        </w:rPr>
        <w:t xml:space="preserve">A Topic Alias is an integer value that is used to identify the Topic instead of using the Topic Name, to reduce packet size.</w:t>
      </w:r>
      <w:commentRangeEnd w:id="6"/>
      <w:r w:rsidDel="00000000" w:rsidR="00000000" w:rsidRPr="00000000">
        <w:commentReference w:id="6"/>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187">
      <w:pPr>
        <w:spacing w:after="240" w:before="240" w:line="276" w:lineRule="auto"/>
        <w:ind w:left="0" w:right="0" w:firstLine="0"/>
        <w:jc w:val="both"/>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Topic Filter:</w:t>
      </w:r>
    </w:p>
    <w:p w:rsidR="00000000" w:rsidDel="00000000" w:rsidP="00000000" w:rsidRDefault="00000000" w:rsidRPr="00000000" w14:paraId="00000188">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expression contained in a Subscription to indicate an interest in one or more topics. A Topic Filter can include wildcard characters.</w:t>
      </w:r>
    </w:p>
    <w:p w:rsidR="00000000" w:rsidDel="00000000" w:rsidP="00000000" w:rsidRDefault="00000000" w:rsidRPr="00000000" w14:paraId="00000189">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MQTT-SN Control Packet:</w:t>
      </w:r>
    </w:p>
    <w:p w:rsidR="00000000" w:rsidDel="00000000" w:rsidP="00000000" w:rsidRDefault="00000000" w:rsidRPr="00000000" w14:paraId="0000018A">
      <w:pPr>
        <w:spacing w:after="240" w:before="240" w:line="276" w:lineRule="auto"/>
        <w:ind w:left="0" w:right="0" w:firstLine="0"/>
        <w:jc w:val="both"/>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packet of information that is sent to a Network Address. </w:t>
      </w:r>
    </w:p>
    <w:p w:rsidR="00000000" w:rsidDel="00000000" w:rsidP="00000000" w:rsidRDefault="00000000" w:rsidRPr="00000000" w14:paraId="0000018B">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Malformed Packet:</w:t>
      </w:r>
    </w:p>
    <w:p w:rsidR="00000000" w:rsidDel="00000000" w:rsidP="00000000" w:rsidRDefault="00000000" w:rsidRPr="00000000" w14:paraId="0000018C">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Control Packet that cannot be parsed according to this specification. Refer to</w:t>
      </w:r>
      <w:r w:rsidDel="00000000" w:rsidR="00000000" w:rsidRPr="00000000">
        <w:rPr>
          <w:rFonts w:ascii="Arial" w:cs="Arial" w:eastAsia="Arial" w:hAnsi="Arial"/>
          <w:color w:val="000000"/>
          <w:sz w:val="22"/>
          <w:szCs w:val="22"/>
          <w:shd w:fill="auto" w:val="clear"/>
          <w:rtl w:val="0"/>
        </w:rPr>
        <w:t xml:space="preserve">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8D">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Protocol Error:</w:t>
      </w:r>
    </w:p>
    <w:p w:rsidR="00000000" w:rsidDel="00000000" w:rsidP="00000000" w:rsidRDefault="00000000" w:rsidRPr="00000000" w14:paraId="0000018E">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error that is detected after the packet has been parsed and found to contain data that is not allowed by the protocol or is inconsistent with the state of the Client or Server. Refer to </w:t>
      </w:r>
      <w:hyperlink w:anchor="_heading=h.v8vlgf6xm72a">
        <w:r w:rsidDel="00000000" w:rsidR="00000000" w:rsidRPr="00000000">
          <w:rPr>
            <w:rFonts w:ascii="Arial" w:cs="Arial" w:eastAsia="Arial" w:hAnsi="Arial"/>
            <w:color w:val="1155cc"/>
            <w:sz w:val="22"/>
            <w:szCs w:val="22"/>
            <w:u w:val="single"/>
            <w:shd w:fill="auto" w:val="clear"/>
            <w:rtl w:val="0"/>
          </w:rPr>
          <w:t xml:space="preserve">section 4.11</w:t>
        </w:r>
      </w:hyperlink>
      <w:r w:rsidDel="00000000" w:rsidR="00000000" w:rsidRPr="00000000">
        <w:rPr>
          <w:rFonts w:ascii="Arial" w:cs="Arial" w:eastAsia="Arial" w:hAnsi="Arial"/>
          <w:color w:val="000000"/>
          <w:sz w:val="22"/>
          <w:szCs w:val="22"/>
          <w:shd w:fill="auto" w:val="clear"/>
          <w:rtl w:val="0"/>
        </w:rPr>
        <w:t xml:space="preserve"> for information about error handling.</w:t>
      </w:r>
    </w:p>
    <w:p w:rsidR="00000000" w:rsidDel="00000000" w:rsidP="00000000" w:rsidRDefault="00000000" w:rsidRPr="00000000" w14:paraId="0000018F">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Will Message:</w:t>
      </w:r>
    </w:p>
    <w:p w:rsidR="00000000" w:rsidDel="00000000" w:rsidP="00000000" w:rsidRDefault="00000000" w:rsidRPr="00000000" w14:paraId="00000190">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An Application Message which is published by the Server after the Virtual Connection is closed in cases where the Virtual Connection is not closed normally. Refer to </w:t>
      </w:r>
      <w:hyperlink w:anchor="_heading=h.u38i2mpp332q">
        <w:r w:rsidDel="00000000" w:rsidR="00000000" w:rsidRPr="00000000">
          <w:rPr>
            <w:rFonts w:ascii="Arial" w:cs="Arial" w:eastAsia="Arial" w:hAnsi="Arial"/>
            <w:color w:val="1155cc"/>
            <w:sz w:val="22"/>
            <w:szCs w:val="22"/>
            <w:u w:val="single"/>
            <w:shd w:fill="auto" w:val="clear"/>
            <w:rtl w:val="0"/>
          </w:rPr>
          <w:t xml:space="preserve">section 3.1.4.9</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information about Will Messages.</w:t>
      </w:r>
    </w:p>
    <w:p w:rsidR="00000000" w:rsidDel="00000000" w:rsidP="00000000" w:rsidRDefault="00000000" w:rsidRPr="00000000" w14:paraId="00000191">
      <w:pPr>
        <w:spacing w:after="240" w:before="240" w:line="276" w:lineRule="auto"/>
        <w:ind w:left="0" w:right="0" w:firstLine="0"/>
        <w:rPr>
          <w:rFonts w:ascii="Arial" w:cs="Arial" w:eastAsia="Arial" w:hAnsi="Arial"/>
          <w:b w:val="1"/>
          <w:color w:val="000000"/>
          <w:sz w:val="22"/>
          <w:szCs w:val="22"/>
          <w:shd w:fill="auto" w:val="clear"/>
        </w:rPr>
      </w:pPr>
      <w:r w:rsidDel="00000000" w:rsidR="00000000" w:rsidRPr="00000000">
        <w:rPr>
          <w:rFonts w:ascii="Arial" w:cs="Arial" w:eastAsia="Arial" w:hAnsi="Arial"/>
          <w:b w:val="1"/>
          <w:color w:val="000000"/>
          <w:sz w:val="22"/>
          <w:szCs w:val="22"/>
          <w:shd w:fill="auto" w:val="clear"/>
          <w:rtl w:val="0"/>
        </w:rPr>
        <w:t xml:space="preserve">Disallowed Unicode code point:</w:t>
      </w:r>
    </w:p>
    <w:p w:rsidR="00000000" w:rsidDel="00000000" w:rsidP="00000000" w:rsidRDefault="00000000" w:rsidRPr="00000000" w14:paraId="0000019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The set of Unicode </w:t>
      </w:r>
      <w:r w:rsidDel="00000000" w:rsidR="00000000" w:rsidRPr="00000000">
        <w:rPr>
          <w:rFonts w:ascii="Arial" w:cs="Arial" w:eastAsia="Arial" w:hAnsi="Arial"/>
          <w:color w:val="000000"/>
          <w:sz w:val="22"/>
          <w:szCs w:val="22"/>
          <w:shd w:fill="auto" w:val="clear"/>
          <w:rtl w:val="0"/>
        </w:rPr>
        <w:t xml:space="preserve">Control Codes</w:t>
      </w:r>
      <w:r w:rsidDel="00000000" w:rsidR="00000000" w:rsidRPr="00000000">
        <w:rPr>
          <w:rFonts w:ascii="Arial" w:cs="Arial" w:eastAsia="Arial" w:hAnsi="Arial"/>
          <w:color w:val="000000"/>
          <w:sz w:val="22"/>
          <w:szCs w:val="22"/>
          <w:shd w:fill="auto" w:val="clear"/>
          <w:rtl w:val="0"/>
        </w:rPr>
        <w:t xml:space="preserve"> and Unicode Noncharacters which should not be included in a UTF-8 Encoded String. Refer to </w:t>
      </w:r>
      <w:hyperlink w:anchor="_heading=h.49x2ik5">
        <w:r w:rsidDel="00000000" w:rsidR="00000000" w:rsidRPr="00000000">
          <w:rPr>
            <w:rFonts w:ascii="Arial" w:cs="Arial" w:eastAsia="Arial" w:hAnsi="Arial"/>
            <w:color w:val="1155cc"/>
            <w:sz w:val="22"/>
            <w:szCs w:val="22"/>
            <w:u w:val="single"/>
            <w:shd w:fill="auto" w:val="clear"/>
            <w:rtl w:val="0"/>
          </w:rPr>
          <w:t xml:space="preserve">section 1.7.4</w:t>
        </w:r>
      </w:hyperlink>
      <w:r w:rsidDel="00000000" w:rsidR="00000000" w:rsidRPr="00000000">
        <w:rPr>
          <w:rFonts w:ascii="Arial" w:cs="Arial" w:eastAsia="Arial" w:hAnsi="Arial"/>
          <w:color w:val="000000"/>
          <w:sz w:val="22"/>
          <w:szCs w:val="22"/>
          <w:shd w:fill="auto" w:val="clear"/>
          <w:rtl w:val="0"/>
        </w:rPr>
        <w:t xml:space="preserve"> </w:t>
      </w:r>
      <w:r w:rsidDel="00000000" w:rsidR="00000000" w:rsidRPr="00000000">
        <w:rPr>
          <w:rFonts w:ascii="Arial" w:cs="Arial" w:eastAsia="Arial" w:hAnsi="Arial"/>
          <w:color w:val="000000"/>
          <w:sz w:val="22"/>
          <w:szCs w:val="22"/>
          <w:shd w:fill="auto" w:val="clear"/>
          <w:rtl w:val="0"/>
        </w:rPr>
        <w:t xml:space="preserve">for more information about the Disallowed Unicode code points.</w:t>
      </w:r>
    </w:p>
    <w:p w:rsidR="00000000" w:rsidDel="00000000" w:rsidP="00000000" w:rsidRDefault="00000000" w:rsidRPr="00000000" w14:paraId="00000193">
      <w:pPr>
        <w:spacing w:after="352" w:lineRule="auto"/>
        <w:rPr>
          <w:rFonts w:ascii="Arial" w:cs="Arial" w:eastAsia="Arial" w:hAnsi="Arial"/>
          <w:b w:val="1"/>
        </w:rPr>
      </w:pPr>
      <w:r w:rsidDel="00000000" w:rsidR="00000000" w:rsidRPr="00000000">
        <w:rPr>
          <w:rFonts w:ascii="Arial" w:cs="Arial" w:eastAsia="Arial" w:hAnsi="Arial"/>
          <w:b w:val="1"/>
          <w:rtl w:val="0"/>
        </w:rPr>
        <w:t xml:space="preserve">Wireless Sensor Network:</w:t>
      </w:r>
    </w:p>
    <w:p w:rsidR="00000000" w:rsidDel="00000000" w:rsidP="00000000" w:rsidRDefault="00000000" w:rsidRPr="00000000" w14:paraId="00000194">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Spatially dispersed and dedicated sensors that monitor and record the physical conditions of the environment and forward the collected data to a central location.</w:t>
      </w:r>
    </w:p>
    <w:p w:rsidR="00000000" w:rsidDel="00000000" w:rsidP="00000000" w:rsidRDefault="00000000" w:rsidRPr="00000000" w14:paraId="00000195">
      <w:pPr>
        <w:spacing w:after="352" w:lineRule="auto"/>
        <w:rPr>
          <w:rFonts w:ascii="Arial" w:cs="Arial" w:eastAsia="Arial" w:hAnsi="Arial"/>
          <w:color w:val="202124"/>
        </w:rPr>
      </w:pPr>
      <w:r w:rsidDel="00000000" w:rsidR="00000000" w:rsidRPr="00000000">
        <w:rPr>
          <w:rFonts w:ascii="Arial" w:cs="Arial" w:eastAsia="Arial" w:hAnsi="Arial"/>
          <w:color w:val="202124"/>
          <w:rtl w:val="0"/>
        </w:rPr>
        <w:t xml:space="preserve">Also known as </w:t>
      </w:r>
      <w:r w:rsidDel="00000000" w:rsidR="00000000" w:rsidRPr="00000000">
        <w:rPr>
          <w:rFonts w:ascii="Arial" w:cs="Arial" w:eastAsia="Arial" w:hAnsi="Arial"/>
          <w:b w:val="1"/>
          <w:color w:val="202124"/>
          <w:rtl w:val="0"/>
        </w:rPr>
        <w:t xml:space="preserve">WSN</w:t>
      </w:r>
      <w:r w:rsidDel="00000000" w:rsidR="00000000" w:rsidRPr="00000000">
        <w:rPr>
          <w:rFonts w:ascii="Arial" w:cs="Arial" w:eastAsia="Arial" w:hAnsi="Arial"/>
          <w:color w:val="202124"/>
          <w:rtl w:val="0"/>
        </w:rPr>
        <w:t xml:space="preserve">, for short.</w:t>
      </w:r>
    </w:p>
    <w:p w:rsidR="00000000" w:rsidDel="00000000" w:rsidP="00000000" w:rsidRDefault="00000000" w:rsidRPr="00000000" w14:paraId="00000196">
      <w:pPr>
        <w:pStyle w:val="Heading2"/>
        <w:keepNext w:val="0"/>
        <w:pBdr>
          <w:top w:color="auto" w:space="0" w:sz="0" w:val="none"/>
        </w:pBdr>
        <w:spacing w:after="80" w:before="360" w:lineRule="auto"/>
        <w:ind w:left="-15" w:firstLine="0"/>
        <w:rPr/>
      </w:pPr>
      <w:bookmarkStart w:colFirst="0" w:colLast="0" w:name="_heading=h.k1nv0xr6w25" w:id="12"/>
      <w:bookmarkEnd w:id="12"/>
      <w:r w:rsidDel="00000000" w:rsidR="00000000" w:rsidRPr="00000000">
        <w:rPr>
          <w:rtl w:val="0"/>
        </w:rPr>
        <w:t xml:space="preserve">1.4 Normative references</w:t>
      </w:r>
    </w:p>
    <w:p w:rsidR="00000000" w:rsidDel="00000000" w:rsidP="00000000" w:rsidRDefault="00000000" w:rsidRPr="00000000" w14:paraId="00000197">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[RFC2119]</w:t>
      </w:r>
    </w:p>
    <w:p w:rsidR="00000000" w:rsidDel="00000000" w:rsidP="00000000" w:rsidRDefault="00000000" w:rsidRPr="00000000" w14:paraId="00000198">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Bradner, S., "Key words for use in RFCs to Indicate Requirement Levels", BCP 14, RFC 2119, DOI 10.17487/RFC2119, March 1997,</w:t>
      </w:r>
    </w:p>
    <w:p w:rsidR="00000000" w:rsidDel="00000000" w:rsidP="00000000" w:rsidRDefault="00000000" w:rsidRPr="00000000" w14:paraId="00000199">
      <w:pPr>
        <w:spacing w:after="240" w:before="240" w:lineRule="auto"/>
        <w:ind w:left="0" w:right="0" w:firstLine="0"/>
        <w:rPr>
          <w:rFonts w:ascii="Arial" w:cs="Arial" w:eastAsia="Arial" w:hAnsi="Arial"/>
          <w:color w:val="202124"/>
        </w:rPr>
      </w:pPr>
      <w:hyperlink r:id="rId45">
        <w:r w:rsidDel="00000000" w:rsidR="00000000" w:rsidRPr="00000000">
          <w:rPr>
            <w:rFonts w:ascii="Arial" w:cs="Arial" w:eastAsia="Arial" w:hAnsi="Arial"/>
            <w:color w:val="1155cc"/>
            <w:u w:val="single"/>
            <w:rtl w:val="0"/>
          </w:rPr>
          <w:t xml:space="preserve">http://www.rfc-editor.org/info/rfc2119</w:t>
        </w:r>
      </w:hyperlink>
      <w:r w:rsidDel="00000000" w:rsidR="00000000" w:rsidRPr="00000000">
        <w:rPr>
          <w:rtl w:val="0"/>
        </w:rPr>
      </w:r>
    </w:p>
    <w:p w:rsidR="00000000" w:rsidDel="00000000" w:rsidP="00000000" w:rsidRDefault="00000000" w:rsidRPr="00000000" w14:paraId="0000019A">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[RFC3629]</w:t>
      </w:r>
    </w:p>
    <w:p w:rsidR="00000000" w:rsidDel="00000000" w:rsidP="00000000" w:rsidRDefault="00000000" w:rsidRPr="00000000" w14:paraId="0000019B">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Yergeau, F., "UTF-8, a transformation format of ISO 10646", STD 63, RFC 3629, DOI 10.17487/RFC3629, November 2003,</w:t>
      </w:r>
    </w:p>
    <w:p w:rsidR="00000000" w:rsidDel="00000000" w:rsidP="00000000" w:rsidRDefault="00000000" w:rsidRPr="00000000" w14:paraId="0000019C">
      <w:pPr>
        <w:spacing w:after="240" w:before="240" w:lineRule="auto"/>
        <w:ind w:left="0" w:right="0" w:firstLine="0"/>
        <w:rPr>
          <w:rFonts w:ascii="Arial" w:cs="Arial" w:eastAsia="Arial" w:hAnsi="Arial"/>
          <w:color w:val="202124"/>
        </w:rPr>
      </w:pPr>
      <w:hyperlink r:id="rId46">
        <w:r w:rsidDel="00000000" w:rsidR="00000000" w:rsidRPr="00000000">
          <w:rPr>
            <w:rFonts w:ascii="Arial" w:cs="Arial" w:eastAsia="Arial" w:hAnsi="Arial"/>
            <w:color w:val="1155cc"/>
            <w:u w:val="single"/>
            <w:rtl w:val="0"/>
          </w:rPr>
          <w:t xml:space="preserve">http://www.rfc-editor.org/info/rfc3629</w:t>
        </w:r>
      </w:hyperlink>
      <w:r w:rsidDel="00000000" w:rsidR="00000000" w:rsidRPr="00000000">
        <w:rPr>
          <w:rtl w:val="0"/>
        </w:rPr>
      </w:r>
    </w:p>
    <w:p w:rsidR="00000000" w:rsidDel="00000000" w:rsidP="00000000" w:rsidRDefault="00000000" w:rsidRPr="00000000" w14:paraId="0000019D">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[RFC6455]</w:t>
      </w:r>
    </w:p>
    <w:p w:rsidR="00000000" w:rsidDel="00000000" w:rsidP="00000000" w:rsidRDefault="00000000" w:rsidRPr="00000000" w14:paraId="0000019E">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Fette, I. and A. Melnikov, "The WebSocket Protocol", RFC 6455, DOI 10.17487/RFC6455, December 2011,</w:t>
      </w:r>
    </w:p>
    <w:p w:rsidR="00000000" w:rsidDel="00000000" w:rsidP="00000000" w:rsidRDefault="00000000" w:rsidRPr="00000000" w14:paraId="0000019F">
      <w:pPr>
        <w:spacing w:after="240" w:before="240" w:lineRule="auto"/>
        <w:ind w:left="0" w:right="0" w:firstLine="0"/>
        <w:rPr>
          <w:rFonts w:ascii="Arial" w:cs="Arial" w:eastAsia="Arial" w:hAnsi="Arial"/>
          <w:color w:val="202124"/>
        </w:rPr>
      </w:pPr>
      <w:hyperlink r:id="rId47">
        <w:r w:rsidDel="00000000" w:rsidR="00000000" w:rsidRPr="00000000">
          <w:rPr>
            <w:rFonts w:ascii="Arial" w:cs="Arial" w:eastAsia="Arial" w:hAnsi="Arial"/>
            <w:color w:val="1155cc"/>
            <w:u w:val="single"/>
            <w:rtl w:val="0"/>
          </w:rPr>
          <w:t xml:space="preserve">http://www.rfc-editor.org/info/rfc6455</w:t>
        </w:r>
      </w:hyperlink>
      <w:r w:rsidDel="00000000" w:rsidR="00000000" w:rsidRPr="00000000">
        <w:rPr>
          <w:rtl w:val="0"/>
        </w:rPr>
      </w:r>
    </w:p>
    <w:p w:rsidR="00000000" w:rsidDel="00000000" w:rsidP="00000000" w:rsidRDefault="00000000" w:rsidRPr="00000000" w14:paraId="000001A0">
      <w:pPr>
        <w:spacing w:after="240" w:before="240" w:lineRule="auto"/>
        <w:ind w:left="0" w:right="0" w:firstLine="0"/>
        <w:rPr>
          <w:rFonts w:ascii="Arial" w:cs="Arial" w:eastAsia="Arial" w:hAnsi="Arial"/>
          <w:b w:val="1"/>
          <w:color w:val="202124"/>
        </w:rPr>
      </w:pPr>
      <w:r w:rsidDel="00000000" w:rsidR="00000000" w:rsidRPr="00000000">
        <w:rPr>
          <w:rFonts w:ascii="Arial" w:cs="Arial" w:eastAsia="Arial" w:hAnsi="Arial"/>
          <w:b w:val="1"/>
          <w:color w:val="202124"/>
          <w:rtl w:val="0"/>
        </w:rPr>
        <w:t xml:space="preserve">[Unicode]</w:t>
      </w:r>
    </w:p>
    <w:p w:rsidR="00000000" w:rsidDel="00000000" w:rsidP="00000000" w:rsidRDefault="00000000" w:rsidRPr="00000000" w14:paraId="000001A1">
      <w:pPr>
        <w:spacing w:after="240" w:before="240" w:lineRule="auto"/>
        <w:ind w:left="0" w:right="0" w:firstLine="0"/>
        <w:rPr>
          <w:rFonts w:ascii="Arial" w:cs="Arial" w:eastAsia="Arial" w:hAnsi="Arial"/>
          <w:color w:val="202124"/>
        </w:rPr>
      </w:pPr>
      <w:r w:rsidDel="00000000" w:rsidR="00000000" w:rsidRPr="00000000">
        <w:rPr>
          <w:rFonts w:ascii="Arial" w:cs="Arial" w:eastAsia="Arial" w:hAnsi="Arial"/>
          <w:color w:val="202124"/>
          <w:rtl w:val="0"/>
        </w:rPr>
        <w:t xml:space="preserve">The Unicode Consortium. The Unicode Standard,</w:t>
      </w:r>
    </w:p>
    <w:p w:rsidR="00000000" w:rsidDel="00000000" w:rsidP="00000000" w:rsidRDefault="00000000" w:rsidRPr="00000000" w14:paraId="000001A2">
      <w:pPr>
        <w:spacing w:after="240" w:before="240" w:lineRule="auto"/>
        <w:ind w:left="0" w:right="0" w:firstLine="0"/>
        <w:rPr>
          <w:rFonts w:ascii="Arial" w:cs="Arial" w:eastAsia="Arial" w:hAnsi="Arial"/>
          <w:color w:val="202124"/>
        </w:rPr>
      </w:pPr>
      <w:hyperlink r:id="rId48">
        <w:r w:rsidDel="00000000" w:rsidR="00000000" w:rsidRPr="00000000">
          <w:rPr>
            <w:rFonts w:ascii="Arial" w:cs="Arial" w:eastAsia="Arial" w:hAnsi="Arial"/>
            <w:color w:val="1155cc"/>
            <w:u w:val="single"/>
            <w:rtl w:val="0"/>
          </w:rPr>
          <w:t xml:space="preserve">http://www.unicode.org/versions/latest/</w:t>
        </w:r>
      </w:hyperlink>
      <w:r w:rsidDel="00000000" w:rsidR="00000000" w:rsidRPr="00000000">
        <w:rPr>
          <w:rtl w:val="0"/>
        </w:rPr>
      </w:r>
    </w:p>
    <w:p w:rsidR="00000000" w:rsidDel="00000000" w:rsidP="00000000" w:rsidRDefault="00000000" w:rsidRPr="00000000" w14:paraId="000001A3">
      <w:pPr>
        <w:pStyle w:val="Heading2"/>
        <w:spacing w:after="240" w:before="240" w:lineRule="auto"/>
        <w:ind w:left="0" w:right="0" w:firstLine="0"/>
        <w:rPr/>
      </w:pPr>
      <w:bookmarkStart w:colFirst="0" w:colLast="0" w:name="_heading=h.wi8cs5zgi8fo" w:id="13"/>
      <w:bookmarkEnd w:id="13"/>
      <w:r w:rsidDel="00000000" w:rsidR="00000000" w:rsidRPr="00000000">
        <w:rPr>
          <w:rtl w:val="0"/>
        </w:rPr>
        <w:t xml:space="preserve">1.5 Informative References</w:t>
      </w:r>
    </w:p>
    <w:p w:rsidR="00000000" w:rsidDel="00000000" w:rsidP="00000000" w:rsidRDefault="00000000" w:rsidRPr="00000000" w14:paraId="000001A4">
      <w:pPr>
        <w:pStyle w:val="Heading2"/>
        <w:ind w:left="0" w:firstLine="0"/>
        <w:rPr/>
      </w:pPr>
      <w:bookmarkStart w:colFirst="0" w:colLast="0" w:name="_heading=h.4olrp2glo5nb" w:id="14"/>
      <w:bookmarkEnd w:id="14"/>
      <w:r w:rsidDel="00000000" w:rsidR="00000000" w:rsidRPr="00000000">
        <w:rPr>
          <w:rtl w:val="0"/>
        </w:rPr>
        <w:t xml:space="preserve">1.6 MQTT For Sensor Networks (MQTT-SN) </w:t>
      </w:r>
    </w:p>
    <w:p w:rsidR="00000000" w:rsidDel="00000000" w:rsidP="00000000" w:rsidRDefault="00000000" w:rsidRPr="00000000" w14:paraId="000001A5">
      <w:pPr>
        <w:rPr>
          <w:rFonts w:ascii="Arial" w:cs="Arial" w:eastAsia="Arial" w:hAnsi="Arial"/>
        </w:rPr>
      </w:pPr>
      <w:r w:rsidDel="00000000" w:rsidR="00000000" w:rsidRPr="00000000">
        <w:rPr>
          <w:rFonts w:ascii="Arial" w:cs="Arial" w:eastAsia="Arial" w:hAnsi="Arial"/>
          <w:rtl w:val="0"/>
        </w:rPr>
        <w:t xml:space="preserve">Sensor Networks are simple, low cost and easy to deploy. They are typically used to provide event detection, monitoring, automation, process control and more. Sensor Networks often comprise many battery-powered sensors and actuators, each containing a limited amount of storage and processing capability. They usually communicate wirelessly.</w:t>
      </w:r>
    </w:p>
    <w:p w:rsidR="00000000" w:rsidDel="00000000" w:rsidP="00000000" w:rsidRDefault="00000000" w:rsidRPr="00000000" w14:paraId="000001A6">
      <w:pPr>
        <w:rPr>
          <w:rFonts w:ascii="Arial" w:cs="Arial" w:eastAsia="Arial" w:hAnsi="Arial"/>
        </w:rPr>
      </w:pPr>
      <w:r w:rsidDel="00000000" w:rsidR="00000000" w:rsidRPr="00000000">
        <w:rPr>
          <w:rFonts w:ascii="Arial" w:cs="Arial" w:eastAsia="Arial" w:hAnsi="Arial"/>
          <w:rtl w:val="0"/>
        </w:rPr>
        <w:t xml:space="preserve">Sensor Networks are typically self-forming, continually changing, and do not have any central control. The wireless network connections and processing nodes will fail, and the batteries will run out. The nodes will be replaced, added or removed in an unplanned way. The identities of the devices are usually created when they are manufactured, this avoids the need for specialist configuration when they are deployed. Applications running outside the Sensor Network do not need to know the details of the devices in it. The applications consume information from the sensors and send instructions to actuators based only on labels created by the application designers. The labels are called Topic Names in the MQTT and MQTT-SN protocols. The MQTT-SN implementation carries information between a set of applications and the correct set of devices based on its knowledge of the network and the applications designer’s choice of Topic Names. </w:t>
      </w:r>
    </w:p>
    <w:p w:rsidR="00000000" w:rsidDel="00000000" w:rsidP="00000000" w:rsidRDefault="00000000" w:rsidRPr="00000000" w14:paraId="000001A7">
      <w:pPr>
        <w:rPr>
          <w:rFonts w:ascii="Arial" w:cs="Arial" w:eastAsia="Arial" w:hAnsi="Arial"/>
        </w:rPr>
      </w:pPr>
      <w:r w:rsidDel="00000000" w:rsidR="00000000" w:rsidRPr="00000000">
        <w:rPr>
          <w:rFonts w:ascii="Arial" w:cs="Arial" w:eastAsia="Arial" w:hAnsi="Arial"/>
          <w:rtl w:val="0"/>
        </w:rPr>
        <w:t xml:space="preserve">Consider an example of a medicine tracking application. The application needs to know the location and temperature of the medicine, but it does not want to concern itself with the network details of the devices providing the data. It may be that the number and types of the devices changes over time. There may also be other applications using the same sensor data for other purposes. The model is that the devices and applications produce and consume data addressed by the Topics rather than the other devices and applications.</w:t>
      </w:r>
    </w:p>
    <w:p w:rsidR="00000000" w:rsidDel="00000000" w:rsidP="00000000" w:rsidRDefault="00000000" w:rsidRPr="00000000" w14:paraId="000001A8">
      <w:pPr>
        <w:spacing w:after="0" w:lineRule="auto"/>
        <w:rPr>
          <w:rFonts w:ascii="Arial" w:cs="Arial" w:eastAsia="Arial" w:hAnsi="Arial"/>
        </w:rPr>
      </w:pPr>
      <w:r w:rsidDel="00000000" w:rsidR="00000000" w:rsidRPr="00000000">
        <w:rPr>
          <w:rFonts w:ascii="Arial" w:cs="Arial" w:eastAsia="Arial" w:hAnsi="Arial"/>
          <w:rtl w:val="0"/>
        </w:rPr>
        <w:t xml:space="preserve">This MQTT-SN specification is a variant of the MQTT version 5 specification. It is adapted to exploit low power and low bandwidth wireless networks. Low power wireless radio links typically have higher numbers of transmission errors compared to more powerful networks because they are more susceptible to interference and fading of the radio signals. They also have lower transmission rates. </w:t>
      </w:r>
    </w:p>
    <w:p w:rsidR="00000000" w:rsidDel="00000000" w:rsidP="00000000" w:rsidRDefault="00000000" w:rsidRPr="00000000" w14:paraId="000001A9">
      <w:pPr>
        <w:spacing w:after="0" w:lineRule="auto"/>
        <w:rPr>
          <w:rFonts w:ascii="Arial" w:cs="Arial" w:eastAsia="Arial" w:hAnsi="Arial"/>
        </w:rPr>
      </w:pPr>
      <w:r w:rsidDel="00000000" w:rsidR="00000000" w:rsidRPr="00000000">
        <w:rPr>
          <w:rFonts w:ascii="Arial" w:cs="Arial" w:eastAsia="Arial" w:hAnsi="Arial"/>
          <w:rtl w:val="0"/>
        </w:rPr>
        <w:t xml:space="preserve">For example, wireless networks based on the IEEE 802.15.4 standard used by Zigbee have a maximum bandwidth of 250 kbit/s in the 2.4 GHz band. To reduce transmission errors the packets are kept short. The maximum packet length at the physical layer is 128 bytes and half of these may be used for Media Access Control and security.</w:t>
      </w:r>
    </w:p>
    <w:p w:rsidR="00000000" w:rsidDel="00000000" w:rsidP="00000000" w:rsidRDefault="00000000" w:rsidRPr="00000000" w14:paraId="000001AA">
      <w:pPr>
        <w:rPr>
          <w:rFonts w:ascii="Arial" w:cs="Arial" w:eastAsia="Arial" w:hAnsi="Arial"/>
        </w:rPr>
      </w:pPr>
      <w:r w:rsidDel="00000000" w:rsidR="00000000" w:rsidRPr="00000000">
        <w:rPr>
          <w:rFonts w:ascii="Arial" w:cs="Arial" w:eastAsia="Arial" w:hAnsi="Arial"/>
          <w:rtl w:val="0"/>
        </w:rPr>
        <w:t xml:space="preserve">The MQTT-SN protocol is optimized for implementation on low-cost, battery-operated devices with limited processing and storage resources. The capabilities are kept simple and the specification allows partial implementations.</w:t>
      </w:r>
    </w:p>
    <w:p w:rsidR="00000000" w:rsidDel="00000000" w:rsidP="00000000" w:rsidRDefault="00000000" w:rsidRPr="00000000" w14:paraId="000001AB">
      <w:pPr>
        <w:pStyle w:val="Heading3"/>
        <w:ind w:left="0" w:firstLine="0"/>
        <w:rPr/>
      </w:pPr>
      <w:bookmarkStart w:colFirst="0" w:colLast="0" w:name="_heading=h.ox4v8n854qgm" w:id="15"/>
      <w:bookmarkEnd w:id="15"/>
      <w:r w:rsidDel="00000000" w:rsidR="00000000" w:rsidRPr="00000000">
        <w:rPr>
          <w:rtl w:val="0"/>
        </w:rPr>
        <w:t xml:space="preserve">1.6.1 MQTT-SN and MQTT Differences</w:t>
      </w:r>
    </w:p>
    <w:p w:rsidR="00000000" w:rsidDel="00000000" w:rsidP="00000000" w:rsidRDefault="00000000" w:rsidRPr="00000000" w14:paraId="000001AC">
      <w:pPr>
        <w:rPr>
          <w:rFonts w:ascii="Roboto" w:cs="Roboto" w:eastAsia="Roboto" w:hAnsi="Roboto"/>
        </w:rPr>
      </w:pPr>
      <w:r w:rsidDel="00000000" w:rsidR="00000000" w:rsidRPr="00000000">
        <w:rPr>
          <w:rFonts w:ascii="Roboto" w:cs="Roboto" w:eastAsia="Roboto" w:hAnsi="Roboto"/>
          <w:rtl w:val="0"/>
        </w:rPr>
        <w:t xml:space="preserve">To facilitate interoperation the MQTT-SN specification is similar in many ways to MQTT, but the two  are independent of each other.</w:t>
      </w:r>
    </w:p>
    <w:p w:rsidR="00000000" w:rsidDel="00000000" w:rsidP="00000000" w:rsidRDefault="00000000" w:rsidRPr="00000000" w14:paraId="000001AD">
      <w:pPr>
        <w:rPr>
          <w:rFonts w:ascii="Arial" w:cs="Arial" w:eastAsia="Arial" w:hAnsi="Arial"/>
        </w:rPr>
      </w:pPr>
      <w:r w:rsidDel="00000000" w:rsidR="00000000" w:rsidRPr="00000000">
        <w:rPr>
          <w:rFonts w:ascii="Arial" w:cs="Arial" w:eastAsia="Arial" w:hAnsi="Arial"/>
          <w:rtl w:val="0"/>
        </w:rPr>
        <w:t xml:space="preserve">MQTT-SN can work isolated from other networks or in conjunction with MQTT. The main differences between MQTT-SN and MQTT are:</w:t>
      </w:r>
    </w:p>
    <w:p w:rsidR="00000000" w:rsidDel="00000000" w:rsidP="00000000" w:rsidRDefault="00000000" w:rsidRPr="00000000" w14:paraId="000001AE">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In addition to Topic Alias and long Topic Names MQTT-SN allows predefined and short two-byte Topic Names.</w:t>
      </w:r>
    </w:p>
    <w:p w:rsidR="00000000" w:rsidDel="00000000" w:rsidP="00000000" w:rsidRDefault="00000000" w:rsidRPr="00000000" w14:paraId="000001AF">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If the network supports Multicast, Gateway discovery can be implemented, otherwise the Gateway addresses must be configured in the nodes.</w:t>
      </w:r>
    </w:p>
    <w:p w:rsidR="00000000" w:rsidDel="00000000" w:rsidP="00000000" w:rsidRDefault="00000000" w:rsidRPr="00000000" w14:paraId="000001B0">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Support for sleeping clients allows battery operated devices to enter a low power mode. In this state, Application Messages for the Client are buffered by the Gateway and delivered when the client wakes.</w:t>
      </w:r>
    </w:p>
    <w:p w:rsidR="00000000" w:rsidDel="00000000" w:rsidP="00000000" w:rsidRDefault="00000000" w:rsidRPr="00000000" w14:paraId="000001B1">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A new Quality of Service level (WITHOUT SESSION) is introduced in MQTT-SN, allowing devices to publish without a GW session having been established.</w:t>
      </w:r>
    </w:p>
    <w:p w:rsidR="00000000" w:rsidDel="00000000" w:rsidP="00000000" w:rsidRDefault="00000000" w:rsidRPr="00000000" w14:paraId="000001B2">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MQTT-SN has fewer requirements on the underlying transport and it can use connectionless network transports such as User Datagram Protocol (UDP).</w:t>
      </w:r>
    </w:p>
    <w:p w:rsidR="00000000" w:rsidDel="00000000" w:rsidP="00000000" w:rsidRDefault="00000000" w:rsidRPr="00000000" w14:paraId="000001B3">
      <w:pPr>
        <w:numPr>
          <w:ilvl w:val="0"/>
          <w:numId w:val="63"/>
        </w:numPr>
        <w:ind w:left="432" w:hanging="432"/>
        <w:rPr>
          <w:rFonts w:ascii="Arial" w:cs="Arial" w:eastAsia="Arial" w:hAnsi="Arial"/>
        </w:rPr>
      </w:pPr>
      <w:r w:rsidDel="00000000" w:rsidR="00000000" w:rsidRPr="00000000">
        <w:rPr>
          <w:rFonts w:ascii="Arial" w:cs="Arial" w:eastAsia="Arial" w:hAnsi="Arial"/>
          <w:rtl w:val="0"/>
        </w:rPr>
        <w:t xml:space="preserve">MQTT-SN introduces the PROTECTION packet for packet-based security based on symmetric-key cryptography. </w:t>
      </w:r>
      <w:r w:rsidDel="00000000" w:rsidR="00000000" w:rsidRPr="00000000">
        <w:rPr>
          <w:rtl w:val="0"/>
        </w:rPr>
      </w:r>
    </w:p>
    <w:p w:rsidR="00000000" w:rsidDel="00000000" w:rsidP="00000000" w:rsidRDefault="00000000" w:rsidRPr="00000000" w14:paraId="000001B4">
      <w:pPr>
        <w:pStyle w:val="Heading2"/>
        <w:ind w:left="0" w:firstLine="0"/>
        <w:rPr/>
      </w:pPr>
      <w:bookmarkStart w:colFirst="0" w:colLast="0" w:name="_heading=h.2bn6wsx" w:id="16"/>
      <w:bookmarkEnd w:id="16"/>
      <w:r w:rsidDel="00000000" w:rsidR="00000000" w:rsidRPr="00000000">
        <w:rPr>
          <w:rtl w:val="0"/>
        </w:rPr>
        <w:t xml:space="preserve">1.7 Data representation</w:t>
      </w:r>
    </w:p>
    <w:p w:rsidR="00000000" w:rsidDel="00000000" w:rsidP="00000000" w:rsidRDefault="00000000" w:rsidRPr="00000000" w14:paraId="000001B5">
      <w:pPr>
        <w:pStyle w:val="Heading3"/>
        <w:ind w:left="0" w:firstLine="0"/>
        <w:rPr>
          <w:rFonts w:ascii="Arial" w:cs="Arial" w:eastAsia="Arial" w:hAnsi="Arial"/>
        </w:rPr>
      </w:pPr>
      <w:bookmarkStart w:colFirst="0" w:colLast="0" w:name="_heading=h.qsh70q" w:id="17"/>
      <w:bookmarkEnd w:id="17"/>
      <w:r w:rsidDel="00000000" w:rsidR="00000000" w:rsidRPr="00000000">
        <w:rPr>
          <w:rtl w:val="0"/>
        </w:rPr>
        <w:t xml:space="preserve">1.7.1 </w:t>
      </w:r>
      <w:r w:rsidDel="00000000" w:rsidR="00000000" w:rsidRPr="00000000">
        <w:rPr>
          <w:rFonts w:ascii="Arial" w:cs="Arial" w:eastAsia="Arial" w:hAnsi="Arial"/>
          <w:rtl w:val="0"/>
        </w:rPr>
        <w:t xml:space="preserve">Bits (Byte)</w:t>
      </w:r>
    </w:p>
    <w:p w:rsidR="00000000" w:rsidDel="00000000" w:rsidP="00000000" w:rsidRDefault="00000000" w:rsidRPr="00000000" w14:paraId="000001B6">
      <w:pPr>
        <w:rPr>
          <w:rFonts w:ascii="Arial" w:cs="Arial" w:eastAsia="Arial" w:hAnsi="Arial"/>
        </w:rPr>
      </w:pPr>
      <w:r w:rsidDel="00000000" w:rsidR="00000000" w:rsidRPr="00000000">
        <w:rPr>
          <w:rFonts w:ascii="Arial" w:cs="Arial" w:eastAsia="Arial" w:hAnsi="Arial"/>
          <w:rtl w:val="0"/>
        </w:rPr>
        <w:t xml:space="preserve">Bits in a byte are labeled 7 to 0. Bit number 7 is the most significant bit, the least significant bit is assigned bit number 0.</w:t>
      </w:r>
    </w:p>
    <w:p w:rsidR="00000000" w:rsidDel="00000000" w:rsidP="00000000" w:rsidRDefault="00000000" w:rsidRPr="00000000" w14:paraId="000001B7">
      <w:pPr>
        <w:pStyle w:val="Heading3"/>
        <w:ind w:left="0" w:firstLine="0"/>
        <w:rPr>
          <w:rFonts w:ascii="Arial" w:cs="Arial" w:eastAsia="Arial" w:hAnsi="Arial"/>
        </w:rPr>
      </w:pPr>
      <w:bookmarkStart w:colFirst="0" w:colLast="0" w:name="_heading=h.3as4poj" w:id="18"/>
      <w:bookmarkEnd w:id="18"/>
      <w:r w:rsidDel="00000000" w:rsidR="00000000" w:rsidRPr="00000000">
        <w:rPr>
          <w:rtl w:val="0"/>
        </w:rPr>
        <w:t xml:space="preserve">1.7.2 </w:t>
      </w:r>
      <w:r w:rsidDel="00000000" w:rsidR="00000000" w:rsidRPr="00000000">
        <w:rPr>
          <w:rFonts w:ascii="Arial" w:cs="Arial" w:eastAsia="Arial" w:hAnsi="Arial"/>
          <w:rtl w:val="0"/>
        </w:rPr>
        <w:t xml:space="preserve">Two Byte Integer</w:t>
      </w:r>
    </w:p>
    <w:p w:rsidR="00000000" w:rsidDel="00000000" w:rsidP="00000000" w:rsidRDefault="00000000" w:rsidRPr="00000000" w14:paraId="000001B8">
      <w:pPr>
        <w:rPr>
          <w:rFonts w:ascii="Arial" w:cs="Arial" w:eastAsia="Arial" w:hAnsi="Arial"/>
        </w:rPr>
      </w:pPr>
      <w:r w:rsidDel="00000000" w:rsidR="00000000" w:rsidRPr="00000000">
        <w:rPr>
          <w:rFonts w:ascii="Arial" w:cs="Arial" w:eastAsia="Arial" w:hAnsi="Arial"/>
          <w:rtl w:val="0"/>
        </w:rPr>
        <w:t xml:space="preserve">Two Byte Integer data values are 16-bit unsigned integers in big-endian order: the high order byte precedes the lower order byte. This means that a 16-bit word is presented on the network as Most Significant Byte (MSB), followed by Least Significant Byte (LSB).</w:t>
      </w:r>
    </w:p>
    <w:p w:rsidR="00000000" w:rsidDel="00000000" w:rsidP="00000000" w:rsidRDefault="00000000" w:rsidRPr="00000000" w14:paraId="000001B9">
      <w:pPr>
        <w:pStyle w:val="Heading3"/>
        <w:ind w:left="0" w:firstLine="0"/>
        <w:rPr>
          <w:rFonts w:ascii="Arial" w:cs="Arial" w:eastAsia="Arial" w:hAnsi="Arial"/>
        </w:rPr>
      </w:pPr>
      <w:bookmarkStart w:colFirst="0" w:colLast="0" w:name="_heading=h.1pxezwc" w:id="19"/>
      <w:bookmarkEnd w:id="19"/>
      <w:r w:rsidDel="00000000" w:rsidR="00000000" w:rsidRPr="00000000">
        <w:rPr>
          <w:rtl w:val="0"/>
        </w:rPr>
        <w:t xml:space="preserve">1.7.3 </w:t>
      </w:r>
      <w:r w:rsidDel="00000000" w:rsidR="00000000" w:rsidRPr="00000000">
        <w:rPr>
          <w:rFonts w:ascii="Arial" w:cs="Arial" w:eastAsia="Arial" w:hAnsi="Arial"/>
          <w:rtl w:val="0"/>
        </w:rPr>
        <w:t xml:space="preserve">Four Byte Integer</w:t>
      </w:r>
    </w:p>
    <w:p w:rsidR="00000000" w:rsidDel="00000000" w:rsidP="00000000" w:rsidRDefault="00000000" w:rsidRPr="00000000" w14:paraId="000001BA">
      <w:pPr>
        <w:rPr>
          <w:rFonts w:ascii="Arial" w:cs="Arial" w:eastAsia="Arial" w:hAnsi="Arial"/>
        </w:rPr>
      </w:pPr>
      <w:r w:rsidDel="00000000" w:rsidR="00000000" w:rsidRPr="00000000">
        <w:rPr>
          <w:rFonts w:ascii="Arial" w:cs="Arial" w:eastAsia="Arial" w:hAnsi="Arial"/>
          <w:color w:val="000000"/>
          <w:rtl w:val="0"/>
        </w:rPr>
        <w:t xml:space="preserve">Four Byte Integer data values are 32-bit unsigned integers in big-endian order: the high order byte precedes the successively lower order bytes. This means that a 32-bit word is presented on the network as Most Significant Byte (MSB), followed by the next most Significant Byte (MSB), followed by the next most Significant Byte (MSB), followed by Least Significant Byte (LSB).</w:t>
      </w:r>
      <w:r w:rsidDel="00000000" w:rsidR="00000000" w:rsidRPr="00000000">
        <w:rPr>
          <w:rtl w:val="0"/>
        </w:rPr>
      </w:r>
    </w:p>
    <w:p w:rsidR="00000000" w:rsidDel="00000000" w:rsidP="00000000" w:rsidRDefault="00000000" w:rsidRPr="00000000" w14:paraId="000001BB">
      <w:pPr>
        <w:pStyle w:val="Heading3"/>
        <w:ind w:left="0" w:firstLine="0"/>
        <w:rPr>
          <w:rFonts w:ascii="Arial" w:cs="Arial" w:eastAsia="Arial" w:hAnsi="Arial"/>
        </w:rPr>
      </w:pPr>
      <w:bookmarkStart w:colFirst="0" w:colLast="0" w:name="_heading=h.49x2ik5" w:id="20"/>
      <w:bookmarkEnd w:id="20"/>
      <w:r w:rsidDel="00000000" w:rsidR="00000000" w:rsidRPr="00000000">
        <w:rPr>
          <w:rtl w:val="0"/>
        </w:rPr>
        <w:t xml:space="preserve">1.7.4 </w:t>
      </w:r>
      <w:r w:rsidDel="00000000" w:rsidR="00000000" w:rsidRPr="00000000">
        <w:rPr>
          <w:rFonts w:ascii="Arial" w:cs="Arial" w:eastAsia="Arial" w:hAnsi="Arial"/>
          <w:rtl w:val="0"/>
        </w:rPr>
        <w:t xml:space="preserve">UTF-8 Encoded String</w:t>
      </w:r>
    </w:p>
    <w:p w:rsidR="00000000" w:rsidDel="00000000" w:rsidP="00000000" w:rsidRDefault="00000000" w:rsidRPr="00000000" w14:paraId="000001BC">
      <w:pPr>
        <w:rPr>
          <w:rFonts w:ascii="Arial" w:cs="Arial" w:eastAsia="Arial" w:hAnsi="Arial"/>
          <w:color w:val="000000"/>
        </w:rPr>
      </w:pPr>
      <w:r w:rsidDel="00000000" w:rsidR="00000000" w:rsidRPr="00000000">
        <w:rPr>
          <w:rFonts w:ascii="Arial" w:cs="Arial" w:eastAsia="Arial" w:hAnsi="Arial"/>
          <w:color w:val="000000"/>
          <w:rtl w:val="0"/>
        </w:rPr>
        <w:t xml:space="preserve">Text fields within the MQTT-SN Control Packets are encoded as fixed length UTF-8 strings. UTF-8 </w:t>
      </w:r>
      <w:hyperlink r:id="rId49">
        <w:r w:rsidDel="00000000" w:rsidR="00000000" w:rsidRPr="00000000">
          <w:rPr>
            <w:rFonts w:ascii="Arial" w:cs="Arial" w:eastAsia="Arial" w:hAnsi="Arial"/>
            <w:color w:val="800080"/>
            <w:u w:val="none"/>
            <w:rtl w:val="0"/>
          </w:rPr>
          <w:t xml:space="preserve">[RFC3629]</w:t>
        </w:r>
      </w:hyperlink>
      <w:r w:rsidDel="00000000" w:rsidR="00000000" w:rsidRPr="00000000">
        <w:rPr>
          <w:rFonts w:ascii="Arial" w:cs="Arial" w:eastAsia="Arial" w:hAnsi="Arial"/>
          <w:color w:val="000000"/>
          <w:rtl w:val="0"/>
        </w:rPr>
        <w:t xml:space="preserve"> is an efficient encoding of Unicode </w:t>
      </w:r>
      <w:hyperlink r:id="rId50">
        <w:r w:rsidDel="00000000" w:rsidR="00000000" w:rsidRPr="00000000">
          <w:rPr>
            <w:rFonts w:ascii="Arial" w:cs="Arial" w:eastAsia="Arial" w:hAnsi="Arial"/>
            <w:color w:val="800080"/>
            <w:u w:val="none"/>
            <w:rtl w:val="0"/>
          </w:rPr>
          <w:t xml:space="preserve">[Unicode]</w:t>
        </w:r>
      </w:hyperlink>
      <w:r w:rsidDel="00000000" w:rsidR="00000000" w:rsidRPr="00000000">
        <w:rPr>
          <w:rFonts w:ascii="Arial" w:cs="Arial" w:eastAsia="Arial" w:hAnsi="Arial"/>
          <w:color w:val="000000"/>
          <w:rtl w:val="0"/>
        </w:rPr>
        <w:t xml:space="preserve"> characters that optimizes the encoding of ASCII characters in support of text-based communications.</w:t>
      </w:r>
    </w:p>
    <w:p w:rsidR="00000000" w:rsidDel="00000000" w:rsidP="00000000" w:rsidRDefault="00000000" w:rsidRPr="00000000" w14:paraId="000001BD">
      <w:pPr>
        <w:rPr>
          <w:rFonts w:ascii="Arial" w:cs="Arial" w:eastAsia="Arial" w:hAnsi="Arial"/>
          <w:color w:val="000000"/>
        </w:rPr>
      </w:pPr>
      <w:r w:rsidDel="00000000" w:rsidR="00000000" w:rsidRPr="00000000">
        <w:rPr>
          <w:rFonts w:ascii="Arial" w:cs="Arial" w:eastAsia="Arial" w:hAnsi="Arial"/>
          <w:color w:val="000000"/>
          <w:rtl w:val="0"/>
        </w:rPr>
        <w:t xml:space="preserve">Unless stated otherwise all variable length UTF-8 encoded strings can have any length in the range 0 to 65,535 bytes.</w:t>
      </w:r>
    </w:p>
    <w:tbl>
      <w:tblPr>
        <w:tblStyle w:val="Table1"/>
        <w:tblW w:w="934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5"/>
        <w:gridCol w:w="780"/>
        <w:gridCol w:w="780"/>
        <w:gridCol w:w="780"/>
        <w:gridCol w:w="781"/>
        <w:gridCol w:w="781"/>
        <w:gridCol w:w="781"/>
        <w:gridCol w:w="781"/>
        <w:gridCol w:w="781"/>
        <w:tblGridChange w:id="0">
          <w:tblGrid>
            <w:gridCol w:w="3095"/>
            <w:gridCol w:w="780"/>
            <w:gridCol w:w="780"/>
            <w:gridCol w:w="780"/>
            <w:gridCol w:w="781"/>
            <w:gridCol w:w="781"/>
            <w:gridCol w:w="781"/>
            <w:gridCol w:w="781"/>
            <w:gridCol w:w="781"/>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E">
            <w:pPr>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BF">
            <w:pPr>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0">
            <w:pPr>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1">
            <w:pPr>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2">
            <w:pPr>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3">
            <w:pPr>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4">
            <w:pPr>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5">
            <w:pPr>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01C6">
            <w:pPr>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7">
            <w:pPr>
              <w:rPr>
                <w:rFonts w:ascii="Arial" w:cs="Arial" w:eastAsia="Arial" w:hAnsi="Arial"/>
              </w:rPr>
            </w:pPr>
            <w:r w:rsidDel="00000000" w:rsidR="00000000" w:rsidRPr="00000000">
              <w:rPr>
                <w:rFonts w:ascii="Arial" w:cs="Arial" w:eastAsia="Arial" w:hAnsi="Arial"/>
                <w:rtl w:val="0"/>
              </w:rPr>
              <w:t xml:space="preserve">byte 1 ….</w:t>
            </w:r>
          </w:p>
        </w:tc>
        <w:tc>
          <w:tcPr>
            <w:gridSpan w:val="8"/>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01C8">
            <w:pPr>
              <w:keepNext w:val="1"/>
              <w:jc w:val="center"/>
              <w:rPr>
                <w:rFonts w:ascii="Arial" w:cs="Arial" w:eastAsia="Arial" w:hAnsi="Arial"/>
              </w:rPr>
            </w:pPr>
            <w:r w:rsidDel="00000000" w:rsidR="00000000" w:rsidRPr="00000000">
              <w:rPr>
                <w:rFonts w:ascii="Arial" w:cs="Arial" w:eastAsia="Arial" w:hAnsi="Arial"/>
                <w:rtl w:val="0"/>
              </w:rPr>
              <w:t xml:space="preserve">UTF-8 encoded character data, if length &gt; 0.</w:t>
            </w:r>
          </w:p>
        </w:tc>
      </w:tr>
    </w:tbl>
    <w:p w:rsidR="00000000" w:rsidDel="00000000" w:rsidP="00000000" w:rsidRDefault="00000000" w:rsidRPr="00000000" w14:paraId="000001D0">
      <w:pPr>
        <w:jc w:val="center"/>
        <w:rPr>
          <w:rFonts w:ascii="Arial" w:cs="Arial" w:eastAsia="Arial" w:hAnsi="Arial"/>
          <w:color w:val="000000"/>
        </w:rPr>
      </w:pPr>
      <w:r w:rsidDel="00000000" w:rsidR="00000000" w:rsidRPr="00000000">
        <w:rPr>
          <w:rFonts w:ascii="Arial" w:cs="Arial" w:eastAsia="Arial" w:hAnsi="Arial"/>
          <w:rtl w:val="0"/>
        </w:rPr>
        <w:t xml:space="preserve">Table 1: </w:t>
      </w:r>
      <w:r w:rsidDel="00000000" w:rsidR="00000000" w:rsidRPr="00000000">
        <w:rPr>
          <w:rFonts w:ascii="Arial" w:cs="Arial" w:eastAsia="Arial" w:hAnsi="Arial"/>
          <w:color w:val="000000"/>
          <w:rtl w:val="0"/>
        </w:rPr>
        <w:t xml:space="preserve">Structure of UTF-8 Encoded Strings</w:t>
      </w:r>
    </w:p>
    <w:p w:rsidR="00000000" w:rsidDel="00000000" w:rsidP="00000000" w:rsidRDefault="00000000" w:rsidRPr="00000000" w14:paraId="000001D1">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character data in a UTF-8 Encoded String MUST be well-formed UTF-8 as defined by the Unicode specification </w:t>
      </w:r>
      <w:hyperlink r:id="rId51">
        <w:r w:rsidDel="00000000" w:rsidR="00000000" w:rsidRPr="00000000">
          <w:rPr>
            <w:rFonts w:ascii="Arial" w:cs="Arial" w:eastAsia="Arial" w:hAnsi="Arial"/>
            <w:color w:val="800080"/>
            <w:highlight w:val="yellow"/>
            <w:u w:val="none"/>
            <w:rtl w:val="0"/>
          </w:rPr>
          <w:t xml:space="preserve">[Unicode]</w:t>
        </w:r>
      </w:hyperlink>
      <w:r w:rsidDel="00000000" w:rsidR="00000000" w:rsidRPr="00000000">
        <w:rPr>
          <w:rFonts w:ascii="Arial" w:cs="Arial" w:eastAsia="Arial" w:hAnsi="Arial"/>
          <w:color w:val="000000"/>
          <w:highlight w:val="yellow"/>
          <w:rtl w:val="0"/>
        </w:rPr>
        <w:t xml:space="preserve"> and restated in RFC 3629 </w:t>
      </w:r>
      <w:hyperlink r:id="rId52">
        <w:r w:rsidDel="00000000" w:rsidR="00000000" w:rsidRPr="00000000">
          <w:rPr>
            <w:rFonts w:ascii="Arial" w:cs="Arial" w:eastAsia="Arial" w:hAnsi="Arial"/>
            <w:color w:val="800080"/>
            <w:highlight w:val="yellow"/>
            <w:u w:val="none"/>
            <w:rtl w:val="0"/>
          </w:rPr>
          <w:t xml:space="preserve">[RFC3629]</w:t>
        </w:r>
      </w:hyperlink>
      <w:r w:rsidDel="00000000" w:rsidR="00000000" w:rsidRPr="00000000">
        <w:rPr>
          <w:rFonts w:ascii="Arial" w:cs="Arial" w:eastAsia="Arial" w:hAnsi="Arial"/>
          <w:color w:val="000000"/>
          <w:highlight w:val="yellow"/>
          <w:rtl w:val="0"/>
        </w:rPr>
        <w:t xml:space="preserve">. In particular, the character data MUST NOT include encodings of code points between U+D800 and U+DFFF</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1D2">
      <w:pPr>
        <w:rPr>
          <w:rFonts w:ascii="Arial" w:cs="Arial" w:eastAsia="Arial" w:hAnsi="Arial"/>
          <w:color w:val="000000"/>
        </w:rPr>
      </w:pPr>
      <w:r w:rsidDel="00000000" w:rsidR="00000000" w:rsidRPr="00000000">
        <w:rPr>
          <w:rFonts w:ascii="Arial" w:cs="Arial" w:eastAsia="Arial" w:hAnsi="Arial"/>
          <w:color w:val="000000"/>
          <w:rtl w:val="0"/>
        </w:rPr>
        <w:t xml:space="preserve">If the Client or Server receives an </w:t>
      </w:r>
      <w:r w:rsidDel="00000000" w:rsidR="00000000" w:rsidRPr="00000000">
        <w:rPr>
          <w:rFonts w:ascii="Arial" w:cs="Arial" w:eastAsia="Arial" w:hAnsi="Arial"/>
          <w:color w:val="000000"/>
          <w:rtl w:val="0"/>
        </w:rPr>
        <w:t xml:space="preserve">MQTT-SN Control Packet </w:t>
      </w:r>
      <w:r w:rsidDel="00000000" w:rsidR="00000000" w:rsidRPr="00000000">
        <w:rPr>
          <w:rFonts w:ascii="Arial" w:cs="Arial" w:eastAsia="Arial" w:hAnsi="Arial"/>
          <w:color w:val="000000"/>
          <w:rtl w:val="0"/>
        </w:rPr>
        <w:t xml:space="preserve">containing ill-formed UTF-8 it is a Malformed </w:t>
      </w:r>
      <w:r w:rsidDel="00000000" w:rsidR="00000000" w:rsidRPr="00000000">
        <w:rPr>
          <w:rFonts w:ascii="Arial" w:cs="Arial" w:eastAsia="Arial" w:hAnsi="Arial"/>
          <w:color w:val="000000"/>
          <w:rtl w:val="0"/>
        </w:rPr>
        <w:t xml:space="preserve">Packet</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rtl w:val="0"/>
        </w:rPr>
        <w:t xml:space="preserve"> Refer to</w:t>
      </w:r>
      <w:hyperlink r:id="rId53">
        <w:r w:rsidDel="00000000" w:rsidR="00000000" w:rsidRPr="00000000">
          <w:rPr>
            <w:rFonts w:ascii="Arial" w:cs="Arial" w:eastAsia="Arial" w:hAnsi="Arial"/>
            <w:color w:val="000000"/>
            <w:rtl w:val="0"/>
          </w:rPr>
          <w:t xml:space="preserve"> </w:t>
        </w:r>
      </w:hyperlink>
      <w:hyperlink w:anchor="_heading=h.v8vlgf6xm72a">
        <w:r w:rsidDel="00000000" w:rsidR="00000000" w:rsidRPr="00000000">
          <w:rPr>
            <w:rFonts w:ascii="Arial" w:cs="Arial" w:eastAsia="Arial" w:hAnsi="Arial"/>
            <w:color w:val="1155cc"/>
            <w:u w:val="single"/>
            <w:rtl w:val="0"/>
          </w:rPr>
          <w:t xml:space="preserve">section 4.11</w:t>
        </w:r>
      </w:hyperlink>
      <w:r w:rsidDel="00000000" w:rsidR="00000000" w:rsidRPr="00000000">
        <w:rPr>
          <w:rFonts w:ascii="Arial" w:cs="Arial" w:eastAsia="Arial" w:hAnsi="Arial"/>
          <w:color w:val="000000"/>
          <w:rtl w:val="0"/>
        </w:rPr>
        <w:t xml:space="preserve"> for information about handling errors.</w:t>
      </w:r>
    </w:p>
    <w:p w:rsidR="00000000" w:rsidDel="00000000" w:rsidP="00000000" w:rsidRDefault="00000000" w:rsidRPr="00000000" w14:paraId="000001D3">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UTF-8 Encoded String MUST NOT include an encoding of the null character U+0000</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[MQTT-SN-1.7.4-2].</w:t>
      </w:r>
      <w:r w:rsidDel="00000000" w:rsidR="00000000" w:rsidRPr="00000000">
        <w:rPr>
          <w:rFonts w:ascii="Arial" w:cs="Arial" w:eastAsia="Arial" w:hAnsi="Arial"/>
          <w:color w:val="000000"/>
          <w:rtl w:val="0"/>
        </w:rPr>
        <w:t xml:space="preserve"> If a receiver (Server or Client)</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tl w:val="0"/>
        </w:rPr>
        <w:t xml:space="preserve">receives an </w:t>
      </w:r>
      <w:r w:rsidDel="00000000" w:rsidR="00000000" w:rsidRPr="00000000">
        <w:rPr>
          <w:rFonts w:ascii="Arial" w:cs="Arial" w:eastAsia="Arial" w:hAnsi="Arial"/>
          <w:color w:val="000000"/>
          <w:rtl w:val="0"/>
        </w:rPr>
        <w:t xml:space="preserve">MQTT-SN Control Pac</w:t>
      </w:r>
      <w:r w:rsidDel="00000000" w:rsidR="00000000" w:rsidRPr="00000000">
        <w:rPr>
          <w:rFonts w:ascii="Arial" w:cs="Arial" w:eastAsia="Arial" w:hAnsi="Arial"/>
          <w:color w:val="000000"/>
          <w:rtl w:val="0"/>
        </w:rPr>
        <w:t xml:space="preserve">ket containing U+0000 in a UTF-8 Encoded String it is a Malformed Packet.</w:t>
      </w:r>
    </w:p>
    <w:p w:rsidR="00000000" w:rsidDel="00000000" w:rsidP="00000000" w:rsidRDefault="00000000" w:rsidRPr="00000000" w14:paraId="000001D4">
      <w:pPr>
        <w:rPr>
          <w:rFonts w:ascii="Arial" w:cs="Arial" w:eastAsia="Arial" w:hAnsi="Arial"/>
          <w:color w:val="000000"/>
        </w:rPr>
      </w:pPr>
      <w:r w:rsidDel="00000000" w:rsidR="00000000" w:rsidRPr="00000000">
        <w:rPr>
          <w:rFonts w:ascii="Arial" w:cs="Arial" w:eastAsia="Arial" w:hAnsi="Arial"/>
          <w:color w:val="000000"/>
          <w:rtl w:val="0"/>
        </w:rPr>
        <w:t xml:space="preserve">UTF-8 Encoded Strings SHOULD NOT include the Unicode</w:t>
      </w:r>
      <w:r w:rsidDel="00000000" w:rsidR="00000000" w:rsidRPr="00000000">
        <w:rPr>
          <w:rFonts w:ascii="Arial" w:cs="Arial" w:eastAsia="Arial" w:hAnsi="Arial"/>
          <w:color w:val="000000"/>
          <w:rtl w:val="0"/>
        </w:rPr>
        <w:t xml:space="preserve"> [Unicode]</w:t>
      </w:r>
      <w:r w:rsidDel="00000000" w:rsidR="00000000" w:rsidRPr="00000000">
        <w:rPr>
          <w:rFonts w:ascii="Arial" w:cs="Arial" w:eastAsia="Arial" w:hAnsi="Arial"/>
          <w:color w:val="000000"/>
          <w:rtl w:val="0"/>
        </w:rPr>
        <w:t xml:space="preserve"> code points listed below. If a receiver (Server or Client) </w:t>
      </w:r>
      <w:r w:rsidDel="00000000" w:rsidR="00000000" w:rsidRPr="00000000">
        <w:rPr>
          <w:rFonts w:ascii="Arial" w:cs="Arial" w:eastAsia="Arial" w:hAnsi="Arial"/>
          <w:color w:val="000000"/>
          <w:rtl w:val="0"/>
        </w:rPr>
        <w:t xml:space="preserve">receives an MQTT-SN </w:t>
      </w:r>
      <w:r w:rsidDel="00000000" w:rsidR="00000000" w:rsidRPr="00000000">
        <w:rPr>
          <w:rFonts w:ascii="Arial" w:cs="Arial" w:eastAsia="Arial" w:hAnsi="Arial"/>
          <w:color w:val="000000"/>
          <w:rtl w:val="0"/>
        </w:rPr>
        <w:t xml:space="preserve">Control Packet with UTF-8 Encoded Strings containing any of them it MAY treat it as a Malformed Packet. These are the Disallowed Unicode code points.</w:t>
      </w:r>
      <w:r w:rsidDel="00000000" w:rsidR="00000000" w:rsidRPr="00000000">
        <w:rPr>
          <w:rtl w:val="0"/>
        </w:rPr>
      </w:r>
    </w:p>
    <w:p w:rsidR="00000000" w:rsidDel="00000000" w:rsidP="00000000" w:rsidRDefault="00000000" w:rsidRPr="00000000" w14:paraId="000001D5">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8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U+0001..U+001F control characters</w:t>
      </w:r>
      <w:r w:rsidDel="00000000" w:rsidR="00000000" w:rsidRPr="00000000">
        <w:rPr>
          <w:rtl w:val="0"/>
        </w:rPr>
      </w:r>
    </w:p>
    <w:p w:rsidR="00000000" w:rsidDel="00000000" w:rsidP="00000000" w:rsidRDefault="00000000" w:rsidRPr="00000000" w14:paraId="000001D6">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U+007F..U+009F control characters</w:t>
      </w:r>
      <w:r w:rsidDel="00000000" w:rsidR="00000000" w:rsidRPr="00000000">
        <w:rPr>
          <w:rtl w:val="0"/>
        </w:rPr>
      </w:r>
    </w:p>
    <w:p w:rsidR="00000000" w:rsidDel="00000000" w:rsidP="00000000" w:rsidRDefault="00000000" w:rsidRPr="00000000" w14:paraId="000001D7">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beforeAutospacing="0" w:line="240" w:lineRule="auto"/>
        <w:ind w:left="720" w:right="0" w:hanging="360"/>
        <w:jc w:val="left"/>
        <w:rPr>
          <w:rFonts w:ascii="Arial" w:cs="Arial" w:eastAsia="Arial" w:hAnsi="Arial"/>
          <w:b w:val="0"/>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Code points defined in the Unicode specification </w:t>
      </w:r>
      <w:hyperlink r:id="rId54">
        <w:r w:rsidDel="00000000" w:rsidR="00000000" w:rsidRPr="00000000">
          <w:rPr>
            <w:rFonts w:ascii="Arial" w:cs="Arial" w:eastAsia="Arial" w:hAnsi="Arial"/>
            <w:b w:val="0"/>
            <w:i w:val="0"/>
            <w:smallCaps w:val="0"/>
            <w:strike w:val="0"/>
            <w:color w:val="800080"/>
            <w:sz w:val="20"/>
            <w:szCs w:val="20"/>
            <w:u w:val="none"/>
            <w:shd w:fill="auto" w:val="clear"/>
            <w:vertAlign w:val="baseline"/>
            <w:rtl w:val="0"/>
          </w:rPr>
          <w:t xml:space="preserve">[Unicode]</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be non-characters (for example U+0FFFF)</w:t>
      </w:r>
      <w:r w:rsidDel="00000000" w:rsidR="00000000" w:rsidRPr="00000000">
        <w:rPr>
          <w:rtl w:val="0"/>
        </w:rPr>
      </w:r>
    </w:p>
    <w:p w:rsidR="00000000" w:rsidDel="00000000" w:rsidP="00000000" w:rsidRDefault="00000000" w:rsidRPr="00000000" w14:paraId="000001D8">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A UTF-8 encoded sequence 0xEF 0xBB 0xBF is always interpreted as U+FEFF ("ZERO WIDTH NO-BREAK SPACE") wherever it appears in a string and MUST NOT be skipped over or stripped off by a packet receiver</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ff0000"/>
          <w:rtl w:val="0"/>
        </w:rPr>
        <w:t xml:space="preserve">[MQTT-SN-1.7.4-3].</w:t>
      </w:r>
    </w:p>
    <w:p w:rsidR="00000000" w:rsidDel="00000000" w:rsidP="00000000" w:rsidRDefault="00000000" w:rsidRPr="00000000" w14:paraId="000001D9">
      <w:pPr>
        <w:ind w:left="540" w:firstLine="0"/>
        <w:rPr>
          <w:rFonts w:ascii="Arial" w:cs="Arial" w:eastAsia="Arial" w:hAnsi="Arial"/>
          <w:b w:val="1"/>
        </w:rPr>
      </w:pPr>
      <w:bookmarkStart w:colFirst="0" w:colLast="0" w:name="_heading=h.2p2csry" w:id="21"/>
      <w:bookmarkEnd w:id="21"/>
      <w:r w:rsidDel="00000000" w:rsidR="00000000" w:rsidRPr="00000000">
        <w:rPr>
          <w:rFonts w:ascii="Arial" w:cs="Arial" w:eastAsia="Arial" w:hAnsi="Arial"/>
          <w:b w:val="1"/>
          <w:rtl w:val="0"/>
        </w:rPr>
        <w:t xml:space="preserve">Informative example</w:t>
      </w:r>
    </w:p>
    <w:p w:rsidR="00000000" w:rsidDel="00000000" w:rsidP="00000000" w:rsidRDefault="00000000" w:rsidRPr="00000000" w14:paraId="000001DA">
      <w:pPr>
        <w:ind w:left="540" w:firstLine="0"/>
        <w:jc w:val="both"/>
        <w:rPr>
          <w:rFonts w:ascii="Arial" w:cs="Arial" w:eastAsia="Arial" w:hAnsi="Arial"/>
        </w:rPr>
      </w:pPr>
      <w:r w:rsidDel="00000000" w:rsidR="00000000" w:rsidRPr="00000000">
        <w:rPr>
          <w:rFonts w:ascii="Arial" w:cs="Arial" w:eastAsia="Arial" w:hAnsi="Arial"/>
          <w:rtl w:val="0"/>
        </w:rPr>
        <w:t xml:space="preserve">For example, </w:t>
      </w:r>
      <w:sdt>
        <w:sdtPr>
          <w:tag w:val="goog_rdk_8"/>
        </w:sdtPr>
        <w:sdtContent>
          <w:commentRangeStart w:id="8"/>
        </w:sdtContent>
      </w:sdt>
      <w:sdt>
        <w:sdtPr>
          <w:tag w:val="goog_rdk_9"/>
        </w:sdtPr>
        <w:sdtContent>
          <w:commentRangeStart w:id="9"/>
        </w:sdtContent>
      </w:sdt>
      <w:r w:rsidDel="00000000" w:rsidR="00000000" w:rsidRPr="00000000">
        <w:rPr>
          <w:rFonts w:ascii="Arial" w:cs="Arial" w:eastAsia="Arial" w:hAnsi="Arial"/>
          <w:rtl w:val="0"/>
        </w:rPr>
        <w:t xml:space="preserve">the string A</w:t>
      </w:r>
      <w:r w:rsidDel="00000000" w:rsidR="00000000" w:rsidRPr="00000000">
        <w:rPr>
          <w:rFonts w:ascii="MingLiu" w:cs="MingLiu" w:eastAsia="MingLiu" w:hAnsi="MingLiu"/>
          <w:rtl w:val="0"/>
        </w:rPr>
        <w:t xml:space="preserve">𪛔</w:t>
      </w:r>
      <w:r w:rsidDel="00000000" w:rsidR="00000000" w:rsidRPr="00000000">
        <w:rPr>
          <w:rFonts w:ascii="Arial" w:cs="Arial" w:eastAsia="Arial" w:hAnsi="Arial"/>
          <w:rtl w:val="0"/>
        </w:rPr>
        <w:t xml:space="preserve"> which</w:t>
      </w:r>
      <w:commentRangeEnd w:id="8"/>
      <w:r w:rsidDel="00000000" w:rsidR="00000000" w:rsidRPr="00000000">
        <w:commentReference w:id="8"/>
      </w:r>
      <w:commentRangeEnd w:id="9"/>
      <w:r w:rsidDel="00000000" w:rsidR="00000000" w:rsidRPr="00000000">
        <w:commentReference w:id="9"/>
      </w:r>
      <w:r w:rsidDel="00000000" w:rsidR="00000000" w:rsidRPr="00000000">
        <w:rPr>
          <w:rFonts w:ascii="Arial" w:cs="Arial" w:eastAsia="Arial" w:hAnsi="Arial"/>
          <w:rtl w:val="0"/>
        </w:rPr>
        <w:t xml:space="preserve"> is </w:t>
      </w:r>
      <w:r w:rsidDel="00000000" w:rsidR="00000000" w:rsidRPr="00000000">
        <w:rPr>
          <w:rFonts w:ascii="Arial" w:cs="Arial" w:eastAsia="Arial" w:hAnsi="Arial"/>
          <w:color w:val="000000"/>
          <w:rtl w:val="0"/>
        </w:rPr>
        <w:t xml:space="preserve">LATIN CAPITAL Letter A followed by the code point U+2A6D4 (which represents a CJK IDEOGRAPH EXTENSION B character)</w:t>
      </w:r>
      <w:r w:rsidDel="00000000" w:rsidR="00000000" w:rsidRPr="00000000">
        <w:rPr>
          <w:rFonts w:ascii="Arial" w:cs="Arial" w:eastAsia="Arial" w:hAnsi="Arial"/>
          <w:rtl w:val="0"/>
        </w:rPr>
        <w:t xml:space="preserve"> is encoded as follows: </w:t>
      </w:r>
    </w:p>
    <w:tbl>
      <w:tblPr>
        <w:tblStyle w:val="Table2"/>
        <w:tblW w:w="93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66"/>
        <w:gridCol w:w="934"/>
        <w:gridCol w:w="934"/>
        <w:gridCol w:w="936"/>
        <w:gridCol w:w="936"/>
        <w:gridCol w:w="936"/>
        <w:gridCol w:w="936"/>
        <w:gridCol w:w="936"/>
        <w:gridCol w:w="936"/>
        <w:tblGridChange w:id="0">
          <w:tblGrid>
            <w:gridCol w:w="1866"/>
            <w:gridCol w:w="934"/>
            <w:gridCol w:w="934"/>
            <w:gridCol w:w="936"/>
            <w:gridCol w:w="936"/>
            <w:gridCol w:w="936"/>
            <w:gridCol w:w="936"/>
            <w:gridCol w:w="936"/>
            <w:gridCol w:w="936"/>
          </w:tblGrid>
        </w:tblGridChange>
      </w:tblGrid>
      <w:tr>
        <w:trPr>
          <w:cantSplit w:val="0"/>
          <w:tblHeader w:val="0"/>
        </w:trPr>
        <w:tc>
          <w:tcPr>
            <w:shd w:fill="cfe2f3" w:val="clear"/>
          </w:tcPr>
          <w:p w:rsidR="00000000" w:rsidDel="00000000" w:rsidP="00000000" w:rsidRDefault="00000000" w:rsidRPr="00000000" w14:paraId="000001D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1D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1D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1D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1DF">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1E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1E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1E2">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1E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4">
            <w:pPr>
              <w:rPr>
                <w:rFonts w:ascii="Arial" w:cs="Arial" w:eastAsia="Arial" w:hAnsi="Arial"/>
              </w:rPr>
            </w:pPr>
            <w:r w:rsidDel="00000000" w:rsidR="00000000" w:rsidRPr="00000000">
              <w:rPr>
                <w:rFonts w:ascii="Arial" w:cs="Arial" w:eastAsia="Arial" w:hAnsi="Arial"/>
                <w:rtl w:val="0"/>
              </w:rPr>
              <w:t xml:space="preserve">byte 1</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E5">
            <w:pPr>
              <w:jc w:val="center"/>
              <w:rPr>
                <w:rFonts w:ascii="Arial" w:cs="Arial" w:eastAsia="Arial" w:hAnsi="Arial"/>
              </w:rPr>
            </w:pPr>
            <w:r w:rsidDel="00000000" w:rsidR="00000000" w:rsidRPr="00000000">
              <w:rPr>
                <w:rFonts w:ascii="Arial" w:cs="Arial" w:eastAsia="Arial" w:hAnsi="Arial"/>
                <w:rtl w:val="0"/>
              </w:rPr>
              <w:t xml:space="preserve">‘A’ (0x41)</w:t>
            </w:r>
          </w:p>
        </w:tc>
      </w:tr>
      <w:tr>
        <w:trPr>
          <w:cantSplit w:val="0"/>
          <w:tblHeader w:val="0"/>
        </w:trPr>
        <w:tc>
          <w:tcPr>
            <w:shd w:fill="auto" w:val="clear"/>
          </w:tcPr>
          <w:p w:rsidR="00000000" w:rsidDel="00000000" w:rsidP="00000000" w:rsidRDefault="00000000" w:rsidRPr="00000000" w14:paraId="000001ED">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1EE">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EF">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1F0">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1">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2">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1F5">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6">
            <w:pPr>
              <w:rPr>
                <w:rFonts w:ascii="Arial" w:cs="Arial" w:eastAsia="Arial" w:hAnsi="Arial"/>
              </w:rPr>
            </w:pPr>
            <w:r w:rsidDel="00000000" w:rsidR="00000000" w:rsidRPr="00000000">
              <w:rPr>
                <w:rFonts w:ascii="Arial" w:cs="Arial" w:eastAsia="Arial" w:hAnsi="Arial"/>
                <w:rtl w:val="0"/>
              </w:rPr>
              <w:t xml:space="preserve">byte 2</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1F7">
            <w:pPr>
              <w:jc w:val="center"/>
              <w:rPr>
                <w:rFonts w:ascii="Arial" w:cs="Arial" w:eastAsia="Arial" w:hAnsi="Arial"/>
              </w:rPr>
            </w:pPr>
            <w:r w:rsidDel="00000000" w:rsidR="00000000" w:rsidRPr="00000000">
              <w:rPr>
                <w:rFonts w:ascii="Arial" w:cs="Arial" w:eastAsia="Arial" w:hAnsi="Arial"/>
                <w:rtl w:val="0"/>
              </w:rPr>
              <w:t xml:space="preserve">(0xF0)</w:t>
            </w:r>
          </w:p>
        </w:tc>
      </w:tr>
      <w:tr>
        <w:trPr>
          <w:cantSplit w:val="0"/>
          <w:tblHeader w:val="0"/>
        </w:trPr>
        <w:tc>
          <w:tcPr>
            <w:shd w:fill="auto" w:val="clear"/>
          </w:tcPr>
          <w:p w:rsidR="00000000" w:rsidDel="00000000" w:rsidP="00000000" w:rsidRDefault="00000000" w:rsidRPr="00000000" w14:paraId="000001FF">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00">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1">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3">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04">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6">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07">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8">
            <w:pPr>
              <w:rPr>
                <w:rFonts w:ascii="Arial" w:cs="Arial" w:eastAsia="Arial" w:hAnsi="Arial"/>
              </w:rPr>
            </w:pPr>
            <w:r w:rsidDel="00000000" w:rsidR="00000000" w:rsidRPr="00000000">
              <w:rPr>
                <w:rFonts w:ascii="Arial" w:cs="Arial" w:eastAsia="Arial" w:hAnsi="Arial"/>
                <w:rtl w:val="0"/>
              </w:rPr>
              <w:t xml:space="preserve">byte 3</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09">
            <w:pPr>
              <w:jc w:val="center"/>
              <w:rPr>
                <w:rFonts w:ascii="Arial" w:cs="Arial" w:eastAsia="Arial" w:hAnsi="Arial"/>
              </w:rPr>
            </w:pPr>
            <w:r w:rsidDel="00000000" w:rsidR="00000000" w:rsidRPr="00000000">
              <w:rPr>
                <w:rFonts w:ascii="Arial" w:cs="Arial" w:eastAsia="Arial" w:hAnsi="Arial"/>
                <w:rtl w:val="0"/>
              </w:rPr>
              <w:t xml:space="preserve">(0xAA)</w:t>
            </w:r>
          </w:p>
        </w:tc>
      </w:tr>
      <w:tr>
        <w:trPr>
          <w:cantSplit w:val="0"/>
          <w:tblHeader w:val="0"/>
        </w:trPr>
        <w:tc>
          <w:tcPr>
            <w:shd w:fill="auto" w:val="clear"/>
          </w:tcPr>
          <w:p w:rsidR="00000000" w:rsidDel="00000000" w:rsidP="00000000" w:rsidRDefault="00000000" w:rsidRPr="00000000" w14:paraId="00000211">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12">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3">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1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19">
            <w:pPr>
              <w:jc w:val="center"/>
              <w:rPr>
                <w:rFonts w:ascii="Arial" w:cs="Arial" w:eastAsia="Arial" w:hAnsi="Arial"/>
              </w:rPr>
            </w:pPr>
            <w:r w:rsidDel="00000000" w:rsidR="00000000" w:rsidRPr="00000000">
              <w:rPr>
                <w:rFonts w:ascii="Arial" w:cs="Arial" w:eastAsia="Arial" w:hAnsi="Arial"/>
                <w:rtl w:val="0"/>
              </w:rPr>
              <w:t xml:space="preserve">0</w:t>
            </w:r>
          </w:p>
        </w:tc>
      </w:tr>
      <w:tr>
        <w:trPr>
          <w:cantSplit w:val="0"/>
          <w:trHeight w:val="498"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A">
            <w:pPr>
              <w:rPr>
                <w:rFonts w:ascii="Arial" w:cs="Arial" w:eastAsia="Arial" w:hAnsi="Arial"/>
              </w:rPr>
            </w:pPr>
            <w:r w:rsidDel="00000000" w:rsidR="00000000" w:rsidRPr="00000000">
              <w:rPr>
                <w:rFonts w:ascii="Arial" w:cs="Arial" w:eastAsia="Arial" w:hAnsi="Arial"/>
                <w:rtl w:val="0"/>
              </w:rPr>
              <w:t xml:space="preserve">byte 4</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1B">
            <w:pPr>
              <w:jc w:val="center"/>
              <w:rPr>
                <w:rFonts w:ascii="Arial" w:cs="Arial" w:eastAsia="Arial" w:hAnsi="Arial"/>
              </w:rPr>
            </w:pPr>
            <w:r w:rsidDel="00000000" w:rsidR="00000000" w:rsidRPr="00000000">
              <w:rPr>
                <w:rFonts w:ascii="Arial" w:cs="Arial" w:eastAsia="Arial" w:hAnsi="Arial"/>
                <w:rtl w:val="0"/>
              </w:rPr>
              <w:t xml:space="preserve">(0x9B)</w:t>
            </w:r>
          </w:p>
        </w:tc>
      </w:tr>
      <w:tr>
        <w:trPr>
          <w:cantSplit w:val="0"/>
          <w:tblHeader w:val="0"/>
        </w:trPr>
        <w:tc>
          <w:tcPr>
            <w:shd w:fill="auto" w:val="clear"/>
          </w:tcPr>
          <w:p w:rsidR="00000000" w:rsidDel="00000000" w:rsidP="00000000" w:rsidRDefault="00000000" w:rsidRPr="00000000" w14:paraId="00000223">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24">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5">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6">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7">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8">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9">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2A">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2B">
            <w:pPr>
              <w:jc w:val="center"/>
              <w:rPr>
                <w:rFonts w:ascii="Arial" w:cs="Arial" w:eastAsia="Arial" w:hAnsi="Arial"/>
              </w:rPr>
            </w:pPr>
            <w:r w:rsidDel="00000000" w:rsidR="00000000" w:rsidRPr="00000000">
              <w:rPr>
                <w:rFonts w:ascii="Arial" w:cs="Arial" w:eastAsia="Arial" w:hAnsi="Arial"/>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C">
            <w:pPr>
              <w:rPr>
                <w:rFonts w:ascii="Arial" w:cs="Arial" w:eastAsia="Arial" w:hAnsi="Arial"/>
              </w:rPr>
            </w:pPr>
            <w:r w:rsidDel="00000000" w:rsidR="00000000" w:rsidRPr="00000000">
              <w:rPr>
                <w:rFonts w:ascii="Arial" w:cs="Arial" w:eastAsia="Arial" w:hAnsi="Arial"/>
                <w:rtl w:val="0"/>
              </w:rPr>
              <w:t xml:space="preserve">byte 5</w:t>
            </w:r>
          </w:p>
        </w:tc>
        <w:tc>
          <w:tcPr>
            <w:gridSpan w:val="8"/>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2D">
            <w:pPr>
              <w:jc w:val="center"/>
              <w:rPr>
                <w:rFonts w:ascii="Arial" w:cs="Arial" w:eastAsia="Arial" w:hAnsi="Arial"/>
              </w:rPr>
            </w:pPr>
            <w:r w:rsidDel="00000000" w:rsidR="00000000" w:rsidRPr="00000000">
              <w:rPr>
                <w:rFonts w:ascii="Arial" w:cs="Arial" w:eastAsia="Arial" w:hAnsi="Arial"/>
                <w:rtl w:val="0"/>
              </w:rPr>
              <w:t xml:space="preserve">(0x94)</w:t>
            </w:r>
          </w:p>
        </w:tc>
      </w:tr>
      <w:tr>
        <w:trPr>
          <w:cantSplit w:val="0"/>
          <w:tblHeader w:val="0"/>
        </w:trPr>
        <w:tc>
          <w:tcPr>
            <w:shd w:fill="auto" w:val="clear"/>
          </w:tcPr>
          <w:p w:rsidR="00000000" w:rsidDel="00000000" w:rsidP="00000000" w:rsidRDefault="00000000" w:rsidRPr="00000000" w14:paraId="00000235">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0236">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7">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8">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9">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A">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B">
            <w:pPr>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Pr>
          <w:p w:rsidR="00000000" w:rsidDel="00000000" w:rsidP="00000000" w:rsidRDefault="00000000" w:rsidRPr="00000000" w14:paraId="0000023C">
            <w:pPr>
              <w:jc w:val="center"/>
              <w:rPr>
                <w:rFonts w:ascii="Arial" w:cs="Arial" w:eastAsia="Arial" w:hAnsi="Arial"/>
              </w:rPr>
            </w:pPr>
            <w:r w:rsidDel="00000000" w:rsidR="00000000" w:rsidRPr="00000000">
              <w:rPr>
                <w:rFonts w:ascii="Arial" w:cs="Arial" w:eastAsia="Arial" w:hAnsi="Arial"/>
                <w:rtl w:val="0"/>
              </w:rPr>
              <w:t xml:space="preserve">0</w:t>
            </w:r>
          </w:p>
        </w:tc>
        <w:tc>
          <w:tcPr>
            <w:shd w:fill="auto" w:val="clear"/>
          </w:tcPr>
          <w:p w:rsidR="00000000" w:rsidDel="00000000" w:rsidP="00000000" w:rsidRDefault="00000000" w:rsidRPr="00000000" w14:paraId="0000023D">
            <w:pPr>
              <w:keepNext w:val="1"/>
              <w:jc w:val="center"/>
              <w:rPr>
                <w:rFonts w:ascii="Arial" w:cs="Arial" w:eastAsia="Arial" w:hAnsi="Arial"/>
              </w:rPr>
            </w:pPr>
            <w:r w:rsidDel="00000000" w:rsidR="00000000" w:rsidRPr="00000000">
              <w:rPr>
                <w:rFonts w:ascii="Arial" w:cs="Arial" w:eastAsia="Arial" w:hAnsi="Arial"/>
                <w:rtl w:val="0"/>
              </w:rPr>
              <w:t xml:space="preserve">0</w:t>
            </w:r>
          </w:p>
        </w:tc>
      </w:tr>
    </w:tbl>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 Fixed Length UTF-8 Encoded String </w:t>
      </w:r>
      <w:r w:rsidDel="00000000" w:rsidR="00000000" w:rsidRPr="00000000">
        <w:rPr>
          <w:u w:val="single"/>
          <w:rtl w:val="0"/>
        </w:rPr>
        <w:t xml:space="preserve">inf</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ormative example</w:t>
      </w:r>
    </w:p>
    <w:p w:rsidR="00000000" w:rsidDel="00000000" w:rsidP="00000000" w:rsidRDefault="00000000" w:rsidRPr="00000000" w14:paraId="0000023F">
      <w:pPr>
        <w:pStyle w:val="Heading1"/>
        <w:ind w:left="0" w:firstLine="0"/>
        <w:rPr>
          <w:rFonts w:ascii="Arial" w:cs="Arial" w:eastAsia="Arial" w:hAnsi="Arial"/>
        </w:rPr>
      </w:pPr>
      <w:bookmarkStart w:colFirst="0" w:colLast="0" w:name="_heading=h.3o7alnk" w:id="22"/>
      <w:bookmarkEnd w:id="22"/>
      <w:r w:rsidDel="00000000" w:rsidR="00000000" w:rsidRPr="00000000">
        <w:rPr>
          <w:rFonts w:ascii="Arial" w:cs="Arial" w:eastAsia="Arial" w:hAnsi="Arial"/>
          <w:rtl w:val="0"/>
        </w:rPr>
        <w:t xml:space="preserve">2 MQTT-SN Control Packet format</w:t>
      </w:r>
    </w:p>
    <w:p w:rsidR="00000000" w:rsidDel="00000000" w:rsidP="00000000" w:rsidRDefault="00000000" w:rsidRPr="00000000" w14:paraId="00000240">
      <w:pPr>
        <w:pStyle w:val="Heading2"/>
        <w:ind w:left="0" w:firstLine="0"/>
        <w:rPr>
          <w:rFonts w:ascii="Arial" w:cs="Arial" w:eastAsia="Arial" w:hAnsi="Arial"/>
        </w:rPr>
      </w:pPr>
      <w:bookmarkStart w:colFirst="0" w:colLast="0" w:name="_heading=h.23ckvvd" w:id="23"/>
      <w:bookmarkEnd w:id="23"/>
      <w:r w:rsidDel="00000000" w:rsidR="00000000" w:rsidRPr="00000000">
        <w:rPr>
          <w:rFonts w:ascii="Arial" w:cs="Arial" w:eastAsia="Arial" w:hAnsi="Arial"/>
          <w:rtl w:val="0"/>
        </w:rPr>
        <w:t xml:space="preserve">2.1 Structure of an MQTT-SN Control Packet</w:t>
      </w:r>
    </w:p>
    <w:p w:rsidR="00000000" w:rsidDel="00000000" w:rsidP="00000000" w:rsidRDefault="00000000" w:rsidRPr="00000000" w14:paraId="00000241">
      <w:pPr>
        <w:rPr>
          <w:rFonts w:ascii="Arial" w:cs="Arial" w:eastAsia="Arial" w:hAnsi="Arial"/>
        </w:rPr>
      </w:pPr>
      <w:r w:rsidDel="00000000" w:rsidR="00000000" w:rsidRPr="00000000">
        <w:rPr>
          <w:rFonts w:ascii="Arial" w:cs="Arial" w:eastAsia="Arial" w:hAnsi="Arial"/>
          <w:rtl w:val="0"/>
        </w:rPr>
        <w:t xml:space="preserve">The MQTT-SN protocol operates by exchanging a series of MQTT-SN Control Packets in a defined way. This section describes the format of these packets. </w:t>
      </w:r>
    </w:p>
    <w:p w:rsidR="00000000" w:rsidDel="00000000" w:rsidP="00000000" w:rsidRDefault="00000000" w:rsidRPr="00000000" w14:paraId="00000242">
      <w:pPr>
        <w:rPr>
          <w:rFonts w:ascii="Arial" w:cs="Arial" w:eastAsia="Arial" w:hAnsi="Arial"/>
        </w:rPr>
      </w:pPr>
      <w:r w:rsidDel="00000000" w:rsidR="00000000" w:rsidRPr="00000000">
        <w:rPr>
          <w:rFonts w:ascii="Arial" w:cs="Arial" w:eastAsia="Arial" w:hAnsi="Arial"/>
          <w:rtl w:val="0"/>
        </w:rPr>
        <w:t xml:space="preserve">An MQTT-SN Control Packet consists of up to two parts, always in the following order as shown below. </w:t>
      </w:r>
    </w:p>
    <w:tbl>
      <w:tblPr>
        <w:tblStyle w:val="Table3"/>
        <w:tblW w:w="964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648"/>
        <w:tblGridChange w:id="0">
          <w:tblGrid>
            <w:gridCol w:w="9648"/>
          </w:tblGrid>
        </w:tblGridChange>
      </w:tblGrid>
      <w:tr>
        <w:trPr>
          <w:cantSplit w:val="0"/>
          <w:tblHeader w:val="0"/>
        </w:trPr>
        <w:tc>
          <w:tcPr>
            <w:shd w:fill="auto" w:val="clear"/>
          </w:tcPr>
          <w:p w:rsidR="00000000" w:rsidDel="00000000" w:rsidP="00000000" w:rsidRDefault="00000000" w:rsidRPr="00000000" w14:paraId="00000243">
            <w:pPr>
              <w:jc w:val="center"/>
              <w:rPr>
                <w:rFonts w:ascii="Arial" w:cs="Arial" w:eastAsia="Arial" w:hAnsi="Arial"/>
              </w:rPr>
            </w:pPr>
            <w:r w:rsidDel="00000000" w:rsidR="00000000" w:rsidRPr="00000000">
              <w:rPr>
                <w:rFonts w:ascii="Arial" w:cs="Arial" w:eastAsia="Arial" w:hAnsi="Arial"/>
                <w:rtl w:val="0"/>
              </w:rPr>
              <w:t xml:space="preserve">Control Packet Header, present in all MQTT-SN Control Packets</w:t>
            </w:r>
          </w:p>
        </w:tc>
      </w:tr>
      <w:tr>
        <w:trPr>
          <w:cantSplit w:val="0"/>
          <w:tblHeader w:val="0"/>
        </w:trPr>
        <w:tc>
          <w:tcPr>
            <w:shd w:fill="auto" w:val="clear"/>
          </w:tcPr>
          <w:p w:rsidR="00000000" w:rsidDel="00000000" w:rsidP="00000000" w:rsidRDefault="00000000" w:rsidRPr="00000000" w14:paraId="00000244">
            <w:pPr>
              <w:keepNext w:val="1"/>
              <w:jc w:val="center"/>
              <w:rPr>
                <w:rFonts w:ascii="Arial" w:cs="Arial" w:eastAsia="Arial" w:hAnsi="Arial"/>
              </w:rPr>
            </w:pPr>
            <w:r w:rsidDel="00000000" w:rsidR="00000000" w:rsidRPr="00000000">
              <w:rPr>
                <w:rFonts w:ascii="Arial" w:cs="Arial" w:eastAsia="Arial" w:hAnsi="Arial"/>
                <w:rtl w:val="0"/>
              </w:rPr>
              <w:t xml:space="preserve">Control Packet Variable Part, present in some MQTT-SN Control Packets</w:t>
            </w:r>
          </w:p>
        </w:tc>
      </w:tr>
    </w:tbl>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bookmarkStart w:colFirst="0" w:colLast="0" w:name="_heading=h.32hioqz" w:id="24"/>
      <w:bookmarkEnd w:id="24"/>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 Structure of an MQTT-SN Control Packet</w:t>
      </w:r>
      <w:r w:rsidDel="00000000" w:rsidR="00000000" w:rsidRPr="00000000">
        <w:rPr>
          <w:rtl w:val="0"/>
        </w:rPr>
      </w:r>
    </w:p>
    <w:p w:rsidR="00000000" w:rsidDel="00000000" w:rsidP="00000000" w:rsidRDefault="00000000" w:rsidRPr="00000000" w14:paraId="00000246">
      <w:pPr>
        <w:pStyle w:val="Heading3"/>
        <w:ind w:left="0" w:firstLine="0"/>
        <w:rPr>
          <w:rFonts w:ascii="Arial" w:cs="Arial" w:eastAsia="Arial" w:hAnsi="Arial"/>
        </w:rPr>
      </w:pPr>
      <w:bookmarkStart w:colFirst="0" w:colLast="0" w:name="_heading=h.1hmsyys" w:id="25"/>
      <w:bookmarkEnd w:id="25"/>
      <w:r w:rsidDel="00000000" w:rsidR="00000000" w:rsidRPr="00000000">
        <w:rPr>
          <w:rtl w:val="0"/>
        </w:rPr>
        <w:t xml:space="preserve">2.1.1 </w:t>
      </w:r>
      <w:r w:rsidDel="00000000" w:rsidR="00000000" w:rsidRPr="00000000">
        <w:rPr>
          <w:rFonts w:ascii="Arial" w:cs="Arial" w:eastAsia="Arial" w:hAnsi="Arial"/>
          <w:rtl w:val="0"/>
        </w:rPr>
        <w:t xml:space="preserve">Packet Header</w:t>
      </w:r>
    </w:p>
    <w:p w:rsidR="00000000" w:rsidDel="00000000" w:rsidP="00000000" w:rsidRDefault="00000000" w:rsidRPr="00000000" w14:paraId="00000247">
      <w:pPr>
        <w:rPr>
          <w:rFonts w:ascii="Arial" w:cs="Arial" w:eastAsia="Arial" w:hAnsi="Arial"/>
          <w:b w:val="0"/>
          <w:i w:val="1"/>
          <w:smallCaps w:val="0"/>
          <w:strike w:val="0"/>
          <w:color w:val="000000"/>
          <w:sz w:val="18"/>
          <w:szCs w:val="18"/>
          <w:u w:val="none"/>
          <w:shd w:fill="auto" w:val="clear"/>
          <w:vertAlign w:val="baseline"/>
        </w:rPr>
      </w:pPr>
      <w:r w:rsidDel="00000000" w:rsidR="00000000" w:rsidRPr="00000000">
        <w:rPr>
          <w:rFonts w:ascii="Arial" w:cs="Arial" w:eastAsia="Arial" w:hAnsi="Arial"/>
          <w:rtl w:val="0"/>
        </w:rPr>
        <w:t xml:space="preserve">Each MQTT-SN Control Packet contains a Header of format 1 or format 2 as shown below.</w:t>
      </w:r>
      <w:r w:rsidDel="00000000" w:rsidR="00000000" w:rsidRPr="00000000">
        <w:rPr>
          <w:rtl w:val="0"/>
        </w:rPr>
      </w:r>
    </w:p>
    <w:tbl>
      <w:tblPr>
        <w:tblStyle w:val="Table4"/>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48">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49">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A">
            <w:pPr>
              <w:jc w:val="center"/>
              <w:rPr>
                <w:rFonts w:ascii="Arial" w:cs="Arial" w:eastAsia="Arial" w:hAnsi="Arial"/>
              </w:rPr>
            </w:pPr>
            <w:bookmarkStart w:colFirst="0" w:colLast="0" w:name="_heading=h.41mghml" w:id="26"/>
            <w:bookmarkEnd w:id="26"/>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B">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C">
            <w:pPr>
              <w:jc w:val="center"/>
              <w:rPr>
                <w:rFonts w:ascii="Arial" w:cs="Arial" w:eastAsia="Arial" w:hAnsi="Arial"/>
              </w:rPr>
            </w:pPr>
            <w:bookmarkStart w:colFirst="0" w:colLast="0" w:name="_heading=h.2grqrue" w:id="27"/>
            <w:bookmarkEnd w:id="27"/>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4D">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 Packet Header Format 1</w:t>
      </w:r>
      <w:r w:rsidDel="00000000" w:rsidR="00000000" w:rsidRPr="00000000">
        <w:rPr>
          <w:rtl w:val="0"/>
        </w:rPr>
      </w:r>
    </w:p>
    <w:tbl>
      <w:tblPr>
        <w:tblStyle w:val="Table5"/>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1"/>
        <w:gridCol w:w="7815"/>
        <w:tblGridChange w:id="0">
          <w:tblGrid>
            <w:gridCol w:w="1541"/>
            <w:gridCol w:w="7815"/>
          </w:tblGrid>
        </w:tblGridChange>
      </w:tblGrid>
      <w:tr>
        <w:trPr>
          <w:cantSplit w:val="0"/>
          <w:tblHeader w:val="0"/>
        </w:trPr>
        <w:tc>
          <w:tcPr>
            <w:shd w:fill="cfe2f3" w:val="clear"/>
          </w:tcPr>
          <w:p w:rsidR="00000000" w:rsidDel="00000000" w:rsidP="00000000" w:rsidRDefault="00000000" w:rsidRPr="00000000" w14:paraId="0000024F">
            <w:pPr>
              <w:jc w:val="center"/>
              <w:rPr>
                <w:rFonts w:ascii="Arial" w:cs="Arial" w:eastAsia="Arial" w:hAnsi="Arial"/>
                <w:b w:val="1"/>
              </w:rPr>
            </w:pPr>
            <w:r w:rsidDel="00000000" w:rsidR="00000000" w:rsidRPr="00000000">
              <w:rPr>
                <w:rFonts w:ascii="Arial" w:cs="Arial" w:eastAsia="Arial" w:hAnsi="Arial"/>
                <w:b w:val="1"/>
                <w:rtl w:val="0"/>
              </w:rPr>
              <w:t xml:space="preserve">Byte</w:t>
            </w:r>
          </w:p>
        </w:tc>
        <w:tc>
          <w:tcPr>
            <w:shd w:fill="cfe2f3" w:val="clear"/>
          </w:tcPr>
          <w:p w:rsidR="00000000" w:rsidDel="00000000" w:rsidP="00000000" w:rsidRDefault="00000000" w:rsidRPr="00000000" w14:paraId="00000250">
            <w:pPr>
              <w:jc w:val="center"/>
              <w:rPr>
                <w:rFonts w:ascii="Arial" w:cs="Arial" w:eastAsia="Arial" w:hAnsi="Arial"/>
                <w:b w:val="1"/>
              </w:rPr>
            </w:pPr>
            <w:r w:rsidDel="00000000" w:rsidR="00000000" w:rsidRPr="00000000">
              <w:rPr>
                <w:rFonts w:ascii="Arial" w:cs="Arial" w:eastAsia="Arial" w:hAnsi="Arial"/>
                <w:b w:val="1"/>
                <w:rtl w:val="0"/>
              </w:rPr>
              <w:t xml:space="preserve">Use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1">
            <w:pPr>
              <w:jc w:val="center"/>
              <w:rPr>
                <w:rFonts w:ascii="Arial" w:cs="Arial" w:eastAsia="Arial" w:hAnsi="Arial"/>
              </w:rPr>
            </w:pP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2">
            <w:pPr>
              <w:jc w:val="center"/>
              <w:rPr>
                <w:rFonts w:ascii="Arial" w:cs="Arial" w:eastAsia="Arial" w:hAnsi="Arial"/>
              </w:rPr>
            </w:pPr>
            <w:r w:rsidDel="00000000" w:rsidR="00000000" w:rsidRPr="00000000">
              <w:rPr>
                <w:rFonts w:ascii="Arial" w:cs="Arial" w:eastAsia="Arial" w:hAnsi="Arial"/>
                <w:rtl w:val="0"/>
              </w:rPr>
              <w:t xml:space="preserve">Length 0x01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3">
            <w:pPr>
              <w:jc w:val="center"/>
              <w:rPr>
                <w:rFonts w:ascii="Arial" w:cs="Arial" w:eastAsia="Arial" w:hAnsi="Arial"/>
              </w:rPr>
            </w:pPr>
            <w:r w:rsidDel="00000000" w:rsidR="00000000" w:rsidRPr="00000000">
              <w:rPr>
                <w:rFonts w:ascii="Arial" w:cs="Arial" w:eastAsia="Arial" w:hAnsi="Arial"/>
                <w:rtl w:val="0"/>
              </w:rPr>
              <w:t xml:space="preserve">2</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4">
            <w:pPr>
              <w:jc w:val="center"/>
              <w:rPr>
                <w:rFonts w:ascii="Arial" w:cs="Arial" w:eastAsia="Arial" w:hAnsi="Arial"/>
              </w:rPr>
            </w:pPr>
            <w:r w:rsidDel="00000000" w:rsidR="00000000" w:rsidRPr="00000000">
              <w:rPr>
                <w:rFonts w:ascii="Arial" w:cs="Arial" w:eastAsia="Arial" w:hAnsi="Arial"/>
                <w:rtl w:val="0"/>
              </w:rPr>
              <w:t xml:space="preserve">Length MSB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5">
            <w:pPr>
              <w:jc w:val="center"/>
              <w:rPr>
                <w:rFonts w:ascii="Arial" w:cs="Arial" w:eastAsia="Arial" w:hAnsi="Arial"/>
              </w:rPr>
            </w:pPr>
            <w:r w:rsidDel="00000000" w:rsidR="00000000" w:rsidRPr="00000000">
              <w:rPr>
                <w:rFonts w:ascii="Arial" w:cs="Arial" w:eastAsia="Arial" w:hAnsi="Arial"/>
                <w:rtl w:val="0"/>
              </w:rPr>
              <w:t xml:space="preserve">3</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6">
            <w:pPr>
              <w:jc w:val="center"/>
              <w:rPr>
                <w:rFonts w:ascii="Arial" w:cs="Arial" w:eastAsia="Arial" w:hAnsi="Arial"/>
              </w:rPr>
            </w:pPr>
            <w:r w:rsidDel="00000000" w:rsidR="00000000" w:rsidRPr="00000000">
              <w:rPr>
                <w:rFonts w:ascii="Arial" w:cs="Arial" w:eastAsia="Arial" w:hAnsi="Arial"/>
                <w:rtl w:val="0"/>
              </w:rPr>
              <w:t xml:space="preserve">Length LSB</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7">
            <w:pPr>
              <w:jc w:val="center"/>
              <w:rPr>
                <w:rFonts w:ascii="Arial" w:cs="Arial" w:eastAsia="Arial" w:hAnsi="Arial"/>
              </w:rPr>
            </w:pPr>
            <w:r w:rsidDel="00000000" w:rsidR="00000000" w:rsidRPr="00000000">
              <w:rPr>
                <w:rFonts w:ascii="Arial" w:cs="Arial" w:eastAsia="Arial" w:hAnsi="Arial"/>
                <w:rtl w:val="0"/>
              </w:rPr>
              <w:t xml:space="preserve">4</w:t>
            </w:r>
          </w:p>
        </w:tc>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0258">
            <w:pPr>
              <w:keepNext w:val="1"/>
              <w:jc w:val="center"/>
              <w:rPr>
                <w:rFonts w:ascii="Arial" w:cs="Arial" w:eastAsia="Arial" w:hAnsi="Arial"/>
              </w:rPr>
            </w:pPr>
            <w:r w:rsidDel="00000000" w:rsidR="00000000" w:rsidRPr="00000000">
              <w:rPr>
                <w:rFonts w:ascii="Arial" w:cs="Arial" w:eastAsia="Arial" w:hAnsi="Arial"/>
                <w:rtl w:val="0"/>
              </w:rPr>
              <w:t xml:space="preserve">MQTT-SN Control Packet Type</w:t>
            </w:r>
          </w:p>
        </w:tc>
      </w:tr>
    </w:tbl>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 Packet Header Format 2</w:t>
      </w:r>
      <w:r w:rsidDel="00000000" w:rsidR="00000000" w:rsidRPr="00000000">
        <w:rPr>
          <w:rtl w:val="0"/>
        </w:rPr>
      </w:r>
    </w:p>
    <w:p w:rsidR="00000000" w:rsidDel="00000000" w:rsidP="00000000" w:rsidRDefault="00000000" w:rsidRPr="00000000" w14:paraId="0000025A">
      <w:pPr>
        <w:pStyle w:val="Heading3"/>
        <w:keepLines w:val="1"/>
        <w:spacing w:after="145" w:before="0" w:line="259" w:lineRule="auto"/>
        <w:ind w:left="0" w:firstLine="0"/>
        <w:rPr>
          <w:rFonts w:ascii="Arial" w:cs="Arial" w:eastAsia="Arial" w:hAnsi="Arial"/>
        </w:rPr>
      </w:pPr>
      <w:bookmarkStart w:colFirst="0" w:colLast="0" w:name="_heading=h.vx1227" w:id="28"/>
      <w:bookmarkEnd w:id="28"/>
      <w:r w:rsidDel="00000000" w:rsidR="00000000" w:rsidRPr="00000000">
        <w:rPr>
          <w:rtl w:val="0"/>
        </w:rPr>
        <w:t xml:space="preserve">2.1.2 </w:t>
      </w:r>
      <w:r w:rsidDel="00000000" w:rsidR="00000000" w:rsidRPr="00000000">
        <w:rPr>
          <w:rFonts w:ascii="Arial" w:cs="Arial" w:eastAsia="Arial" w:hAnsi="Arial"/>
          <w:rtl w:val="0"/>
        </w:rPr>
        <w:t xml:space="preserve">Length</w:t>
      </w:r>
    </w:p>
    <w:p w:rsidR="00000000" w:rsidDel="00000000" w:rsidP="00000000" w:rsidRDefault="00000000" w:rsidRPr="00000000" w14:paraId="0000025B">
      <w:pPr>
        <w:spacing w:after="18" w:lineRule="auto"/>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either 1-byte or 3-byte integer and specifies the total number of bytes contained in the packet (including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itself).</w:t>
      </w:r>
    </w:p>
    <w:p w:rsidR="00000000" w:rsidDel="00000000" w:rsidP="00000000" w:rsidRDefault="00000000" w:rsidRPr="00000000" w14:paraId="0000025C">
      <w:pPr>
        <w:spacing w:after="4" w:lineRule="auto"/>
        <w:ind w:left="-15" w:right="4" w:firstLine="0"/>
        <w:rPr>
          <w:rFonts w:ascii="Arial" w:cs="Arial" w:eastAsia="Arial" w:hAnsi="Arial"/>
        </w:rPr>
      </w:pPr>
      <w:r w:rsidDel="00000000" w:rsidR="00000000" w:rsidRPr="00000000">
        <w:rPr>
          <w:rFonts w:ascii="Arial" w:cs="Arial" w:eastAsia="Arial" w:hAnsi="Arial"/>
          <w:rtl w:val="0"/>
        </w:rPr>
        <w:t xml:space="preserve">If the first byte of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coded “0x01” then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3-bytes long; in this case, the two following bytes specify the total number of bytes of the packet (most-significant byte first). Otherwise, the </w:t>
      </w:r>
      <w:r w:rsidDel="00000000" w:rsidR="00000000" w:rsidRPr="00000000">
        <w:rPr>
          <w:rFonts w:ascii="Arial" w:cs="Arial" w:eastAsia="Arial" w:hAnsi="Arial"/>
          <w:i w:val="1"/>
          <w:rtl w:val="0"/>
        </w:rPr>
        <w:t xml:space="preserve">Length </w:t>
      </w:r>
      <w:r w:rsidDel="00000000" w:rsidR="00000000" w:rsidRPr="00000000">
        <w:rPr>
          <w:rFonts w:ascii="Arial" w:cs="Arial" w:eastAsia="Arial" w:hAnsi="Arial"/>
          <w:rtl w:val="0"/>
        </w:rPr>
        <w:t xml:space="preserve">field is only 1-byte long and specifies itself the total number of bytes contained in the packet.</w:t>
      </w:r>
    </w:p>
    <w:p w:rsidR="00000000" w:rsidDel="00000000" w:rsidP="00000000" w:rsidRDefault="00000000" w:rsidRPr="00000000" w14:paraId="0000025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3-byte format allows the encoding of packet lengths up to 65,535 bytes. It is more efficient to use the shorter 1-byte format for p</w:t>
      </w:r>
      <w:r w:rsidDel="00000000" w:rsidR="00000000" w:rsidRPr="00000000">
        <w:rPr>
          <w:rFonts w:ascii="Arial" w:cs="Arial" w:eastAsia="Arial" w:hAnsi="Arial"/>
          <w:rtl w:val="0"/>
        </w:rPr>
        <w:t xml:space="preserve">ackets with lengths up to and including 255 bytes.</w:t>
      </w:r>
      <w:r w:rsidDel="00000000" w:rsidR="00000000" w:rsidRPr="00000000">
        <w:rPr>
          <w:rtl w:val="0"/>
        </w:rPr>
      </w:r>
    </w:p>
    <w:p w:rsidR="00000000" w:rsidDel="00000000" w:rsidP="00000000" w:rsidRDefault="00000000" w:rsidRPr="00000000" w14:paraId="0000025E">
      <w:pPr>
        <w:spacing w:after="0" w:lineRule="auto"/>
        <w:ind w:left="-15" w:right="4" w:firstLine="0"/>
        <w:rPr>
          <w:rFonts w:ascii="Arial" w:cs="Arial" w:eastAsia="Arial" w:hAnsi="Arial"/>
          <w:color w:val="ff0000"/>
        </w:rPr>
      </w:pPr>
      <w:r w:rsidDel="00000000" w:rsidR="00000000" w:rsidRPr="00000000">
        <w:rPr>
          <w:rFonts w:ascii="Arial" w:cs="Arial" w:eastAsia="Arial" w:hAnsi="Arial"/>
          <w:highlight w:val="yellow"/>
          <w:rtl w:val="0"/>
        </w:rPr>
        <w:t xml:space="preserve">A client or gateway receiving MQTT-SN control packets MUST be able to process both 1-byte and 3-byte length formats.  </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color w:val="ff0000"/>
          <w:rtl w:val="0"/>
        </w:rPr>
        <w:t xml:space="preserve">MQTT-SN-2.1.2-1]</w:t>
      </w:r>
    </w:p>
    <w:p w:rsidR="00000000" w:rsidDel="00000000" w:rsidP="00000000" w:rsidRDefault="00000000" w:rsidRPr="00000000" w14:paraId="0000025F">
      <w:pPr>
        <w:ind w:right="4" w:firstLine="583"/>
        <w:rPr>
          <w:rFonts w:ascii="Arial" w:cs="Arial" w:eastAsia="Arial" w:hAnsi="Arial"/>
          <w:b w:val="1"/>
        </w:rPr>
      </w:pPr>
      <w:bookmarkStart w:colFirst="0" w:colLast="0" w:name="_heading=h.3fwokq0" w:id="29"/>
      <w:bookmarkEnd w:id="29"/>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260">
      <w:pPr>
        <w:spacing w:after="307" w:lineRule="auto"/>
        <w:ind w:left="583" w:right="4" w:firstLine="0"/>
        <w:rPr>
          <w:rFonts w:ascii="Arial" w:cs="Arial" w:eastAsia="Arial" w:hAnsi="Arial"/>
        </w:rPr>
      </w:pPr>
      <w:r w:rsidDel="00000000" w:rsidR="00000000" w:rsidRPr="00000000">
        <w:rPr>
          <w:rFonts w:ascii="Arial" w:cs="Arial" w:eastAsia="Arial" w:hAnsi="Arial"/>
          <w:rtl w:val="0"/>
        </w:rPr>
        <w:t xml:space="preserve">MQTT-SN does not support packet fragmentation and reassembly, the maximum packet length that could be used in a network is governed by the maximum packet size that is supported by that network, and not by the maximum length that could be encoded by MQTT-SN.</w:t>
      </w:r>
    </w:p>
    <w:p w:rsidR="00000000" w:rsidDel="00000000" w:rsidP="00000000" w:rsidRDefault="00000000" w:rsidRPr="00000000" w14:paraId="00000261">
      <w:pPr>
        <w:pStyle w:val="Heading3"/>
        <w:keepLines w:val="1"/>
        <w:spacing w:after="145" w:before="0" w:line="259" w:lineRule="auto"/>
        <w:ind w:left="0" w:right="4" w:firstLine="0"/>
        <w:rPr>
          <w:rFonts w:ascii="Arial" w:cs="Arial" w:eastAsia="Arial" w:hAnsi="Arial"/>
        </w:rPr>
      </w:pPr>
      <w:bookmarkStart w:colFirst="0" w:colLast="0" w:name="_heading=h.1v1yuxt" w:id="30"/>
      <w:bookmarkEnd w:id="30"/>
      <w:r w:rsidDel="00000000" w:rsidR="00000000" w:rsidRPr="00000000">
        <w:rPr>
          <w:rtl w:val="0"/>
        </w:rPr>
        <w:t xml:space="preserve">2.1.3 </w:t>
      </w:r>
      <w:r w:rsidDel="00000000" w:rsidR="00000000" w:rsidRPr="00000000">
        <w:rPr>
          <w:rFonts w:ascii="Arial" w:cs="Arial" w:eastAsia="Arial" w:hAnsi="Arial"/>
          <w:rtl w:val="0"/>
        </w:rPr>
        <w:t xml:space="preserve">MQTT-SN Control Packet Type</w:t>
      </w:r>
    </w:p>
    <w:p w:rsidR="00000000" w:rsidDel="00000000" w:rsidP="00000000" w:rsidRDefault="00000000" w:rsidRPr="00000000" w14:paraId="00000262">
      <w:pPr>
        <w:rPr>
          <w:rFonts w:ascii="Arial" w:cs="Arial" w:eastAsia="Arial" w:hAnsi="Arial"/>
        </w:rPr>
      </w:pPr>
      <w:r w:rsidDel="00000000" w:rsidR="00000000" w:rsidRPr="00000000">
        <w:rPr>
          <w:rFonts w:ascii="Arial" w:cs="Arial" w:eastAsia="Arial" w:hAnsi="Arial"/>
          <w:rtl w:val="0"/>
        </w:rPr>
        <w:t xml:space="preserve">The MQTT-SN Control Packet Type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is 1-byte long and specifies the MQTT-SN Control Packet type which is one of the values shown below.</w:t>
      </w:r>
    </w:p>
    <w:tbl>
      <w:tblPr>
        <w:tblStyle w:val="Table6"/>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3">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4">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5">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66">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7">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B">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jc w:val="center"/>
              <w:rPr>
                <w:rFonts w:ascii="Arial" w:cs="Arial" w:eastAsia="Arial" w:hAnsi="Arial"/>
              </w:rPr>
            </w:pPr>
            <w:r w:rsidDel="00000000" w:rsidR="00000000" w:rsidRPr="00000000">
              <w:rPr>
                <w:rFonts w:ascii="Arial" w:cs="Arial" w:eastAsia="Arial" w:hAnsi="Arial"/>
                <w:rtl w:val="0"/>
              </w:rPr>
              <w:t xml:space="preserve">0x0</w:t>
            </w:r>
            <w:r w:rsidDel="00000000" w:rsidR="00000000" w:rsidRPr="00000000">
              <w:rPr>
                <w:rFonts w:ascii="Arial" w:cs="Arial" w:eastAsia="Arial" w:hAnsi="Arial"/>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jc w:val="center"/>
              <w:rPr>
                <w:rFonts w:ascii="Arial" w:cs="Arial" w:eastAsia="Arial" w:hAnsi="Arial"/>
              </w:rPr>
            </w:pPr>
            <w:r w:rsidDel="00000000" w:rsidR="00000000" w:rsidRPr="00000000">
              <w:rPr>
                <w:rFonts w:ascii="Arial" w:cs="Arial" w:eastAsia="Arial" w:hAnsi="Arial"/>
                <w:rtl w:val="0"/>
              </w:rPr>
              <w:t xml:space="preserve">Gateway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rPr>
                <w:rFonts w:ascii="Arial" w:cs="Arial" w:eastAsia="Arial" w:hAnsi="Arial"/>
              </w:rPr>
            </w:pPr>
            <w:r w:rsidDel="00000000" w:rsidR="00000000" w:rsidRPr="00000000">
              <w:rPr>
                <w:rFonts w:ascii="Arial" w:cs="Arial" w:eastAsia="Arial" w:hAnsi="Arial"/>
                <w:rtl w:val="0"/>
              </w:rPr>
              <w:t xml:space="preserve">Advertise the gateway presence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6F">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jc w:val="center"/>
              <w:rPr>
                <w:rFonts w:ascii="Arial" w:cs="Arial" w:eastAsia="Arial" w:hAnsi="Arial"/>
              </w:rPr>
            </w:pPr>
            <w:r w:rsidDel="00000000" w:rsidR="00000000" w:rsidRPr="00000000">
              <w:rPr>
                <w:rFonts w:ascii="Arial" w:cs="Arial" w:eastAsia="Arial" w:hAnsi="Arial"/>
                <w:rtl w:val="0"/>
              </w:rPr>
              <w:t xml:space="preserve">0x02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jc w:val="center"/>
              <w:rPr>
                <w:rFonts w:ascii="Arial" w:cs="Arial" w:eastAsia="Arial" w:hAnsi="Arial"/>
              </w:rPr>
            </w:pPr>
            <w:r w:rsidDel="00000000" w:rsidR="00000000" w:rsidRPr="00000000">
              <w:rPr>
                <w:rFonts w:ascii="Arial" w:cs="Arial" w:eastAsia="Arial" w:hAnsi="Arial"/>
                <w:rtl w:val="0"/>
              </w:rPr>
              <w:t xml:space="preserve">Client Multicast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rPr>
                <w:rFonts w:ascii="Arial" w:cs="Arial" w:eastAsia="Arial" w:hAnsi="Arial"/>
              </w:rPr>
            </w:pPr>
            <w:r w:rsidDel="00000000" w:rsidR="00000000" w:rsidRPr="00000000">
              <w:rPr>
                <w:rFonts w:ascii="Arial" w:cs="Arial" w:eastAsia="Arial" w:hAnsi="Arial"/>
                <w:rtl w:val="0"/>
              </w:rPr>
              <w:t xml:space="preserve">Client GWINFO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3">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jc w:val="center"/>
              <w:rPr>
                <w:rFonts w:ascii="Arial" w:cs="Arial" w:eastAsia="Arial" w:hAnsi="Arial"/>
              </w:rPr>
            </w:pPr>
            <w:r w:rsidDel="00000000" w:rsidR="00000000" w:rsidRPr="00000000">
              <w:rPr>
                <w:rFonts w:ascii="Arial" w:cs="Arial" w:eastAsia="Arial" w:hAnsi="Arial"/>
                <w:rtl w:val="0"/>
              </w:rPr>
              <w:t xml:space="preserve">0x03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rPr>
                <w:rFonts w:ascii="Arial" w:cs="Arial" w:eastAsia="Arial" w:hAnsi="Arial"/>
              </w:rPr>
            </w:pPr>
            <w:r w:rsidDel="00000000" w:rsidR="00000000" w:rsidRPr="00000000">
              <w:rPr>
                <w:rFonts w:ascii="Arial" w:cs="Arial" w:eastAsia="Arial" w:hAnsi="Arial"/>
                <w:rtl w:val="0"/>
              </w:rPr>
              <w:t xml:space="preserve">Response to a SEARCHGW</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7">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jc w:val="center"/>
              <w:rPr>
                <w:rFonts w:ascii="Arial" w:cs="Arial" w:eastAsia="Arial" w:hAnsi="Arial"/>
              </w:rPr>
            </w:pPr>
            <w:r w:rsidDel="00000000" w:rsidR="00000000" w:rsidRPr="00000000">
              <w:rPr>
                <w:rFonts w:ascii="Arial" w:cs="Arial" w:eastAsia="Arial" w:hAnsi="Arial"/>
                <w:rtl w:val="0"/>
              </w:rPr>
              <w:t xml:space="preserve">0x04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jc w:val="center"/>
              <w:rPr>
                <w:rFonts w:ascii="Arial" w:cs="Arial" w:eastAsia="Arial" w:hAnsi="Arial"/>
              </w:rPr>
            </w:pPr>
            <w:r w:rsidDel="00000000" w:rsidR="00000000" w:rsidRPr="00000000">
              <w:rPr>
                <w:rFonts w:ascii="Arial" w:cs="Arial" w:eastAsia="Arial" w:hAnsi="Arial"/>
                <w:rtl w:val="0"/>
              </w:rPr>
              <w:t xml:space="preserve">Client to Gateway or 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rPr>
                <w:rFonts w:ascii="Arial" w:cs="Arial" w:eastAsia="Arial" w:hAnsi="Arial"/>
              </w:rPr>
            </w:pPr>
            <w:r w:rsidDel="00000000" w:rsidR="00000000" w:rsidRPr="00000000">
              <w:rPr>
                <w:rFonts w:ascii="Arial" w:cs="Arial" w:eastAsia="Arial" w:hAnsi="Arial"/>
                <w:rtl w:val="0"/>
              </w:rPr>
              <w:t xml:space="preserve">Authentication handshake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B">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jc w:val="center"/>
              <w:rPr>
                <w:rFonts w:ascii="Arial" w:cs="Arial" w:eastAsia="Arial" w:hAnsi="Arial"/>
              </w:rPr>
            </w:pPr>
            <w:r w:rsidDel="00000000" w:rsidR="00000000" w:rsidRPr="00000000">
              <w:rPr>
                <w:rFonts w:ascii="Arial" w:cs="Arial" w:eastAsia="Arial" w:hAnsi="Arial"/>
                <w:rtl w:val="0"/>
              </w:rPr>
              <w:t xml:space="preserve">0x05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rPr>
                <w:rFonts w:ascii="Arial" w:cs="Arial" w:eastAsia="Arial" w:hAnsi="Arial"/>
              </w:rPr>
            </w:pPr>
            <w:r w:rsidDel="00000000" w:rsidR="00000000" w:rsidRPr="00000000">
              <w:rPr>
                <w:rFonts w:ascii="Arial" w:cs="Arial" w:eastAsia="Arial" w:hAnsi="Arial"/>
                <w:rtl w:val="0"/>
              </w:rPr>
              <w:t xml:space="preserve">Virtual Connection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7F">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jc w:val="center"/>
              <w:rPr>
                <w:rFonts w:ascii="Arial" w:cs="Arial" w:eastAsia="Arial" w:hAnsi="Arial"/>
              </w:rPr>
            </w:pPr>
            <w:r w:rsidDel="00000000" w:rsidR="00000000" w:rsidRPr="00000000">
              <w:rPr>
                <w:rFonts w:ascii="Arial" w:cs="Arial" w:eastAsia="Arial" w:hAnsi="Arial"/>
                <w:rtl w:val="0"/>
              </w:rPr>
              <w:t xml:space="preserve">0x06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rPr>
                <w:rFonts w:ascii="Arial" w:cs="Arial" w:eastAsia="Arial" w:hAnsi="Arial"/>
              </w:rPr>
            </w:pPr>
            <w:r w:rsidDel="00000000" w:rsidR="00000000" w:rsidRPr="00000000">
              <w:rPr>
                <w:rFonts w:ascii="Arial" w:cs="Arial" w:eastAsia="Arial" w:hAnsi="Arial"/>
                <w:rtl w:val="0"/>
              </w:rPr>
              <w:t xml:space="preserve">Virtual Connection acknowledgement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3">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jc w:val="center"/>
              <w:rPr>
                <w:rFonts w:ascii="Arial" w:cs="Arial" w:eastAsia="Arial" w:hAnsi="Arial"/>
              </w:rPr>
            </w:pPr>
            <w:r w:rsidDel="00000000" w:rsidR="00000000" w:rsidRPr="00000000">
              <w:rPr>
                <w:rFonts w:ascii="Arial" w:cs="Arial" w:eastAsia="Arial" w:hAnsi="Arial"/>
                <w:rtl w:val="0"/>
              </w:rPr>
              <w:t xml:space="preserve">0x0A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rPr>
                <w:rFonts w:ascii="Arial" w:cs="Arial" w:eastAsia="Arial" w:hAnsi="Arial"/>
              </w:rPr>
            </w:pPr>
            <w:r w:rsidDel="00000000" w:rsidR="00000000" w:rsidRPr="00000000">
              <w:rPr>
                <w:rFonts w:ascii="Arial" w:cs="Arial" w:eastAsia="Arial" w:hAnsi="Arial"/>
                <w:rtl w:val="0"/>
              </w:rPr>
              <w:t xml:space="preserve">Request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7">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jc w:val="center"/>
              <w:rPr>
                <w:rFonts w:ascii="Arial" w:cs="Arial" w:eastAsia="Arial" w:hAnsi="Arial"/>
              </w:rPr>
            </w:pPr>
            <w:r w:rsidDel="00000000" w:rsidR="00000000" w:rsidRPr="00000000">
              <w:rPr>
                <w:rFonts w:ascii="Arial" w:cs="Arial" w:eastAsia="Arial" w:hAnsi="Arial"/>
                <w:rtl w:val="0"/>
              </w:rPr>
              <w:t xml:space="preserve">0x0B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rPr>
                <w:rFonts w:ascii="Arial" w:cs="Arial" w:eastAsia="Arial" w:hAnsi="Arial"/>
              </w:rPr>
            </w:pPr>
            <w:r w:rsidDel="00000000" w:rsidR="00000000" w:rsidRPr="00000000">
              <w:rPr>
                <w:rFonts w:ascii="Arial" w:cs="Arial" w:eastAsia="Arial" w:hAnsi="Arial"/>
                <w:rtl w:val="0"/>
              </w:rPr>
              <w:t xml:space="preserve">Supply topic alias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8B">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jc w:val="center"/>
              <w:rPr>
                <w:rFonts w:ascii="Arial" w:cs="Arial" w:eastAsia="Arial" w:hAnsi="Arial"/>
              </w:rPr>
            </w:pPr>
            <w:r w:rsidDel="00000000" w:rsidR="00000000" w:rsidRPr="00000000">
              <w:rPr>
                <w:rFonts w:ascii="Arial" w:cs="Arial" w:eastAsia="Arial" w:hAnsi="Arial"/>
                <w:rtl w:val="0"/>
              </w:rPr>
              <w:t xml:space="preserve">0x0C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D">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8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F">
            <w:pPr>
              <w:rPr>
                <w:rFonts w:ascii="Arial" w:cs="Arial" w:eastAsia="Arial" w:hAnsi="Arial"/>
              </w:rPr>
            </w:pPr>
            <w:r w:rsidDel="00000000" w:rsidR="00000000" w:rsidRPr="00000000">
              <w:rPr>
                <w:rFonts w:ascii="Arial" w:cs="Arial" w:eastAsia="Arial" w:hAnsi="Arial"/>
                <w:rtl w:val="0"/>
              </w:rPr>
              <w:t xml:space="preserve">Publish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0">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jc w:val="center"/>
              <w:rPr>
                <w:rFonts w:ascii="Arial" w:cs="Arial" w:eastAsia="Arial" w:hAnsi="Arial"/>
              </w:rPr>
            </w:pPr>
            <w:r w:rsidDel="00000000" w:rsidR="00000000" w:rsidRPr="00000000">
              <w:rPr>
                <w:rFonts w:ascii="Arial" w:cs="Arial" w:eastAsia="Arial" w:hAnsi="Arial"/>
                <w:rtl w:val="0"/>
              </w:rPr>
              <w:t xml:space="preserve">0x0D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rPr>
                <w:rFonts w:ascii="Arial" w:cs="Arial" w:eastAsia="Arial" w:hAnsi="Arial"/>
              </w:rPr>
            </w:pPr>
            <w:r w:rsidDel="00000000" w:rsidR="00000000" w:rsidRPr="00000000">
              <w:rPr>
                <w:rFonts w:ascii="Arial" w:cs="Arial" w:eastAsia="Arial" w:hAnsi="Arial"/>
                <w:rtl w:val="0"/>
              </w:rPr>
              <w:t xml:space="preserve">Publish acknowledgment (QoS 1) or Publish error (Any QoS).</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5">
            <w:pPr>
              <w:jc w:val="center"/>
              <w:rPr>
                <w:rFonts w:ascii="Arial" w:cs="Arial" w:eastAsia="Arial" w:hAnsi="Arial"/>
                <w:b w:val="1"/>
              </w:rPr>
            </w:pPr>
            <w:r w:rsidDel="00000000" w:rsidR="00000000" w:rsidRPr="00000000">
              <w:rPr>
                <w:rFonts w:ascii="Arial" w:cs="Arial" w:eastAsia="Arial" w:hAnsi="Arial"/>
                <w:b w:val="1"/>
                <w:rtl w:val="0"/>
              </w:rPr>
              <w:t xml:space="preserve">PUBCOMP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jc w:val="center"/>
              <w:rPr>
                <w:rFonts w:ascii="Arial" w:cs="Arial" w:eastAsia="Arial" w:hAnsi="Arial"/>
              </w:rPr>
            </w:pPr>
            <w:r w:rsidDel="00000000" w:rsidR="00000000" w:rsidRPr="00000000">
              <w:rPr>
                <w:rFonts w:ascii="Arial" w:cs="Arial" w:eastAsia="Arial" w:hAnsi="Arial"/>
                <w:rtl w:val="0"/>
              </w:rPr>
              <w:t xml:space="preserve">0x0E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8">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rPr>
                <w:rFonts w:ascii="Arial" w:cs="Arial" w:eastAsia="Arial" w:hAnsi="Arial"/>
              </w:rPr>
            </w:pPr>
            <w:r w:rsidDel="00000000" w:rsidR="00000000" w:rsidRPr="00000000">
              <w:rPr>
                <w:rFonts w:ascii="Arial" w:cs="Arial" w:eastAsia="Arial" w:hAnsi="Arial"/>
                <w:rtl w:val="0"/>
              </w:rPr>
              <w:t xml:space="preserve">Publish complete (QoS 2 delivery part 3)</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A">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jc w:val="center"/>
              <w:rPr>
                <w:rFonts w:ascii="Arial" w:cs="Arial" w:eastAsia="Arial" w:hAnsi="Arial"/>
              </w:rPr>
            </w:pPr>
            <w:r w:rsidDel="00000000" w:rsidR="00000000" w:rsidRPr="00000000">
              <w:rPr>
                <w:rFonts w:ascii="Arial" w:cs="Arial" w:eastAsia="Arial" w:hAnsi="Arial"/>
                <w:rtl w:val="0"/>
              </w:rPr>
              <w:t xml:space="preserve">0x0F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9D">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rPr>
                <w:rFonts w:ascii="Arial" w:cs="Arial" w:eastAsia="Arial" w:hAnsi="Arial"/>
              </w:rPr>
            </w:pPr>
            <w:r w:rsidDel="00000000" w:rsidR="00000000" w:rsidRPr="00000000">
              <w:rPr>
                <w:rFonts w:ascii="Arial" w:cs="Arial" w:eastAsia="Arial" w:hAnsi="Arial"/>
                <w:rtl w:val="0"/>
              </w:rPr>
              <w:t xml:space="preserve">Publish received (QoS 2 delivery part 1)</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9F">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jc w:val="center"/>
              <w:rPr>
                <w:rFonts w:ascii="Arial" w:cs="Arial" w:eastAsia="Arial" w:hAnsi="Arial"/>
              </w:rPr>
            </w:pPr>
            <w:r w:rsidDel="00000000" w:rsidR="00000000" w:rsidRPr="00000000">
              <w:rPr>
                <w:rFonts w:ascii="Arial" w:cs="Arial" w:eastAsia="Arial" w:hAnsi="Arial"/>
                <w:rtl w:val="0"/>
              </w:rPr>
              <w:t xml:space="preserve">0x10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A2">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rPr>
                <w:rFonts w:ascii="Arial" w:cs="Arial" w:eastAsia="Arial" w:hAnsi="Arial"/>
              </w:rPr>
            </w:pPr>
            <w:r w:rsidDel="00000000" w:rsidR="00000000" w:rsidRPr="00000000">
              <w:rPr>
                <w:rFonts w:ascii="Arial" w:cs="Arial" w:eastAsia="Arial" w:hAnsi="Arial"/>
                <w:rtl w:val="0"/>
              </w:rPr>
              <w:t xml:space="preserve">Publish release (QoS 2 delivery part 2)</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4">
            <w:pPr>
              <w:jc w:val="center"/>
              <w:rPr>
                <w:rFonts w:ascii="Arial" w:cs="Arial" w:eastAsia="Arial" w:hAnsi="Arial"/>
                <w:b w:val="1"/>
              </w:rPr>
            </w:pPr>
            <w:r w:rsidDel="00000000" w:rsidR="00000000" w:rsidRPr="00000000">
              <w:rPr>
                <w:rFonts w:ascii="Arial" w:cs="Arial" w:eastAsia="Arial" w:hAnsi="Arial"/>
                <w:b w:val="1"/>
                <w:rtl w:val="0"/>
              </w:rPr>
              <w:t xml:space="preserve">PUBLISH-WITHOUT-SESSION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jc w:val="center"/>
              <w:rPr>
                <w:rFonts w:ascii="Arial" w:cs="Arial" w:eastAsia="Arial" w:hAnsi="Arial"/>
              </w:rPr>
            </w:pPr>
            <w:r w:rsidDel="00000000" w:rsidR="00000000" w:rsidRPr="00000000">
              <w:rPr>
                <w:rFonts w:ascii="Arial" w:cs="Arial" w:eastAsia="Arial" w:hAnsi="Arial"/>
                <w:rtl w:val="0"/>
              </w:rPr>
              <w:t xml:space="preserve">0x11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rPr>
                <w:rFonts w:ascii="Arial" w:cs="Arial" w:eastAsia="Arial" w:hAnsi="Arial"/>
              </w:rPr>
            </w:pPr>
            <w:r w:rsidDel="00000000" w:rsidR="00000000" w:rsidRPr="00000000">
              <w:rPr>
                <w:rFonts w:ascii="Arial" w:cs="Arial" w:eastAsia="Arial" w:hAnsi="Arial"/>
                <w:rtl w:val="0"/>
              </w:rPr>
              <w:t xml:space="preserve">Publish packet for out of  a session messages which have no session on the gateway or broker</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8">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center"/>
              <w:rPr>
                <w:rFonts w:ascii="Arial" w:cs="Arial" w:eastAsia="Arial" w:hAnsi="Arial"/>
              </w:rPr>
            </w:pPr>
            <w:r w:rsidDel="00000000" w:rsidR="00000000" w:rsidRPr="00000000">
              <w:rPr>
                <w:rFonts w:ascii="Arial" w:cs="Arial" w:eastAsia="Arial" w:hAnsi="Arial"/>
                <w:rtl w:val="0"/>
              </w:rPr>
              <w:t xml:space="preserve">0x12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rPr>
                <w:rFonts w:ascii="Arial" w:cs="Arial" w:eastAsia="Arial" w:hAnsi="Arial"/>
              </w:rPr>
            </w:pPr>
            <w:r w:rsidDel="00000000" w:rsidR="00000000" w:rsidRPr="00000000">
              <w:rPr>
                <w:rFonts w:ascii="Arial" w:cs="Arial" w:eastAsia="Arial" w:hAnsi="Arial"/>
                <w:rtl w:val="0"/>
              </w:rPr>
              <w:t xml:space="preserve">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AC">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jc w:val="center"/>
              <w:rPr>
                <w:rFonts w:ascii="Arial" w:cs="Arial" w:eastAsia="Arial" w:hAnsi="Arial"/>
              </w:rPr>
            </w:pPr>
            <w:r w:rsidDel="00000000" w:rsidR="00000000" w:rsidRPr="00000000">
              <w:rPr>
                <w:rFonts w:ascii="Arial" w:cs="Arial" w:eastAsia="Arial" w:hAnsi="Arial"/>
                <w:rtl w:val="0"/>
              </w:rPr>
              <w:t xml:space="preserve">0x13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rFonts w:ascii="Arial" w:cs="Arial" w:eastAsia="Arial" w:hAnsi="Arial"/>
              </w:rPr>
            </w:pPr>
            <w:r w:rsidDel="00000000" w:rsidR="00000000" w:rsidRPr="00000000">
              <w:rPr>
                <w:rFonts w:ascii="Arial" w:cs="Arial" w:eastAsia="Arial" w:hAnsi="Arial"/>
                <w:rtl w:val="0"/>
              </w:rPr>
              <w:t xml:space="preserve">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0">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jc w:val="center"/>
              <w:rPr>
                <w:rFonts w:ascii="Arial" w:cs="Arial" w:eastAsia="Arial" w:hAnsi="Arial"/>
              </w:rPr>
            </w:pPr>
            <w:r w:rsidDel="00000000" w:rsidR="00000000" w:rsidRPr="00000000">
              <w:rPr>
                <w:rFonts w:ascii="Arial" w:cs="Arial" w:eastAsia="Arial" w:hAnsi="Arial"/>
                <w:rtl w:val="0"/>
              </w:rPr>
              <w:t xml:space="preserve">0x14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rPr>
                <w:rFonts w:ascii="Arial" w:cs="Arial" w:eastAsia="Arial" w:hAnsi="Arial"/>
              </w:rPr>
            </w:pPr>
            <w:r w:rsidDel="00000000" w:rsidR="00000000" w:rsidRPr="00000000">
              <w:rPr>
                <w:rFonts w:ascii="Arial" w:cs="Arial" w:eastAsia="Arial" w:hAnsi="Arial"/>
                <w:rtl w:val="0"/>
              </w:rPr>
              <w:t xml:space="preserve">Unsubscribe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4">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jc w:val="center"/>
              <w:rPr>
                <w:rFonts w:ascii="Arial" w:cs="Arial" w:eastAsia="Arial" w:hAnsi="Arial"/>
              </w:rPr>
            </w:pPr>
            <w:r w:rsidDel="00000000" w:rsidR="00000000" w:rsidRPr="00000000">
              <w:rPr>
                <w:rFonts w:ascii="Arial" w:cs="Arial" w:eastAsia="Arial" w:hAnsi="Arial"/>
                <w:rtl w:val="0"/>
              </w:rPr>
              <w:t xml:space="preserve">0x15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rPr>
                <w:rFonts w:ascii="Arial" w:cs="Arial" w:eastAsia="Arial" w:hAnsi="Arial"/>
              </w:rPr>
            </w:pPr>
            <w:r w:rsidDel="00000000" w:rsidR="00000000" w:rsidRPr="00000000">
              <w:rPr>
                <w:rFonts w:ascii="Arial" w:cs="Arial" w:eastAsia="Arial" w:hAnsi="Arial"/>
                <w:rtl w:val="0"/>
              </w:rPr>
              <w:t xml:space="preserve">Unsubscribe acknowledgment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8">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jc w:val="center"/>
              <w:rPr>
                <w:rFonts w:ascii="Arial" w:cs="Arial" w:eastAsia="Arial" w:hAnsi="Arial"/>
              </w:rPr>
            </w:pPr>
            <w:r w:rsidDel="00000000" w:rsidR="00000000" w:rsidRPr="00000000">
              <w:rPr>
                <w:rFonts w:ascii="Arial" w:cs="Arial" w:eastAsia="Arial" w:hAnsi="Arial"/>
                <w:rtl w:val="0"/>
              </w:rPr>
              <w:t xml:space="preserve">0x16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jc w:val="center"/>
              <w:rPr>
                <w:rFonts w:ascii="Arial" w:cs="Arial" w:eastAsia="Arial" w:hAnsi="Arial"/>
              </w:rPr>
            </w:pPr>
            <w:r w:rsidDel="00000000" w:rsidR="00000000" w:rsidRPr="00000000">
              <w:rPr>
                <w:rFonts w:ascii="Arial" w:cs="Arial" w:eastAsia="Arial" w:hAnsi="Arial"/>
                <w:rtl w:val="0"/>
              </w:rPr>
              <w:t xml:space="preserve">Client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rPr>
                <w:rFonts w:ascii="Arial" w:cs="Arial" w:eastAsia="Arial" w:hAnsi="Arial"/>
              </w:rPr>
            </w:pPr>
            <w:r w:rsidDel="00000000" w:rsidR="00000000" w:rsidRPr="00000000">
              <w:rPr>
                <w:rFonts w:ascii="Arial" w:cs="Arial" w:eastAsia="Arial" w:hAnsi="Arial"/>
                <w:rtl w:val="0"/>
              </w:rPr>
              <w:t xml:space="preserve">PING request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BC">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jc w:val="center"/>
              <w:rPr>
                <w:rFonts w:ascii="Arial" w:cs="Arial" w:eastAsia="Arial" w:hAnsi="Arial"/>
              </w:rPr>
            </w:pPr>
            <w:r w:rsidDel="00000000" w:rsidR="00000000" w:rsidRPr="00000000">
              <w:rPr>
                <w:rFonts w:ascii="Arial" w:cs="Arial" w:eastAsia="Arial" w:hAnsi="Arial"/>
                <w:rtl w:val="0"/>
              </w:rPr>
              <w:t xml:space="preserve">0x17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rPr>
                <w:rFonts w:ascii="Arial" w:cs="Arial" w:eastAsia="Arial" w:hAnsi="Arial"/>
              </w:rPr>
            </w:pPr>
            <w:r w:rsidDel="00000000" w:rsidR="00000000" w:rsidRPr="00000000">
              <w:rPr>
                <w:rFonts w:ascii="Arial" w:cs="Arial" w:eastAsia="Arial" w:hAnsi="Arial"/>
                <w:rtl w:val="0"/>
              </w:rPr>
              <w:t xml:space="preserve">PING response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0">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jc w:val="center"/>
              <w:rPr>
                <w:rFonts w:ascii="Arial" w:cs="Arial" w:eastAsia="Arial" w:hAnsi="Arial"/>
              </w:rPr>
            </w:pPr>
            <w:r w:rsidDel="00000000" w:rsidR="00000000" w:rsidRPr="00000000">
              <w:rPr>
                <w:rFonts w:ascii="Arial" w:cs="Arial" w:eastAsia="Arial" w:hAnsi="Arial"/>
                <w:rtl w:val="0"/>
              </w:rPr>
              <w:t xml:space="preserve">0x18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C3">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rPr>
                <w:rFonts w:ascii="Arial" w:cs="Arial" w:eastAsia="Arial" w:hAnsi="Arial"/>
              </w:rPr>
            </w:pPr>
            <w:r w:rsidDel="00000000" w:rsidR="00000000" w:rsidRPr="00000000">
              <w:rPr>
                <w:rFonts w:ascii="Arial" w:cs="Arial" w:eastAsia="Arial" w:hAnsi="Arial"/>
                <w:rtl w:val="0"/>
              </w:rPr>
              <w:t xml:space="preserve">Disconnect notification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5">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jc w:val="center"/>
              <w:rPr>
                <w:rFonts w:ascii="Arial" w:cs="Arial" w:eastAsia="Arial" w:hAnsi="Arial"/>
                <w:color w:val="666666"/>
              </w:rPr>
            </w:pPr>
            <w:r w:rsidDel="00000000" w:rsidR="00000000" w:rsidRPr="00000000">
              <w:rPr>
                <w:rFonts w:ascii="Arial" w:cs="Arial" w:eastAsia="Arial" w:hAnsi="Arial"/>
                <w:color w:val="666666"/>
                <w:rtl w:val="0"/>
              </w:rPr>
              <w:t xml:space="preserve">0x19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9">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jc w:val="center"/>
              <w:rPr>
                <w:rFonts w:ascii="Arial" w:cs="Arial" w:eastAsia="Arial" w:hAnsi="Arial"/>
                <w:color w:val="666666"/>
              </w:rPr>
            </w:pPr>
            <w:r w:rsidDel="00000000" w:rsidR="00000000" w:rsidRPr="00000000">
              <w:rPr>
                <w:rFonts w:ascii="Arial" w:cs="Arial" w:eastAsia="Arial" w:hAnsi="Arial"/>
                <w:color w:val="666666"/>
                <w:rtl w:val="0"/>
              </w:rPr>
              <w:t xml:space="preserve">0x1A-0x1D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rPr>
                <w:rFonts w:ascii="Arial" w:cs="Arial" w:eastAsia="Arial" w:hAnsi="Arial"/>
                <w:color w:val="666666"/>
              </w:rPr>
            </w:pPr>
            <w:r w:rsidDel="00000000" w:rsidR="00000000" w:rsidRPr="00000000">
              <w:rPr>
                <w:rFonts w:ascii="Arial" w:cs="Arial" w:eastAsia="Arial" w:hAnsi="Arial"/>
                <w:color w:val="666666"/>
                <w:rtl w:val="0"/>
              </w:rPr>
              <w:t xml:space="preserve">Forbidden (Old Will Range)</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CD">
            <w:pPr>
              <w:jc w:val="center"/>
              <w:rPr>
                <w:rFonts w:ascii="Arial" w:cs="Arial" w:eastAsia="Arial" w:hAnsi="Arial"/>
                <w:b w:val="1"/>
                <w:color w:val="666666"/>
              </w:rPr>
            </w:pPr>
            <w:r w:rsidDel="00000000" w:rsidR="00000000" w:rsidRPr="00000000">
              <w:rPr>
                <w:rFonts w:ascii="Arial" w:cs="Arial" w:eastAsia="Arial" w:hAnsi="Arial"/>
                <w:b w:val="1"/>
                <w:color w:val="666666"/>
                <w:rtl w:val="0"/>
              </w:rPr>
              <w:t xml:space="preserve">- Reserved -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jc w:val="center"/>
              <w:rPr>
                <w:rFonts w:ascii="Arial" w:cs="Arial" w:eastAsia="Arial" w:hAnsi="Arial"/>
                <w:color w:val="666666"/>
              </w:rPr>
            </w:pPr>
            <w:r w:rsidDel="00000000" w:rsidR="00000000" w:rsidRPr="00000000">
              <w:rPr>
                <w:rFonts w:ascii="Arial" w:cs="Arial" w:eastAsia="Arial" w:hAnsi="Arial"/>
                <w:color w:val="666666"/>
                <w:rtl w:val="0"/>
              </w:rPr>
              <w:t xml:space="preserve">0x1E-0xFD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rFonts w:ascii="Arial" w:cs="Arial" w:eastAsia="Arial" w:hAnsi="Arial"/>
                <w:color w:val="666666"/>
              </w:rPr>
            </w:pPr>
            <w:r w:rsidDel="00000000" w:rsidR="00000000" w:rsidRPr="00000000">
              <w:rPr>
                <w:rFonts w:ascii="Arial" w:cs="Arial" w:eastAsia="Arial" w:hAnsi="Arial"/>
                <w:color w:val="666666"/>
                <w:rtl w:val="0"/>
              </w:rPr>
              <w:t xml:space="preserve">Forbidden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1">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jc w:val="center"/>
              <w:rPr>
                <w:rFonts w:ascii="Arial" w:cs="Arial" w:eastAsia="Arial" w:hAnsi="Arial"/>
              </w:rPr>
            </w:pPr>
            <w:r w:rsidDel="00000000" w:rsidR="00000000" w:rsidRPr="00000000">
              <w:rPr>
                <w:rFonts w:ascii="Arial" w:cs="Arial" w:eastAsia="Arial" w:hAnsi="Arial"/>
                <w:rtl w:val="0"/>
              </w:rPr>
              <w:t xml:space="preserve">0xFE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jc w:val="center"/>
              <w:rPr>
                <w:rFonts w:ascii="Arial" w:cs="Arial" w:eastAsia="Arial" w:hAnsi="Arial"/>
              </w:rPr>
            </w:pPr>
            <w:r w:rsidDel="00000000" w:rsidR="00000000" w:rsidRPr="00000000">
              <w:rPr>
                <w:rFonts w:ascii="Arial" w:cs="Arial" w:eastAsia="Arial" w:hAnsi="Arial"/>
                <w:rtl w:val="0"/>
              </w:rPr>
              <w:t xml:space="preserve">Forwarder to Client or</w:t>
            </w:r>
          </w:p>
          <w:p w:rsidR="00000000" w:rsidDel="00000000" w:rsidP="00000000" w:rsidRDefault="00000000" w:rsidRPr="00000000" w14:paraId="000002D4">
            <w:pPr>
              <w:jc w:val="center"/>
              <w:rPr>
                <w:rFonts w:ascii="Arial" w:cs="Arial" w:eastAsia="Arial" w:hAnsi="Arial"/>
              </w:rPr>
            </w:pPr>
            <w:r w:rsidDel="00000000" w:rsidR="00000000" w:rsidRPr="00000000">
              <w:rPr>
                <w:rFonts w:ascii="Arial" w:cs="Arial" w:eastAsia="Arial" w:hAnsi="Arial"/>
                <w:rtl w:val="0"/>
              </w:rPr>
              <w:t xml:space="preserve">Forwarder to Gateway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rFonts w:ascii="Arial" w:cs="Arial" w:eastAsia="Arial" w:hAnsi="Arial"/>
              </w:rPr>
            </w:pPr>
            <w:r w:rsidDel="00000000" w:rsidR="00000000" w:rsidRPr="00000000">
              <w:rPr>
                <w:rFonts w:ascii="Arial" w:cs="Arial" w:eastAsia="Arial" w:hAnsi="Arial"/>
                <w:rtl w:val="0"/>
              </w:rPr>
              <w:t xml:space="preserve">Encapsulated MQTT-SN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D6">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jc w:val="center"/>
              <w:rPr>
                <w:rFonts w:ascii="Arial" w:cs="Arial" w:eastAsia="Arial" w:hAnsi="Arial"/>
              </w:rPr>
            </w:pPr>
            <w:r w:rsidDel="00000000" w:rsidR="00000000" w:rsidRPr="00000000">
              <w:rPr>
                <w:rFonts w:ascii="Arial" w:cs="Arial" w:eastAsia="Arial" w:hAnsi="Arial"/>
                <w:rtl w:val="0"/>
              </w:rPr>
              <w:t xml:space="preserve">0xFF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jc w:val="center"/>
              <w:rPr>
                <w:rFonts w:ascii="Arial" w:cs="Arial" w:eastAsia="Arial" w:hAnsi="Arial"/>
              </w:rPr>
            </w:pPr>
            <w:r w:rsidDel="00000000" w:rsidR="00000000" w:rsidRPr="00000000">
              <w:rPr>
                <w:rFonts w:ascii="Arial" w:cs="Arial" w:eastAsia="Arial" w:hAnsi="Arial"/>
                <w:rtl w:val="0"/>
              </w:rPr>
              <w:t xml:space="preserve">Client to Gateway or</w:t>
            </w:r>
          </w:p>
          <w:p w:rsidR="00000000" w:rsidDel="00000000" w:rsidP="00000000" w:rsidRDefault="00000000" w:rsidRPr="00000000" w14:paraId="000002D9">
            <w:pPr>
              <w:jc w:val="center"/>
              <w:rPr>
                <w:rFonts w:ascii="Arial" w:cs="Arial" w:eastAsia="Arial" w:hAnsi="Arial"/>
              </w:rPr>
            </w:pPr>
            <w:r w:rsidDel="00000000" w:rsidR="00000000" w:rsidRPr="00000000">
              <w:rPr>
                <w:rFonts w:ascii="Arial" w:cs="Arial" w:eastAsia="Arial" w:hAnsi="Arial"/>
                <w:rtl w:val="0"/>
              </w:rPr>
              <w:t xml:space="preserve">Gateway to Client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keepNext w:val="1"/>
              <w:rPr>
                <w:rFonts w:ascii="Arial" w:cs="Arial" w:eastAsia="Arial" w:hAnsi="Arial"/>
              </w:rPr>
            </w:pPr>
            <w:r w:rsidDel="00000000" w:rsidR="00000000" w:rsidRPr="00000000">
              <w:rPr>
                <w:rFonts w:ascii="Arial" w:cs="Arial" w:eastAsia="Arial" w:hAnsi="Arial"/>
                <w:rtl w:val="0"/>
              </w:rPr>
              <w:t xml:space="preserve">A protection envelope that can encapsulate any MQTT-SN packet with the exception of Forwarder-Encapsulation packet (0xFE)</w:t>
            </w:r>
          </w:p>
        </w:tc>
      </w:tr>
    </w:tbl>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6: Packet type listing</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2DD">
      <w:pPr>
        <w:rPr>
          <w:rFonts w:ascii="Arial" w:cs="Arial" w:eastAsia="Arial" w:hAnsi="Arial"/>
        </w:rPr>
      </w:pPr>
      <w:r w:rsidDel="00000000" w:rsidR="00000000" w:rsidRPr="00000000">
        <w:rPr>
          <w:rtl w:val="0"/>
        </w:rPr>
      </w:r>
    </w:p>
    <w:tbl>
      <w:tblPr>
        <w:tblStyle w:val="Table7"/>
        <w:tblW w:w="9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20"/>
        <w:gridCol w:w="1935"/>
        <w:gridCol w:w="4680"/>
        <w:tblGridChange w:id="0">
          <w:tblGrid>
            <w:gridCol w:w="1980"/>
            <w:gridCol w:w="1320"/>
            <w:gridCol w:w="1935"/>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DE">
            <w:pPr>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DF">
            <w:pPr>
              <w:jc w:val="center"/>
              <w:rPr>
                <w:rFonts w:ascii="Arial" w:cs="Arial" w:eastAsia="Arial" w:hAnsi="Arial"/>
                <w:b w:val="1"/>
              </w:rPr>
            </w:pPr>
            <w:r w:rsidDel="00000000" w:rsidR="00000000" w:rsidRPr="00000000">
              <w:rPr>
                <w:rFonts w:ascii="Arial" w:cs="Arial" w:eastAsia="Arial" w:hAnsi="Arial"/>
                <w:b w:val="1"/>
                <w:rtl w:val="0"/>
              </w:rPr>
              <w:t xml:space="preserve">Value</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0">
            <w:pPr>
              <w:jc w:val="center"/>
              <w:rPr>
                <w:rFonts w:ascii="Arial" w:cs="Arial" w:eastAsia="Arial" w:hAnsi="Arial"/>
                <w:b w:val="1"/>
              </w:rPr>
            </w:pPr>
            <w:r w:rsidDel="00000000" w:rsidR="00000000" w:rsidRPr="00000000">
              <w:rPr>
                <w:rFonts w:ascii="Arial" w:cs="Arial" w:eastAsia="Arial" w:hAnsi="Arial"/>
                <w:b w:val="1"/>
                <w:rtl w:val="0"/>
              </w:rPr>
              <w:t xml:space="preserve">Direction of flow</w:t>
            </w:r>
          </w:p>
        </w:tc>
        <w:tc>
          <w:tcPr>
            <w:tcBorders>
              <w:top w:color="000000" w:space="0" w:sz="4" w:val="single"/>
              <w:left w:color="000000" w:space="0" w:sz="4" w:val="single"/>
              <w:bottom w:color="000000" w:space="0" w:sz="4" w:val="single"/>
              <w:right w:color="000000" w:space="0" w:sz="4" w:val="single"/>
            </w:tcBorders>
            <w:shd w:fill="cfe2f3" w:val="clear"/>
          </w:tcPr>
          <w:p w:rsidR="00000000" w:rsidDel="00000000" w:rsidP="00000000" w:rsidRDefault="00000000" w:rsidRPr="00000000" w14:paraId="000002E1">
            <w:pPr>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2E2">
            <w:pPr>
              <w:jc w:val="center"/>
              <w:rPr>
                <w:rFonts w:ascii="Arial" w:cs="Arial" w:eastAsia="Arial" w:hAnsi="Arial"/>
                <w:b w:val="1"/>
              </w:rPr>
            </w:pPr>
            <w:r w:rsidDel="00000000" w:rsidR="00000000" w:rsidRPr="00000000">
              <w:rPr>
                <w:rFonts w:ascii="Arial" w:cs="Arial" w:eastAsia="Arial" w:hAnsi="Arial"/>
                <w:rtl w:val="0"/>
              </w:rPr>
              <w:t xml:space="preserve">Reserved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jc w:val="center"/>
              <w:rPr>
                <w:rFonts w:ascii="Arial" w:cs="Arial" w:eastAsia="Arial" w:hAnsi="Arial"/>
              </w:rPr>
            </w:pPr>
            <w:r w:rsidDel="00000000" w:rsidR="00000000" w:rsidRPr="00000000">
              <w:rPr>
                <w:rFonts w:ascii="Arial" w:cs="Arial" w:eastAsia="Arial" w:hAnsi="Arial"/>
                <w:rtl w:val="0"/>
              </w:rPr>
              <w:t xml:space="preserve">0x00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jc w:val="center"/>
              <w:rPr>
                <w:rFonts w:ascii="Arial" w:cs="Arial" w:eastAsia="Arial" w:hAnsi="Arial"/>
              </w:rPr>
            </w:pPr>
            <w:r w:rsidDel="00000000" w:rsidR="00000000" w:rsidRPr="00000000">
              <w:rPr>
                <w:rFonts w:ascii="Arial" w:cs="Arial" w:eastAsia="Arial" w:hAnsi="Arial"/>
                <w:rtl w:val="0"/>
              </w:rPr>
              <w:t xml:space="preserve">Forbidden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rPr>
                <w:rFonts w:ascii="Arial" w:cs="Arial" w:eastAsia="Arial" w:hAnsi="Arial"/>
              </w:rPr>
            </w:pPr>
            <w:r w:rsidDel="00000000" w:rsidR="00000000" w:rsidRPr="00000000">
              <w:rPr>
                <w:rFonts w:ascii="Arial" w:cs="Arial" w:eastAsia="Arial" w:hAnsi="Arial"/>
                <w:rtl w:val="0"/>
              </w:rPr>
              <w:t xml:space="preserve">Reserved</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6">
            <w:pPr>
              <w:jc w:val="center"/>
              <w:rPr>
                <w:rFonts w:ascii="Arial" w:cs="Arial" w:eastAsia="Arial" w:hAnsi="Arial"/>
                <w:b w:val="1"/>
              </w:rPr>
            </w:pPr>
            <w:r w:rsidDel="00000000" w:rsidR="00000000" w:rsidRPr="00000000">
              <w:rPr>
                <w:rFonts w:ascii="Arial" w:cs="Arial" w:eastAsia="Arial" w:hAnsi="Arial"/>
                <w:b w:val="1"/>
                <w:rtl w:val="0"/>
              </w:rPr>
              <w:t xml:space="preserve">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7">
            <w:pPr>
              <w:jc w:val="center"/>
              <w:rPr>
                <w:rFonts w:ascii="Arial" w:cs="Arial" w:eastAsia="Arial" w:hAnsi="Arial"/>
              </w:rPr>
            </w:pPr>
            <w:r w:rsidDel="00000000" w:rsidR="00000000" w:rsidRPr="00000000">
              <w:rPr>
                <w:rFonts w:ascii="Arial" w:cs="Arial" w:eastAsia="Arial" w:hAnsi="Arial"/>
                <w:rtl w:val="0"/>
              </w:rPr>
              <w:t xml:space="preserve">0x01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A">
            <w:pPr>
              <w:jc w:val="center"/>
              <w:rPr>
                <w:rFonts w:ascii="Arial" w:cs="Arial" w:eastAsia="Arial" w:hAnsi="Arial"/>
                <w:b w:val="1"/>
              </w:rPr>
            </w:pPr>
            <w:r w:rsidDel="00000000" w:rsidR="00000000" w:rsidRPr="00000000">
              <w:rPr>
                <w:rFonts w:ascii="Arial" w:cs="Arial" w:eastAsia="Arial" w:hAnsi="Arial"/>
                <w:b w:val="1"/>
                <w:rtl w:val="0"/>
              </w:rPr>
              <w:t xml:space="preserve">CONNACK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B">
            <w:pPr>
              <w:jc w:val="center"/>
              <w:rPr>
                <w:rFonts w:ascii="Arial" w:cs="Arial" w:eastAsia="Arial" w:hAnsi="Arial"/>
              </w:rPr>
            </w:pPr>
            <w:r w:rsidDel="00000000" w:rsidR="00000000" w:rsidRPr="00000000">
              <w:rPr>
                <w:rFonts w:ascii="Arial" w:cs="Arial" w:eastAsia="Arial" w:hAnsi="Arial"/>
                <w:rtl w:val="0"/>
              </w:rPr>
              <w:t xml:space="preserve">0x02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E">
            <w:pPr>
              <w:jc w:val="center"/>
              <w:rPr>
                <w:rFonts w:ascii="Arial" w:cs="Arial" w:eastAsia="Arial" w:hAnsi="Arial"/>
                <w:b w:val="1"/>
              </w:rPr>
            </w:pPr>
            <w:r w:rsidDel="00000000" w:rsidR="00000000" w:rsidRPr="00000000">
              <w:rPr>
                <w:rFonts w:ascii="Arial" w:cs="Arial" w:eastAsia="Arial" w:hAnsi="Arial"/>
                <w:b w:val="1"/>
                <w:rtl w:val="0"/>
              </w:rPr>
              <w:t xml:space="preserve">PUBLISH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EF">
            <w:pPr>
              <w:jc w:val="center"/>
              <w:rPr>
                <w:rFonts w:ascii="Arial" w:cs="Arial" w:eastAsia="Arial" w:hAnsi="Arial"/>
              </w:rPr>
            </w:pPr>
            <w:r w:rsidDel="00000000" w:rsidR="00000000" w:rsidRPr="00000000">
              <w:rPr>
                <w:rFonts w:ascii="Arial" w:cs="Arial" w:eastAsia="Arial" w:hAnsi="Arial"/>
                <w:rtl w:val="0"/>
              </w:rPr>
              <w:t xml:space="preserve">0x03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2">
            <w:pPr>
              <w:jc w:val="center"/>
              <w:rPr>
                <w:rFonts w:ascii="Arial" w:cs="Arial" w:eastAsia="Arial" w:hAnsi="Arial"/>
                <w:b w:val="1"/>
              </w:rPr>
            </w:pPr>
            <w:r w:rsidDel="00000000" w:rsidR="00000000" w:rsidRPr="00000000">
              <w:rPr>
                <w:rFonts w:ascii="Arial" w:cs="Arial" w:eastAsia="Arial" w:hAnsi="Arial"/>
                <w:b w:val="1"/>
                <w:rtl w:val="0"/>
              </w:rPr>
              <w:t xml:space="preserve">PUBACK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3">
            <w:pPr>
              <w:jc w:val="center"/>
              <w:rPr>
                <w:rFonts w:ascii="Arial" w:cs="Arial" w:eastAsia="Arial" w:hAnsi="Arial"/>
              </w:rPr>
            </w:pPr>
            <w:r w:rsidDel="00000000" w:rsidR="00000000" w:rsidRPr="00000000">
              <w:rPr>
                <w:rFonts w:ascii="Arial" w:cs="Arial" w:eastAsia="Arial" w:hAnsi="Arial"/>
                <w:rtl w:val="0"/>
              </w:rPr>
              <w:t xml:space="preserve">0x04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6">
            <w:pPr>
              <w:jc w:val="center"/>
              <w:rPr>
                <w:rFonts w:ascii="Arial" w:cs="Arial" w:eastAsia="Arial" w:hAnsi="Arial"/>
                <w:b w:val="1"/>
              </w:rPr>
            </w:pPr>
            <w:r w:rsidDel="00000000" w:rsidR="00000000" w:rsidRPr="00000000">
              <w:rPr>
                <w:rFonts w:ascii="Arial" w:cs="Arial" w:eastAsia="Arial" w:hAnsi="Arial"/>
                <w:b w:val="1"/>
                <w:rtl w:val="0"/>
              </w:rPr>
              <w:t xml:space="preserve">PUBREC</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7">
            <w:pPr>
              <w:jc w:val="center"/>
              <w:rPr>
                <w:rFonts w:ascii="Arial" w:cs="Arial" w:eastAsia="Arial" w:hAnsi="Arial"/>
              </w:rPr>
            </w:pPr>
            <w:r w:rsidDel="00000000" w:rsidR="00000000" w:rsidRPr="00000000">
              <w:rPr>
                <w:rFonts w:ascii="Arial" w:cs="Arial" w:eastAsia="Arial" w:hAnsi="Arial"/>
                <w:rtl w:val="0"/>
              </w:rPr>
              <w:t xml:space="preserve">0x05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A">
            <w:pPr>
              <w:jc w:val="center"/>
              <w:rPr>
                <w:rFonts w:ascii="Arial" w:cs="Arial" w:eastAsia="Arial" w:hAnsi="Arial"/>
                <w:b w:val="1"/>
              </w:rPr>
            </w:pPr>
            <w:r w:rsidDel="00000000" w:rsidR="00000000" w:rsidRPr="00000000">
              <w:rPr>
                <w:rFonts w:ascii="Arial" w:cs="Arial" w:eastAsia="Arial" w:hAnsi="Arial"/>
                <w:b w:val="1"/>
                <w:rtl w:val="0"/>
              </w:rPr>
              <w:t xml:space="preserve">PUBREL</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B">
            <w:pPr>
              <w:jc w:val="center"/>
              <w:rPr>
                <w:rFonts w:ascii="Arial" w:cs="Arial" w:eastAsia="Arial" w:hAnsi="Arial"/>
              </w:rPr>
            </w:pPr>
            <w:r w:rsidDel="00000000" w:rsidR="00000000" w:rsidRPr="00000000">
              <w:rPr>
                <w:rFonts w:ascii="Arial" w:cs="Arial" w:eastAsia="Arial" w:hAnsi="Arial"/>
                <w:rtl w:val="0"/>
              </w:rPr>
              <w:t xml:space="preserve">0x06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E">
            <w:pPr>
              <w:jc w:val="center"/>
              <w:rPr>
                <w:rFonts w:ascii="Arial" w:cs="Arial" w:eastAsia="Arial" w:hAnsi="Arial"/>
                <w:b w:val="1"/>
              </w:rPr>
            </w:pPr>
            <w:r w:rsidDel="00000000" w:rsidR="00000000" w:rsidRPr="00000000">
              <w:rPr>
                <w:rFonts w:ascii="Arial" w:cs="Arial" w:eastAsia="Arial" w:hAnsi="Arial"/>
                <w:b w:val="1"/>
                <w:rtl w:val="0"/>
              </w:rPr>
              <w:t xml:space="preserve">PUBCOMP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2FF">
            <w:pPr>
              <w:jc w:val="center"/>
              <w:rPr>
                <w:rFonts w:ascii="Arial" w:cs="Arial" w:eastAsia="Arial" w:hAnsi="Arial"/>
              </w:rPr>
            </w:pPr>
            <w:r w:rsidDel="00000000" w:rsidR="00000000" w:rsidRPr="00000000">
              <w:rPr>
                <w:rFonts w:ascii="Arial" w:cs="Arial" w:eastAsia="Arial" w:hAnsi="Arial"/>
                <w:rtl w:val="0"/>
              </w:rPr>
              <w:t xml:space="preserve">0x07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2">
            <w:pPr>
              <w:jc w:val="center"/>
              <w:rPr>
                <w:rFonts w:ascii="Arial" w:cs="Arial" w:eastAsia="Arial" w:hAnsi="Arial"/>
                <w:b w:val="1"/>
              </w:rPr>
            </w:pPr>
            <w:r w:rsidDel="00000000" w:rsidR="00000000" w:rsidRPr="00000000">
              <w:rPr>
                <w:rFonts w:ascii="Arial" w:cs="Arial" w:eastAsia="Arial" w:hAnsi="Arial"/>
                <w:b w:val="1"/>
                <w:rtl w:val="0"/>
              </w:rPr>
              <w:t xml:space="preserve">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3">
            <w:pPr>
              <w:jc w:val="center"/>
              <w:rPr>
                <w:rFonts w:ascii="Arial" w:cs="Arial" w:eastAsia="Arial" w:hAnsi="Arial"/>
              </w:rPr>
            </w:pPr>
            <w:r w:rsidDel="00000000" w:rsidR="00000000" w:rsidRPr="00000000">
              <w:rPr>
                <w:rFonts w:ascii="Arial" w:cs="Arial" w:eastAsia="Arial" w:hAnsi="Arial"/>
                <w:rtl w:val="0"/>
              </w:rPr>
              <w:t xml:space="preserve">0x08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6">
            <w:pPr>
              <w:jc w:val="center"/>
              <w:rPr>
                <w:rFonts w:ascii="Arial" w:cs="Arial" w:eastAsia="Arial" w:hAnsi="Arial"/>
                <w:b w:val="1"/>
              </w:rPr>
            </w:pPr>
            <w:r w:rsidDel="00000000" w:rsidR="00000000" w:rsidRPr="00000000">
              <w:rPr>
                <w:rFonts w:ascii="Arial" w:cs="Arial" w:eastAsia="Arial" w:hAnsi="Arial"/>
                <w:b w:val="1"/>
                <w:rtl w:val="0"/>
              </w:rPr>
              <w:t xml:space="preserve">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7">
            <w:pPr>
              <w:jc w:val="center"/>
              <w:rPr>
                <w:rFonts w:ascii="Arial" w:cs="Arial" w:eastAsia="Arial" w:hAnsi="Arial"/>
              </w:rPr>
            </w:pPr>
            <w:r w:rsidDel="00000000" w:rsidR="00000000" w:rsidRPr="00000000">
              <w:rPr>
                <w:rFonts w:ascii="Arial" w:cs="Arial" w:eastAsia="Arial" w:hAnsi="Arial"/>
                <w:rtl w:val="0"/>
              </w:rPr>
              <w:t xml:space="preserve">0x09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A">
            <w:pPr>
              <w:jc w:val="center"/>
              <w:rPr>
                <w:rFonts w:ascii="Arial" w:cs="Arial" w:eastAsia="Arial" w:hAnsi="Arial"/>
                <w:b w:val="1"/>
              </w:rPr>
            </w:pPr>
            <w:r w:rsidDel="00000000" w:rsidR="00000000" w:rsidRPr="00000000">
              <w:rPr>
                <w:rFonts w:ascii="Arial" w:cs="Arial" w:eastAsia="Arial" w:hAnsi="Arial"/>
                <w:b w:val="1"/>
                <w:rtl w:val="0"/>
              </w:rPr>
              <w:t xml:space="preserve">UNSUBSCRIBE</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B">
            <w:pPr>
              <w:jc w:val="center"/>
              <w:rPr>
                <w:rFonts w:ascii="Arial" w:cs="Arial" w:eastAsia="Arial" w:hAnsi="Arial"/>
              </w:rPr>
            </w:pPr>
            <w:r w:rsidDel="00000000" w:rsidR="00000000" w:rsidRPr="00000000">
              <w:rPr>
                <w:rFonts w:ascii="Arial" w:cs="Arial" w:eastAsia="Arial" w:hAnsi="Arial"/>
                <w:rtl w:val="0"/>
              </w:rPr>
              <w:t xml:space="preserve">0x0A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E">
            <w:pPr>
              <w:jc w:val="center"/>
              <w:rPr>
                <w:rFonts w:ascii="Arial" w:cs="Arial" w:eastAsia="Arial" w:hAnsi="Arial"/>
                <w:b w:val="1"/>
              </w:rPr>
            </w:pPr>
            <w:r w:rsidDel="00000000" w:rsidR="00000000" w:rsidRPr="00000000">
              <w:rPr>
                <w:rFonts w:ascii="Arial" w:cs="Arial" w:eastAsia="Arial" w:hAnsi="Arial"/>
                <w:b w:val="1"/>
                <w:rtl w:val="0"/>
              </w:rPr>
              <w:t xml:space="preserve">UNSUBACK</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0F">
            <w:pPr>
              <w:jc w:val="center"/>
              <w:rPr>
                <w:rFonts w:ascii="Arial" w:cs="Arial" w:eastAsia="Arial" w:hAnsi="Arial"/>
              </w:rPr>
            </w:pPr>
            <w:r w:rsidDel="00000000" w:rsidR="00000000" w:rsidRPr="00000000">
              <w:rPr>
                <w:rFonts w:ascii="Arial" w:cs="Arial" w:eastAsia="Arial" w:hAnsi="Arial"/>
                <w:rtl w:val="0"/>
              </w:rPr>
              <w:t xml:space="preserve">0x0B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2">
            <w:pPr>
              <w:jc w:val="center"/>
              <w:rPr>
                <w:rFonts w:ascii="Arial" w:cs="Arial" w:eastAsia="Arial" w:hAnsi="Arial"/>
                <w:b w:val="1"/>
              </w:rPr>
            </w:pPr>
            <w:r w:rsidDel="00000000" w:rsidR="00000000" w:rsidRPr="00000000">
              <w:rPr>
                <w:rFonts w:ascii="Arial" w:cs="Arial" w:eastAsia="Arial" w:hAnsi="Arial"/>
                <w:b w:val="1"/>
                <w:rtl w:val="0"/>
              </w:rPr>
              <w:t xml:space="preserve">PINGREQ</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3">
            <w:pPr>
              <w:jc w:val="center"/>
              <w:rPr>
                <w:rFonts w:ascii="Arial" w:cs="Arial" w:eastAsia="Arial" w:hAnsi="Arial"/>
              </w:rPr>
            </w:pPr>
            <w:r w:rsidDel="00000000" w:rsidR="00000000" w:rsidRPr="00000000">
              <w:rPr>
                <w:rFonts w:ascii="Arial" w:cs="Arial" w:eastAsia="Arial" w:hAnsi="Arial"/>
                <w:rtl w:val="0"/>
              </w:rPr>
              <w:t xml:space="preserve">0x0C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6">
            <w:pPr>
              <w:jc w:val="center"/>
              <w:rPr>
                <w:rFonts w:ascii="Arial" w:cs="Arial" w:eastAsia="Arial" w:hAnsi="Arial"/>
                <w:b w:val="1"/>
              </w:rPr>
            </w:pPr>
            <w:r w:rsidDel="00000000" w:rsidR="00000000" w:rsidRPr="00000000">
              <w:rPr>
                <w:rFonts w:ascii="Arial" w:cs="Arial" w:eastAsia="Arial" w:hAnsi="Arial"/>
                <w:b w:val="1"/>
                <w:rtl w:val="0"/>
              </w:rPr>
              <w:t xml:space="preserve">PINGRESP</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7">
            <w:pPr>
              <w:jc w:val="center"/>
              <w:rPr>
                <w:rFonts w:ascii="Arial" w:cs="Arial" w:eastAsia="Arial" w:hAnsi="Arial"/>
              </w:rPr>
            </w:pPr>
            <w:r w:rsidDel="00000000" w:rsidR="00000000" w:rsidRPr="00000000">
              <w:rPr>
                <w:rFonts w:ascii="Arial" w:cs="Arial" w:eastAsia="Arial" w:hAnsi="Arial"/>
                <w:rtl w:val="0"/>
              </w:rPr>
              <w:t xml:space="preserve">0x0D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A">
            <w:pPr>
              <w:jc w:val="center"/>
              <w:rPr>
                <w:rFonts w:ascii="Arial" w:cs="Arial" w:eastAsia="Arial" w:hAnsi="Arial"/>
                <w:b w:val="1"/>
              </w:rPr>
            </w:pPr>
            <w:r w:rsidDel="00000000" w:rsidR="00000000" w:rsidRPr="00000000">
              <w:rPr>
                <w:rFonts w:ascii="Arial" w:cs="Arial" w:eastAsia="Arial" w:hAnsi="Arial"/>
                <w:b w:val="1"/>
                <w:rtl w:val="0"/>
              </w:rPr>
              <w:t xml:space="preserve">DISCONNECT</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B">
            <w:pPr>
              <w:jc w:val="center"/>
              <w:rPr>
                <w:rFonts w:ascii="Arial" w:cs="Arial" w:eastAsia="Arial" w:hAnsi="Arial"/>
              </w:rPr>
            </w:pPr>
            <w:r w:rsidDel="00000000" w:rsidR="00000000" w:rsidRPr="00000000">
              <w:rPr>
                <w:rFonts w:ascii="Arial" w:cs="Arial" w:eastAsia="Arial" w:hAnsi="Arial"/>
                <w:rtl w:val="0"/>
              </w:rPr>
              <w:t xml:space="preserve">0x0E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E">
            <w:pPr>
              <w:jc w:val="center"/>
              <w:rPr>
                <w:rFonts w:ascii="Arial" w:cs="Arial" w:eastAsia="Arial" w:hAnsi="Arial"/>
                <w:b w:val="1"/>
              </w:rPr>
            </w:pPr>
            <w:r w:rsidDel="00000000" w:rsidR="00000000" w:rsidRPr="00000000">
              <w:rPr>
                <w:rFonts w:ascii="Arial" w:cs="Arial" w:eastAsia="Arial" w:hAnsi="Arial"/>
                <w:b w:val="1"/>
                <w:rtl w:val="0"/>
              </w:rPr>
              <w:t xml:space="preserve">AUTH</w:t>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1F">
            <w:pPr>
              <w:jc w:val="center"/>
              <w:rPr>
                <w:rFonts w:ascii="Arial" w:cs="Arial" w:eastAsia="Arial" w:hAnsi="Arial"/>
              </w:rPr>
            </w:pPr>
            <w:r w:rsidDel="00000000" w:rsidR="00000000" w:rsidRPr="00000000">
              <w:rPr>
                <w:rFonts w:ascii="Arial" w:cs="Arial" w:eastAsia="Arial" w:hAnsi="Arial"/>
                <w:rtl w:val="0"/>
              </w:rPr>
              <w:t xml:space="preserve">0x0F</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d2e9" w:val="clear"/>
          </w:tcPr>
          <w:p w:rsidR="00000000" w:rsidDel="00000000" w:rsidP="00000000" w:rsidRDefault="00000000" w:rsidRPr="00000000" w14:paraId="0000032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2">
            <w:pPr>
              <w:jc w:val="center"/>
              <w:rPr>
                <w:rFonts w:ascii="Arial" w:cs="Arial" w:eastAsia="Arial" w:hAnsi="Arial"/>
                <w:b w:val="1"/>
              </w:rPr>
            </w:pPr>
            <w:r w:rsidDel="00000000" w:rsidR="00000000" w:rsidRPr="00000000">
              <w:rPr>
                <w:rFonts w:ascii="Arial" w:cs="Arial" w:eastAsia="Arial" w:hAnsi="Arial"/>
                <w:b w:val="1"/>
                <w:rtl w:val="0"/>
              </w:rPr>
              <w:t xml:space="preserve">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6">
            <w:pPr>
              <w:jc w:val="center"/>
              <w:rPr>
                <w:rFonts w:ascii="Arial" w:cs="Arial" w:eastAsia="Arial" w:hAnsi="Arial"/>
                <w:b w:val="1"/>
              </w:rPr>
            </w:pPr>
            <w:r w:rsidDel="00000000" w:rsidR="00000000" w:rsidRPr="00000000">
              <w:rPr>
                <w:rFonts w:ascii="Arial" w:cs="Arial" w:eastAsia="Arial" w:hAnsi="Arial"/>
                <w:b w:val="1"/>
                <w:rtl w:val="0"/>
              </w:rPr>
              <w:t xml:space="preserve">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A">
            <w:pPr>
              <w:jc w:val="center"/>
              <w:rPr>
                <w:rFonts w:ascii="Arial" w:cs="Arial" w:eastAsia="Arial" w:hAnsi="Arial"/>
                <w:b w:val="1"/>
              </w:rPr>
            </w:pPr>
            <w:r w:rsidDel="00000000" w:rsidR="00000000" w:rsidRPr="00000000">
              <w:rPr>
                <w:rFonts w:ascii="Arial" w:cs="Arial" w:eastAsia="Arial" w:hAnsi="Arial"/>
                <w:b w:val="1"/>
                <w:rtl w:val="0"/>
              </w:rPr>
              <w:t xml:space="preserve">REGACK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2E">
            <w:pPr>
              <w:jc w:val="center"/>
              <w:rPr>
                <w:rFonts w:ascii="Arial" w:cs="Arial" w:eastAsia="Arial" w:hAnsi="Arial"/>
                <w:b w:val="1"/>
              </w:rPr>
            </w:pPr>
            <w:r w:rsidDel="00000000" w:rsidR="00000000" w:rsidRPr="00000000">
              <w:rPr>
                <w:rFonts w:ascii="Arial" w:cs="Arial" w:eastAsia="Arial" w:hAnsi="Arial"/>
                <w:b w:val="1"/>
                <w:rtl w:val="0"/>
              </w:rPr>
              <w:t xml:space="preserve">PUBLISHWOS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2">
            <w:pPr>
              <w:jc w:val="center"/>
              <w:rPr>
                <w:rFonts w:ascii="Arial" w:cs="Arial" w:eastAsia="Arial" w:hAnsi="Arial"/>
                <w:b w:val="1"/>
              </w:rPr>
            </w:pPr>
            <w:r w:rsidDel="00000000" w:rsidR="00000000" w:rsidRPr="00000000">
              <w:rPr>
                <w:rFonts w:ascii="Arial" w:cs="Arial" w:eastAsia="Arial" w:hAnsi="Arial"/>
                <w:b w:val="1"/>
                <w:rtl w:val="0"/>
              </w:rPr>
              <w:t xml:space="preserve">ADVERTISE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6">
            <w:pPr>
              <w:jc w:val="center"/>
              <w:rPr>
                <w:rFonts w:ascii="Arial" w:cs="Arial" w:eastAsia="Arial" w:hAnsi="Arial"/>
                <w:b w:val="1"/>
              </w:rPr>
            </w:pPr>
            <w:r w:rsidDel="00000000" w:rsidR="00000000" w:rsidRPr="00000000">
              <w:rPr>
                <w:rFonts w:ascii="Arial" w:cs="Arial" w:eastAsia="Arial" w:hAnsi="Arial"/>
                <w:b w:val="1"/>
                <w:rtl w:val="0"/>
              </w:rPr>
              <w:t xml:space="preserve">SEARCHGW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9">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A">
            <w:pPr>
              <w:jc w:val="center"/>
              <w:rPr>
                <w:rFonts w:ascii="Arial" w:cs="Arial" w:eastAsia="Arial" w:hAnsi="Arial"/>
                <w:b w:val="1"/>
              </w:rPr>
            </w:pPr>
            <w:r w:rsidDel="00000000" w:rsidR="00000000" w:rsidRPr="00000000">
              <w:rPr>
                <w:rFonts w:ascii="Arial" w:cs="Arial" w:eastAsia="Arial" w:hAnsi="Arial"/>
                <w:b w:val="1"/>
                <w:rtl w:val="0"/>
              </w:rPr>
              <w:t xml:space="preserve">GWINFO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B">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C">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D">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3E">
            <w:pPr>
              <w:jc w:val="center"/>
              <w:rPr>
                <w:rFonts w:ascii="Arial" w:cs="Arial" w:eastAsia="Arial" w:hAnsi="Arial"/>
                <w:b w:val="1"/>
              </w:rPr>
            </w:pPr>
            <w:r w:rsidDel="00000000" w:rsidR="00000000" w:rsidRPr="00000000">
              <w:rPr>
                <w:rFonts w:ascii="Arial" w:cs="Arial" w:eastAsia="Arial" w:hAnsi="Arial"/>
                <w:b w:val="1"/>
                <w:rtl w:val="0"/>
              </w:rPr>
              <w:t xml:space="preserve">FORWARDER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3F">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0">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1">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2">
            <w:pPr>
              <w:jc w:val="center"/>
              <w:rPr>
                <w:rFonts w:ascii="Arial" w:cs="Arial" w:eastAsia="Arial" w:hAnsi="Arial"/>
                <w:b w:val="1"/>
              </w:rPr>
            </w:pPr>
            <w:r w:rsidDel="00000000" w:rsidR="00000000" w:rsidRPr="00000000">
              <w:rPr>
                <w:rFonts w:ascii="Arial" w:cs="Arial" w:eastAsia="Arial" w:hAnsi="Arial"/>
                <w:b w:val="1"/>
                <w:rtl w:val="0"/>
              </w:rPr>
              <w:t xml:space="preserve">PROTECTION ENCAPSULATION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6">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7">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8">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9">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A">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B">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C">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D">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4E">
            <w:pPr>
              <w:jc w:val="center"/>
              <w:rPr>
                <w:rFonts w:ascii="Arial" w:cs="Arial" w:eastAsia="Arial" w:hAnsi="Arial"/>
                <w:b w:val="1"/>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4F">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0">
            <w:pPr>
              <w:jc w:val="center"/>
              <w:rPr>
                <w:rFonts w:ascii="Arial" w:cs="Arial" w:eastAsia="Arial" w:hAnsi="Arial"/>
                <w:color w:val="666666"/>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1">
            <w:pPr>
              <w:rPr>
                <w:rFonts w:ascii="Arial" w:cs="Arial" w:eastAsia="Arial" w:hAnsi="Arial"/>
                <w:color w:val="666666"/>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2">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3">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4">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5">
            <w:pPr>
              <w:rPr>
                <w:rFonts w:ascii="Arial" w:cs="Arial" w:eastAsia="Arial" w:hAnsi="Arial"/>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efefef" w:val="clear"/>
          </w:tcPr>
          <w:p w:rsidR="00000000" w:rsidDel="00000000" w:rsidP="00000000" w:rsidRDefault="00000000" w:rsidRPr="00000000" w14:paraId="00000356">
            <w:pPr>
              <w:jc w:val="center"/>
              <w:rPr>
                <w:rFonts w:ascii="Arial" w:cs="Arial" w:eastAsia="Arial" w:hAnsi="Arial"/>
                <w:b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7">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8">
            <w:pPr>
              <w:jc w:val="center"/>
              <w:rPr>
                <w:rFonts w:ascii="Arial" w:cs="Arial" w:eastAsia="Arial" w:hAnsi="Arial"/>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59">
            <w:pPr>
              <w:keepNext w:val="1"/>
              <w:rPr>
                <w:rFonts w:ascii="Arial" w:cs="Arial" w:eastAsia="Arial" w:hAnsi="Arial"/>
              </w:rPr>
            </w:pPr>
            <w:r w:rsidDel="00000000" w:rsidR="00000000" w:rsidRPr="00000000">
              <w:rPr>
                <w:rtl w:val="0"/>
              </w:rPr>
            </w:r>
          </w:p>
        </w:tc>
      </w:tr>
    </w:tbl>
    <w:p w:rsidR="00000000" w:rsidDel="00000000" w:rsidP="00000000" w:rsidRDefault="00000000" w:rsidRPr="00000000" w14:paraId="0000035A">
      <w:pP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color w:val="000000"/>
          <w:sz w:val="20"/>
          <w:szCs w:val="20"/>
          <w:u w:val="single"/>
          <w:shd w:fill="auto" w:val="clear"/>
        </w:rPr>
      </w:pPr>
      <w:r w:rsidDel="00000000" w:rsidR="00000000" w:rsidRPr="00000000">
        <w:rPr>
          <w:rtl w:val="0"/>
        </w:rPr>
      </w:r>
    </w:p>
    <w:p w:rsidR="00000000" w:rsidDel="00000000" w:rsidP="00000000" w:rsidRDefault="00000000" w:rsidRPr="00000000" w14:paraId="0000035C">
      <w:pPr>
        <w:pStyle w:val="Heading2"/>
        <w:ind w:left="0" w:firstLine="0"/>
        <w:rPr>
          <w:rFonts w:ascii="Arial" w:cs="Arial" w:eastAsia="Arial" w:hAnsi="Arial"/>
        </w:rPr>
      </w:pPr>
      <w:bookmarkStart w:colFirst="0" w:colLast="0" w:name="_heading=h.19c6y18" w:id="31"/>
      <w:bookmarkEnd w:id="31"/>
      <w:r w:rsidDel="00000000" w:rsidR="00000000" w:rsidRPr="00000000">
        <w:rPr>
          <w:rFonts w:ascii="Arial" w:cs="Arial" w:eastAsia="Arial" w:hAnsi="Arial"/>
          <w:rtl w:val="0"/>
        </w:rPr>
        <w:t xml:space="preserve">2.2 Packet Identifier</w:t>
      </w:r>
    </w:p>
    <w:p w:rsidR="00000000" w:rsidDel="00000000" w:rsidP="00000000" w:rsidRDefault="00000000" w:rsidRPr="00000000" w14:paraId="0000035D">
      <w:pPr>
        <w:rPr>
          <w:rFonts w:ascii="Arial" w:cs="Arial" w:eastAsia="Arial" w:hAnsi="Arial"/>
        </w:rPr>
      </w:pPr>
      <w:bookmarkStart w:colFirst="0" w:colLast="0" w:name="_heading=h.3tbugp1" w:id="32"/>
      <w:bookmarkEnd w:id="32"/>
      <w:r w:rsidDel="00000000" w:rsidR="00000000" w:rsidRPr="00000000">
        <w:rPr>
          <w:rFonts w:ascii="Arial" w:cs="Arial" w:eastAsia="Arial" w:hAnsi="Arial"/>
          <w:rtl w:val="0"/>
        </w:rPr>
        <w:t xml:space="preserve">The Variable Header component of many of the MQTT-SN Control Packet types includes a Two Byte Integer Packet Identifier field. </w:t>
      </w:r>
      <w:sdt>
        <w:sdtPr>
          <w:tag w:val="goog_rdk_10"/>
        </w:sdtPr>
        <w:sdtContent>
          <w:commentRangeStart w:id="10"/>
        </w:sdtContent>
      </w:sdt>
      <w:sdt>
        <w:sdtPr>
          <w:tag w:val="goog_rdk_11"/>
        </w:sdtPr>
        <w:sdtContent>
          <w:commentRangeStart w:id="11"/>
        </w:sdtContent>
      </w:sdt>
      <w:r w:rsidDel="00000000" w:rsidR="00000000" w:rsidRPr="00000000">
        <w:rPr>
          <w:rFonts w:ascii="Arial" w:cs="Arial" w:eastAsia="Arial" w:hAnsi="Arial"/>
          <w:rtl w:val="0"/>
        </w:rPr>
        <w:t xml:space="preserve">MQTT-SN Control Packets that require a Packet Identifier are shown below</w:t>
      </w:r>
      <w:commentRangeEnd w:id="10"/>
      <w:r w:rsidDel="00000000" w:rsidR="00000000" w:rsidRPr="00000000">
        <w:commentReference w:id="10"/>
      </w:r>
      <w:commentRangeEnd w:id="11"/>
      <w:r w:rsidDel="00000000" w:rsidR="00000000" w:rsidRPr="00000000">
        <w:commentReference w:id="11"/>
      </w:r>
      <w:r w:rsidDel="00000000" w:rsidR="00000000" w:rsidRPr="00000000">
        <w:rPr>
          <w:rFonts w:ascii="Arial" w:cs="Arial" w:eastAsia="Arial" w:hAnsi="Arial"/>
          <w:rtl w:val="0"/>
        </w:rPr>
        <w:t xml:space="preserve">:</w:t>
      </w:r>
    </w:p>
    <w:p w:rsidR="00000000" w:rsidDel="00000000" w:rsidP="00000000" w:rsidRDefault="00000000" w:rsidRPr="00000000" w14:paraId="0000035E">
      <w:pPr>
        <w:rPr>
          <w:rFonts w:ascii="Arial" w:cs="Arial" w:eastAsia="Arial" w:hAnsi="Arial"/>
        </w:rPr>
      </w:pPr>
      <w:r w:rsidDel="00000000" w:rsidR="00000000" w:rsidRPr="00000000">
        <w:rPr>
          <w:rtl w:val="0"/>
        </w:rPr>
      </w:r>
    </w:p>
    <w:tbl>
      <w:tblPr>
        <w:tblStyle w:val="Table8"/>
        <w:tblW w:w="4591.0" w:type="dxa"/>
        <w:jc w:val="left"/>
        <w:tblInd w:w="36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28"/>
        <w:gridCol w:w="2563"/>
        <w:tblGridChange w:id="0">
          <w:tblGrid>
            <w:gridCol w:w="2028"/>
            <w:gridCol w:w="2563"/>
          </w:tblGrid>
        </w:tblGridChange>
      </w:tblGrid>
      <w:tr>
        <w:trPr>
          <w:cantSplit w:val="0"/>
          <w:tblHeader w:val="0"/>
        </w:trPr>
        <w:tc>
          <w:tcPr>
            <w:shd w:fill="cfe2f3" w:val="clear"/>
          </w:tcPr>
          <w:p w:rsidR="00000000" w:rsidDel="00000000" w:rsidP="00000000" w:rsidRDefault="00000000" w:rsidRPr="00000000" w14:paraId="0000035F">
            <w:pPr>
              <w:jc w:val="center"/>
              <w:rPr>
                <w:rFonts w:ascii="Arial" w:cs="Arial" w:eastAsia="Arial" w:hAnsi="Arial"/>
                <w:b w:val="1"/>
              </w:rPr>
            </w:pPr>
            <w:r w:rsidDel="00000000" w:rsidR="00000000" w:rsidRPr="00000000">
              <w:rPr>
                <w:rFonts w:ascii="Arial" w:cs="Arial" w:eastAsia="Arial" w:hAnsi="Arial"/>
                <w:b w:val="1"/>
                <w:rtl w:val="0"/>
              </w:rPr>
              <w:t xml:space="preserve">MQTT-SN Control Packet</w:t>
            </w:r>
          </w:p>
        </w:tc>
        <w:tc>
          <w:tcPr>
            <w:shd w:fill="cfe2f3" w:val="clear"/>
          </w:tcPr>
          <w:p w:rsidR="00000000" w:rsidDel="00000000" w:rsidP="00000000" w:rsidRDefault="00000000" w:rsidRPr="00000000" w14:paraId="00000360">
            <w:pPr>
              <w:jc w:val="center"/>
              <w:rPr>
                <w:rFonts w:ascii="Arial" w:cs="Arial" w:eastAsia="Arial" w:hAnsi="Arial"/>
                <w:b w:val="1"/>
              </w:rPr>
            </w:pPr>
            <w:r w:rsidDel="00000000" w:rsidR="00000000" w:rsidRPr="00000000">
              <w:rPr>
                <w:rFonts w:ascii="Arial" w:cs="Arial" w:eastAsia="Arial" w:hAnsi="Arial"/>
                <w:b w:val="1"/>
                <w:rtl w:val="0"/>
              </w:rPr>
              <w:t xml:space="preserve">Packet Identifier field</w:t>
            </w:r>
          </w:p>
        </w:tc>
      </w:tr>
      <w:tr>
        <w:trPr>
          <w:cantSplit w:val="0"/>
          <w:trHeight w:val="341" w:hRule="atLeast"/>
          <w:tblHeader w:val="0"/>
        </w:trPr>
        <w:tc>
          <w:tcPr>
            <w:shd w:fill="auto" w:val="clear"/>
          </w:tcPr>
          <w:p w:rsidR="00000000" w:rsidDel="00000000" w:rsidP="00000000" w:rsidRDefault="00000000" w:rsidRPr="00000000" w14:paraId="00000361">
            <w:pPr>
              <w:rPr>
                <w:rFonts w:ascii="Arial" w:cs="Arial" w:eastAsia="Arial" w:hAnsi="Arial"/>
              </w:rPr>
            </w:pPr>
            <w:r w:rsidDel="00000000" w:rsidR="00000000" w:rsidRPr="00000000">
              <w:rPr>
                <w:rFonts w:ascii="Arial" w:cs="Arial" w:eastAsia="Arial" w:hAnsi="Arial"/>
                <w:rtl w:val="0"/>
              </w:rPr>
              <w:t xml:space="preserve">CONNECT</w:t>
            </w:r>
          </w:p>
        </w:tc>
        <w:tc>
          <w:tcPr>
            <w:shd w:fill="auto" w:val="clear"/>
          </w:tcPr>
          <w:p w:rsidR="00000000" w:rsidDel="00000000" w:rsidP="00000000" w:rsidRDefault="00000000" w:rsidRPr="00000000" w14:paraId="0000036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3">
            <w:pPr>
              <w:rPr>
                <w:rFonts w:ascii="Arial" w:cs="Arial" w:eastAsia="Arial" w:hAnsi="Arial"/>
              </w:rPr>
            </w:pPr>
            <w:r w:rsidDel="00000000" w:rsidR="00000000" w:rsidRPr="00000000">
              <w:rPr>
                <w:rFonts w:ascii="Arial" w:cs="Arial" w:eastAsia="Arial" w:hAnsi="Arial"/>
                <w:rtl w:val="0"/>
              </w:rPr>
              <w:t xml:space="preserve">CONNACK</w:t>
            </w:r>
          </w:p>
        </w:tc>
        <w:tc>
          <w:tcPr>
            <w:shd w:fill="auto" w:val="clear"/>
          </w:tcPr>
          <w:p w:rsidR="00000000" w:rsidDel="00000000" w:rsidP="00000000" w:rsidRDefault="00000000" w:rsidRPr="00000000" w14:paraId="0000036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5">
            <w:pPr>
              <w:rPr>
                <w:rFonts w:ascii="Arial" w:cs="Arial" w:eastAsia="Arial" w:hAnsi="Arial"/>
              </w:rPr>
            </w:pPr>
            <w:r w:rsidDel="00000000" w:rsidR="00000000" w:rsidRPr="00000000">
              <w:rPr>
                <w:rFonts w:ascii="Arial" w:cs="Arial" w:eastAsia="Arial" w:hAnsi="Arial"/>
                <w:rtl w:val="0"/>
              </w:rPr>
              <w:t xml:space="preserve">PUBLISH</w:t>
            </w:r>
          </w:p>
        </w:tc>
        <w:tc>
          <w:tcPr>
            <w:shd w:fill="auto" w:val="clear"/>
          </w:tcPr>
          <w:p w:rsidR="00000000" w:rsidDel="00000000" w:rsidP="00000000" w:rsidRDefault="00000000" w:rsidRPr="00000000" w14:paraId="00000366">
            <w:pPr>
              <w:rPr>
                <w:rFonts w:ascii="Arial" w:cs="Arial" w:eastAsia="Arial" w:hAnsi="Arial"/>
              </w:rPr>
            </w:pPr>
            <w:r w:rsidDel="00000000" w:rsidR="00000000" w:rsidRPr="00000000">
              <w:rPr>
                <w:rFonts w:ascii="Arial" w:cs="Arial" w:eastAsia="Arial" w:hAnsi="Arial"/>
                <w:rtl w:val="0"/>
              </w:rPr>
              <w:t xml:space="preserve">YES (If QoS &gt; 0)</w:t>
            </w:r>
          </w:p>
        </w:tc>
      </w:tr>
      <w:tr>
        <w:trPr>
          <w:cantSplit w:val="0"/>
          <w:tblHeader w:val="0"/>
        </w:trPr>
        <w:tc>
          <w:tcPr>
            <w:shd w:fill="auto" w:val="clear"/>
          </w:tcPr>
          <w:p w:rsidR="00000000" w:rsidDel="00000000" w:rsidP="00000000" w:rsidRDefault="00000000" w:rsidRPr="00000000" w14:paraId="00000367">
            <w:pPr>
              <w:rPr>
                <w:rFonts w:ascii="Arial" w:cs="Arial" w:eastAsia="Arial" w:hAnsi="Arial"/>
              </w:rPr>
            </w:pPr>
            <w:r w:rsidDel="00000000" w:rsidR="00000000" w:rsidRPr="00000000">
              <w:rPr>
                <w:rFonts w:ascii="Arial" w:cs="Arial" w:eastAsia="Arial" w:hAnsi="Arial"/>
                <w:rtl w:val="0"/>
              </w:rPr>
              <w:t xml:space="preserve">PUBWOS</w:t>
            </w:r>
            <w:r w:rsidDel="00000000" w:rsidR="00000000" w:rsidRPr="00000000">
              <w:rPr>
                <w:rtl w:val="0"/>
              </w:rPr>
            </w:r>
          </w:p>
        </w:tc>
        <w:tc>
          <w:tcPr>
            <w:shd w:fill="auto" w:val="clear"/>
          </w:tcPr>
          <w:p w:rsidR="00000000" w:rsidDel="00000000" w:rsidP="00000000" w:rsidRDefault="00000000" w:rsidRPr="00000000" w14:paraId="00000368">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69">
            <w:pPr>
              <w:rPr>
                <w:rFonts w:ascii="Arial" w:cs="Arial" w:eastAsia="Arial" w:hAnsi="Arial"/>
              </w:rPr>
            </w:pPr>
            <w:r w:rsidDel="00000000" w:rsidR="00000000" w:rsidRPr="00000000">
              <w:rPr>
                <w:rFonts w:ascii="Arial" w:cs="Arial" w:eastAsia="Arial" w:hAnsi="Arial"/>
                <w:rtl w:val="0"/>
              </w:rPr>
              <w:t xml:space="preserve">PUBACK</w:t>
            </w:r>
          </w:p>
        </w:tc>
        <w:tc>
          <w:tcPr>
            <w:shd w:fill="auto" w:val="clear"/>
          </w:tcPr>
          <w:p w:rsidR="00000000" w:rsidDel="00000000" w:rsidP="00000000" w:rsidRDefault="00000000" w:rsidRPr="00000000" w14:paraId="0000036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B">
            <w:pPr>
              <w:rPr>
                <w:rFonts w:ascii="Arial" w:cs="Arial" w:eastAsia="Arial" w:hAnsi="Arial"/>
              </w:rPr>
            </w:pPr>
            <w:r w:rsidDel="00000000" w:rsidR="00000000" w:rsidRPr="00000000">
              <w:rPr>
                <w:rFonts w:ascii="Arial" w:cs="Arial" w:eastAsia="Arial" w:hAnsi="Arial"/>
                <w:rtl w:val="0"/>
              </w:rPr>
              <w:t xml:space="preserve">PUBREC</w:t>
            </w:r>
          </w:p>
        </w:tc>
        <w:tc>
          <w:tcPr>
            <w:shd w:fill="auto" w:val="clear"/>
          </w:tcPr>
          <w:p w:rsidR="00000000" w:rsidDel="00000000" w:rsidP="00000000" w:rsidRDefault="00000000" w:rsidRPr="00000000" w14:paraId="0000036C">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D">
            <w:pPr>
              <w:rPr>
                <w:rFonts w:ascii="Arial" w:cs="Arial" w:eastAsia="Arial" w:hAnsi="Arial"/>
              </w:rPr>
            </w:pPr>
            <w:r w:rsidDel="00000000" w:rsidR="00000000" w:rsidRPr="00000000">
              <w:rPr>
                <w:rFonts w:ascii="Arial" w:cs="Arial" w:eastAsia="Arial" w:hAnsi="Arial"/>
                <w:rtl w:val="0"/>
              </w:rPr>
              <w:t xml:space="preserve">PUBREL</w:t>
            </w:r>
          </w:p>
        </w:tc>
        <w:tc>
          <w:tcPr>
            <w:shd w:fill="auto" w:val="clear"/>
          </w:tcPr>
          <w:p w:rsidR="00000000" w:rsidDel="00000000" w:rsidP="00000000" w:rsidRDefault="00000000" w:rsidRPr="00000000" w14:paraId="0000036E">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6F">
            <w:pPr>
              <w:rPr>
                <w:rFonts w:ascii="Arial" w:cs="Arial" w:eastAsia="Arial" w:hAnsi="Arial"/>
              </w:rPr>
            </w:pPr>
            <w:r w:rsidDel="00000000" w:rsidR="00000000" w:rsidRPr="00000000">
              <w:rPr>
                <w:rFonts w:ascii="Arial" w:cs="Arial" w:eastAsia="Arial" w:hAnsi="Arial"/>
                <w:rtl w:val="0"/>
              </w:rPr>
              <w:t xml:space="preserve">PUBCOMP</w:t>
            </w:r>
          </w:p>
        </w:tc>
        <w:tc>
          <w:tcPr>
            <w:shd w:fill="auto" w:val="clear"/>
          </w:tcPr>
          <w:p w:rsidR="00000000" w:rsidDel="00000000" w:rsidP="00000000" w:rsidRDefault="00000000" w:rsidRPr="00000000" w14:paraId="00000370">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1">
            <w:pPr>
              <w:rPr>
                <w:rFonts w:ascii="Arial" w:cs="Arial" w:eastAsia="Arial" w:hAnsi="Arial"/>
              </w:rPr>
            </w:pPr>
            <w:r w:rsidDel="00000000" w:rsidR="00000000" w:rsidRPr="00000000">
              <w:rPr>
                <w:rFonts w:ascii="Arial" w:cs="Arial" w:eastAsia="Arial" w:hAnsi="Arial"/>
                <w:rtl w:val="0"/>
              </w:rPr>
              <w:t xml:space="preserve">SUBSCRIBE</w:t>
            </w:r>
          </w:p>
        </w:tc>
        <w:tc>
          <w:tcPr>
            <w:shd w:fill="auto" w:val="clear"/>
          </w:tcPr>
          <w:p w:rsidR="00000000" w:rsidDel="00000000" w:rsidP="00000000" w:rsidRDefault="00000000" w:rsidRPr="00000000" w14:paraId="00000372">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3">
            <w:pPr>
              <w:rPr>
                <w:rFonts w:ascii="Arial" w:cs="Arial" w:eastAsia="Arial" w:hAnsi="Arial"/>
              </w:rPr>
            </w:pPr>
            <w:r w:rsidDel="00000000" w:rsidR="00000000" w:rsidRPr="00000000">
              <w:rPr>
                <w:rFonts w:ascii="Arial" w:cs="Arial" w:eastAsia="Arial" w:hAnsi="Arial"/>
                <w:rtl w:val="0"/>
              </w:rPr>
              <w:t xml:space="preserve">SUBACK</w:t>
            </w:r>
          </w:p>
        </w:tc>
        <w:tc>
          <w:tcPr>
            <w:shd w:fill="auto" w:val="clear"/>
          </w:tcPr>
          <w:p w:rsidR="00000000" w:rsidDel="00000000" w:rsidP="00000000" w:rsidRDefault="00000000" w:rsidRPr="00000000" w14:paraId="00000374">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5">
            <w:pPr>
              <w:rPr>
                <w:rFonts w:ascii="Arial" w:cs="Arial" w:eastAsia="Arial" w:hAnsi="Arial"/>
              </w:rPr>
            </w:pPr>
            <w:r w:rsidDel="00000000" w:rsidR="00000000" w:rsidRPr="00000000">
              <w:rPr>
                <w:rFonts w:ascii="Arial" w:cs="Arial" w:eastAsia="Arial" w:hAnsi="Arial"/>
                <w:rtl w:val="0"/>
              </w:rPr>
              <w:t xml:space="preserve">UNSUBSCRIBE</w:t>
            </w:r>
          </w:p>
        </w:tc>
        <w:tc>
          <w:tcPr>
            <w:shd w:fill="auto" w:val="clear"/>
          </w:tcPr>
          <w:p w:rsidR="00000000" w:rsidDel="00000000" w:rsidP="00000000" w:rsidRDefault="00000000" w:rsidRPr="00000000" w14:paraId="00000376">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7">
            <w:pPr>
              <w:rPr>
                <w:rFonts w:ascii="Arial" w:cs="Arial" w:eastAsia="Arial" w:hAnsi="Arial"/>
              </w:rPr>
            </w:pPr>
            <w:r w:rsidDel="00000000" w:rsidR="00000000" w:rsidRPr="00000000">
              <w:rPr>
                <w:rFonts w:ascii="Arial" w:cs="Arial" w:eastAsia="Arial" w:hAnsi="Arial"/>
                <w:rtl w:val="0"/>
              </w:rPr>
              <w:t xml:space="preserve">UNSUBACK</w:t>
            </w:r>
          </w:p>
        </w:tc>
        <w:tc>
          <w:tcPr>
            <w:shd w:fill="auto" w:val="clear"/>
          </w:tcPr>
          <w:p w:rsidR="00000000" w:rsidDel="00000000" w:rsidP="00000000" w:rsidRDefault="00000000" w:rsidRPr="00000000" w14:paraId="0000037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79">
            <w:pPr>
              <w:rPr>
                <w:rFonts w:ascii="Arial" w:cs="Arial" w:eastAsia="Arial" w:hAnsi="Arial"/>
              </w:rPr>
            </w:pPr>
            <w:r w:rsidDel="00000000" w:rsidR="00000000" w:rsidRPr="00000000">
              <w:rPr>
                <w:rFonts w:ascii="Arial" w:cs="Arial" w:eastAsia="Arial" w:hAnsi="Arial"/>
                <w:rtl w:val="0"/>
              </w:rPr>
              <w:t xml:space="preserve">PINGREQ</w:t>
            </w:r>
          </w:p>
        </w:tc>
        <w:tc>
          <w:tcPr>
            <w:shd w:fill="auto" w:val="clear"/>
          </w:tcPr>
          <w:p w:rsidR="00000000" w:rsidDel="00000000" w:rsidP="00000000" w:rsidRDefault="00000000" w:rsidRPr="00000000" w14:paraId="0000037A">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B">
            <w:pPr>
              <w:rPr>
                <w:rFonts w:ascii="Arial" w:cs="Arial" w:eastAsia="Arial" w:hAnsi="Arial"/>
              </w:rPr>
            </w:pPr>
            <w:r w:rsidDel="00000000" w:rsidR="00000000" w:rsidRPr="00000000">
              <w:rPr>
                <w:rFonts w:ascii="Arial" w:cs="Arial" w:eastAsia="Arial" w:hAnsi="Arial"/>
                <w:rtl w:val="0"/>
              </w:rPr>
              <w:t xml:space="preserve">PINGRESP</w:t>
            </w:r>
          </w:p>
        </w:tc>
        <w:tc>
          <w:tcPr>
            <w:shd w:fill="auto" w:val="clear"/>
          </w:tcPr>
          <w:p w:rsidR="00000000" w:rsidDel="00000000" w:rsidP="00000000" w:rsidRDefault="00000000" w:rsidRPr="00000000" w14:paraId="0000037C">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D">
            <w:pPr>
              <w:rPr>
                <w:rFonts w:ascii="Arial" w:cs="Arial" w:eastAsia="Arial" w:hAnsi="Arial"/>
              </w:rPr>
            </w:pPr>
            <w:r w:rsidDel="00000000" w:rsidR="00000000" w:rsidRPr="00000000">
              <w:rPr>
                <w:rFonts w:ascii="Arial" w:cs="Arial" w:eastAsia="Arial" w:hAnsi="Arial"/>
                <w:rtl w:val="0"/>
              </w:rPr>
              <w:t xml:space="preserve">DISCONNECT</w:t>
            </w:r>
          </w:p>
        </w:tc>
        <w:tc>
          <w:tcPr>
            <w:shd w:fill="auto" w:val="clear"/>
          </w:tcPr>
          <w:p w:rsidR="00000000" w:rsidDel="00000000" w:rsidP="00000000" w:rsidRDefault="00000000" w:rsidRPr="00000000" w14:paraId="0000037E">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7F">
            <w:pPr>
              <w:rPr>
                <w:rFonts w:ascii="Arial" w:cs="Arial" w:eastAsia="Arial" w:hAnsi="Arial"/>
              </w:rPr>
            </w:pPr>
            <w:r w:rsidDel="00000000" w:rsidR="00000000" w:rsidRPr="00000000">
              <w:rPr>
                <w:rFonts w:ascii="Arial" w:cs="Arial" w:eastAsia="Arial" w:hAnsi="Arial"/>
                <w:rtl w:val="0"/>
              </w:rPr>
              <w:t xml:space="preserve">AUTH</w:t>
            </w:r>
          </w:p>
        </w:tc>
        <w:tc>
          <w:tcPr>
            <w:shd w:fill="auto" w:val="clear"/>
          </w:tcPr>
          <w:p w:rsidR="00000000" w:rsidDel="00000000" w:rsidP="00000000" w:rsidRDefault="00000000" w:rsidRPr="00000000" w14:paraId="00000380">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1">
            <w:pPr>
              <w:rPr>
                <w:rFonts w:ascii="Arial" w:cs="Arial" w:eastAsia="Arial" w:hAnsi="Arial"/>
              </w:rPr>
            </w:pPr>
            <w:r w:rsidDel="00000000" w:rsidR="00000000" w:rsidRPr="00000000">
              <w:rPr>
                <w:rFonts w:ascii="Arial" w:cs="Arial" w:eastAsia="Arial" w:hAnsi="Arial"/>
                <w:rtl w:val="0"/>
              </w:rPr>
              <w:t xml:space="preserve">ADVERTISE</w:t>
            </w:r>
          </w:p>
        </w:tc>
        <w:tc>
          <w:tcPr>
            <w:shd w:fill="auto" w:val="clear"/>
          </w:tcPr>
          <w:p w:rsidR="00000000" w:rsidDel="00000000" w:rsidP="00000000" w:rsidRDefault="00000000" w:rsidRPr="00000000" w14:paraId="00000382">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3">
            <w:pPr>
              <w:rPr>
                <w:rFonts w:ascii="Arial" w:cs="Arial" w:eastAsia="Arial" w:hAnsi="Arial"/>
              </w:rPr>
            </w:pPr>
            <w:r w:rsidDel="00000000" w:rsidR="00000000" w:rsidRPr="00000000">
              <w:rPr>
                <w:rFonts w:ascii="Arial" w:cs="Arial" w:eastAsia="Arial" w:hAnsi="Arial"/>
                <w:rtl w:val="0"/>
              </w:rPr>
              <w:t xml:space="preserve">SEARCHGW</w:t>
            </w:r>
          </w:p>
        </w:tc>
        <w:tc>
          <w:tcPr>
            <w:shd w:fill="auto" w:val="clear"/>
          </w:tcPr>
          <w:p w:rsidR="00000000" w:rsidDel="00000000" w:rsidP="00000000" w:rsidRDefault="00000000" w:rsidRPr="00000000" w14:paraId="00000384">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5">
            <w:pPr>
              <w:rPr>
                <w:rFonts w:ascii="Arial" w:cs="Arial" w:eastAsia="Arial" w:hAnsi="Arial"/>
              </w:rPr>
            </w:pPr>
            <w:r w:rsidDel="00000000" w:rsidR="00000000" w:rsidRPr="00000000">
              <w:rPr>
                <w:rFonts w:ascii="Arial" w:cs="Arial" w:eastAsia="Arial" w:hAnsi="Arial"/>
                <w:rtl w:val="0"/>
              </w:rPr>
              <w:t xml:space="preserve">GWINFO</w:t>
            </w:r>
          </w:p>
        </w:tc>
        <w:tc>
          <w:tcPr>
            <w:shd w:fill="auto" w:val="clear"/>
          </w:tcPr>
          <w:p w:rsidR="00000000" w:rsidDel="00000000" w:rsidP="00000000" w:rsidRDefault="00000000" w:rsidRPr="00000000" w14:paraId="00000386">
            <w:pPr>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7">
            <w:pPr>
              <w:rPr>
                <w:rFonts w:ascii="Arial" w:cs="Arial" w:eastAsia="Arial" w:hAnsi="Arial"/>
              </w:rPr>
            </w:pPr>
            <w:r w:rsidDel="00000000" w:rsidR="00000000" w:rsidRPr="00000000">
              <w:rPr>
                <w:rFonts w:ascii="Arial" w:cs="Arial" w:eastAsia="Arial" w:hAnsi="Arial"/>
                <w:rtl w:val="0"/>
              </w:rPr>
              <w:t xml:space="preserve">REGISTER</w:t>
            </w:r>
          </w:p>
        </w:tc>
        <w:tc>
          <w:tcPr>
            <w:shd w:fill="auto" w:val="clear"/>
          </w:tcPr>
          <w:p w:rsidR="00000000" w:rsidDel="00000000" w:rsidP="00000000" w:rsidRDefault="00000000" w:rsidRPr="00000000" w14:paraId="00000388">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9">
            <w:pPr>
              <w:rPr>
                <w:rFonts w:ascii="Arial" w:cs="Arial" w:eastAsia="Arial" w:hAnsi="Arial"/>
              </w:rPr>
            </w:pPr>
            <w:r w:rsidDel="00000000" w:rsidR="00000000" w:rsidRPr="00000000">
              <w:rPr>
                <w:rFonts w:ascii="Arial" w:cs="Arial" w:eastAsia="Arial" w:hAnsi="Arial"/>
                <w:rtl w:val="0"/>
              </w:rPr>
              <w:t xml:space="preserve">REGACK</w:t>
            </w:r>
          </w:p>
        </w:tc>
        <w:tc>
          <w:tcPr>
            <w:shd w:fill="auto" w:val="clear"/>
          </w:tcPr>
          <w:p w:rsidR="00000000" w:rsidDel="00000000" w:rsidP="00000000" w:rsidRDefault="00000000" w:rsidRPr="00000000" w14:paraId="0000038A">
            <w:pPr>
              <w:rPr>
                <w:rFonts w:ascii="Arial" w:cs="Arial" w:eastAsia="Arial" w:hAnsi="Arial"/>
              </w:rPr>
            </w:pPr>
            <w:r w:rsidDel="00000000" w:rsidR="00000000" w:rsidRPr="00000000">
              <w:rPr>
                <w:rFonts w:ascii="Arial" w:cs="Arial" w:eastAsia="Arial" w:hAnsi="Arial"/>
                <w:rtl w:val="0"/>
              </w:rPr>
              <w:t xml:space="preserve">YES</w:t>
            </w:r>
          </w:p>
        </w:tc>
      </w:tr>
      <w:tr>
        <w:trPr>
          <w:cantSplit w:val="0"/>
          <w:tblHeader w:val="0"/>
        </w:trPr>
        <w:tc>
          <w:tcPr>
            <w:shd w:fill="auto" w:val="clear"/>
          </w:tcPr>
          <w:p w:rsidR="00000000" w:rsidDel="00000000" w:rsidP="00000000" w:rsidRDefault="00000000" w:rsidRPr="00000000" w14:paraId="0000038B">
            <w:pPr>
              <w:rPr>
                <w:rFonts w:ascii="Arial" w:cs="Arial" w:eastAsia="Arial" w:hAnsi="Arial"/>
              </w:rPr>
            </w:pPr>
            <w:r w:rsidDel="00000000" w:rsidR="00000000" w:rsidRPr="00000000">
              <w:rPr>
                <w:rFonts w:ascii="Arial" w:cs="Arial" w:eastAsia="Arial" w:hAnsi="Arial"/>
                <w:rtl w:val="0"/>
              </w:rPr>
              <w:t xml:space="preserve">FORWARDER ENCAPSULATION</w:t>
            </w:r>
          </w:p>
        </w:tc>
        <w:tc>
          <w:tcPr>
            <w:shd w:fill="auto" w:val="clear"/>
          </w:tcPr>
          <w:p w:rsidR="00000000" w:rsidDel="00000000" w:rsidP="00000000" w:rsidRDefault="00000000" w:rsidRPr="00000000" w14:paraId="0000038C">
            <w:pPr>
              <w:keepNext w:val="1"/>
              <w:rPr>
                <w:rFonts w:ascii="Arial" w:cs="Arial" w:eastAsia="Arial" w:hAnsi="Arial"/>
              </w:rPr>
            </w:pPr>
            <w:r w:rsidDel="00000000" w:rsidR="00000000" w:rsidRPr="00000000">
              <w:rPr>
                <w:rFonts w:ascii="Arial" w:cs="Arial" w:eastAsia="Arial" w:hAnsi="Arial"/>
                <w:rtl w:val="0"/>
              </w:rPr>
              <w:t xml:space="preserve">NO</w:t>
            </w:r>
          </w:p>
        </w:tc>
      </w:tr>
      <w:tr>
        <w:trPr>
          <w:cantSplit w:val="0"/>
          <w:tblHeader w:val="0"/>
        </w:trPr>
        <w:tc>
          <w:tcPr>
            <w:shd w:fill="auto" w:val="clear"/>
          </w:tcPr>
          <w:p w:rsidR="00000000" w:rsidDel="00000000" w:rsidP="00000000" w:rsidRDefault="00000000" w:rsidRPr="00000000" w14:paraId="0000038D">
            <w:pPr>
              <w:rPr>
                <w:rFonts w:ascii="Arial" w:cs="Arial" w:eastAsia="Arial" w:hAnsi="Arial"/>
              </w:rPr>
            </w:pPr>
            <w:r w:rsidDel="00000000" w:rsidR="00000000" w:rsidRPr="00000000">
              <w:rPr>
                <w:rFonts w:ascii="Arial" w:cs="Arial" w:eastAsia="Arial" w:hAnsi="Arial"/>
                <w:rtl w:val="0"/>
              </w:rPr>
              <w:t xml:space="preserve">PROTECTION ENCAPSULATION</w:t>
            </w:r>
          </w:p>
        </w:tc>
        <w:tc>
          <w:tcPr>
            <w:shd w:fill="auto" w:val="clear"/>
          </w:tcPr>
          <w:p w:rsidR="00000000" w:rsidDel="00000000" w:rsidP="00000000" w:rsidRDefault="00000000" w:rsidRPr="00000000" w14:paraId="0000038E">
            <w:pPr>
              <w:keepNext w:val="1"/>
              <w:rPr>
                <w:rFonts w:ascii="Arial" w:cs="Arial" w:eastAsia="Arial" w:hAnsi="Arial"/>
              </w:rPr>
            </w:pPr>
            <w:r w:rsidDel="00000000" w:rsidR="00000000" w:rsidRPr="00000000">
              <w:rPr>
                <w:rFonts w:ascii="Arial" w:cs="Arial" w:eastAsia="Arial" w:hAnsi="Arial"/>
                <w:rtl w:val="0"/>
              </w:rPr>
              <w:t xml:space="preserve">NO</w:t>
            </w:r>
          </w:p>
        </w:tc>
      </w:tr>
    </w:tbl>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8 Packets with Packet Identifier</w:t>
      </w:r>
    </w:p>
    <w:p w:rsidR="00000000" w:rsidDel="00000000" w:rsidP="00000000" w:rsidRDefault="00000000" w:rsidRPr="00000000" w14:paraId="00000390">
      <w:pPr>
        <w:rPr>
          <w:rFonts w:ascii="Arial" w:cs="Arial" w:eastAsia="Arial" w:hAnsi="Arial"/>
          <w:color w:val="ff0000"/>
        </w:rPr>
      </w:pPr>
      <w:r w:rsidDel="00000000" w:rsidR="00000000" w:rsidRPr="00000000">
        <w:rPr>
          <w:rFonts w:ascii="Arial" w:cs="Arial" w:eastAsia="Arial" w:hAnsi="Arial"/>
          <w:highlight w:val="yellow"/>
          <w:rtl w:val="0"/>
        </w:rPr>
        <w:t xml:space="preserve">A PUBLISH packet MUST NOT contain a Packet Identifier if its QoS value is set to 0</w:t>
      </w:r>
      <w:r w:rsidDel="00000000" w:rsidR="00000000" w:rsidRPr="00000000">
        <w:rPr>
          <w:rFonts w:ascii="Arial" w:cs="Arial" w:eastAsia="Arial" w:hAnsi="Arial"/>
          <w:color w:val="ff0000"/>
          <w:rtl w:val="0"/>
        </w:rPr>
        <w:t xml:space="preserve">.</w:t>
      </w:r>
    </w:p>
    <w:p w:rsidR="00000000" w:rsidDel="00000000" w:rsidP="00000000" w:rsidRDefault="00000000" w:rsidRPr="00000000" w14:paraId="00000391">
      <w:pPr>
        <w:rPr>
          <w:rFonts w:ascii="Arial" w:cs="Arial" w:eastAsia="Arial" w:hAnsi="Arial"/>
        </w:rPr>
      </w:pPr>
      <w:r w:rsidDel="00000000" w:rsidR="00000000" w:rsidRPr="00000000">
        <w:rPr>
          <w:rFonts w:ascii="Arial" w:cs="Arial" w:eastAsia="Arial" w:hAnsi="Arial"/>
          <w:highlight w:val="yellow"/>
          <w:rtl w:val="0"/>
        </w:rPr>
        <w:t xml:space="preserve">Each time a Client sends a new </w:t>
      </w:r>
      <w:sdt>
        <w:sdtPr>
          <w:tag w:val="goog_rdk_12"/>
        </w:sdtPr>
        <w:sdtContent>
          <w:commentRangeStart w:id="12"/>
        </w:sdtContent>
      </w:sdt>
      <w:r w:rsidDel="00000000" w:rsidR="00000000" w:rsidRPr="00000000">
        <w:rPr>
          <w:rFonts w:ascii="Arial" w:cs="Arial" w:eastAsia="Arial" w:hAnsi="Arial"/>
          <w:highlight w:val="yellow"/>
          <w:rtl w:val="0"/>
        </w:rPr>
        <w:t xml:space="preserve">SUBSCRIBE, UNSUBSCRIBE, or PUBLISH</w:t>
      </w:r>
      <w:commentRangeEnd w:id="12"/>
      <w:r w:rsidDel="00000000" w:rsidR="00000000" w:rsidRPr="00000000">
        <w:commentReference w:id="12"/>
      </w:r>
      <w:r w:rsidDel="00000000" w:rsidR="00000000" w:rsidRPr="00000000">
        <w:rPr>
          <w:rFonts w:ascii="Arial" w:cs="Arial" w:eastAsia="Arial" w:hAnsi="Arial"/>
          <w:highlight w:val="yellow"/>
          <w:rtl w:val="0"/>
        </w:rPr>
        <w:t xml:space="preserve"> (where QoS &gt; 0) MQTT-SN Control Packet it MUST assign it a non-zero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0392">
      <w:pPr>
        <w:rPr>
          <w:rFonts w:ascii="Arial" w:cs="Arial" w:eastAsia="Arial" w:hAnsi="Arial"/>
        </w:rPr>
      </w:pPr>
      <w:r w:rsidDel="00000000" w:rsidR="00000000" w:rsidRPr="00000000">
        <w:rPr>
          <w:rFonts w:ascii="Arial" w:cs="Arial" w:eastAsia="Arial" w:hAnsi="Arial"/>
          <w:highlight w:val="yellow"/>
          <w:rtl w:val="0"/>
        </w:rPr>
        <w:t xml:space="preserve">Each time a Gateway sends a new PUBLISH (with QoS &gt; 0) MQTT-SN Control Packet it MUST assign it a non zero Packet Identifier that is currently unused</w:t>
      </w:r>
      <w:r w:rsidDel="00000000" w:rsidR="00000000" w:rsidRPr="00000000">
        <w:rPr>
          <w:rFonts w:ascii="Arial" w:cs="Arial" w:eastAsia="Arial" w:hAnsi="Arial"/>
          <w:color w:val="ff0000"/>
          <w:rtl w:val="0"/>
        </w:rPr>
        <w:t xml:space="preserve">.</w:t>
      </w:r>
      <w:r w:rsidDel="00000000" w:rsidR="00000000" w:rsidRPr="00000000">
        <w:rPr>
          <w:rFonts w:ascii="Arial" w:cs="Arial" w:eastAsia="Arial" w:hAnsi="Arial"/>
          <w:rtl w:val="0"/>
        </w:rPr>
        <w:t xml:space="preserve"> </w:t>
      </w:r>
    </w:p>
    <w:p w:rsidR="00000000" w:rsidDel="00000000" w:rsidP="00000000" w:rsidRDefault="00000000" w:rsidRPr="00000000" w14:paraId="00000393">
      <w:pPr>
        <w:rPr>
          <w:rFonts w:ascii="Arial" w:cs="Arial" w:eastAsia="Arial" w:hAnsi="Arial"/>
        </w:rPr>
      </w:pPr>
      <w:sdt>
        <w:sdtPr>
          <w:tag w:val="goog_rdk_13"/>
        </w:sdtPr>
        <w:sdtContent>
          <w:commentRangeStart w:id="13"/>
        </w:sdtContent>
      </w:sdt>
      <w:r w:rsidDel="00000000" w:rsidR="00000000" w:rsidRPr="00000000">
        <w:rPr>
          <w:rFonts w:ascii="Arial" w:cs="Arial" w:eastAsia="Arial" w:hAnsi="Arial"/>
          <w:rtl w:val="0"/>
        </w:rPr>
        <w:t xml:space="preserve">The Packet Identifier becomes available for reuse after the sender has processed the corresponding acknowledgement packet, defined as follows. In the case of a QoS 1 PUBLISH, this is the corresponding PUBACK; in the case of QoS 2 PUBLISH it is PUBCOMP or a PUBREC with a Reason Code of 128 or greater. For SUBSCRIBE or UNSUBSCRIBE it is the corresponding SUBACK or UNSUBACK. </w:t>
      </w:r>
    </w:p>
    <w:p w:rsidR="00000000" w:rsidDel="00000000" w:rsidP="00000000" w:rsidRDefault="00000000" w:rsidRPr="00000000" w14:paraId="00000394">
      <w:pPr>
        <w:rPr>
          <w:rFonts w:ascii="Arial" w:cs="Arial" w:eastAsia="Arial" w:hAnsi="Arial"/>
        </w:rPr>
      </w:pPr>
      <w:r w:rsidDel="00000000" w:rsidR="00000000" w:rsidRPr="00000000">
        <w:rPr>
          <w:rFonts w:ascii="Arial" w:cs="Arial" w:eastAsia="Arial" w:hAnsi="Arial"/>
          <w:rtl w:val="0"/>
        </w:rPr>
        <w:t xml:space="preserve">Packet Identifiers used with PUBLISH, SUBSCRIBE and UNSUBSCRIBE packets form a single, unified set of identifiers separately for the Client and the Gateway in a Session. A Packet Identifier cannot be used by more than one command at any time.</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395">
      <w:pPr>
        <w:rPr>
          <w:rFonts w:ascii="Arial" w:cs="Arial" w:eastAsia="Arial" w:hAnsi="Arial"/>
        </w:rPr>
      </w:pPr>
      <w:r w:rsidDel="00000000" w:rsidR="00000000" w:rsidRPr="00000000">
        <w:rPr>
          <w:rFonts w:ascii="Arial" w:cs="Arial" w:eastAsia="Arial" w:hAnsi="Arial"/>
          <w:highlight w:val="yellow"/>
          <w:rtl w:val="0"/>
        </w:rPr>
        <w:t xml:space="preserve">A PUBACK, PUBREC , PUBREL, or PUBCOMP packet MUST contain the same Packet Identifier as the PUBLISH packet that was originally sent</w:t>
      </w:r>
      <w:r w:rsidDel="00000000" w:rsidR="00000000" w:rsidRPr="00000000">
        <w:rPr>
          <w:rFonts w:ascii="Arial" w:cs="Arial" w:eastAsia="Arial" w:hAnsi="Arial"/>
          <w:color w:val="ff0000"/>
          <w:highlight w:val="yellow"/>
          <w:rtl w:val="0"/>
        </w:rPr>
        <w:t xml:space="preserve">. </w:t>
      </w:r>
      <w:r w:rsidDel="00000000" w:rsidR="00000000" w:rsidRPr="00000000">
        <w:rPr>
          <w:rFonts w:ascii="Arial" w:cs="Arial" w:eastAsia="Arial" w:hAnsi="Arial"/>
          <w:highlight w:val="yellow"/>
          <w:rtl w:val="0"/>
        </w:rPr>
        <w:t xml:space="preserve">A SUBACK and UNSUBACK MUST contain the Packet Identifier that was used in the corresponding SUBSCRIBE and UNSUBSCRIBE packet respectively</w:t>
      </w:r>
      <w:r w:rsidDel="00000000" w:rsidR="00000000" w:rsidRPr="00000000">
        <w:rPr>
          <w:rFonts w:ascii="Arial" w:cs="Arial" w:eastAsia="Arial" w:hAnsi="Arial"/>
          <w:color w:val="ff0000"/>
          <w:highlight w:val="yellow"/>
          <w:rtl w:val="0"/>
        </w:rPr>
        <w:t xml:space="preserve">.</w:t>
      </w:r>
      <w:r w:rsidDel="00000000" w:rsidR="00000000" w:rsidRPr="00000000">
        <w:rPr>
          <w:rtl w:val="0"/>
        </w:rPr>
      </w:r>
    </w:p>
    <w:p w:rsidR="00000000" w:rsidDel="00000000" w:rsidP="00000000" w:rsidRDefault="00000000" w:rsidRPr="00000000" w14:paraId="00000396">
      <w:pPr>
        <w:rPr>
          <w:rFonts w:ascii="Arial" w:cs="Arial" w:eastAsia="Arial" w:hAnsi="Arial"/>
        </w:rPr>
      </w:pPr>
      <w:sdt>
        <w:sdtPr>
          <w:tag w:val="goog_rdk_14"/>
        </w:sdtPr>
        <w:sdtContent>
          <w:commentRangeStart w:id="14"/>
        </w:sdtContent>
      </w:sdt>
      <w:r w:rsidDel="00000000" w:rsidR="00000000" w:rsidRPr="00000000">
        <w:rPr>
          <w:rFonts w:ascii="Arial" w:cs="Arial" w:eastAsia="Arial" w:hAnsi="Arial"/>
          <w:rtl w:val="0"/>
        </w:rPr>
        <w:t xml:space="preserve">The Client and Gateway assign Packet Identifiers independently of each other. As a result, Client-Server pairs can participate in concurrent Packet exchanges using the same Packet Identifiers. </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397">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398">
      <w:pPr>
        <w:ind w:left="720" w:firstLine="0"/>
        <w:rPr>
          <w:rFonts w:ascii="Arial" w:cs="Arial" w:eastAsia="Arial" w:hAnsi="Arial"/>
        </w:rPr>
      </w:pPr>
      <w:r w:rsidDel="00000000" w:rsidR="00000000" w:rsidRPr="00000000">
        <w:rPr>
          <w:rFonts w:ascii="Arial" w:cs="Arial" w:eastAsia="Arial" w:hAnsi="Arial"/>
          <w:rtl w:val="0"/>
        </w:rPr>
        <w:t xml:space="preserve">It is possible for a Client to send a PUBLISH packet with Packet Identifier 0x1234 and then receive a different PUBLISH packet with Packet Identifier 0x1234 from its Server before it receives a PUBACK for the PUBLISH packet that it sent.</w:t>
      </w:r>
    </w:p>
    <w:p w:rsidR="00000000" w:rsidDel="00000000" w:rsidP="00000000" w:rsidRDefault="00000000" w:rsidRPr="00000000" w14:paraId="00000399">
      <w:pPr>
        <w:ind w:left="72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3246385" cy="2547938"/>
            <wp:effectExtent b="0" l="0" r="0" t="0"/>
            <wp:docPr id="27" name="image13.png"/>
            <a:graphic>
              <a:graphicData uri="http://schemas.openxmlformats.org/drawingml/2006/picture">
                <pic:pic>
                  <pic:nvPicPr>
                    <pic:cNvPr id="0" name="image13.png"/>
                    <pic:cNvPicPr preferRelativeResize="0"/>
                  </pic:nvPicPr>
                  <pic:blipFill>
                    <a:blip r:embed="rId55"/>
                    <a:srcRect b="0" l="0" r="0" t="0"/>
                    <a:stretch>
                      <a:fillRect/>
                    </a:stretch>
                  </pic:blipFill>
                  <pic:spPr>
                    <a:xfrm>
                      <a:off x="0" y="0"/>
                      <a:ext cx="3246385" cy="2547938"/>
                    </a:xfrm>
                    <a:prstGeom prst="rect"/>
                    <a:ln/>
                  </pic:spPr>
                </pic:pic>
              </a:graphicData>
            </a:graphic>
          </wp:inline>
        </w:drawing>
      </w:r>
      <w:r w:rsidDel="00000000" w:rsidR="00000000" w:rsidRPr="00000000">
        <w:rPr>
          <w:rtl w:val="0"/>
        </w:rPr>
      </w:r>
    </w:p>
    <w:sdt>
      <w:sdtPr>
        <w:tag w:val="goog_rdk_18"/>
      </w:sdtPr>
      <w:sdtContent>
        <w:p w:rsidR="00000000" w:rsidDel="00000000" w:rsidP="00000000" w:rsidRDefault="00000000" w:rsidRPr="00000000" w14:paraId="0000039A">
          <w:pPr>
            <w:pStyle w:val="Heading2"/>
            <w:ind w:left="0" w:firstLine="0"/>
            <w:rPr>
              <w:rFonts w:ascii="Arial" w:cs="Arial" w:eastAsia="Arial" w:hAnsi="Arial"/>
              <w:b w:val="0"/>
              <w:i w:val="0"/>
              <w:smallCaps w:val="0"/>
              <w:strike w:val="0"/>
              <w:color w:val="000000"/>
              <w:sz w:val="22"/>
              <w:szCs w:val="22"/>
              <w:u w:val="none"/>
              <w:shd w:fill="auto" w:val="clear"/>
              <w:vertAlign w:val="baseline"/>
              <w:rPrChange w:author="Simon Johnson" w:id="0" w:date="2024-02-02T15:02:49Z">
                <w:rPr>
                  <w:rFonts w:ascii="Arial" w:cs="Arial" w:eastAsia="Arial" w:hAnsi="Arial"/>
                </w:rPr>
              </w:rPrChange>
            </w:rPr>
            <w:pPrChange w:author="Simon Johnson" w:id="0" w:date="2024-02-02T15:02:49Z">
              <w:pPr>
                <w:pStyle w:val="Heading2"/>
                <w:ind w:left="0" w:firstLine="0"/>
              </w:pPr>
            </w:pPrChange>
          </w:pPr>
          <w:bookmarkStart w:colFirst="0" w:colLast="0" w:name="_heading=h.nmf14n" w:id="33"/>
          <w:bookmarkEnd w:id="33"/>
          <w:r w:rsidDel="00000000" w:rsidR="00000000" w:rsidRPr="00000000">
            <w:rPr>
              <w:rFonts w:ascii="Arial" w:cs="Arial" w:eastAsia="Arial" w:hAnsi="Arial"/>
              <w:rtl w:val="0"/>
            </w:rPr>
            <w:t xml:space="preserve">2.3 MQTT-SN Packet Fields</w:t>
          </w:r>
          <w:sdt>
            <w:sdtPr>
              <w:tag w:val="goog_rdk_15"/>
            </w:sdtPr>
            <w:sdtContent>
              <w:commentRangeStart w:id="15"/>
            </w:sdtContent>
          </w:sdt>
          <w:commentRangeEnd w:id="15"/>
          <w:r w:rsidDel="00000000" w:rsidR="00000000" w:rsidRPr="00000000">
            <w:commentReference w:id="15"/>
          </w:r>
          <w:sdt>
            <w:sdtPr>
              <w:tag w:val="goog_rdk_16"/>
            </w:sdtPr>
            <w:sdtContent>
              <w:commentRangeStart w:id="16"/>
            </w:sdtContent>
          </w:sdt>
          <w:commentRangeEnd w:id="16"/>
          <w:r w:rsidDel="00000000" w:rsidR="00000000" w:rsidRPr="00000000">
            <w:commentReference w:id="16"/>
          </w:r>
          <w:sdt>
            <w:sdtPr>
              <w:tag w:val="goog_rdk_17"/>
            </w:sdtPr>
            <w:sdtContent>
              <w:r w:rsidDel="00000000" w:rsidR="00000000" w:rsidRPr="00000000">
                <w:rPr>
                  <w:rtl w:val="0"/>
                </w:rPr>
              </w:r>
            </w:sdtContent>
          </w:sdt>
        </w:p>
      </w:sdtContent>
    </w:sdt>
    <w:p w:rsidR="00000000" w:rsidDel="00000000" w:rsidP="00000000" w:rsidRDefault="00000000" w:rsidRPr="00000000" w14:paraId="0000039B">
      <w:pPr>
        <w:pStyle w:val="Heading3"/>
        <w:keepLines w:val="1"/>
        <w:spacing w:after="145" w:before="0" w:line="259" w:lineRule="auto"/>
        <w:ind w:left="0" w:right="4" w:firstLine="0"/>
        <w:rPr>
          <w:rFonts w:ascii="Arial" w:cs="Arial" w:eastAsia="Arial" w:hAnsi="Arial"/>
        </w:rPr>
      </w:pPr>
      <w:bookmarkStart w:colFirst="0" w:colLast="0" w:name="_heading=h.37m2jsg" w:id="34"/>
      <w:bookmarkEnd w:id="34"/>
      <w:r w:rsidDel="00000000" w:rsidR="00000000" w:rsidRPr="00000000">
        <w:rPr>
          <w:rtl w:val="0"/>
        </w:rPr>
        <w:t xml:space="preserve">2.3.1 </w:t>
      </w:r>
      <w:r w:rsidDel="00000000" w:rsidR="00000000" w:rsidRPr="00000000">
        <w:rPr>
          <w:rFonts w:ascii="Arial" w:cs="Arial" w:eastAsia="Arial" w:hAnsi="Arial"/>
          <w:rtl w:val="0"/>
        </w:rPr>
        <w:t xml:space="preserve">Protocol Id</w:t>
      </w:r>
    </w:p>
    <w:p w:rsidR="00000000" w:rsidDel="00000000" w:rsidP="00000000" w:rsidRDefault="00000000" w:rsidRPr="00000000" w14:paraId="0000039C">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Protocol Id </w:t>
      </w:r>
      <w:r w:rsidDel="00000000" w:rsidR="00000000" w:rsidRPr="00000000">
        <w:rPr>
          <w:rFonts w:ascii="Arial" w:cs="Arial" w:eastAsia="Arial" w:hAnsi="Arial"/>
          <w:rtl w:val="0"/>
        </w:rPr>
        <w:t xml:space="preserve">is 1-byte long. It is only present in a CONNECT packet and corresponds to the MQTT ‘protocol name’ and ‘protocol version’.</w:t>
      </w:r>
    </w:p>
    <w:p w:rsidR="00000000" w:rsidDel="00000000" w:rsidP="00000000" w:rsidRDefault="00000000" w:rsidRPr="00000000" w14:paraId="0000039D">
      <w:pPr>
        <w:spacing w:after="302" w:lineRule="auto"/>
        <w:ind w:right="4"/>
        <w:rPr>
          <w:rFonts w:ascii="Arial" w:cs="Arial" w:eastAsia="Arial" w:hAnsi="Arial"/>
        </w:rPr>
      </w:pPr>
      <w:r w:rsidDel="00000000" w:rsidR="00000000" w:rsidRPr="00000000">
        <w:rPr>
          <w:rFonts w:ascii="Arial" w:cs="Arial" w:eastAsia="Arial" w:hAnsi="Arial"/>
          <w:rtl w:val="0"/>
        </w:rPr>
        <w:t xml:space="preserve">It is coded 0x02. 0x01 was used for MQTT-SN 1.2.  All other values are reserved.</w:t>
      </w:r>
    </w:p>
    <w:p w:rsidR="00000000" w:rsidDel="00000000" w:rsidP="00000000" w:rsidRDefault="00000000" w:rsidRPr="00000000" w14:paraId="0000039E">
      <w:pPr>
        <w:pStyle w:val="Heading3"/>
        <w:keepLines w:val="1"/>
        <w:spacing w:after="145" w:before="0" w:line="259" w:lineRule="auto"/>
        <w:ind w:left="0" w:right="4" w:firstLine="0"/>
        <w:rPr>
          <w:rFonts w:ascii="Arial" w:cs="Arial" w:eastAsia="Arial" w:hAnsi="Arial"/>
        </w:rPr>
      </w:pPr>
      <w:bookmarkStart w:colFirst="0" w:colLast="0" w:name="_heading=h.1mrcu09" w:id="35"/>
      <w:bookmarkEnd w:id="35"/>
      <w:r w:rsidDel="00000000" w:rsidR="00000000" w:rsidRPr="00000000">
        <w:rPr>
          <w:rtl w:val="0"/>
        </w:rPr>
        <w:t xml:space="preserve">2.3.2 </w:t>
      </w:r>
      <w:r w:rsidDel="00000000" w:rsidR="00000000" w:rsidRPr="00000000">
        <w:rPr>
          <w:rFonts w:ascii="Arial" w:cs="Arial" w:eastAsia="Arial" w:hAnsi="Arial"/>
          <w:rtl w:val="0"/>
        </w:rPr>
        <w:t xml:space="preserve">Radius</w:t>
      </w:r>
    </w:p>
    <w:p w:rsidR="00000000" w:rsidDel="00000000" w:rsidP="00000000" w:rsidRDefault="00000000" w:rsidRPr="00000000" w14:paraId="0000039F">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Radius </w:t>
      </w:r>
      <w:r w:rsidDel="00000000" w:rsidR="00000000" w:rsidRPr="00000000">
        <w:rPr>
          <w:rFonts w:ascii="Arial" w:cs="Arial" w:eastAsia="Arial" w:hAnsi="Arial"/>
          <w:rtl w:val="0"/>
        </w:rPr>
        <w:t xml:space="preserve">field is 1-byte long and indicates the value of the transmission radius. The value 0x00 means “send to all nodes in the network”.</w:t>
      </w:r>
    </w:p>
    <w:p w:rsidR="00000000" w:rsidDel="00000000" w:rsidP="00000000" w:rsidRDefault="00000000" w:rsidRPr="00000000" w14:paraId="000003A0">
      <w:pPr>
        <w:pStyle w:val="Heading3"/>
        <w:keepLines w:val="1"/>
        <w:spacing w:after="145" w:before="0" w:line="259" w:lineRule="auto"/>
        <w:ind w:left="0" w:right="4" w:firstLine="0"/>
        <w:rPr>
          <w:rFonts w:ascii="Arial" w:cs="Arial" w:eastAsia="Arial" w:hAnsi="Arial"/>
        </w:rPr>
      </w:pPr>
      <w:bookmarkStart w:colFirst="0" w:colLast="0" w:name="_heading=h.46r0co2" w:id="36"/>
      <w:bookmarkEnd w:id="36"/>
      <w:r w:rsidDel="00000000" w:rsidR="00000000" w:rsidRPr="00000000">
        <w:rPr>
          <w:rtl w:val="0"/>
        </w:rPr>
        <w:t xml:space="preserve">2.3.3 </w:t>
      </w:r>
      <w:r w:rsidDel="00000000" w:rsidR="00000000" w:rsidRPr="00000000">
        <w:rPr>
          <w:rFonts w:ascii="Arial" w:cs="Arial" w:eastAsia="Arial" w:hAnsi="Arial"/>
          <w:rtl w:val="0"/>
        </w:rPr>
        <w:t xml:space="preserve">Reason Code</w:t>
      </w:r>
    </w:p>
    <w:p w:rsidR="00000000" w:rsidDel="00000000" w:rsidP="00000000" w:rsidRDefault="00000000" w:rsidRPr="00000000" w14:paraId="000003A1">
      <w:pPr>
        <w:spacing w:after="9" w:lineRule="auto"/>
        <w:ind w:left="-5" w:right="4" w:firstLine="0"/>
        <w:rPr>
          <w:rFonts w:ascii="Arial" w:cs="Arial" w:eastAsia="Arial" w:hAnsi="Arial"/>
          <w:color w:val="000000"/>
        </w:rPr>
      </w:pPr>
      <w:r w:rsidDel="00000000" w:rsidR="00000000" w:rsidRPr="00000000">
        <w:rPr>
          <w:rFonts w:ascii="Arial" w:cs="Arial" w:eastAsia="Arial" w:hAnsi="Arial"/>
          <w:color w:val="000000"/>
          <w:rtl w:val="0"/>
        </w:rPr>
        <w:t xml:space="preserve">A Reason Code is a one-byte </w:t>
      </w:r>
      <w:r w:rsidDel="00000000" w:rsidR="00000000" w:rsidRPr="00000000">
        <w:rPr>
          <w:rFonts w:ascii="Arial" w:cs="Arial" w:eastAsia="Arial" w:hAnsi="Arial"/>
          <w:rtl w:val="0"/>
        </w:rPr>
        <w:t xml:space="preserve">unsigned</w:t>
      </w:r>
      <w:r w:rsidDel="00000000" w:rsidR="00000000" w:rsidRPr="00000000">
        <w:rPr>
          <w:rFonts w:ascii="Arial" w:cs="Arial" w:eastAsia="Arial" w:hAnsi="Arial"/>
          <w:color w:val="000000"/>
          <w:rtl w:val="0"/>
        </w:rPr>
        <w:t xml:space="preserve"> value that indicates the result of an operation. Reason Codes share a common set of values across the various Control Packet types. Reason Code values of 0x80 or greater indicate failure.</w:t>
      </w:r>
    </w:p>
    <w:p w:rsidR="00000000" w:rsidDel="00000000" w:rsidP="00000000" w:rsidRDefault="00000000" w:rsidRPr="00000000" w14:paraId="000003A2">
      <w:pPr>
        <w:spacing w:after="9" w:lineRule="auto"/>
        <w:ind w:left="-5" w:right="4" w:firstLine="0"/>
        <w:rPr>
          <w:rFonts w:ascii="Arial" w:cs="Arial" w:eastAsia="Arial" w:hAnsi="Arial"/>
        </w:rPr>
      </w:pPr>
      <w:r w:rsidDel="00000000" w:rsidR="00000000" w:rsidRPr="00000000">
        <w:rPr>
          <w:rFonts w:ascii="Arial" w:cs="Arial" w:eastAsia="Arial" w:hAnsi="Arial"/>
          <w:color w:val="000000"/>
          <w:rtl w:val="0"/>
        </w:rPr>
        <w:t xml:space="preserve">Each </w:t>
      </w:r>
      <w:r w:rsidDel="00000000" w:rsidR="00000000" w:rsidRPr="00000000">
        <w:rPr>
          <w:rFonts w:ascii="Arial" w:cs="Arial" w:eastAsia="Arial" w:hAnsi="Arial"/>
          <w:rtl w:val="0"/>
        </w:rPr>
        <w:t xml:space="preserve">value and meaning of each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 is shown below.</w:t>
      </w:r>
    </w:p>
    <w:tbl>
      <w:tblPr>
        <w:tblStyle w:val="Table9"/>
        <w:tblW w:w="936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750"/>
        <w:gridCol w:w="2595"/>
        <w:gridCol w:w="2310"/>
        <w:gridCol w:w="2985"/>
        <w:tblGridChange w:id="0">
          <w:tblGrid>
            <w:gridCol w:w="720"/>
            <w:gridCol w:w="750"/>
            <w:gridCol w:w="2595"/>
            <w:gridCol w:w="2310"/>
            <w:gridCol w:w="2985"/>
          </w:tblGrid>
        </w:tblGridChange>
      </w:tblGrid>
      <w:tr>
        <w:trPr>
          <w:cantSplit w:val="0"/>
          <w:tblHeader w:val="0"/>
        </w:trPr>
        <w:tc>
          <w:tcPr>
            <w:gridSpan w:val="2"/>
            <w:shd w:fill="cfe2f3" w:val="clear"/>
          </w:tcPr>
          <w:p w:rsidR="00000000" w:rsidDel="00000000" w:rsidP="00000000" w:rsidRDefault="00000000" w:rsidRPr="00000000" w14:paraId="000003A3">
            <w:pPr>
              <w:spacing w:after="9" w:lineRule="auto"/>
              <w:ind w:right="4"/>
              <w:jc w:val="center"/>
              <w:rPr>
                <w:rFonts w:ascii="Arial" w:cs="Arial" w:eastAsia="Arial" w:hAnsi="Arial"/>
              </w:rPr>
            </w:pPr>
            <w:bookmarkStart w:colFirst="0" w:colLast="0" w:name="_heading=h.2lwamvv" w:id="37"/>
            <w:bookmarkEnd w:id="37"/>
            <w:r w:rsidDel="00000000" w:rsidR="00000000" w:rsidRPr="00000000">
              <w:rPr>
                <w:rFonts w:ascii="Arial" w:cs="Arial" w:eastAsia="Arial" w:hAnsi="Arial"/>
                <w:rtl w:val="0"/>
              </w:rPr>
              <w:t xml:space="preserve">Identifier</w:t>
            </w:r>
          </w:p>
        </w:tc>
        <w:tc>
          <w:tcPr>
            <w:vMerge w:val="restart"/>
            <w:shd w:fill="cfe2f3" w:val="clear"/>
          </w:tcPr>
          <w:p w:rsidR="00000000" w:rsidDel="00000000" w:rsidP="00000000" w:rsidRDefault="00000000" w:rsidRPr="00000000" w14:paraId="000003A5">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Name</w:t>
            </w:r>
          </w:p>
        </w:tc>
        <w:tc>
          <w:tcPr>
            <w:vMerge w:val="restart"/>
            <w:shd w:fill="cfe2f3" w:val="clear"/>
          </w:tcPr>
          <w:p w:rsidR="00000000" w:rsidDel="00000000" w:rsidP="00000000" w:rsidRDefault="00000000" w:rsidRPr="00000000" w14:paraId="000003A6">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Packets </w:t>
            </w:r>
          </w:p>
        </w:tc>
        <w:tc>
          <w:tcPr>
            <w:vMerge w:val="restart"/>
            <w:shd w:fill="cfe2f3" w:val="clear"/>
          </w:tcPr>
          <w:p w:rsidR="00000000" w:rsidDel="00000000" w:rsidP="00000000" w:rsidRDefault="00000000" w:rsidRPr="00000000" w14:paraId="000003A7">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Description </w:t>
            </w:r>
          </w:p>
        </w:tc>
      </w:tr>
      <w:tr>
        <w:trPr>
          <w:cantSplit w:val="0"/>
          <w:tblHeader w:val="0"/>
        </w:trPr>
        <w:tc>
          <w:tcPr/>
          <w:p w:rsidR="00000000" w:rsidDel="00000000" w:rsidP="00000000" w:rsidRDefault="00000000" w:rsidRPr="00000000" w14:paraId="000003A8">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Dec</w:t>
            </w:r>
          </w:p>
        </w:tc>
        <w:tc>
          <w:tcPr/>
          <w:p w:rsidR="00000000" w:rsidDel="00000000" w:rsidP="00000000" w:rsidRDefault="00000000" w:rsidRPr="00000000" w14:paraId="000003A9">
            <w:pPr>
              <w:spacing w:after="9" w:lineRule="auto"/>
              <w:ind w:right="4"/>
              <w:jc w:val="center"/>
              <w:rPr>
                <w:rFonts w:ascii="Arial" w:cs="Arial" w:eastAsia="Arial" w:hAnsi="Arial"/>
              </w:rPr>
            </w:pPr>
            <w:r w:rsidDel="00000000" w:rsidR="00000000" w:rsidRPr="00000000">
              <w:rPr>
                <w:rFonts w:ascii="Arial" w:cs="Arial" w:eastAsia="Arial" w:hAnsi="Arial"/>
                <w:rtl w:val="0"/>
              </w:rPr>
              <w:t xml:space="preserve">Hex</w:t>
            </w:r>
          </w:p>
        </w:tc>
        <w:tc>
          <w:tcPr>
            <w:vMerge w:val="continue"/>
            <w:shd w:fill="cfe2f3" w:val="clea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vMerge w:val="continue"/>
            <w:shd w:fill="cfe2f3" w:val="clear"/>
          </w:tcPr>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r>
        <w:trPr>
          <w:cantSplit w:val="0"/>
          <w:trHeight w:val="778.9414062499999" w:hRule="atLeast"/>
          <w:tblHeader w:val="0"/>
        </w:trPr>
        <w:tc>
          <w:tcPr/>
          <w:p w:rsidR="00000000" w:rsidDel="00000000" w:rsidP="00000000" w:rsidRDefault="00000000" w:rsidRPr="00000000" w14:paraId="000003AD">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AE">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AF">
            <w:pPr>
              <w:spacing w:after="9" w:lineRule="auto"/>
              <w:ind w:right="4"/>
              <w:rPr>
                <w:rFonts w:ascii="Arial" w:cs="Arial" w:eastAsia="Arial" w:hAnsi="Arial"/>
              </w:rPr>
            </w:pPr>
            <w:r w:rsidDel="00000000" w:rsidR="00000000" w:rsidRPr="00000000">
              <w:rPr>
                <w:rFonts w:ascii="Arial" w:cs="Arial" w:eastAsia="Arial" w:hAnsi="Arial"/>
                <w:rtl w:val="0"/>
              </w:rPr>
              <w:t xml:space="preserve">Success</w:t>
            </w:r>
          </w:p>
        </w:tc>
        <w:tc>
          <w:tcPr/>
          <w:p w:rsidR="00000000" w:rsidDel="00000000" w:rsidP="00000000" w:rsidRDefault="00000000" w:rsidRPr="00000000" w14:paraId="000003B0">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CONNACK, SUBACK, UNSUBACK, REGACK, PUBACK, PUBREC, PUBREL, PUBCOMP,  AUTH (server only)</w:t>
            </w:r>
          </w:p>
        </w:tc>
        <w:tc>
          <w:tcPr/>
          <w:p w:rsidR="00000000" w:rsidDel="00000000" w:rsidP="00000000" w:rsidRDefault="00000000" w:rsidRPr="00000000" w14:paraId="000003B1">
            <w:pPr>
              <w:spacing w:after="9" w:lineRule="auto"/>
              <w:ind w:right="4" w:hanging="12"/>
              <w:rPr>
                <w:rFonts w:ascii="Arial" w:cs="Arial" w:eastAsia="Arial" w:hAnsi="Arial"/>
              </w:rPr>
            </w:pPr>
            <w:r w:rsidDel="00000000" w:rsidR="00000000" w:rsidRPr="00000000">
              <w:rPr>
                <w:rFonts w:ascii="Arial" w:cs="Arial" w:eastAsia="Arial" w:hAnsi="Arial"/>
                <w:rtl w:val="0"/>
              </w:rPr>
              <w:t xml:space="preserve">The operation was successful.</w:t>
            </w:r>
          </w:p>
        </w:tc>
      </w:tr>
      <w:tr>
        <w:trPr>
          <w:cantSplit w:val="0"/>
          <w:trHeight w:val="778.9414062499999" w:hRule="atLeast"/>
          <w:tblHeader w:val="0"/>
        </w:trPr>
        <w:tc>
          <w:tcPr/>
          <w:p w:rsidR="00000000" w:rsidDel="00000000" w:rsidP="00000000" w:rsidRDefault="00000000" w:rsidRPr="00000000" w14:paraId="000003B2">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3">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4">
            <w:pPr>
              <w:spacing w:after="9" w:lineRule="auto"/>
              <w:ind w:right="4"/>
              <w:rPr>
                <w:rFonts w:ascii="Arial" w:cs="Arial" w:eastAsia="Arial" w:hAnsi="Arial"/>
              </w:rPr>
            </w:pPr>
            <w:r w:rsidDel="00000000" w:rsidR="00000000" w:rsidRPr="00000000">
              <w:rPr>
                <w:rFonts w:ascii="Arial" w:cs="Arial" w:eastAsia="Arial" w:hAnsi="Arial"/>
                <w:rtl w:val="0"/>
              </w:rPr>
              <w:t xml:space="preserve">Normal disconnection</w:t>
            </w:r>
          </w:p>
        </w:tc>
        <w:tc>
          <w:tcPr/>
          <w:p w:rsidR="00000000" w:rsidDel="00000000" w:rsidP="00000000" w:rsidRDefault="00000000" w:rsidRPr="00000000" w14:paraId="000003B5">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3B6">
            <w:pPr>
              <w:spacing w:after="9" w:lineRule="auto"/>
              <w:ind w:right="4"/>
              <w:rPr>
                <w:rFonts w:ascii="Arial" w:cs="Arial" w:eastAsia="Arial" w:hAnsi="Arial"/>
              </w:rPr>
            </w:pPr>
            <w:r w:rsidDel="00000000" w:rsidR="00000000" w:rsidRPr="00000000">
              <w:rPr>
                <w:rFonts w:ascii="Arial" w:cs="Arial" w:eastAsia="Arial" w:hAnsi="Arial"/>
                <w:rtl w:val="0"/>
              </w:rPr>
              <w:t xml:space="preserve">Delete the Virtual Connection normally. Do not send the Will Message.</w:t>
            </w:r>
          </w:p>
        </w:tc>
      </w:tr>
      <w:tr>
        <w:trPr>
          <w:cantSplit w:val="0"/>
          <w:trHeight w:val="778.9414062499999" w:hRule="atLeast"/>
          <w:tblHeader w:val="0"/>
        </w:trPr>
        <w:tc>
          <w:tcPr/>
          <w:p w:rsidR="00000000" w:rsidDel="00000000" w:rsidP="00000000" w:rsidRDefault="00000000" w:rsidRPr="00000000" w14:paraId="000003B7">
            <w:pPr>
              <w:spacing w:after="9" w:lineRule="auto"/>
              <w:ind w:right="4"/>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3B8">
            <w:pPr>
              <w:spacing w:after="9" w:lineRule="auto"/>
              <w:ind w:right="4"/>
              <w:rPr>
                <w:rFonts w:ascii="Arial" w:cs="Arial" w:eastAsia="Arial" w:hAnsi="Arial"/>
              </w:rPr>
            </w:pPr>
            <w:r w:rsidDel="00000000" w:rsidR="00000000" w:rsidRPr="00000000">
              <w:rPr>
                <w:rFonts w:ascii="Arial" w:cs="Arial" w:eastAsia="Arial" w:hAnsi="Arial"/>
                <w:rtl w:val="0"/>
              </w:rPr>
              <w:t xml:space="preserve">0x00</w:t>
            </w:r>
          </w:p>
        </w:tc>
        <w:tc>
          <w:tcPr/>
          <w:p w:rsidR="00000000" w:rsidDel="00000000" w:rsidP="00000000" w:rsidRDefault="00000000" w:rsidRPr="00000000" w14:paraId="000003B9">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0</w:t>
            </w:r>
          </w:p>
        </w:tc>
        <w:tc>
          <w:tcPr/>
          <w:p w:rsidR="00000000" w:rsidDel="00000000" w:rsidP="00000000" w:rsidRDefault="00000000" w:rsidRPr="00000000" w14:paraId="000003BA">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BB">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0. This might be a lower QoS than was requested.</w:t>
            </w:r>
          </w:p>
        </w:tc>
      </w:tr>
      <w:tr>
        <w:trPr>
          <w:cantSplit w:val="0"/>
          <w:trHeight w:val="778.9414062499999" w:hRule="atLeast"/>
          <w:tblHeader w:val="0"/>
        </w:trPr>
        <w:tc>
          <w:tcPr/>
          <w:p w:rsidR="00000000" w:rsidDel="00000000" w:rsidP="00000000" w:rsidRDefault="00000000" w:rsidRPr="00000000" w14:paraId="000003BC">
            <w:pPr>
              <w:spacing w:after="9" w:lineRule="auto"/>
              <w:ind w:right="4"/>
              <w:rPr>
                <w:rFonts w:ascii="Arial" w:cs="Arial" w:eastAsia="Arial" w:hAnsi="Arial"/>
              </w:rPr>
            </w:pPr>
            <w:r w:rsidDel="00000000" w:rsidR="00000000" w:rsidRPr="00000000">
              <w:rPr>
                <w:rFonts w:ascii="Arial" w:cs="Arial" w:eastAsia="Arial" w:hAnsi="Arial"/>
                <w:rtl w:val="0"/>
              </w:rPr>
              <w:t xml:space="preserve">1</w:t>
            </w:r>
          </w:p>
        </w:tc>
        <w:tc>
          <w:tcPr/>
          <w:p w:rsidR="00000000" w:rsidDel="00000000" w:rsidP="00000000" w:rsidRDefault="00000000" w:rsidRPr="00000000" w14:paraId="000003BD">
            <w:pPr>
              <w:spacing w:after="9" w:lineRule="auto"/>
              <w:ind w:right="4"/>
              <w:rPr>
                <w:rFonts w:ascii="Arial" w:cs="Arial" w:eastAsia="Arial" w:hAnsi="Arial"/>
              </w:rPr>
            </w:pPr>
            <w:r w:rsidDel="00000000" w:rsidR="00000000" w:rsidRPr="00000000">
              <w:rPr>
                <w:rFonts w:ascii="Arial" w:cs="Arial" w:eastAsia="Arial" w:hAnsi="Arial"/>
                <w:rtl w:val="0"/>
              </w:rPr>
              <w:t xml:space="preserve">0x01</w:t>
            </w:r>
          </w:p>
        </w:tc>
        <w:tc>
          <w:tcPr/>
          <w:p w:rsidR="00000000" w:rsidDel="00000000" w:rsidP="00000000" w:rsidRDefault="00000000" w:rsidRPr="00000000" w14:paraId="000003BE">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1</w:t>
            </w:r>
          </w:p>
        </w:tc>
        <w:tc>
          <w:tcPr/>
          <w:p w:rsidR="00000000" w:rsidDel="00000000" w:rsidP="00000000" w:rsidRDefault="00000000" w:rsidRPr="00000000" w14:paraId="000003BF">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0">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the maximum QoS sent will be QoS 1. This might be a lower QoS than was requested.</w:t>
            </w:r>
          </w:p>
        </w:tc>
      </w:tr>
      <w:tr>
        <w:trPr>
          <w:cantSplit w:val="0"/>
          <w:trHeight w:val="778.9414062499999" w:hRule="atLeast"/>
          <w:tblHeader w:val="0"/>
        </w:trPr>
        <w:tc>
          <w:tcPr/>
          <w:p w:rsidR="00000000" w:rsidDel="00000000" w:rsidP="00000000" w:rsidRDefault="00000000" w:rsidRPr="00000000" w14:paraId="000003C1">
            <w:pPr>
              <w:spacing w:after="9" w:lineRule="auto"/>
              <w:ind w:right="4"/>
              <w:rPr>
                <w:rFonts w:ascii="Arial" w:cs="Arial" w:eastAsia="Arial" w:hAnsi="Arial"/>
              </w:rPr>
            </w:pPr>
            <w:r w:rsidDel="00000000" w:rsidR="00000000" w:rsidRPr="00000000">
              <w:rPr>
                <w:rFonts w:ascii="Arial" w:cs="Arial" w:eastAsia="Arial" w:hAnsi="Arial"/>
                <w:rtl w:val="0"/>
              </w:rPr>
              <w:t xml:space="preserve">2</w:t>
            </w:r>
          </w:p>
        </w:tc>
        <w:tc>
          <w:tcPr/>
          <w:p w:rsidR="00000000" w:rsidDel="00000000" w:rsidP="00000000" w:rsidRDefault="00000000" w:rsidRPr="00000000" w14:paraId="000003C2">
            <w:pPr>
              <w:spacing w:after="9" w:lineRule="auto"/>
              <w:ind w:right="4"/>
              <w:rPr>
                <w:rFonts w:ascii="Arial" w:cs="Arial" w:eastAsia="Arial" w:hAnsi="Arial"/>
              </w:rPr>
            </w:pPr>
            <w:r w:rsidDel="00000000" w:rsidR="00000000" w:rsidRPr="00000000">
              <w:rPr>
                <w:rFonts w:ascii="Arial" w:cs="Arial" w:eastAsia="Arial" w:hAnsi="Arial"/>
                <w:rtl w:val="0"/>
              </w:rPr>
              <w:t xml:space="preserve">0x02</w:t>
            </w:r>
          </w:p>
        </w:tc>
        <w:tc>
          <w:tcPr/>
          <w:p w:rsidR="00000000" w:rsidDel="00000000" w:rsidP="00000000" w:rsidRDefault="00000000" w:rsidRPr="00000000" w14:paraId="000003C3">
            <w:pPr>
              <w:spacing w:after="9" w:lineRule="auto"/>
              <w:ind w:right="4"/>
              <w:rPr>
                <w:rFonts w:ascii="Arial" w:cs="Arial" w:eastAsia="Arial" w:hAnsi="Arial"/>
              </w:rPr>
            </w:pPr>
            <w:r w:rsidDel="00000000" w:rsidR="00000000" w:rsidRPr="00000000">
              <w:rPr>
                <w:rFonts w:ascii="Arial" w:cs="Arial" w:eastAsia="Arial" w:hAnsi="Arial"/>
                <w:rtl w:val="0"/>
              </w:rPr>
              <w:t xml:space="preserve">Granted QoS 2</w:t>
            </w:r>
          </w:p>
        </w:tc>
        <w:tc>
          <w:tcPr/>
          <w:p w:rsidR="00000000" w:rsidDel="00000000" w:rsidP="00000000" w:rsidRDefault="00000000" w:rsidRPr="00000000" w14:paraId="000003C4">
            <w:pPr>
              <w:spacing w:after="9" w:lineRule="auto"/>
              <w:ind w:right="4"/>
              <w:rPr>
                <w:rFonts w:ascii="Arial" w:cs="Arial" w:eastAsia="Arial" w:hAnsi="Arial"/>
              </w:rPr>
            </w:pPr>
            <w:r w:rsidDel="00000000" w:rsidR="00000000" w:rsidRPr="00000000">
              <w:rPr>
                <w:rFonts w:ascii="Arial" w:cs="Arial" w:eastAsia="Arial" w:hAnsi="Arial"/>
                <w:rtl w:val="0"/>
              </w:rPr>
              <w:t xml:space="preserve">SUBACK</w:t>
            </w:r>
          </w:p>
        </w:tc>
        <w:tc>
          <w:tcPr/>
          <w:p w:rsidR="00000000" w:rsidDel="00000000" w:rsidP="00000000" w:rsidRDefault="00000000" w:rsidRPr="00000000" w14:paraId="000003C5">
            <w:pPr>
              <w:spacing w:after="9" w:lineRule="auto"/>
              <w:ind w:right="4"/>
              <w:rPr>
                <w:rFonts w:ascii="Arial" w:cs="Arial" w:eastAsia="Arial" w:hAnsi="Arial"/>
              </w:rPr>
            </w:pPr>
            <w:r w:rsidDel="00000000" w:rsidR="00000000" w:rsidRPr="00000000">
              <w:rPr>
                <w:rFonts w:ascii="Arial" w:cs="Arial" w:eastAsia="Arial" w:hAnsi="Arial"/>
                <w:rtl w:val="0"/>
              </w:rPr>
              <w:t xml:space="preserve">The subscription is accepted and any received QoS will be sent to this subscription.</w:t>
            </w:r>
          </w:p>
        </w:tc>
      </w:tr>
      <w:tr>
        <w:trPr>
          <w:cantSplit w:val="0"/>
          <w:trHeight w:val="778.9414062499999" w:hRule="atLeast"/>
          <w:tblHeader w:val="0"/>
        </w:trPr>
        <w:tc>
          <w:tcPr/>
          <w:p w:rsidR="00000000" w:rsidDel="00000000" w:rsidP="00000000" w:rsidRDefault="00000000" w:rsidRPr="00000000" w14:paraId="000003C6">
            <w:pPr>
              <w:spacing w:after="9" w:lineRule="auto"/>
              <w:ind w:right="4"/>
              <w:rPr>
                <w:rFonts w:ascii="Arial" w:cs="Arial" w:eastAsia="Arial" w:hAnsi="Arial"/>
              </w:rPr>
            </w:pPr>
            <w:r w:rsidDel="00000000" w:rsidR="00000000" w:rsidRPr="00000000">
              <w:rPr>
                <w:rFonts w:ascii="Arial" w:cs="Arial" w:eastAsia="Arial" w:hAnsi="Arial"/>
                <w:rtl w:val="0"/>
              </w:rPr>
              <w:t xml:space="preserve">4</w:t>
            </w:r>
          </w:p>
        </w:tc>
        <w:tc>
          <w:tcPr/>
          <w:p w:rsidR="00000000" w:rsidDel="00000000" w:rsidP="00000000" w:rsidRDefault="00000000" w:rsidRPr="00000000" w14:paraId="000003C7">
            <w:pPr>
              <w:spacing w:after="9" w:lineRule="auto"/>
              <w:ind w:right="4"/>
              <w:rPr>
                <w:rFonts w:ascii="Arial" w:cs="Arial" w:eastAsia="Arial" w:hAnsi="Arial"/>
              </w:rPr>
            </w:pPr>
            <w:r w:rsidDel="00000000" w:rsidR="00000000" w:rsidRPr="00000000">
              <w:rPr>
                <w:rFonts w:ascii="Arial" w:cs="Arial" w:eastAsia="Arial" w:hAnsi="Arial"/>
                <w:rtl w:val="0"/>
              </w:rPr>
              <w:t xml:space="preserve">0x04</w:t>
            </w:r>
          </w:p>
        </w:tc>
        <w:tc>
          <w:tcPr/>
          <w:p w:rsidR="00000000" w:rsidDel="00000000" w:rsidP="00000000" w:rsidRDefault="00000000" w:rsidRPr="00000000" w14:paraId="000003C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with will message</w:t>
            </w:r>
          </w:p>
        </w:tc>
        <w:tc>
          <w:tcPr/>
          <w:p w:rsidR="00000000" w:rsidDel="00000000" w:rsidP="00000000" w:rsidRDefault="00000000" w:rsidRPr="00000000" w14:paraId="000003C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(client only)</w:t>
            </w:r>
          </w:p>
        </w:tc>
        <w:tc>
          <w:tcPr/>
          <w:p w:rsidR="00000000" w:rsidDel="00000000" w:rsidP="00000000" w:rsidRDefault="00000000" w:rsidRPr="00000000" w14:paraId="000003CA">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wishes to disconnect but requires that the Server also publishes its Will Message. </w:t>
            </w:r>
          </w:p>
        </w:tc>
      </w:tr>
      <w:tr>
        <w:trPr>
          <w:cantSplit w:val="0"/>
          <w:trHeight w:val="778.9414062499999" w:hRule="atLeast"/>
          <w:tblHeader w:val="0"/>
        </w:trPr>
        <w:tc>
          <w:tcPr/>
          <w:p w:rsidR="00000000" w:rsidDel="00000000" w:rsidP="00000000" w:rsidRDefault="00000000" w:rsidRPr="00000000" w14:paraId="000003CB">
            <w:pPr>
              <w:spacing w:after="9" w:lineRule="auto"/>
              <w:ind w:right="4"/>
              <w:rPr>
                <w:rFonts w:ascii="Arial" w:cs="Arial" w:eastAsia="Arial" w:hAnsi="Arial"/>
              </w:rPr>
            </w:pPr>
            <w:r w:rsidDel="00000000" w:rsidR="00000000" w:rsidRPr="00000000">
              <w:rPr>
                <w:rFonts w:ascii="Arial" w:cs="Arial" w:eastAsia="Arial" w:hAnsi="Arial"/>
                <w:rtl w:val="0"/>
              </w:rPr>
              <w:t xml:space="preserve">16</w:t>
            </w:r>
          </w:p>
        </w:tc>
        <w:tc>
          <w:tcPr/>
          <w:p w:rsidR="00000000" w:rsidDel="00000000" w:rsidP="00000000" w:rsidRDefault="00000000" w:rsidRPr="00000000" w14:paraId="000003CC">
            <w:pPr>
              <w:spacing w:after="9" w:lineRule="auto"/>
              <w:ind w:right="4"/>
              <w:rPr>
                <w:rFonts w:ascii="Arial" w:cs="Arial" w:eastAsia="Arial" w:hAnsi="Arial"/>
              </w:rPr>
            </w:pPr>
            <w:r w:rsidDel="00000000" w:rsidR="00000000" w:rsidRPr="00000000">
              <w:rPr>
                <w:rFonts w:ascii="Arial" w:cs="Arial" w:eastAsia="Arial" w:hAnsi="Arial"/>
                <w:rtl w:val="0"/>
              </w:rPr>
              <w:t xml:space="preserve">0x10</w:t>
            </w:r>
          </w:p>
        </w:tc>
        <w:tc>
          <w:tcPr/>
          <w:p w:rsidR="00000000" w:rsidDel="00000000" w:rsidP="00000000" w:rsidRDefault="00000000" w:rsidRPr="00000000" w14:paraId="000003CD">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subscribers</w:t>
            </w:r>
          </w:p>
        </w:tc>
        <w:tc>
          <w:tcPr/>
          <w:p w:rsidR="00000000" w:rsidDel="00000000" w:rsidP="00000000" w:rsidRDefault="00000000" w:rsidRPr="00000000" w14:paraId="000003CE">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w:t>
            </w:r>
          </w:p>
        </w:tc>
        <w:tc>
          <w:tcPr/>
          <w:p w:rsidR="00000000" w:rsidDel="00000000" w:rsidP="00000000" w:rsidRDefault="00000000" w:rsidRPr="00000000" w14:paraId="000003CF">
            <w:pPr>
              <w:spacing w:after="9" w:lineRule="auto"/>
              <w:ind w:right="4"/>
              <w:rPr>
                <w:rFonts w:ascii="Arial" w:cs="Arial" w:eastAsia="Arial" w:hAnsi="Arial"/>
              </w:rPr>
            </w:pPr>
            <w:r w:rsidDel="00000000" w:rsidR="00000000" w:rsidRPr="00000000">
              <w:rPr>
                <w:rFonts w:ascii="Arial" w:cs="Arial" w:eastAsia="Arial" w:hAnsi="Arial"/>
                <w:rtl w:val="0"/>
              </w:rPr>
              <w:t xml:space="preserve">The Application Message is accepted but there are no subscribers. If the Server knows that there are no matching subscribers, it MAY use this Reason Code instead of 0x00 (Success).</w:t>
            </w:r>
          </w:p>
        </w:tc>
      </w:tr>
      <w:tr>
        <w:trPr>
          <w:cantSplit w:val="0"/>
          <w:trHeight w:val="778.9414062499999" w:hRule="atLeast"/>
          <w:tblHeader w:val="0"/>
        </w:trPr>
        <w:tc>
          <w:tcPr/>
          <w:p w:rsidR="00000000" w:rsidDel="00000000" w:rsidP="00000000" w:rsidRDefault="00000000" w:rsidRPr="00000000" w14:paraId="000003D0">
            <w:pPr>
              <w:spacing w:after="9" w:lineRule="auto"/>
              <w:ind w:right="4"/>
              <w:rPr>
                <w:rFonts w:ascii="Arial" w:cs="Arial" w:eastAsia="Arial" w:hAnsi="Arial"/>
              </w:rPr>
            </w:pPr>
            <w:r w:rsidDel="00000000" w:rsidR="00000000" w:rsidRPr="00000000">
              <w:rPr>
                <w:rFonts w:ascii="Arial" w:cs="Arial" w:eastAsia="Arial" w:hAnsi="Arial"/>
                <w:rtl w:val="0"/>
              </w:rPr>
              <w:t xml:space="preserve">17</w:t>
            </w:r>
          </w:p>
        </w:tc>
        <w:tc>
          <w:tcPr/>
          <w:p w:rsidR="00000000" w:rsidDel="00000000" w:rsidP="00000000" w:rsidRDefault="00000000" w:rsidRPr="00000000" w14:paraId="000003D1">
            <w:pPr>
              <w:spacing w:after="9" w:lineRule="auto"/>
              <w:ind w:right="4"/>
              <w:rPr>
                <w:rFonts w:ascii="Arial" w:cs="Arial" w:eastAsia="Arial" w:hAnsi="Arial"/>
              </w:rPr>
            </w:pPr>
            <w:r w:rsidDel="00000000" w:rsidR="00000000" w:rsidRPr="00000000">
              <w:rPr>
                <w:rFonts w:ascii="Arial" w:cs="Arial" w:eastAsia="Arial" w:hAnsi="Arial"/>
                <w:rtl w:val="0"/>
              </w:rPr>
              <w:t xml:space="preserve">0x11</w:t>
            </w:r>
          </w:p>
        </w:tc>
        <w:tc>
          <w:tcPr/>
          <w:p w:rsidR="00000000" w:rsidDel="00000000" w:rsidP="00000000" w:rsidRDefault="00000000" w:rsidRPr="00000000" w14:paraId="000003D2">
            <w:pPr>
              <w:spacing w:after="9" w:lineRule="auto"/>
              <w:ind w:right="4"/>
              <w:rPr>
                <w:rFonts w:ascii="Arial" w:cs="Arial" w:eastAsia="Arial" w:hAnsi="Arial"/>
              </w:rPr>
            </w:pPr>
            <w:r w:rsidDel="00000000" w:rsidR="00000000" w:rsidRPr="00000000">
              <w:rPr>
                <w:rFonts w:ascii="Arial" w:cs="Arial" w:eastAsia="Arial" w:hAnsi="Arial"/>
                <w:rtl w:val="0"/>
              </w:rPr>
              <w:t xml:space="preserve">No subscription existed</w:t>
            </w:r>
          </w:p>
        </w:tc>
        <w:tc>
          <w:tcPr/>
          <w:p w:rsidR="00000000" w:rsidDel="00000000" w:rsidP="00000000" w:rsidRDefault="00000000" w:rsidRPr="00000000" w14:paraId="000003D3">
            <w:pPr>
              <w:spacing w:after="9" w:lineRule="auto"/>
              <w:ind w:right="4"/>
              <w:rPr>
                <w:rFonts w:ascii="Arial" w:cs="Arial" w:eastAsia="Arial" w:hAnsi="Arial"/>
              </w:rPr>
            </w:pPr>
            <w:r w:rsidDel="00000000" w:rsidR="00000000" w:rsidRPr="00000000">
              <w:rPr>
                <w:rFonts w:ascii="Arial" w:cs="Arial" w:eastAsia="Arial" w:hAnsi="Arial"/>
                <w:rtl w:val="0"/>
              </w:rPr>
              <w:t xml:space="preserve">UNSUBACK</w:t>
            </w:r>
          </w:p>
        </w:tc>
        <w:tc>
          <w:tcPr/>
          <w:p w:rsidR="00000000" w:rsidDel="00000000" w:rsidP="00000000" w:rsidRDefault="00000000" w:rsidRPr="00000000" w14:paraId="000003D4">
            <w:pPr>
              <w:spacing w:after="9" w:lineRule="auto"/>
              <w:ind w:right="4"/>
              <w:rPr>
                <w:rFonts w:ascii="Arial" w:cs="Arial" w:eastAsia="Arial" w:hAnsi="Arial"/>
              </w:rPr>
            </w:pPr>
            <w:r w:rsidDel="00000000" w:rsidR="00000000" w:rsidRPr="00000000">
              <w:rPr>
                <w:rFonts w:ascii="Arial" w:cs="Arial" w:eastAsia="Arial" w:hAnsi="Arial"/>
                <w:rtl w:val="0"/>
              </w:rPr>
              <w:t xml:space="preserve">No matching Topic Filter is being used by the Client.</w:t>
            </w:r>
          </w:p>
        </w:tc>
      </w:tr>
      <w:tr>
        <w:trPr>
          <w:cantSplit w:val="0"/>
          <w:trHeight w:val="778.9414062499999" w:hRule="atLeast"/>
          <w:tblHeader w:val="0"/>
        </w:trPr>
        <w:tc>
          <w:tcPr/>
          <w:p w:rsidR="00000000" w:rsidDel="00000000" w:rsidP="00000000" w:rsidRDefault="00000000" w:rsidRPr="00000000" w14:paraId="000003D5">
            <w:pPr>
              <w:spacing w:after="9" w:lineRule="auto"/>
              <w:ind w:right="4"/>
              <w:rPr>
                <w:rFonts w:ascii="Arial" w:cs="Arial" w:eastAsia="Arial" w:hAnsi="Arial"/>
              </w:rPr>
            </w:pPr>
            <w:r w:rsidDel="00000000" w:rsidR="00000000" w:rsidRPr="00000000">
              <w:rPr>
                <w:rFonts w:ascii="Arial" w:cs="Arial" w:eastAsia="Arial" w:hAnsi="Arial"/>
                <w:rtl w:val="0"/>
              </w:rPr>
              <w:t xml:space="preserve">24</w:t>
            </w:r>
          </w:p>
        </w:tc>
        <w:tc>
          <w:tcPr/>
          <w:p w:rsidR="00000000" w:rsidDel="00000000" w:rsidP="00000000" w:rsidRDefault="00000000" w:rsidRPr="00000000" w14:paraId="000003D6">
            <w:pPr>
              <w:spacing w:after="9" w:lineRule="auto"/>
              <w:ind w:right="4"/>
              <w:rPr>
                <w:rFonts w:ascii="Arial" w:cs="Arial" w:eastAsia="Arial" w:hAnsi="Arial"/>
              </w:rPr>
            </w:pPr>
            <w:r w:rsidDel="00000000" w:rsidR="00000000" w:rsidRPr="00000000">
              <w:rPr>
                <w:rFonts w:ascii="Arial" w:cs="Arial" w:eastAsia="Arial" w:hAnsi="Arial"/>
                <w:rtl w:val="0"/>
              </w:rPr>
              <w:t xml:space="preserve">0x18</w:t>
            </w:r>
          </w:p>
        </w:tc>
        <w:tc>
          <w:tcPr/>
          <w:p w:rsidR="00000000" w:rsidDel="00000000" w:rsidP="00000000" w:rsidRDefault="00000000" w:rsidRPr="00000000" w14:paraId="000003D7">
            <w:pPr>
              <w:spacing w:after="9" w:lineRule="auto"/>
              <w:ind w:right="4"/>
              <w:rPr>
                <w:rFonts w:ascii="Arial" w:cs="Arial" w:eastAsia="Arial" w:hAnsi="Arial"/>
              </w:rPr>
            </w:pPr>
            <w:r w:rsidDel="00000000" w:rsidR="00000000" w:rsidRPr="00000000">
              <w:rPr>
                <w:rFonts w:ascii="Arial" w:cs="Arial" w:eastAsia="Arial" w:hAnsi="Arial"/>
                <w:rtl w:val="0"/>
              </w:rPr>
              <w:t xml:space="preserve">Continue authentication</w:t>
            </w:r>
          </w:p>
        </w:tc>
        <w:tc>
          <w:tcPr/>
          <w:p w:rsidR="00000000" w:rsidDel="00000000" w:rsidP="00000000" w:rsidRDefault="00000000" w:rsidRPr="00000000" w14:paraId="000003D8">
            <w:pPr>
              <w:spacing w:after="9" w:lineRule="auto"/>
              <w:ind w:right="4"/>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3D9">
            <w:pPr>
              <w:spacing w:after="9" w:lineRule="auto"/>
              <w:ind w:right="4"/>
              <w:rPr>
                <w:rFonts w:ascii="Arial" w:cs="Arial" w:eastAsia="Arial" w:hAnsi="Arial"/>
              </w:rPr>
            </w:pPr>
            <w:r w:rsidDel="00000000" w:rsidR="00000000" w:rsidRPr="00000000">
              <w:rPr>
                <w:rFonts w:ascii="Arial" w:cs="Arial" w:eastAsia="Arial" w:hAnsi="Arial"/>
                <w:rtl w:val="0"/>
              </w:rPr>
              <w:t xml:space="preserve">Continue the authentication with another step.</w:t>
            </w:r>
          </w:p>
        </w:tc>
      </w:tr>
      <w:tr>
        <w:trPr>
          <w:cantSplit w:val="0"/>
          <w:trHeight w:val="778.9414062499999" w:hRule="atLeast"/>
          <w:tblHeader w:val="0"/>
        </w:trPr>
        <w:tc>
          <w:tcPr/>
          <w:p w:rsidR="00000000" w:rsidDel="00000000" w:rsidP="00000000" w:rsidRDefault="00000000" w:rsidRPr="00000000" w14:paraId="000003DA">
            <w:pPr>
              <w:spacing w:after="9" w:lineRule="auto"/>
              <w:ind w:right="4"/>
              <w:rPr>
                <w:rFonts w:ascii="Arial" w:cs="Arial" w:eastAsia="Arial" w:hAnsi="Arial"/>
              </w:rPr>
            </w:pPr>
            <w:r w:rsidDel="00000000" w:rsidR="00000000" w:rsidRPr="00000000">
              <w:rPr>
                <w:rFonts w:ascii="Arial" w:cs="Arial" w:eastAsia="Arial" w:hAnsi="Arial"/>
                <w:rtl w:val="0"/>
              </w:rPr>
              <w:t xml:space="preserve">25</w:t>
            </w:r>
          </w:p>
        </w:tc>
        <w:tc>
          <w:tcPr/>
          <w:p w:rsidR="00000000" w:rsidDel="00000000" w:rsidP="00000000" w:rsidRDefault="00000000" w:rsidRPr="00000000" w14:paraId="000003DB">
            <w:pPr>
              <w:spacing w:after="9" w:lineRule="auto"/>
              <w:ind w:right="4"/>
              <w:rPr>
                <w:rFonts w:ascii="Arial" w:cs="Arial" w:eastAsia="Arial" w:hAnsi="Arial"/>
              </w:rPr>
            </w:pPr>
            <w:r w:rsidDel="00000000" w:rsidR="00000000" w:rsidRPr="00000000">
              <w:rPr>
                <w:rFonts w:ascii="Arial" w:cs="Arial" w:eastAsia="Arial" w:hAnsi="Arial"/>
                <w:rtl w:val="0"/>
              </w:rPr>
              <w:t xml:space="preserve">0x19</w:t>
            </w:r>
          </w:p>
        </w:tc>
        <w:tc>
          <w:tcPr/>
          <w:p w:rsidR="00000000" w:rsidDel="00000000" w:rsidP="00000000" w:rsidRDefault="00000000" w:rsidRPr="00000000" w14:paraId="000003DC">
            <w:pPr>
              <w:spacing w:after="9" w:lineRule="auto"/>
              <w:ind w:right="4"/>
              <w:rPr>
                <w:rFonts w:ascii="Arial" w:cs="Arial" w:eastAsia="Arial" w:hAnsi="Arial"/>
              </w:rPr>
            </w:pPr>
            <w:r w:rsidDel="00000000" w:rsidR="00000000" w:rsidRPr="00000000">
              <w:rPr>
                <w:rFonts w:ascii="Arial" w:cs="Arial" w:eastAsia="Arial" w:hAnsi="Arial"/>
                <w:rtl w:val="0"/>
              </w:rPr>
              <w:t xml:space="preserve">Re-authenticate</w:t>
            </w:r>
          </w:p>
        </w:tc>
        <w:tc>
          <w:tcPr/>
          <w:p w:rsidR="00000000" w:rsidDel="00000000" w:rsidP="00000000" w:rsidRDefault="00000000" w:rsidRPr="00000000" w14:paraId="000003DD">
            <w:pPr>
              <w:spacing w:after="9" w:lineRule="auto"/>
              <w:ind w:right="4"/>
              <w:rPr>
                <w:rFonts w:ascii="Arial" w:cs="Arial" w:eastAsia="Arial" w:hAnsi="Arial"/>
              </w:rPr>
            </w:pPr>
            <w:r w:rsidDel="00000000" w:rsidR="00000000" w:rsidRPr="00000000">
              <w:rPr>
                <w:rFonts w:ascii="Arial" w:cs="Arial" w:eastAsia="Arial" w:hAnsi="Arial"/>
                <w:rtl w:val="0"/>
              </w:rPr>
              <w:t xml:space="preserve">AUTH (client only)</w:t>
            </w:r>
          </w:p>
        </w:tc>
        <w:tc>
          <w:tcPr/>
          <w:p w:rsidR="00000000" w:rsidDel="00000000" w:rsidP="00000000" w:rsidRDefault="00000000" w:rsidRPr="00000000" w14:paraId="000003DE">
            <w:pPr>
              <w:spacing w:after="9" w:lineRule="auto"/>
              <w:ind w:right="4"/>
              <w:rPr>
                <w:rFonts w:ascii="Arial" w:cs="Arial" w:eastAsia="Arial" w:hAnsi="Arial"/>
              </w:rPr>
            </w:pPr>
            <w:r w:rsidDel="00000000" w:rsidR="00000000" w:rsidRPr="00000000">
              <w:rPr>
                <w:rFonts w:ascii="Arial" w:cs="Arial" w:eastAsia="Arial" w:hAnsi="Arial"/>
                <w:rtl w:val="0"/>
              </w:rPr>
              <w:t xml:space="preserve">Initiate a re-authentication.</w:t>
            </w:r>
          </w:p>
        </w:tc>
      </w:tr>
      <w:tr>
        <w:trPr>
          <w:cantSplit w:val="0"/>
          <w:trHeight w:val="778.9414062499999" w:hRule="atLeast"/>
          <w:tblHeader w:val="0"/>
        </w:trPr>
        <w:tc>
          <w:tcPr/>
          <w:p w:rsidR="00000000" w:rsidDel="00000000" w:rsidP="00000000" w:rsidRDefault="00000000" w:rsidRPr="00000000" w14:paraId="000003DF">
            <w:pPr>
              <w:spacing w:after="9" w:lineRule="auto"/>
              <w:ind w:right="4"/>
              <w:rPr>
                <w:rFonts w:ascii="Arial" w:cs="Arial" w:eastAsia="Arial" w:hAnsi="Arial"/>
              </w:rPr>
            </w:pPr>
            <w:r w:rsidDel="00000000" w:rsidR="00000000" w:rsidRPr="00000000">
              <w:rPr>
                <w:rFonts w:ascii="Arial" w:cs="Arial" w:eastAsia="Arial" w:hAnsi="Arial"/>
                <w:rtl w:val="0"/>
              </w:rPr>
              <w:t xml:space="preserve">128</w:t>
            </w:r>
          </w:p>
        </w:tc>
        <w:tc>
          <w:tcPr/>
          <w:p w:rsidR="00000000" w:rsidDel="00000000" w:rsidP="00000000" w:rsidRDefault="00000000" w:rsidRPr="00000000" w14:paraId="000003E0">
            <w:pPr>
              <w:spacing w:after="9" w:lineRule="auto"/>
              <w:ind w:right="4"/>
              <w:rPr>
                <w:rFonts w:ascii="Arial" w:cs="Arial" w:eastAsia="Arial" w:hAnsi="Arial"/>
              </w:rPr>
            </w:pPr>
            <w:r w:rsidDel="00000000" w:rsidR="00000000" w:rsidRPr="00000000">
              <w:rPr>
                <w:rFonts w:ascii="Arial" w:cs="Arial" w:eastAsia="Arial" w:hAnsi="Arial"/>
                <w:rtl w:val="0"/>
              </w:rPr>
              <w:t xml:space="preserve">0x80</w:t>
            </w:r>
          </w:p>
        </w:tc>
        <w:tc>
          <w:tcPr/>
          <w:p w:rsidR="00000000" w:rsidDel="00000000" w:rsidP="00000000" w:rsidRDefault="00000000" w:rsidRPr="00000000" w14:paraId="000003E1">
            <w:pPr>
              <w:spacing w:after="9" w:lineRule="auto"/>
              <w:ind w:right="4"/>
              <w:rPr>
                <w:rFonts w:ascii="Arial" w:cs="Arial" w:eastAsia="Arial" w:hAnsi="Arial"/>
              </w:rPr>
            </w:pPr>
            <w:r w:rsidDel="00000000" w:rsidR="00000000" w:rsidRPr="00000000">
              <w:rPr>
                <w:rFonts w:ascii="Arial" w:cs="Arial" w:eastAsia="Arial" w:hAnsi="Arial"/>
                <w:rtl w:val="0"/>
              </w:rPr>
              <w:t xml:space="preserve">Unspecified error</w:t>
            </w:r>
          </w:p>
        </w:tc>
        <w:tc>
          <w:tcPr/>
          <w:p w:rsidR="00000000" w:rsidDel="00000000" w:rsidP="00000000" w:rsidRDefault="00000000" w:rsidRPr="00000000" w14:paraId="000003E2">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SUBACK, UNSUBACK, DISCONNECT</w:t>
            </w:r>
          </w:p>
        </w:tc>
        <w:tc>
          <w:tcPr/>
          <w:p w:rsidR="00000000" w:rsidDel="00000000" w:rsidP="00000000" w:rsidRDefault="00000000" w:rsidRPr="00000000" w14:paraId="000003E3">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receiver does not accept the request but either does not want to reveal the reason, or it does not match one of the other values.</w:t>
            </w:r>
          </w:p>
        </w:tc>
      </w:tr>
      <w:tr>
        <w:trPr>
          <w:cantSplit w:val="0"/>
          <w:trHeight w:val="778.9414062499999" w:hRule="atLeast"/>
          <w:tblHeader w:val="0"/>
        </w:trPr>
        <w:tc>
          <w:tcPr/>
          <w:p w:rsidR="00000000" w:rsidDel="00000000" w:rsidP="00000000" w:rsidRDefault="00000000" w:rsidRPr="00000000" w14:paraId="000003E4">
            <w:pPr>
              <w:spacing w:after="9" w:lineRule="auto"/>
              <w:ind w:right="4"/>
              <w:rPr>
                <w:rFonts w:ascii="Arial" w:cs="Arial" w:eastAsia="Arial" w:hAnsi="Arial"/>
              </w:rPr>
            </w:pPr>
            <w:r w:rsidDel="00000000" w:rsidR="00000000" w:rsidRPr="00000000">
              <w:rPr>
                <w:rFonts w:ascii="Arial" w:cs="Arial" w:eastAsia="Arial" w:hAnsi="Arial"/>
                <w:rtl w:val="0"/>
              </w:rPr>
              <w:t xml:space="preserve">129</w:t>
            </w:r>
          </w:p>
        </w:tc>
        <w:tc>
          <w:tcPr/>
          <w:p w:rsidR="00000000" w:rsidDel="00000000" w:rsidP="00000000" w:rsidRDefault="00000000" w:rsidRPr="00000000" w14:paraId="000003E5">
            <w:pPr>
              <w:spacing w:after="9" w:lineRule="auto"/>
              <w:ind w:right="4"/>
              <w:rPr>
                <w:rFonts w:ascii="Arial" w:cs="Arial" w:eastAsia="Arial" w:hAnsi="Arial"/>
              </w:rPr>
            </w:pPr>
            <w:r w:rsidDel="00000000" w:rsidR="00000000" w:rsidRPr="00000000">
              <w:rPr>
                <w:rFonts w:ascii="Arial" w:cs="Arial" w:eastAsia="Arial" w:hAnsi="Arial"/>
                <w:rtl w:val="0"/>
              </w:rPr>
              <w:t xml:space="preserve">0x81</w:t>
            </w:r>
          </w:p>
        </w:tc>
        <w:tc>
          <w:tcPr/>
          <w:p w:rsidR="00000000" w:rsidDel="00000000" w:rsidP="00000000" w:rsidRDefault="00000000" w:rsidRPr="00000000" w14:paraId="000003E6">
            <w:pPr>
              <w:spacing w:after="9" w:lineRule="auto"/>
              <w:ind w:right="4"/>
              <w:rPr>
                <w:rFonts w:ascii="Arial" w:cs="Arial" w:eastAsia="Arial" w:hAnsi="Arial"/>
              </w:rPr>
            </w:pPr>
            <w:r w:rsidDel="00000000" w:rsidR="00000000" w:rsidRPr="00000000">
              <w:rPr>
                <w:rFonts w:ascii="Arial" w:cs="Arial" w:eastAsia="Arial" w:hAnsi="Arial"/>
                <w:rtl w:val="0"/>
              </w:rPr>
              <w:t xml:space="preserve">Malformed packet</w:t>
            </w:r>
          </w:p>
        </w:tc>
        <w:tc>
          <w:tcPr/>
          <w:p w:rsidR="00000000" w:rsidDel="00000000" w:rsidP="00000000" w:rsidRDefault="00000000" w:rsidRPr="00000000" w14:paraId="000003E7">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E8">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packet does not conform to this specification.</w:t>
            </w:r>
          </w:p>
        </w:tc>
      </w:tr>
      <w:tr>
        <w:trPr>
          <w:cantSplit w:val="0"/>
          <w:trHeight w:val="778.9414062499999" w:hRule="atLeast"/>
          <w:tblHeader w:val="0"/>
        </w:trPr>
        <w:tc>
          <w:tcPr/>
          <w:p w:rsidR="00000000" w:rsidDel="00000000" w:rsidP="00000000" w:rsidRDefault="00000000" w:rsidRPr="00000000" w14:paraId="000003E9">
            <w:pPr>
              <w:spacing w:after="9" w:lineRule="auto"/>
              <w:ind w:right="4"/>
              <w:rPr>
                <w:rFonts w:ascii="Arial" w:cs="Arial" w:eastAsia="Arial" w:hAnsi="Arial"/>
              </w:rPr>
            </w:pPr>
            <w:r w:rsidDel="00000000" w:rsidR="00000000" w:rsidRPr="00000000">
              <w:rPr>
                <w:rFonts w:ascii="Arial" w:cs="Arial" w:eastAsia="Arial" w:hAnsi="Arial"/>
                <w:rtl w:val="0"/>
              </w:rPr>
              <w:t xml:space="preserve">130</w:t>
            </w:r>
          </w:p>
        </w:tc>
        <w:tc>
          <w:tcPr/>
          <w:p w:rsidR="00000000" w:rsidDel="00000000" w:rsidP="00000000" w:rsidRDefault="00000000" w:rsidRPr="00000000" w14:paraId="000003EA">
            <w:pPr>
              <w:spacing w:after="9" w:lineRule="auto"/>
              <w:ind w:right="4"/>
              <w:rPr>
                <w:rFonts w:ascii="Arial" w:cs="Arial" w:eastAsia="Arial" w:hAnsi="Arial"/>
              </w:rPr>
            </w:pPr>
            <w:r w:rsidDel="00000000" w:rsidR="00000000" w:rsidRPr="00000000">
              <w:rPr>
                <w:rFonts w:ascii="Arial" w:cs="Arial" w:eastAsia="Arial" w:hAnsi="Arial"/>
                <w:rtl w:val="0"/>
              </w:rPr>
              <w:t xml:space="preserve">0x82</w:t>
            </w:r>
          </w:p>
        </w:tc>
        <w:tc>
          <w:tcPr/>
          <w:p w:rsidR="00000000" w:rsidDel="00000000" w:rsidP="00000000" w:rsidRDefault="00000000" w:rsidRPr="00000000" w14:paraId="000003EB">
            <w:pPr>
              <w:spacing w:after="9" w:lineRule="auto"/>
              <w:ind w:right="4"/>
              <w:rPr>
                <w:rFonts w:ascii="Arial" w:cs="Arial" w:eastAsia="Arial" w:hAnsi="Arial"/>
              </w:rPr>
            </w:pPr>
            <w:r w:rsidDel="00000000" w:rsidR="00000000" w:rsidRPr="00000000">
              <w:rPr>
                <w:rFonts w:ascii="Arial" w:cs="Arial" w:eastAsia="Arial" w:hAnsi="Arial"/>
                <w:rtl w:val="0"/>
              </w:rPr>
              <w:t xml:space="preserve">Protocol error</w:t>
            </w:r>
          </w:p>
        </w:tc>
        <w:tc>
          <w:tcPr/>
          <w:p w:rsidR="00000000" w:rsidDel="00000000" w:rsidP="00000000" w:rsidRDefault="00000000" w:rsidRPr="00000000" w14:paraId="000003EC">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3ED">
            <w:pPr>
              <w:spacing w:after="9" w:lineRule="auto"/>
              <w:ind w:right="4"/>
              <w:rPr>
                <w:rFonts w:ascii="Arial" w:cs="Arial" w:eastAsia="Arial" w:hAnsi="Arial"/>
              </w:rPr>
            </w:pPr>
            <w:r w:rsidDel="00000000" w:rsidR="00000000" w:rsidRPr="00000000">
              <w:rPr>
                <w:rFonts w:ascii="Arial" w:cs="Arial" w:eastAsia="Arial" w:hAnsi="Arial"/>
                <w:rtl w:val="0"/>
              </w:rPr>
              <w:t xml:space="preserve">An unexpected or out of order packet was received.</w:t>
            </w:r>
          </w:p>
        </w:tc>
      </w:tr>
      <w:tr>
        <w:trPr>
          <w:cantSplit w:val="0"/>
          <w:trHeight w:val="778.9414062499999" w:hRule="atLeast"/>
          <w:tblHeader w:val="0"/>
        </w:trPr>
        <w:tc>
          <w:tcPr/>
          <w:p w:rsidR="00000000" w:rsidDel="00000000" w:rsidP="00000000" w:rsidRDefault="00000000" w:rsidRPr="00000000" w14:paraId="000003EE">
            <w:pPr>
              <w:spacing w:after="9" w:lineRule="auto"/>
              <w:ind w:right="4"/>
              <w:rPr>
                <w:rFonts w:ascii="Arial" w:cs="Arial" w:eastAsia="Arial" w:hAnsi="Arial"/>
              </w:rPr>
            </w:pPr>
            <w:r w:rsidDel="00000000" w:rsidR="00000000" w:rsidRPr="00000000">
              <w:rPr>
                <w:rFonts w:ascii="Arial" w:cs="Arial" w:eastAsia="Arial" w:hAnsi="Arial"/>
                <w:rtl w:val="0"/>
              </w:rPr>
              <w:t xml:space="preserve">131</w:t>
            </w:r>
          </w:p>
        </w:tc>
        <w:tc>
          <w:tcPr/>
          <w:p w:rsidR="00000000" w:rsidDel="00000000" w:rsidP="00000000" w:rsidRDefault="00000000" w:rsidRPr="00000000" w14:paraId="000003EF">
            <w:pPr>
              <w:spacing w:after="9" w:lineRule="auto"/>
              <w:ind w:right="4"/>
              <w:rPr>
                <w:rFonts w:ascii="Arial" w:cs="Arial" w:eastAsia="Arial" w:hAnsi="Arial"/>
              </w:rPr>
            </w:pPr>
            <w:r w:rsidDel="00000000" w:rsidR="00000000" w:rsidRPr="00000000">
              <w:rPr>
                <w:rFonts w:ascii="Arial" w:cs="Arial" w:eastAsia="Arial" w:hAnsi="Arial"/>
                <w:rtl w:val="0"/>
              </w:rPr>
              <w:t xml:space="preserve">0x83</w:t>
            </w:r>
          </w:p>
        </w:tc>
        <w:tc>
          <w:tcPr/>
          <w:p w:rsidR="00000000" w:rsidDel="00000000" w:rsidP="00000000" w:rsidRDefault="00000000" w:rsidRPr="00000000" w14:paraId="000003F0">
            <w:pPr>
              <w:spacing w:after="9" w:lineRule="auto"/>
              <w:ind w:right="4"/>
              <w:rPr>
                <w:rFonts w:ascii="Arial" w:cs="Arial" w:eastAsia="Arial" w:hAnsi="Arial"/>
              </w:rPr>
            </w:pPr>
            <w:r w:rsidDel="00000000" w:rsidR="00000000" w:rsidRPr="00000000">
              <w:rPr>
                <w:rFonts w:ascii="Arial" w:cs="Arial" w:eastAsia="Arial" w:hAnsi="Arial"/>
                <w:rtl w:val="0"/>
              </w:rPr>
              <w:t xml:space="preserve">Implementation specific error</w:t>
            </w:r>
          </w:p>
        </w:tc>
        <w:tc>
          <w:tcPr/>
          <w:p w:rsidR="00000000" w:rsidDel="00000000" w:rsidP="00000000" w:rsidRDefault="00000000" w:rsidRPr="00000000" w14:paraId="000003F1">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w:t>
            </w:r>
          </w:p>
        </w:tc>
        <w:tc>
          <w:tcPr/>
          <w:p w:rsidR="00000000" w:rsidDel="00000000" w:rsidP="00000000" w:rsidRDefault="00000000" w:rsidRPr="00000000" w14:paraId="000003F2">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received is valid but cannot be processed by this implementation.</w:t>
            </w:r>
          </w:p>
        </w:tc>
      </w:tr>
      <w:tr>
        <w:trPr>
          <w:cantSplit w:val="0"/>
          <w:trHeight w:val="778.9414062499999" w:hRule="atLeast"/>
          <w:tblHeader w:val="0"/>
        </w:trPr>
        <w:tc>
          <w:tcPr/>
          <w:p w:rsidR="00000000" w:rsidDel="00000000" w:rsidP="00000000" w:rsidRDefault="00000000" w:rsidRPr="00000000" w14:paraId="000003F3">
            <w:pPr>
              <w:spacing w:after="9" w:lineRule="auto"/>
              <w:ind w:right="4"/>
              <w:rPr>
                <w:rFonts w:ascii="Arial" w:cs="Arial" w:eastAsia="Arial" w:hAnsi="Arial"/>
              </w:rPr>
            </w:pPr>
            <w:r w:rsidDel="00000000" w:rsidR="00000000" w:rsidRPr="00000000">
              <w:rPr>
                <w:rFonts w:ascii="Arial" w:cs="Arial" w:eastAsia="Arial" w:hAnsi="Arial"/>
                <w:rtl w:val="0"/>
              </w:rPr>
              <w:t xml:space="preserve">132</w:t>
            </w:r>
          </w:p>
        </w:tc>
        <w:tc>
          <w:tcPr/>
          <w:p w:rsidR="00000000" w:rsidDel="00000000" w:rsidP="00000000" w:rsidRDefault="00000000" w:rsidRPr="00000000" w14:paraId="000003F4">
            <w:pPr>
              <w:spacing w:after="9" w:lineRule="auto"/>
              <w:ind w:right="4"/>
              <w:rPr>
                <w:rFonts w:ascii="Arial" w:cs="Arial" w:eastAsia="Arial" w:hAnsi="Arial"/>
              </w:rPr>
            </w:pPr>
            <w:r w:rsidDel="00000000" w:rsidR="00000000" w:rsidRPr="00000000">
              <w:rPr>
                <w:rFonts w:ascii="Arial" w:cs="Arial" w:eastAsia="Arial" w:hAnsi="Arial"/>
                <w:rtl w:val="0"/>
              </w:rPr>
              <w:t xml:space="preserve">0x84</w:t>
            </w:r>
          </w:p>
        </w:tc>
        <w:tc>
          <w:tcPr/>
          <w:p w:rsidR="00000000" w:rsidDel="00000000" w:rsidP="00000000" w:rsidRDefault="00000000" w:rsidRPr="00000000" w14:paraId="000003F5">
            <w:pPr>
              <w:spacing w:after="9" w:lineRule="auto"/>
              <w:ind w:right="4"/>
              <w:rPr>
                <w:rFonts w:ascii="Arial" w:cs="Arial" w:eastAsia="Arial" w:hAnsi="Arial"/>
              </w:rPr>
            </w:pPr>
            <w:r w:rsidDel="00000000" w:rsidR="00000000" w:rsidRPr="00000000">
              <w:rPr>
                <w:rFonts w:ascii="Arial" w:cs="Arial" w:eastAsia="Arial" w:hAnsi="Arial"/>
                <w:rtl w:val="0"/>
              </w:rPr>
              <w:t xml:space="preserve">Unsupported Protocol Version</w:t>
            </w:r>
          </w:p>
        </w:tc>
        <w:tc>
          <w:tcPr/>
          <w:p w:rsidR="00000000" w:rsidDel="00000000" w:rsidP="00000000" w:rsidRDefault="00000000" w:rsidRPr="00000000" w14:paraId="000003F6">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7">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support the version of the MQTT or MQTT-SN  protocol requested by the Client.</w:t>
            </w:r>
          </w:p>
        </w:tc>
      </w:tr>
      <w:tr>
        <w:trPr>
          <w:cantSplit w:val="0"/>
          <w:trHeight w:val="778.9414062499999" w:hRule="atLeast"/>
          <w:tblHeader w:val="0"/>
        </w:trPr>
        <w:tc>
          <w:tcPr/>
          <w:p w:rsidR="00000000" w:rsidDel="00000000" w:rsidP="00000000" w:rsidRDefault="00000000" w:rsidRPr="00000000" w14:paraId="000003F8">
            <w:pPr>
              <w:spacing w:after="9" w:lineRule="auto"/>
              <w:ind w:right="4"/>
              <w:rPr>
                <w:rFonts w:ascii="Arial" w:cs="Arial" w:eastAsia="Arial" w:hAnsi="Arial"/>
              </w:rPr>
            </w:pPr>
            <w:r w:rsidDel="00000000" w:rsidR="00000000" w:rsidRPr="00000000">
              <w:rPr>
                <w:rFonts w:ascii="Arial" w:cs="Arial" w:eastAsia="Arial" w:hAnsi="Arial"/>
                <w:rtl w:val="0"/>
              </w:rPr>
              <w:t xml:space="preserve">133</w:t>
            </w:r>
          </w:p>
        </w:tc>
        <w:tc>
          <w:tcPr/>
          <w:p w:rsidR="00000000" w:rsidDel="00000000" w:rsidP="00000000" w:rsidRDefault="00000000" w:rsidRPr="00000000" w14:paraId="000003F9">
            <w:pPr>
              <w:spacing w:after="9" w:lineRule="auto"/>
              <w:ind w:right="4"/>
              <w:rPr>
                <w:rFonts w:ascii="Arial" w:cs="Arial" w:eastAsia="Arial" w:hAnsi="Arial"/>
              </w:rPr>
            </w:pPr>
            <w:r w:rsidDel="00000000" w:rsidR="00000000" w:rsidRPr="00000000">
              <w:rPr>
                <w:rFonts w:ascii="Arial" w:cs="Arial" w:eastAsia="Arial" w:hAnsi="Arial"/>
                <w:rtl w:val="0"/>
              </w:rPr>
              <w:t xml:space="preserve">0x85</w:t>
            </w:r>
          </w:p>
        </w:tc>
        <w:tc>
          <w:tcPr/>
          <w:p w:rsidR="00000000" w:rsidDel="00000000" w:rsidP="00000000" w:rsidRDefault="00000000" w:rsidRPr="00000000" w14:paraId="000003FA">
            <w:pPr>
              <w:spacing w:after="9" w:lineRule="auto"/>
              <w:ind w:right="4"/>
              <w:rPr>
                <w:rFonts w:ascii="Arial" w:cs="Arial" w:eastAsia="Arial" w:hAnsi="Arial"/>
              </w:rPr>
            </w:pPr>
            <w:r w:rsidDel="00000000" w:rsidR="00000000" w:rsidRPr="00000000">
              <w:rPr>
                <w:rFonts w:ascii="Arial" w:cs="Arial" w:eastAsia="Arial" w:hAnsi="Arial"/>
                <w:rtl w:val="0"/>
              </w:rPr>
              <w:t xml:space="preserve">Client identifier not valid</w:t>
            </w:r>
          </w:p>
        </w:tc>
        <w:tc>
          <w:tcPr/>
          <w:p w:rsidR="00000000" w:rsidDel="00000000" w:rsidP="00000000" w:rsidRDefault="00000000" w:rsidRPr="00000000" w14:paraId="000003FB">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3FC">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Identifier is a valid string but is not allowed by the Server.</w:t>
            </w:r>
          </w:p>
        </w:tc>
      </w:tr>
      <w:tr>
        <w:trPr>
          <w:cantSplit w:val="0"/>
          <w:trHeight w:val="778.9414062499999" w:hRule="atLeast"/>
          <w:tblHeader w:val="0"/>
        </w:trPr>
        <w:tc>
          <w:tcPr/>
          <w:p w:rsidR="00000000" w:rsidDel="00000000" w:rsidP="00000000" w:rsidRDefault="00000000" w:rsidRPr="00000000" w14:paraId="000003FD">
            <w:pPr>
              <w:spacing w:after="9" w:lineRule="auto"/>
              <w:ind w:right="4"/>
              <w:rPr>
                <w:rFonts w:ascii="Arial" w:cs="Arial" w:eastAsia="Arial" w:hAnsi="Arial"/>
              </w:rPr>
            </w:pPr>
            <w:r w:rsidDel="00000000" w:rsidR="00000000" w:rsidRPr="00000000">
              <w:rPr>
                <w:rFonts w:ascii="Arial" w:cs="Arial" w:eastAsia="Arial" w:hAnsi="Arial"/>
                <w:rtl w:val="0"/>
              </w:rPr>
              <w:t xml:space="preserve">134</w:t>
            </w:r>
          </w:p>
        </w:tc>
        <w:tc>
          <w:tcPr/>
          <w:p w:rsidR="00000000" w:rsidDel="00000000" w:rsidP="00000000" w:rsidRDefault="00000000" w:rsidRPr="00000000" w14:paraId="000003FE">
            <w:pPr>
              <w:spacing w:after="9" w:lineRule="auto"/>
              <w:ind w:right="4"/>
              <w:rPr>
                <w:rFonts w:ascii="Arial" w:cs="Arial" w:eastAsia="Arial" w:hAnsi="Arial"/>
              </w:rPr>
            </w:pPr>
            <w:r w:rsidDel="00000000" w:rsidR="00000000" w:rsidRPr="00000000">
              <w:rPr>
                <w:rFonts w:ascii="Arial" w:cs="Arial" w:eastAsia="Arial" w:hAnsi="Arial"/>
                <w:rtl w:val="0"/>
              </w:rPr>
              <w:t xml:space="preserve">0x86</w:t>
            </w:r>
          </w:p>
        </w:tc>
        <w:tc>
          <w:tcPr/>
          <w:p w:rsidR="00000000" w:rsidDel="00000000" w:rsidP="00000000" w:rsidRDefault="00000000" w:rsidRPr="00000000" w14:paraId="000003FF">
            <w:pPr>
              <w:spacing w:after="9" w:lineRule="auto"/>
              <w:ind w:right="4"/>
              <w:rPr>
                <w:rFonts w:ascii="Arial" w:cs="Arial" w:eastAsia="Arial" w:hAnsi="Arial"/>
              </w:rPr>
            </w:pPr>
            <w:r w:rsidDel="00000000" w:rsidR="00000000" w:rsidRPr="00000000">
              <w:rPr>
                <w:rFonts w:ascii="Arial" w:cs="Arial" w:eastAsia="Arial" w:hAnsi="Arial"/>
                <w:rtl w:val="0"/>
              </w:rPr>
              <w:t xml:space="preserve">Bad user name or password</w:t>
            </w:r>
          </w:p>
        </w:tc>
        <w:tc>
          <w:tcPr/>
          <w:p w:rsidR="00000000" w:rsidDel="00000000" w:rsidP="00000000" w:rsidRDefault="00000000" w:rsidRPr="00000000" w14:paraId="00000400">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1">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does not accept the User Name or Password specified by the Client </w:t>
            </w:r>
          </w:p>
        </w:tc>
      </w:tr>
      <w:tr>
        <w:trPr>
          <w:cantSplit w:val="0"/>
          <w:trHeight w:val="778.9414062499999" w:hRule="atLeast"/>
          <w:tblHeader w:val="0"/>
        </w:trPr>
        <w:tc>
          <w:tcPr/>
          <w:p w:rsidR="00000000" w:rsidDel="00000000" w:rsidP="00000000" w:rsidRDefault="00000000" w:rsidRPr="00000000" w14:paraId="00000402">
            <w:pPr>
              <w:spacing w:after="9" w:lineRule="auto"/>
              <w:ind w:right="4"/>
              <w:rPr>
                <w:rFonts w:ascii="Arial" w:cs="Arial" w:eastAsia="Arial" w:hAnsi="Arial"/>
              </w:rPr>
            </w:pPr>
            <w:r w:rsidDel="00000000" w:rsidR="00000000" w:rsidRPr="00000000">
              <w:rPr>
                <w:rFonts w:ascii="Arial" w:cs="Arial" w:eastAsia="Arial" w:hAnsi="Arial"/>
                <w:rtl w:val="0"/>
              </w:rPr>
              <w:t xml:space="preserve">135</w:t>
            </w:r>
          </w:p>
        </w:tc>
        <w:tc>
          <w:tcPr/>
          <w:p w:rsidR="00000000" w:rsidDel="00000000" w:rsidP="00000000" w:rsidRDefault="00000000" w:rsidRPr="00000000" w14:paraId="00000403">
            <w:pPr>
              <w:spacing w:after="9" w:lineRule="auto"/>
              <w:ind w:right="4"/>
              <w:rPr>
                <w:rFonts w:ascii="Arial" w:cs="Arial" w:eastAsia="Arial" w:hAnsi="Arial"/>
              </w:rPr>
            </w:pPr>
            <w:r w:rsidDel="00000000" w:rsidR="00000000" w:rsidRPr="00000000">
              <w:rPr>
                <w:rFonts w:ascii="Arial" w:cs="Arial" w:eastAsia="Arial" w:hAnsi="Arial"/>
                <w:rtl w:val="0"/>
              </w:rPr>
              <w:t xml:space="preserve">0x87</w:t>
            </w:r>
          </w:p>
        </w:tc>
        <w:tc>
          <w:tcPr/>
          <w:p w:rsidR="00000000" w:rsidDel="00000000" w:rsidP="00000000" w:rsidRDefault="00000000" w:rsidRPr="00000000" w14:paraId="00000404">
            <w:pPr>
              <w:spacing w:after="9" w:lineRule="auto"/>
              <w:ind w:right="4"/>
              <w:rPr>
                <w:rFonts w:ascii="Arial" w:cs="Arial" w:eastAsia="Arial" w:hAnsi="Arial"/>
              </w:rPr>
            </w:pPr>
            <w:r w:rsidDel="00000000" w:rsidR="00000000" w:rsidRPr="00000000">
              <w:rPr>
                <w:rFonts w:ascii="Arial" w:cs="Arial" w:eastAsia="Arial" w:hAnsi="Arial"/>
                <w:rtl w:val="0"/>
              </w:rPr>
              <w:t xml:space="preserve">Not authorized</w:t>
            </w:r>
          </w:p>
        </w:tc>
        <w:tc>
          <w:tcPr/>
          <w:p w:rsidR="00000000" w:rsidDel="00000000" w:rsidP="00000000" w:rsidRDefault="00000000" w:rsidRPr="00000000" w14:paraId="00000405">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REGACK, SUBACK, UNSUBACK, DISCONNECT (server only)</w:t>
            </w:r>
          </w:p>
        </w:tc>
        <w:tc>
          <w:tcPr/>
          <w:p w:rsidR="00000000" w:rsidDel="00000000" w:rsidP="00000000" w:rsidRDefault="00000000" w:rsidRPr="00000000" w14:paraId="00000406">
            <w:pPr>
              <w:spacing w:after="9" w:lineRule="auto"/>
              <w:ind w:right="4"/>
              <w:rPr>
                <w:rFonts w:ascii="Arial" w:cs="Arial" w:eastAsia="Arial" w:hAnsi="Arial"/>
              </w:rPr>
            </w:pPr>
            <w:r w:rsidDel="00000000" w:rsidR="00000000" w:rsidRPr="00000000">
              <w:rPr>
                <w:rFonts w:ascii="Arial" w:cs="Arial" w:eastAsia="Arial" w:hAnsi="Arial"/>
                <w:rtl w:val="0"/>
              </w:rPr>
              <w:t xml:space="preserve">The request is not authorized.</w:t>
            </w:r>
          </w:p>
        </w:tc>
      </w:tr>
      <w:tr>
        <w:trPr>
          <w:cantSplit w:val="0"/>
          <w:trHeight w:val="778.9414062499999" w:hRule="atLeast"/>
          <w:tblHeader w:val="0"/>
        </w:trPr>
        <w:tc>
          <w:tcPr/>
          <w:p w:rsidR="00000000" w:rsidDel="00000000" w:rsidP="00000000" w:rsidRDefault="00000000" w:rsidRPr="00000000" w14:paraId="00000407">
            <w:pPr>
              <w:spacing w:after="9" w:lineRule="auto"/>
              <w:ind w:right="4"/>
              <w:rPr>
                <w:rFonts w:ascii="Arial" w:cs="Arial" w:eastAsia="Arial" w:hAnsi="Arial"/>
              </w:rPr>
            </w:pPr>
            <w:r w:rsidDel="00000000" w:rsidR="00000000" w:rsidRPr="00000000">
              <w:rPr>
                <w:rFonts w:ascii="Arial" w:cs="Arial" w:eastAsia="Arial" w:hAnsi="Arial"/>
                <w:rtl w:val="0"/>
              </w:rPr>
              <w:t xml:space="preserve">136</w:t>
            </w:r>
          </w:p>
        </w:tc>
        <w:tc>
          <w:tcPr/>
          <w:p w:rsidR="00000000" w:rsidDel="00000000" w:rsidP="00000000" w:rsidRDefault="00000000" w:rsidRPr="00000000" w14:paraId="00000408">
            <w:pPr>
              <w:spacing w:after="9" w:lineRule="auto"/>
              <w:ind w:right="4"/>
              <w:rPr>
                <w:rFonts w:ascii="Arial" w:cs="Arial" w:eastAsia="Arial" w:hAnsi="Arial"/>
              </w:rPr>
            </w:pPr>
            <w:r w:rsidDel="00000000" w:rsidR="00000000" w:rsidRPr="00000000">
              <w:rPr>
                <w:rFonts w:ascii="Arial" w:cs="Arial" w:eastAsia="Arial" w:hAnsi="Arial"/>
                <w:rtl w:val="0"/>
              </w:rPr>
              <w:t xml:space="preserve">0x88</w:t>
            </w:r>
          </w:p>
        </w:tc>
        <w:tc>
          <w:tcPr/>
          <w:p w:rsidR="00000000" w:rsidDel="00000000" w:rsidP="00000000" w:rsidRDefault="00000000" w:rsidRPr="00000000" w14:paraId="00000409">
            <w:pPr>
              <w:spacing w:after="9" w:lineRule="auto"/>
              <w:ind w:right="4"/>
              <w:rPr>
                <w:rFonts w:ascii="Arial" w:cs="Arial" w:eastAsia="Arial" w:hAnsi="Arial"/>
              </w:rPr>
            </w:pPr>
            <w:r w:rsidDel="00000000" w:rsidR="00000000" w:rsidRPr="00000000">
              <w:rPr>
                <w:rFonts w:ascii="Arial" w:cs="Arial" w:eastAsia="Arial" w:hAnsi="Arial"/>
                <w:rtl w:val="0"/>
              </w:rPr>
              <w:t xml:space="preserve">Server unavailable</w:t>
            </w:r>
          </w:p>
        </w:tc>
        <w:tc>
          <w:tcPr/>
          <w:p w:rsidR="00000000" w:rsidDel="00000000" w:rsidP="00000000" w:rsidRDefault="00000000" w:rsidRPr="00000000" w14:paraId="0000040A">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0B">
            <w:pPr>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is not available.</w:t>
            </w:r>
          </w:p>
        </w:tc>
      </w:tr>
      <w:tr>
        <w:trPr>
          <w:cantSplit w:val="0"/>
          <w:trHeight w:val="778.9414062499999" w:hRule="atLeast"/>
          <w:tblHeader w:val="0"/>
        </w:trPr>
        <w:tc>
          <w:tcPr/>
          <w:p w:rsidR="00000000" w:rsidDel="00000000" w:rsidP="00000000" w:rsidRDefault="00000000" w:rsidRPr="00000000" w14:paraId="0000040C">
            <w:pPr>
              <w:spacing w:after="9" w:lineRule="auto"/>
              <w:ind w:right="4"/>
              <w:rPr>
                <w:rFonts w:ascii="Arial" w:cs="Arial" w:eastAsia="Arial" w:hAnsi="Arial"/>
              </w:rPr>
            </w:pPr>
            <w:r w:rsidDel="00000000" w:rsidR="00000000" w:rsidRPr="00000000">
              <w:rPr>
                <w:rFonts w:ascii="Arial" w:cs="Arial" w:eastAsia="Arial" w:hAnsi="Arial"/>
                <w:rtl w:val="0"/>
              </w:rPr>
              <w:t xml:space="preserve">137</w:t>
            </w:r>
          </w:p>
        </w:tc>
        <w:tc>
          <w:tcPr/>
          <w:p w:rsidR="00000000" w:rsidDel="00000000" w:rsidP="00000000" w:rsidRDefault="00000000" w:rsidRPr="00000000" w14:paraId="0000040D">
            <w:pPr>
              <w:spacing w:after="9" w:lineRule="auto"/>
              <w:ind w:right="4"/>
              <w:rPr>
                <w:rFonts w:ascii="Arial" w:cs="Arial" w:eastAsia="Arial" w:hAnsi="Arial"/>
              </w:rPr>
            </w:pPr>
            <w:r w:rsidDel="00000000" w:rsidR="00000000" w:rsidRPr="00000000">
              <w:rPr>
                <w:rFonts w:ascii="Arial" w:cs="Arial" w:eastAsia="Arial" w:hAnsi="Arial"/>
                <w:rtl w:val="0"/>
              </w:rPr>
              <w:t xml:space="preserve">0x89</w:t>
            </w:r>
          </w:p>
        </w:tc>
        <w:tc>
          <w:tcPr/>
          <w:p w:rsidR="00000000" w:rsidDel="00000000" w:rsidP="00000000" w:rsidRDefault="00000000" w:rsidRPr="00000000" w14:paraId="0000040E">
            <w:pPr>
              <w:spacing w:after="9" w:lineRule="auto"/>
              <w:ind w:right="4"/>
              <w:rPr>
                <w:rFonts w:ascii="Arial" w:cs="Arial" w:eastAsia="Arial" w:hAnsi="Arial"/>
              </w:rPr>
            </w:pPr>
            <w:r w:rsidDel="00000000" w:rsidR="00000000" w:rsidRPr="00000000">
              <w:rPr>
                <w:rFonts w:ascii="Arial" w:cs="Arial" w:eastAsia="Arial" w:hAnsi="Arial"/>
                <w:rtl w:val="0"/>
              </w:rPr>
              <w:t xml:space="preserve">Server busy</w:t>
            </w:r>
          </w:p>
        </w:tc>
        <w:tc>
          <w:tcPr/>
          <w:p w:rsidR="00000000" w:rsidDel="00000000" w:rsidP="00000000" w:rsidRDefault="00000000" w:rsidRPr="00000000" w14:paraId="0000040F">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10">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busy and cannot continue processing requests from this Client.</w:t>
            </w:r>
          </w:p>
        </w:tc>
      </w:tr>
      <w:tr>
        <w:trPr>
          <w:cantSplit w:val="0"/>
          <w:trHeight w:val="778.9414062499999" w:hRule="atLeast"/>
          <w:tblHeader w:val="0"/>
        </w:trPr>
        <w:tc>
          <w:tcPr/>
          <w:p w:rsidR="00000000" w:rsidDel="00000000" w:rsidP="00000000" w:rsidRDefault="00000000" w:rsidRPr="00000000" w14:paraId="00000411">
            <w:pPr>
              <w:spacing w:after="9" w:lineRule="auto"/>
              <w:ind w:right="4"/>
              <w:rPr>
                <w:rFonts w:ascii="Arial" w:cs="Arial" w:eastAsia="Arial" w:hAnsi="Arial"/>
              </w:rPr>
            </w:pPr>
            <w:r w:rsidDel="00000000" w:rsidR="00000000" w:rsidRPr="00000000">
              <w:rPr>
                <w:rFonts w:ascii="Arial" w:cs="Arial" w:eastAsia="Arial" w:hAnsi="Arial"/>
                <w:rtl w:val="0"/>
              </w:rPr>
              <w:t xml:space="preserve">138</w:t>
            </w:r>
          </w:p>
        </w:tc>
        <w:tc>
          <w:tcPr/>
          <w:p w:rsidR="00000000" w:rsidDel="00000000" w:rsidP="00000000" w:rsidRDefault="00000000" w:rsidRPr="00000000" w14:paraId="00000412">
            <w:pPr>
              <w:spacing w:after="9" w:lineRule="auto"/>
              <w:ind w:right="4"/>
              <w:rPr>
                <w:rFonts w:ascii="Arial" w:cs="Arial" w:eastAsia="Arial" w:hAnsi="Arial"/>
              </w:rPr>
            </w:pPr>
            <w:r w:rsidDel="00000000" w:rsidR="00000000" w:rsidRPr="00000000">
              <w:rPr>
                <w:rFonts w:ascii="Arial" w:cs="Arial" w:eastAsia="Arial" w:hAnsi="Arial"/>
                <w:rtl w:val="0"/>
              </w:rPr>
              <w:t xml:space="preserve">0x8A</w:t>
            </w:r>
          </w:p>
        </w:tc>
        <w:tc>
          <w:tcPr/>
          <w:p w:rsidR="00000000" w:rsidDel="00000000" w:rsidP="00000000" w:rsidRDefault="00000000" w:rsidRPr="00000000" w14:paraId="00000413">
            <w:pPr>
              <w:spacing w:after="9" w:lineRule="auto"/>
              <w:ind w:right="4"/>
              <w:rPr>
                <w:rFonts w:ascii="Arial" w:cs="Arial" w:eastAsia="Arial" w:hAnsi="Arial"/>
              </w:rPr>
            </w:pPr>
            <w:r w:rsidDel="00000000" w:rsidR="00000000" w:rsidRPr="00000000">
              <w:rPr>
                <w:rFonts w:ascii="Arial" w:cs="Arial" w:eastAsia="Arial" w:hAnsi="Arial"/>
                <w:rtl w:val="0"/>
              </w:rPr>
              <w:t xml:space="preserve">Banned</w:t>
            </w:r>
          </w:p>
        </w:tc>
        <w:tc>
          <w:tcPr/>
          <w:p w:rsidR="00000000" w:rsidDel="00000000" w:rsidP="00000000" w:rsidRDefault="00000000" w:rsidRPr="00000000" w14:paraId="00000414">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tc>
        <w:tc>
          <w:tcPr/>
          <w:p w:rsidR="00000000" w:rsidDel="00000000" w:rsidP="00000000" w:rsidRDefault="00000000" w:rsidRPr="00000000" w14:paraId="00000415">
            <w:pPr>
              <w:spacing w:after="9" w:lineRule="auto"/>
              <w:ind w:right="4"/>
              <w:rPr>
                <w:rFonts w:ascii="Arial" w:cs="Arial" w:eastAsia="Arial" w:hAnsi="Arial"/>
              </w:rPr>
            </w:pPr>
            <w:r w:rsidDel="00000000" w:rsidR="00000000" w:rsidRPr="00000000">
              <w:rPr>
                <w:rFonts w:ascii="Arial" w:cs="Arial" w:eastAsia="Arial" w:hAnsi="Arial"/>
                <w:rtl w:val="0"/>
              </w:rPr>
              <w:t xml:space="preserve">This Client has been banned by administrative action. Contact the server administrator.</w:t>
            </w:r>
          </w:p>
        </w:tc>
      </w:tr>
      <w:tr>
        <w:trPr>
          <w:cantSplit w:val="0"/>
          <w:trHeight w:val="778.9414062499999" w:hRule="atLeast"/>
          <w:tblHeader w:val="0"/>
        </w:trPr>
        <w:tc>
          <w:tcPr/>
          <w:p w:rsidR="00000000" w:rsidDel="00000000" w:rsidP="00000000" w:rsidRDefault="00000000" w:rsidRPr="00000000" w14:paraId="00000416">
            <w:pPr>
              <w:spacing w:after="9" w:lineRule="auto"/>
              <w:ind w:right="4"/>
              <w:rPr>
                <w:rFonts w:ascii="Arial" w:cs="Arial" w:eastAsia="Arial" w:hAnsi="Arial"/>
              </w:rPr>
            </w:pPr>
            <w:r w:rsidDel="00000000" w:rsidR="00000000" w:rsidRPr="00000000">
              <w:rPr>
                <w:rFonts w:ascii="Arial" w:cs="Arial" w:eastAsia="Arial" w:hAnsi="Arial"/>
                <w:rtl w:val="0"/>
              </w:rPr>
              <w:t xml:space="preserve">139</w:t>
            </w:r>
          </w:p>
        </w:tc>
        <w:tc>
          <w:tcPr/>
          <w:p w:rsidR="00000000" w:rsidDel="00000000" w:rsidP="00000000" w:rsidRDefault="00000000" w:rsidRPr="00000000" w14:paraId="00000417">
            <w:pPr>
              <w:spacing w:after="9" w:lineRule="auto"/>
              <w:ind w:right="4"/>
              <w:rPr>
                <w:rFonts w:ascii="Arial" w:cs="Arial" w:eastAsia="Arial" w:hAnsi="Arial"/>
              </w:rPr>
            </w:pPr>
            <w:r w:rsidDel="00000000" w:rsidR="00000000" w:rsidRPr="00000000">
              <w:rPr>
                <w:rFonts w:ascii="Arial" w:cs="Arial" w:eastAsia="Arial" w:hAnsi="Arial"/>
                <w:rtl w:val="0"/>
              </w:rPr>
              <w:t xml:space="preserve">0x8B</w:t>
            </w:r>
          </w:p>
        </w:tc>
        <w:tc>
          <w:tcPr/>
          <w:p w:rsidR="00000000" w:rsidDel="00000000" w:rsidP="00000000" w:rsidRDefault="00000000" w:rsidRPr="00000000" w14:paraId="00000418">
            <w:pPr>
              <w:spacing w:after="9" w:lineRule="auto"/>
              <w:ind w:right="4"/>
              <w:rPr>
                <w:rFonts w:ascii="Arial" w:cs="Arial" w:eastAsia="Arial" w:hAnsi="Arial"/>
              </w:rPr>
            </w:pPr>
            <w:r w:rsidDel="00000000" w:rsidR="00000000" w:rsidRPr="00000000">
              <w:rPr>
                <w:rFonts w:ascii="Arial" w:cs="Arial" w:eastAsia="Arial" w:hAnsi="Arial"/>
                <w:rtl w:val="0"/>
              </w:rPr>
              <w:t xml:space="preserve">Server shutting down</w:t>
            </w:r>
          </w:p>
        </w:tc>
        <w:tc>
          <w:tcPr/>
          <w:p w:rsidR="00000000" w:rsidDel="00000000" w:rsidP="00000000" w:rsidRDefault="00000000" w:rsidRPr="00000000" w14:paraId="00000419">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1A">
            <w:pPr>
              <w:spacing w:after="9" w:lineRule="auto"/>
              <w:ind w:right="4"/>
              <w:rPr>
                <w:rFonts w:ascii="Arial" w:cs="Arial" w:eastAsia="Arial" w:hAnsi="Arial"/>
              </w:rPr>
            </w:pPr>
            <w:r w:rsidDel="00000000" w:rsidR="00000000" w:rsidRPr="00000000">
              <w:rPr>
                <w:rFonts w:ascii="Arial" w:cs="Arial" w:eastAsia="Arial" w:hAnsi="Arial"/>
                <w:rtl w:val="0"/>
              </w:rPr>
              <w:t xml:space="preserve">The Server is shutting down. </w:t>
            </w:r>
          </w:p>
        </w:tc>
      </w:tr>
      <w:tr>
        <w:trPr>
          <w:cantSplit w:val="0"/>
          <w:trHeight w:val="778.9414062499999" w:hRule="atLeast"/>
          <w:tblHeader w:val="0"/>
        </w:trPr>
        <w:tc>
          <w:tcPr/>
          <w:p w:rsidR="00000000" w:rsidDel="00000000" w:rsidP="00000000" w:rsidRDefault="00000000" w:rsidRPr="00000000" w14:paraId="0000041B">
            <w:pPr>
              <w:spacing w:after="9" w:lineRule="auto"/>
              <w:ind w:right="4"/>
              <w:rPr>
                <w:rFonts w:ascii="Arial" w:cs="Arial" w:eastAsia="Arial" w:hAnsi="Arial"/>
              </w:rPr>
            </w:pPr>
            <w:r w:rsidDel="00000000" w:rsidR="00000000" w:rsidRPr="00000000">
              <w:rPr>
                <w:rFonts w:ascii="Arial" w:cs="Arial" w:eastAsia="Arial" w:hAnsi="Arial"/>
                <w:rtl w:val="0"/>
              </w:rPr>
              <w:t xml:space="preserve">140</w:t>
            </w:r>
          </w:p>
        </w:tc>
        <w:tc>
          <w:tcPr/>
          <w:p w:rsidR="00000000" w:rsidDel="00000000" w:rsidP="00000000" w:rsidRDefault="00000000" w:rsidRPr="00000000" w14:paraId="0000041C">
            <w:pPr>
              <w:spacing w:after="9" w:lineRule="auto"/>
              <w:ind w:right="4"/>
              <w:rPr>
                <w:rFonts w:ascii="Arial" w:cs="Arial" w:eastAsia="Arial" w:hAnsi="Arial"/>
              </w:rPr>
            </w:pPr>
            <w:r w:rsidDel="00000000" w:rsidR="00000000" w:rsidRPr="00000000">
              <w:rPr>
                <w:rFonts w:ascii="Arial" w:cs="Arial" w:eastAsia="Arial" w:hAnsi="Arial"/>
                <w:rtl w:val="0"/>
              </w:rPr>
              <w:t xml:space="preserve">0x8C</w:t>
            </w:r>
          </w:p>
        </w:tc>
        <w:tc>
          <w:tcPr/>
          <w:p w:rsidR="00000000" w:rsidDel="00000000" w:rsidP="00000000" w:rsidRDefault="00000000" w:rsidRPr="00000000" w14:paraId="0000041D">
            <w:pPr>
              <w:spacing w:after="9" w:lineRule="auto"/>
              <w:ind w:right="4"/>
              <w:rPr>
                <w:rFonts w:ascii="Arial" w:cs="Arial" w:eastAsia="Arial" w:hAnsi="Arial"/>
              </w:rPr>
            </w:pPr>
            <w:r w:rsidDel="00000000" w:rsidR="00000000" w:rsidRPr="00000000">
              <w:rPr>
                <w:rFonts w:ascii="Arial" w:cs="Arial" w:eastAsia="Arial" w:hAnsi="Arial"/>
                <w:rtl w:val="0"/>
              </w:rPr>
              <w:t xml:space="preserve">Bad authentication method</w:t>
            </w:r>
          </w:p>
        </w:tc>
        <w:tc>
          <w:tcPr/>
          <w:p w:rsidR="00000000" w:rsidDel="00000000" w:rsidP="00000000" w:rsidRDefault="00000000" w:rsidRPr="00000000" w14:paraId="0000041E">
            <w:pPr>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w:t>
            </w:r>
          </w:p>
        </w:tc>
        <w:tc>
          <w:tcPr/>
          <w:p w:rsidR="00000000" w:rsidDel="00000000" w:rsidP="00000000" w:rsidRDefault="00000000" w:rsidRPr="00000000" w14:paraId="0000041F">
            <w:pPr>
              <w:spacing w:after="9" w:lineRule="auto"/>
              <w:ind w:right="4"/>
              <w:rPr>
                <w:rFonts w:ascii="Arial" w:cs="Arial" w:eastAsia="Arial" w:hAnsi="Arial"/>
              </w:rPr>
            </w:pPr>
            <w:r w:rsidDel="00000000" w:rsidR="00000000" w:rsidRPr="00000000">
              <w:rPr>
                <w:rFonts w:ascii="Arial" w:cs="Arial" w:eastAsia="Arial" w:hAnsi="Arial"/>
                <w:rtl w:val="0"/>
              </w:rPr>
              <w:t xml:space="preserve">The authentication method is not supported or does not match the authentication method currently in use.</w:t>
            </w:r>
          </w:p>
        </w:tc>
      </w:tr>
      <w:tr>
        <w:trPr>
          <w:cantSplit w:val="0"/>
          <w:trHeight w:val="778.9414062499999" w:hRule="atLeast"/>
          <w:tblHeader w:val="0"/>
        </w:trPr>
        <w:tc>
          <w:tcPr/>
          <w:p w:rsidR="00000000" w:rsidDel="00000000" w:rsidP="00000000" w:rsidRDefault="00000000" w:rsidRPr="00000000" w14:paraId="00000420">
            <w:pPr>
              <w:spacing w:after="9" w:lineRule="auto"/>
              <w:ind w:right="4"/>
              <w:rPr>
                <w:rFonts w:ascii="Arial" w:cs="Arial" w:eastAsia="Arial" w:hAnsi="Arial"/>
              </w:rPr>
            </w:pPr>
            <w:r w:rsidDel="00000000" w:rsidR="00000000" w:rsidRPr="00000000">
              <w:rPr>
                <w:rFonts w:ascii="Arial" w:cs="Arial" w:eastAsia="Arial" w:hAnsi="Arial"/>
                <w:rtl w:val="0"/>
              </w:rPr>
              <w:t xml:space="preserve">141</w:t>
            </w:r>
          </w:p>
        </w:tc>
        <w:tc>
          <w:tcPr/>
          <w:p w:rsidR="00000000" w:rsidDel="00000000" w:rsidP="00000000" w:rsidRDefault="00000000" w:rsidRPr="00000000" w14:paraId="00000421">
            <w:pPr>
              <w:spacing w:after="9" w:lineRule="auto"/>
              <w:ind w:right="4"/>
              <w:rPr>
                <w:rFonts w:ascii="Arial" w:cs="Arial" w:eastAsia="Arial" w:hAnsi="Arial"/>
              </w:rPr>
            </w:pPr>
            <w:r w:rsidDel="00000000" w:rsidR="00000000" w:rsidRPr="00000000">
              <w:rPr>
                <w:rFonts w:ascii="Arial" w:cs="Arial" w:eastAsia="Arial" w:hAnsi="Arial"/>
                <w:rtl w:val="0"/>
              </w:rPr>
              <w:t xml:space="preserve">0x8D</w:t>
            </w:r>
          </w:p>
        </w:tc>
        <w:tc>
          <w:tcPr/>
          <w:p w:rsidR="00000000" w:rsidDel="00000000" w:rsidP="00000000" w:rsidRDefault="00000000" w:rsidRPr="00000000" w14:paraId="00000422">
            <w:pPr>
              <w:spacing w:after="9" w:lineRule="auto"/>
              <w:ind w:right="4"/>
              <w:rPr>
                <w:rFonts w:ascii="Arial" w:cs="Arial" w:eastAsia="Arial" w:hAnsi="Arial"/>
              </w:rPr>
            </w:pPr>
            <w:r w:rsidDel="00000000" w:rsidR="00000000" w:rsidRPr="00000000">
              <w:rPr>
                <w:rFonts w:ascii="Arial" w:cs="Arial" w:eastAsia="Arial" w:hAnsi="Arial"/>
                <w:rtl w:val="0"/>
              </w:rPr>
              <w:t xml:space="preserve">Keep alive timeout</w:t>
            </w:r>
          </w:p>
        </w:tc>
        <w:tc>
          <w:tcPr/>
          <w:p w:rsidR="00000000" w:rsidDel="00000000" w:rsidP="00000000" w:rsidRDefault="00000000" w:rsidRPr="00000000" w14:paraId="00000423">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4">
            <w:pPr>
              <w:spacing w:after="9" w:lineRule="auto"/>
              <w:ind w:right="4"/>
              <w:rPr>
                <w:rFonts w:ascii="Arial" w:cs="Arial" w:eastAsia="Arial" w:hAnsi="Arial"/>
              </w:rPr>
            </w:pPr>
            <w:r w:rsidDel="00000000" w:rsidR="00000000" w:rsidRPr="00000000">
              <w:rPr>
                <w:rFonts w:ascii="Arial" w:cs="Arial" w:eastAsia="Arial" w:hAnsi="Arial"/>
                <w:rtl w:val="0"/>
              </w:rPr>
              <w:t xml:space="preserve">The Connection is closed because no packet has been received for 1.5 times the Keepalive time.</w:t>
            </w:r>
          </w:p>
        </w:tc>
      </w:tr>
      <w:tr>
        <w:trPr>
          <w:cantSplit w:val="0"/>
          <w:trHeight w:val="778.9414062499999" w:hRule="atLeast"/>
          <w:tblHeader w:val="0"/>
        </w:trPr>
        <w:tc>
          <w:tcPr/>
          <w:p w:rsidR="00000000" w:rsidDel="00000000" w:rsidP="00000000" w:rsidRDefault="00000000" w:rsidRPr="00000000" w14:paraId="00000425">
            <w:pPr>
              <w:spacing w:after="9" w:lineRule="auto"/>
              <w:ind w:right="4"/>
              <w:rPr>
                <w:rFonts w:ascii="Arial" w:cs="Arial" w:eastAsia="Arial" w:hAnsi="Arial"/>
              </w:rPr>
            </w:pPr>
            <w:r w:rsidDel="00000000" w:rsidR="00000000" w:rsidRPr="00000000">
              <w:rPr>
                <w:rFonts w:ascii="Arial" w:cs="Arial" w:eastAsia="Arial" w:hAnsi="Arial"/>
                <w:rtl w:val="0"/>
              </w:rPr>
              <w:t xml:space="preserve">142</w:t>
            </w:r>
          </w:p>
        </w:tc>
        <w:tc>
          <w:tcPr/>
          <w:p w:rsidR="00000000" w:rsidDel="00000000" w:rsidP="00000000" w:rsidRDefault="00000000" w:rsidRPr="00000000" w14:paraId="00000426">
            <w:pPr>
              <w:spacing w:after="9" w:lineRule="auto"/>
              <w:ind w:right="4"/>
              <w:rPr>
                <w:rFonts w:ascii="Arial" w:cs="Arial" w:eastAsia="Arial" w:hAnsi="Arial"/>
              </w:rPr>
            </w:pPr>
            <w:r w:rsidDel="00000000" w:rsidR="00000000" w:rsidRPr="00000000">
              <w:rPr>
                <w:rFonts w:ascii="Arial" w:cs="Arial" w:eastAsia="Arial" w:hAnsi="Arial"/>
                <w:rtl w:val="0"/>
              </w:rPr>
              <w:t xml:space="preserve">0x8E</w:t>
            </w:r>
          </w:p>
        </w:tc>
        <w:tc>
          <w:tcPr/>
          <w:p w:rsidR="00000000" w:rsidDel="00000000" w:rsidP="00000000" w:rsidRDefault="00000000" w:rsidRPr="00000000" w14:paraId="00000427">
            <w:pPr>
              <w:spacing w:after="9" w:lineRule="auto"/>
              <w:ind w:right="4"/>
              <w:rPr>
                <w:rFonts w:ascii="Arial" w:cs="Arial" w:eastAsia="Arial" w:hAnsi="Arial"/>
              </w:rPr>
            </w:pPr>
            <w:r w:rsidDel="00000000" w:rsidR="00000000" w:rsidRPr="00000000">
              <w:rPr>
                <w:rFonts w:ascii="Arial" w:cs="Arial" w:eastAsia="Arial" w:hAnsi="Arial"/>
                <w:rtl w:val="0"/>
              </w:rPr>
              <w:t xml:space="preserve">Session taken over</w:t>
            </w:r>
          </w:p>
        </w:tc>
        <w:tc>
          <w:tcPr/>
          <w:p w:rsidR="00000000" w:rsidDel="00000000" w:rsidP="00000000" w:rsidRDefault="00000000" w:rsidRPr="00000000" w14:paraId="00000428">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29">
            <w:pPr>
              <w:spacing w:after="9" w:lineRule="auto"/>
              <w:ind w:right="4"/>
              <w:rPr>
                <w:rFonts w:ascii="Arial" w:cs="Arial" w:eastAsia="Arial" w:hAnsi="Arial"/>
              </w:rPr>
            </w:pPr>
            <w:r w:rsidDel="00000000" w:rsidR="00000000" w:rsidRPr="00000000">
              <w:rPr>
                <w:rFonts w:ascii="Arial" w:cs="Arial" w:eastAsia="Arial" w:hAnsi="Arial"/>
                <w:rtl w:val="0"/>
              </w:rPr>
              <w:t xml:space="preserve">Another Connection using the same ClientID has connected causing this Connection to be closed.</w:t>
            </w:r>
          </w:p>
        </w:tc>
      </w:tr>
      <w:tr>
        <w:trPr>
          <w:cantSplit w:val="0"/>
          <w:trHeight w:val="778.9414062499999" w:hRule="atLeast"/>
          <w:tblHeader w:val="0"/>
        </w:trPr>
        <w:tc>
          <w:tcPr/>
          <w:p w:rsidR="00000000" w:rsidDel="00000000" w:rsidP="00000000" w:rsidRDefault="00000000" w:rsidRPr="00000000" w14:paraId="0000042A">
            <w:pPr>
              <w:spacing w:after="9" w:lineRule="auto"/>
              <w:ind w:right="4"/>
              <w:rPr>
                <w:rFonts w:ascii="Arial" w:cs="Arial" w:eastAsia="Arial" w:hAnsi="Arial"/>
              </w:rPr>
            </w:pPr>
            <w:r w:rsidDel="00000000" w:rsidR="00000000" w:rsidRPr="00000000">
              <w:rPr>
                <w:rFonts w:ascii="Arial" w:cs="Arial" w:eastAsia="Arial" w:hAnsi="Arial"/>
                <w:rtl w:val="0"/>
              </w:rPr>
              <w:t xml:space="preserve">143</w:t>
            </w:r>
          </w:p>
        </w:tc>
        <w:tc>
          <w:tcPr/>
          <w:p w:rsidR="00000000" w:rsidDel="00000000" w:rsidP="00000000" w:rsidRDefault="00000000" w:rsidRPr="00000000" w14:paraId="0000042B">
            <w:pPr>
              <w:spacing w:after="9" w:lineRule="auto"/>
              <w:ind w:right="4"/>
              <w:rPr>
                <w:rFonts w:ascii="Arial" w:cs="Arial" w:eastAsia="Arial" w:hAnsi="Arial"/>
              </w:rPr>
            </w:pPr>
            <w:r w:rsidDel="00000000" w:rsidR="00000000" w:rsidRPr="00000000">
              <w:rPr>
                <w:rFonts w:ascii="Arial" w:cs="Arial" w:eastAsia="Arial" w:hAnsi="Arial"/>
                <w:rtl w:val="0"/>
              </w:rPr>
              <w:t xml:space="preserve">0x8F</w:t>
            </w:r>
          </w:p>
        </w:tc>
        <w:tc>
          <w:tcPr/>
          <w:p w:rsidR="00000000" w:rsidDel="00000000" w:rsidP="00000000" w:rsidRDefault="00000000" w:rsidRPr="00000000" w14:paraId="0000042C">
            <w:pPr>
              <w:spacing w:after="9" w:lineRule="auto"/>
              <w:ind w:right="4"/>
              <w:rPr>
                <w:rFonts w:ascii="Arial" w:cs="Arial" w:eastAsia="Arial" w:hAnsi="Arial"/>
              </w:rPr>
            </w:pPr>
            <w:r w:rsidDel="00000000" w:rsidR="00000000" w:rsidRPr="00000000">
              <w:rPr>
                <w:rFonts w:ascii="Arial" w:cs="Arial" w:eastAsia="Arial" w:hAnsi="Arial"/>
                <w:rtl w:val="0"/>
              </w:rPr>
              <w:t xml:space="preserve">Topic filter invalid</w:t>
            </w:r>
          </w:p>
        </w:tc>
        <w:tc>
          <w:tcPr/>
          <w:p w:rsidR="00000000" w:rsidDel="00000000" w:rsidP="00000000" w:rsidRDefault="00000000" w:rsidRPr="00000000" w14:paraId="0000042D">
            <w:pPr>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DISCONNECT (server only)</w:t>
            </w:r>
          </w:p>
        </w:tc>
        <w:tc>
          <w:tcPr/>
          <w:p w:rsidR="00000000" w:rsidDel="00000000" w:rsidP="00000000" w:rsidRDefault="00000000" w:rsidRPr="00000000" w14:paraId="0000042E">
            <w:pPr>
              <w:spacing w:after="9" w:lineRule="auto"/>
              <w:ind w:right="4"/>
              <w:rPr>
                <w:rFonts w:ascii="Arial" w:cs="Arial" w:eastAsia="Arial" w:hAnsi="Arial"/>
              </w:rPr>
            </w:pPr>
            <w:r w:rsidDel="00000000" w:rsidR="00000000" w:rsidRPr="00000000">
              <w:rPr>
                <w:rFonts w:ascii="Arial" w:cs="Arial" w:eastAsia="Arial" w:hAnsi="Arial"/>
                <w:rtl w:val="0"/>
              </w:rPr>
              <w:t xml:space="preserve">The Topic Filter is correctly formed, but is not accepted by this Server.</w:t>
            </w:r>
          </w:p>
        </w:tc>
      </w:tr>
      <w:tr>
        <w:trPr>
          <w:cantSplit w:val="0"/>
          <w:trHeight w:val="778.9414062499999" w:hRule="atLeast"/>
          <w:tblHeader w:val="0"/>
        </w:trPr>
        <w:tc>
          <w:tcPr/>
          <w:p w:rsidR="00000000" w:rsidDel="00000000" w:rsidP="00000000" w:rsidRDefault="00000000" w:rsidRPr="00000000" w14:paraId="0000042F">
            <w:pPr>
              <w:spacing w:after="9" w:lineRule="auto"/>
              <w:ind w:right="4"/>
              <w:rPr>
                <w:rFonts w:ascii="Arial" w:cs="Arial" w:eastAsia="Arial" w:hAnsi="Arial"/>
              </w:rPr>
            </w:pPr>
            <w:r w:rsidDel="00000000" w:rsidR="00000000" w:rsidRPr="00000000">
              <w:rPr>
                <w:rFonts w:ascii="Arial" w:cs="Arial" w:eastAsia="Arial" w:hAnsi="Arial"/>
                <w:rtl w:val="0"/>
              </w:rPr>
              <w:t xml:space="preserve">144</w:t>
            </w:r>
          </w:p>
        </w:tc>
        <w:tc>
          <w:tcPr/>
          <w:p w:rsidR="00000000" w:rsidDel="00000000" w:rsidP="00000000" w:rsidRDefault="00000000" w:rsidRPr="00000000" w14:paraId="00000430">
            <w:pPr>
              <w:spacing w:after="9" w:lineRule="auto"/>
              <w:ind w:right="4"/>
              <w:rPr>
                <w:rFonts w:ascii="Arial" w:cs="Arial" w:eastAsia="Arial" w:hAnsi="Arial"/>
              </w:rPr>
            </w:pPr>
            <w:r w:rsidDel="00000000" w:rsidR="00000000" w:rsidRPr="00000000">
              <w:rPr>
                <w:rFonts w:ascii="Arial" w:cs="Arial" w:eastAsia="Arial" w:hAnsi="Arial"/>
                <w:rtl w:val="0"/>
              </w:rPr>
              <w:t xml:space="preserve">0x90</w:t>
            </w:r>
          </w:p>
        </w:tc>
        <w:tc>
          <w:tcPr/>
          <w:p w:rsidR="00000000" w:rsidDel="00000000" w:rsidP="00000000" w:rsidRDefault="00000000" w:rsidRPr="00000000" w14:paraId="00000431">
            <w:pPr>
              <w:spacing w:after="9" w:lineRule="auto"/>
              <w:ind w:right="4"/>
              <w:rPr>
                <w:rFonts w:ascii="Arial" w:cs="Arial" w:eastAsia="Arial" w:hAnsi="Arial"/>
              </w:rPr>
            </w:pPr>
            <w:r w:rsidDel="00000000" w:rsidR="00000000" w:rsidRPr="00000000">
              <w:rPr>
                <w:rFonts w:ascii="Arial" w:cs="Arial" w:eastAsia="Arial" w:hAnsi="Arial"/>
                <w:rtl w:val="0"/>
              </w:rPr>
              <w:t xml:space="preserve">Topic name invalid</w:t>
            </w:r>
          </w:p>
        </w:tc>
        <w:tc>
          <w:tcPr/>
          <w:p w:rsidR="00000000" w:rsidDel="00000000" w:rsidP="00000000" w:rsidRDefault="00000000" w:rsidRPr="00000000" w14:paraId="00000432">
            <w:pPr>
              <w:spacing w:after="9" w:lineRule="auto"/>
              <w:ind w:right="4"/>
              <w:rPr>
                <w:rFonts w:ascii="Arial" w:cs="Arial" w:eastAsia="Arial" w:hAnsi="Arial"/>
              </w:rPr>
            </w:pPr>
            <w:r w:rsidDel="00000000" w:rsidR="00000000" w:rsidRPr="00000000">
              <w:rPr>
                <w:rFonts w:ascii="Arial" w:cs="Arial" w:eastAsia="Arial" w:hAnsi="Arial"/>
                <w:rtl w:val="0"/>
              </w:rPr>
              <w:t xml:space="preserve">CONNACK, PUBACK, PUBREC, DISCONNECT (server only)</w:t>
            </w:r>
          </w:p>
        </w:tc>
        <w:tc>
          <w:tcPr/>
          <w:p w:rsidR="00000000" w:rsidDel="00000000" w:rsidP="00000000" w:rsidRDefault="00000000" w:rsidRPr="00000000" w14:paraId="00000433">
            <w:pPr>
              <w:spacing w:after="9" w:lineRule="auto"/>
              <w:ind w:right="4"/>
              <w:rPr>
                <w:rFonts w:ascii="Arial" w:cs="Arial" w:eastAsia="Arial" w:hAnsi="Arial"/>
              </w:rPr>
            </w:pPr>
            <w:r w:rsidDel="00000000" w:rsidR="00000000" w:rsidRPr="00000000">
              <w:rPr>
                <w:rFonts w:ascii="Arial" w:cs="Arial" w:eastAsia="Arial" w:hAnsi="Arial"/>
                <w:rtl w:val="0"/>
              </w:rPr>
              <w:t xml:space="preserve">The Topic Name is correctly formed, but is not accepted by this Client or Server.</w:t>
            </w:r>
          </w:p>
        </w:tc>
      </w:tr>
      <w:tr>
        <w:trPr>
          <w:cantSplit w:val="0"/>
          <w:trHeight w:val="778.9414062499999" w:hRule="atLeast"/>
          <w:tblHeader w:val="0"/>
        </w:trPr>
        <w:tc>
          <w:tcPr/>
          <w:p w:rsidR="00000000" w:rsidDel="00000000" w:rsidP="00000000" w:rsidRDefault="00000000" w:rsidRPr="00000000" w14:paraId="00000434">
            <w:pPr>
              <w:spacing w:after="9" w:lineRule="auto"/>
              <w:ind w:right="4"/>
              <w:rPr>
                <w:rFonts w:ascii="Arial" w:cs="Arial" w:eastAsia="Arial" w:hAnsi="Arial"/>
              </w:rPr>
            </w:pPr>
            <w:r w:rsidDel="00000000" w:rsidR="00000000" w:rsidRPr="00000000">
              <w:rPr>
                <w:rFonts w:ascii="Arial" w:cs="Arial" w:eastAsia="Arial" w:hAnsi="Arial"/>
                <w:rtl w:val="0"/>
              </w:rPr>
              <w:t xml:space="preserve">145</w:t>
            </w:r>
          </w:p>
        </w:tc>
        <w:tc>
          <w:tcPr/>
          <w:p w:rsidR="00000000" w:rsidDel="00000000" w:rsidP="00000000" w:rsidRDefault="00000000" w:rsidRPr="00000000" w14:paraId="00000435">
            <w:pPr>
              <w:spacing w:after="9" w:lineRule="auto"/>
              <w:ind w:right="4"/>
              <w:rPr>
                <w:rFonts w:ascii="Arial" w:cs="Arial" w:eastAsia="Arial" w:hAnsi="Arial"/>
              </w:rPr>
            </w:pPr>
            <w:r w:rsidDel="00000000" w:rsidR="00000000" w:rsidRPr="00000000">
              <w:rPr>
                <w:rFonts w:ascii="Arial" w:cs="Arial" w:eastAsia="Arial" w:hAnsi="Arial"/>
                <w:rtl w:val="0"/>
              </w:rPr>
              <w:t xml:space="preserve">0x91</w:t>
            </w:r>
          </w:p>
        </w:tc>
        <w:tc>
          <w:tcPr/>
          <w:p w:rsidR="00000000" w:rsidDel="00000000" w:rsidP="00000000" w:rsidRDefault="00000000" w:rsidRPr="00000000" w14:paraId="00000436">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in use</w:t>
            </w:r>
          </w:p>
        </w:tc>
        <w:tc>
          <w:tcPr/>
          <w:p w:rsidR="00000000" w:rsidDel="00000000" w:rsidP="00000000" w:rsidRDefault="00000000" w:rsidRPr="00000000" w14:paraId="00000437">
            <w:pPr>
              <w:spacing w:after="9" w:lineRule="auto"/>
              <w:ind w:right="4"/>
              <w:rPr>
                <w:rFonts w:ascii="Arial" w:cs="Arial" w:eastAsia="Arial" w:hAnsi="Arial"/>
              </w:rPr>
            </w:pPr>
            <w:r w:rsidDel="00000000" w:rsidR="00000000" w:rsidRPr="00000000">
              <w:rPr>
                <w:rFonts w:ascii="Arial" w:cs="Arial" w:eastAsia="Arial" w:hAnsi="Arial"/>
                <w:rtl w:val="0"/>
              </w:rPr>
              <w:t xml:space="preserve">PUBACK, PUBREC, SUBACK, UNSUBACK</w:t>
            </w:r>
          </w:p>
        </w:tc>
        <w:tc>
          <w:tcPr/>
          <w:p w:rsidR="00000000" w:rsidDel="00000000" w:rsidP="00000000" w:rsidRDefault="00000000" w:rsidRPr="00000000" w14:paraId="00000438">
            <w:pPr>
              <w:spacing w:after="9" w:lineRule="auto"/>
              <w:ind w:right="4"/>
              <w:rPr>
                <w:rFonts w:ascii="Arial" w:cs="Arial" w:eastAsia="Arial" w:hAnsi="Arial"/>
              </w:rPr>
            </w:pPr>
            <w:r w:rsidDel="00000000" w:rsidR="00000000" w:rsidRPr="00000000">
              <w:rPr>
                <w:rFonts w:ascii="Arial" w:cs="Arial" w:eastAsia="Arial" w:hAnsi="Arial"/>
                <w:rtl w:val="0"/>
              </w:rPr>
              <w:t xml:space="preserve">The specified Packet Identifier is already in use.</w:t>
            </w:r>
          </w:p>
        </w:tc>
      </w:tr>
      <w:tr>
        <w:trPr>
          <w:cantSplit w:val="0"/>
          <w:trHeight w:val="778.9414062499999" w:hRule="atLeast"/>
          <w:tblHeader w:val="0"/>
        </w:trPr>
        <w:tc>
          <w:tcPr/>
          <w:p w:rsidR="00000000" w:rsidDel="00000000" w:rsidP="00000000" w:rsidRDefault="00000000" w:rsidRPr="00000000" w14:paraId="00000439">
            <w:pPr>
              <w:spacing w:after="9" w:lineRule="auto"/>
              <w:ind w:right="4"/>
              <w:rPr>
                <w:rFonts w:ascii="Arial" w:cs="Arial" w:eastAsia="Arial" w:hAnsi="Arial"/>
              </w:rPr>
            </w:pPr>
            <w:r w:rsidDel="00000000" w:rsidR="00000000" w:rsidRPr="00000000">
              <w:rPr>
                <w:rFonts w:ascii="Arial" w:cs="Arial" w:eastAsia="Arial" w:hAnsi="Arial"/>
                <w:rtl w:val="0"/>
              </w:rPr>
              <w:t xml:space="preserve">146</w:t>
            </w:r>
          </w:p>
        </w:tc>
        <w:tc>
          <w:tcPr/>
          <w:p w:rsidR="00000000" w:rsidDel="00000000" w:rsidP="00000000" w:rsidRDefault="00000000" w:rsidRPr="00000000" w14:paraId="0000043A">
            <w:pPr>
              <w:spacing w:after="9" w:lineRule="auto"/>
              <w:ind w:right="4"/>
              <w:rPr>
                <w:rFonts w:ascii="Arial" w:cs="Arial" w:eastAsia="Arial" w:hAnsi="Arial"/>
              </w:rPr>
            </w:pPr>
            <w:r w:rsidDel="00000000" w:rsidR="00000000" w:rsidRPr="00000000">
              <w:rPr>
                <w:rFonts w:ascii="Arial" w:cs="Arial" w:eastAsia="Arial" w:hAnsi="Arial"/>
                <w:rtl w:val="0"/>
              </w:rPr>
              <w:t xml:space="preserve">0x92</w:t>
            </w:r>
          </w:p>
        </w:tc>
        <w:tc>
          <w:tcPr/>
          <w:p w:rsidR="00000000" w:rsidDel="00000000" w:rsidP="00000000" w:rsidRDefault="00000000" w:rsidRPr="00000000" w14:paraId="0000043B">
            <w:pPr>
              <w:spacing w:after="9" w:lineRule="auto"/>
              <w:ind w:right="4"/>
              <w:rPr>
                <w:rFonts w:ascii="Arial" w:cs="Arial" w:eastAsia="Arial" w:hAnsi="Arial"/>
              </w:rPr>
            </w:pPr>
            <w:r w:rsidDel="00000000" w:rsidR="00000000" w:rsidRPr="00000000">
              <w:rPr>
                <w:rFonts w:ascii="Arial" w:cs="Arial" w:eastAsia="Arial" w:hAnsi="Arial"/>
                <w:rtl w:val="0"/>
              </w:rPr>
              <w:t xml:space="preserve">Packet identifier not found</w:t>
            </w:r>
          </w:p>
        </w:tc>
        <w:tc>
          <w:tcPr/>
          <w:p w:rsidR="00000000" w:rsidDel="00000000" w:rsidP="00000000" w:rsidRDefault="00000000" w:rsidRPr="00000000" w14:paraId="0000043C">
            <w:pPr>
              <w:spacing w:after="9" w:lineRule="auto"/>
              <w:ind w:right="4"/>
              <w:rPr>
                <w:rFonts w:ascii="Arial" w:cs="Arial" w:eastAsia="Arial" w:hAnsi="Arial"/>
              </w:rPr>
            </w:pPr>
            <w:r w:rsidDel="00000000" w:rsidR="00000000" w:rsidRPr="00000000">
              <w:rPr>
                <w:rFonts w:ascii="Arial" w:cs="Arial" w:eastAsia="Arial" w:hAnsi="Arial"/>
                <w:rtl w:val="0"/>
              </w:rPr>
              <w:t xml:space="preserve">PUBREL, PUBCOMP</w:t>
            </w:r>
          </w:p>
        </w:tc>
        <w:tc>
          <w:tcPr/>
          <w:p w:rsidR="00000000" w:rsidDel="00000000" w:rsidP="00000000" w:rsidRDefault="00000000" w:rsidRPr="00000000" w14:paraId="0000043D">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Identifier is not known. This is not an error during recovery, but at other times indicates a mismatch between the Session State on the Client and Server. </w:t>
            </w:r>
          </w:p>
        </w:tc>
      </w:tr>
      <w:tr>
        <w:trPr>
          <w:cantSplit w:val="0"/>
          <w:trHeight w:val="778.9414062499999" w:hRule="atLeast"/>
          <w:tblHeader w:val="0"/>
        </w:trPr>
        <w:tc>
          <w:tcPr/>
          <w:p w:rsidR="00000000" w:rsidDel="00000000" w:rsidP="00000000" w:rsidRDefault="00000000" w:rsidRPr="00000000" w14:paraId="0000043E">
            <w:pPr>
              <w:spacing w:after="9" w:lineRule="auto"/>
              <w:ind w:right="4"/>
              <w:rPr>
                <w:rFonts w:ascii="Arial" w:cs="Arial" w:eastAsia="Arial" w:hAnsi="Arial"/>
              </w:rPr>
            </w:pPr>
            <w:r w:rsidDel="00000000" w:rsidR="00000000" w:rsidRPr="00000000">
              <w:rPr>
                <w:rFonts w:ascii="Arial" w:cs="Arial" w:eastAsia="Arial" w:hAnsi="Arial"/>
                <w:rtl w:val="0"/>
              </w:rPr>
              <w:t xml:space="preserve">147</w:t>
            </w:r>
          </w:p>
        </w:tc>
        <w:tc>
          <w:tcPr/>
          <w:p w:rsidR="00000000" w:rsidDel="00000000" w:rsidP="00000000" w:rsidRDefault="00000000" w:rsidRPr="00000000" w14:paraId="0000043F">
            <w:pPr>
              <w:spacing w:after="9" w:lineRule="auto"/>
              <w:ind w:right="4"/>
              <w:rPr>
                <w:rFonts w:ascii="Arial" w:cs="Arial" w:eastAsia="Arial" w:hAnsi="Arial"/>
              </w:rPr>
            </w:pPr>
            <w:r w:rsidDel="00000000" w:rsidR="00000000" w:rsidRPr="00000000">
              <w:rPr>
                <w:rFonts w:ascii="Arial" w:cs="Arial" w:eastAsia="Arial" w:hAnsi="Arial"/>
                <w:rtl w:val="0"/>
              </w:rPr>
              <w:t xml:space="preserve">0x93</w:t>
            </w:r>
          </w:p>
        </w:tc>
        <w:tc>
          <w:tcPr/>
          <w:p w:rsidR="00000000" w:rsidDel="00000000" w:rsidP="00000000" w:rsidRDefault="00000000" w:rsidRPr="00000000" w14:paraId="00000440">
            <w:pPr>
              <w:spacing w:after="9" w:lineRule="auto"/>
              <w:ind w:right="4"/>
              <w:rPr>
                <w:rFonts w:ascii="Arial" w:cs="Arial" w:eastAsia="Arial" w:hAnsi="Arial"/>
              </w:rPr>
            </w:pPr>
            <w:r w:rsidDel="00000000" w:rsidR="00000000" w:rsidRPr="00000000">
              <w:rPr>
                <w:rFonts w:ascii="Arial" w:cs="Arial" w:eastAsia="Arial" w:hAnsi="Arial"/>
                <w:rtl w:val="0"/>
              </w:rPr>
              <w:t xml:space="preserve">Receive maximum exceeded</w:t>
            </w:r>
          </w:p>
        </w:tc>
        <w:tc>
          <w:tcPr/>
          <w:p w:rsidR="00000000" w:rsidDel="00000000" w:rsidP="00000000" w:rsidRDefault="00000000" w:rsidRPr="00000000" w14:paraId="00000441">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2">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more than Receive Maximum publication for which it has not sent PUBACK or PUBCOMP. </w:t>
            </w:r>
          </w:p>
        </w:tc>
      </w:tr>
      <w:tr>
        <w:trPr>
          <w:cantSplit w:val="0"/>
          <w:trHeight w:val="778.9414062499999" w:hRule="atLeast"/>
          <w:tblHeader w:val="0"/>
        </w:trPr>
        <w:tc>
          <w:tcPr/>
          <w:p w:rsidR="00000000" w:rsidDel="00000000" w:rsidP="00000000" w:rsidRDefault="00000000" w:rsidRPr="00000000" w14:paraId="00000443">
            <w:pPr>
              <w:spacing w:after="9" w:lineRule="auto"/>
              <w:ind w:right="4"/>
              <w:rPr>
                <w:rFonts w:ascii="Arial" w:cs="Arial" w:eastAsia="Arial" w:hAnsi="Arial"/>
              </w:rPr>
            </w:pPr>
            <w:r w:rsidDel="00000000" w:rsidR="00000000" w:rsidRPr="00000000">
              <w:rPr>
                <w:rFonts w:ascii="Arial" w:cs="Arial" w:eastAsia="Arial" w:hAnsi="Arial"/>
                <w:rtl w:val="0"/>
              </w:rPr>
              <w:t xml:space="preserve">148</w:t>
            </w:r>
          </w:p>
        </w:tc>
        <w:tc>
          <w:tcPr/>
          <w:p w:rsidR="00000000" w:rsidDel="00000000" w:rsidP="00000000" w:rsidRDefault="00000000" w:rsidRPr="00000000" w14:paraId="00000444">
            <w:pPr>
              <w:spacing w:after="9" w:lineRule="auto"/>
              <w:ind w:right="4"/>
              <w:rPr>
                <w:rFonts w:ascii="Arial" w:cs="Arial" w:eastAsia="Arial" w:hAnsi="Arial"/>
              </w:rPr>
            </w:pPr>
            <w:r w:rsidDel="00000000" w:rsidR="00000000" w:rsidRPr="00000000">
              <w:rPr>
                <w:rFonts w:ascii="Arial" w:cs="Arial" w:eastAsia="Arial" w:hAnsi="Arial"/>
                <w:rtl w:val="0"/>
              </w:rPr>
              <w:t xml:space="preserve">0x94</w:t>
            </w:r>
          </w:p>
        </w:tc>
        <w:tc>
          <w:tcPr/>
          <w:p w:rsidR="00000000" w:rsidDel="00000000" w:rsidP="00000000" w:rsidRDefault="00000000" w:rsidRPr="00000000" w14:paraId="00000445">
            <w:pPr>
              <w:spacing w:after="9" w:lineRule="auto"/>
              <w:ind w:right="4"/>
              <w:rPr>
                <w:rFonts w:ascii="Arial" w:cs="Arial" w:eastAsia="Arial" w:hAnsi="Arial"/>
              </w:rPr>
            </w:pPr>
            <w:r w:rsidDel="00000000" w:rsidR="00000000" w:rsidRPr="00000000">
              <w:rPr>
                <w:rFonts w:ascii="Arial" w:cs="Arial" w:eastAsia="Arial" w:hAnsi="Arial"/>
                <w:rtl w:val="0"/>
              </w:rPr>
              <w:t xml:space="preserve">Topic alias invalid</w:t>
            </w:r>
          </w:p>
        </w:tc>
        <w:tc>
          <w:tcPr/>
          <w:p w:rsidR="00000000" w:rsidDel="00000000" w:rsidP="00000000" w:rsidRDefault="00000000" w:rsidRPr="00000000" w14:paraId="00000446">
            <w:pPr>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47">
            <w:pPr>
              <w:spacing w:after="9" w:lineRule="auto"/>
              <w:ind w:right="4"/>
              <w:rPr>
                <w:rFonts w:ascii="Arial" w:cs="Arial" w:eastAsia="Arial" w:hAnsi="Arial"/>
              </w:rPr>
            </w:pPr>
            <w:r w:rsidDel="00000000" w:rsidR="00000000" w:rsidRPr="00000000">
              <w:rPr>
                <w:rFonts w:ascii="Arial" w:cs="Arial" w:eastAsia="Arial" w:hAnsi="Arial"/>
                <w:rtl w:val="0"/>
              </w:rPr>
              <w:t xml:space="preserve">The Client or Server has received a PUBLISH packet containing a Topic Alias which is greater than the Maximum Topic Alias it sent in the CONNECT or CONNACK packet. </w:t>
            </w:r>
          </w:p>
          <w:p w:rsidR="00000000" w:rsidDel="00000000" w:rsidP="00000000" w:rsidRDefault="00000000" w:rsidRPr="00000000" w14:paraId="00000448">
            <w:pPr>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49">
            <w:pPr>
              <w:spacing w:after="9" w:lineRule="auto"/>
              <w:ind w:right="4"/>
              <w:rPr>
                <w:rFonts w:ascii="Arial" w:cs="Arial" w:eastAsia="Arial" w:hAnsi="Arial"/>
              </w:rPr>
            </w:pPr>
            <w:r w:rsidDel="00000000" w:rsidR="00000000" w:rsidRPr="00000000">
              <w:rPr>
                <w:rFonts w:ascii="Arial" w:cs="Arial" w:eastAsia="Arial" w:hAnsi="Arial"/>
                <w:rtl w:val="0"/>
              </w:rPr>
              <w:t xml:space="preserve">149</w:t>
            </w:r>
          </w:p>
        </w:tc>
        <w:tc>
          <w:tcPr/>
          <w:p w:rsidR="00000000" w:rsidDel="00000000" w:rsidP="00000000" w:rsidRDefault="00000000" w:rsidRPr="00000000" w14:paraId="0000044A">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0x95</w:t>
            </w:r>
          </w:p>
        </w:tc>
        <w:tc>
          <w:tcPr/>
          <w:p w:rsidR="00000000" w:rsidDel="00000000" w:rsidP="00000000" w:rsidRDefault="00000000" w:rsidRPr="00000000" w14:paraId="0000044B">
            <w:pPr>
              <w:spacing w:after="9" w:lineRule="auto"/>
              <w:ind w:right="4"/>
              <w:rPr>
                <w:rFonts w:ascii="Arial" w:cs="Arial" w:eastAsia="Arial" w:hAnsi="Arial"/>
              </w:rPr>
            </w:pPr>
            <w:r w:rsidDel="00000000" w:rsidR="00000000" w:rsidRPr="00000000">
              <w:rPr>
                <w:rFonts w:ascii="Arial" w:cs="Arial" w:eastAsia="Arial" w:hAnsi="Arial"/>
                <w:rtl w:val="0"/>
              </w:rPr>
              <w:t xml:space="preserve">Packet too large</w:t>
            </w:r>
          </w:p>
        </w:tc>
        <w:tc>
          <w:tcPr/>
          <w:p w:rsidR="00000000" w:rsidDel="00000000" w:rsidP="00000000" w:rsidRDefault="00000000" w:rsidRPr="00000000" w14:paraId="0000044C">
            <w:pPr>
              <w:spacing w:after="9" w:lineRule="auto"/>
              <w:ind w:right="4"/>
              <w:rPr>
                <w:rFonts w:ascii="Arial" w:cs="Arial" w:eastAsia="Arial" w:hAnsi="Arial"/>
              </w:rPr>
            </w:pPr>
            <w:r w:rsidDel="00000000" w:rsidR="00000000" w:rsidRPr="00000000">
              <w:rPr>
                <w:rFonts w:ascii="Arial" w:cs="Arial" w:eastAsia="Arial" w:hAnsi="Arial"/>
                <w:rtl w:val="0"/>
              </w:rPr>
              <w:t xml:space="preserve">CONNACK,</w:t>
            </w:r>
          </w:p>
          <w:p w:rsidR="00000000" w:rsidDel="00000000" w:rsidP="00000000" w:rsidRDefault="00000000" w:rsidRPr="00000000" w14:paraId="0000044D">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4E">
            <w:pPr>
              <w:spacing w:after="9" w:lineRule="auto"/>
              <w:ind w:right="4"/>
              <w:rPr>
                <w:rFonts w:ascii="Arial" w:cs="Arial" w:eastAsia="Arial" w:hAnsi="Arial"/>
              </w:rPr>
            </w:pPr>
            <w:r w:rsidDel="00000000" w:rsidR="00000000" w:rsidRPr="00000000">
              <w:rPr>
                <w:rFonts w:ascii="Arial" w:cs="Arial" w:eastAsia="Arial" w:hAnsi="Arial"/>
                <w:rtl w:val="0"/>
              </w:rPr>
              <w:t xml:space="preserve">The packet size is greater than Maximum Packet Size for this Client or Server.</w:t>
            </w:r>
          </w:p>
        </w:tc>
      </w:tr>
      <w:tr>
        <w:trPr>
          <w:cantSplit w:val="0"/>
          <w:trHeight w:val="778.9414062499999" w:hRule="atLeast"/>
          <w:tblHeader w:val="0"/>
        </w:trPr>
        <w:tc>
          <w:tcPr/>
          <w:p w:rsidR="00000000" w:rsidDel="00000000" w:rsidP="00000000" w:rsidRDefault="00000000" w:rsidRPr="00000000" w14:paraId="0000044F">
            <w:pPr>
              <w:spacing w:after="9" w:lineRule="auto"/>
              <w:ind w:right="4"/>
              <w:rPr>
                <w:rFonts w:ascii="Arial" w:cs="Arial" w:eastAsia="Arial" w:hAnsi="Arial"/>
              </w:rPr>
            </w:pPr>
            <w:r w:rsidDel="00000000" w:rsidR="00000000" w:rsidRPr="00000000">
              <w:rPr>
                <w:rFonts w:ascii="Arial" w:cs="Arial" w:eastAsia="Arial" w:hAnsi="Arial"/>
                <w:rtl w:val="0"/>
              </w:rPr>
              <w:t xml:space="preserve">150</w:t>
            </w:r>
          </w:p>
        </w:tc>
        <w:tc>
          <w:tcPr/>
          <w:p w:rsidR="00000000" w:rsidDel="00000000" w:rsidP="00000000" w:rsidRDefault="00000000" w:rsidRPr="00000000" w14:paraId="00000450">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0x96</w:t>
            </w:r>
            <w:r w:rsidDel="00000000" w:rsidR="00000000" w:rsidRPr="00000000">
              <w:rPr>
                <w:rtl w:val="0"/>
              </w:rPr>
            </w:r>
          </w:p>
        </w:tc>
        <w:tc>
          <w:tcPr/>
          <w:p w:rsidR="00000000" w:rsidDel="00000000" w:rsidP="00000000" w:rsidRDefault="00000000" w:rsidRPr="00000000" w14:paraId="00000451">
            <w:pPr>
              <w:spacing w:after="9" w:lineRule="auto"/>
              <w:ind w:right="4"/>
              <w:rPr>
                <w:rFonts w:ascii="Arial" w:cs="Arial" w:eastAsia="Arial" w:hAnsi="Arial"/>
              </w:rPr>
            </w:pPr>
            <w:r w:rsidDel="00000000" w:rsidR="00000000" w:rsidRPr="00000000">
              <w:rPr>
                <w:rFonts w:ascii="Arial" w:cs="Arial" w:eastAsia="Arial" w:hAnsi="Arial"/>
                <w:rtl w:val="0"/>
              </w:rPr>
              <w:t xml:space="preserve">Packet rate too high</w:t>
            </w:r>
          </w:p>
        </w:tc>
        <w:tc>
          <w:tcPr/>
          <w:p w:rsidR="00000000" w:rsidDel="00000000" w:rsidP="00000000" w:rsidRDefault="00000000" w:rsidRPr="00000000" w14:paraId="00000452">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3">
            <w:pPr>
              <w:spacing w:after="9" w:lineRule="auto"/>
              <w:ind w:right="4"/>
              <w:rPr>
                <w:rFonts w:ascii="Arial" w:cs="Arial" w:eastAsia="Arial" w:hAnsi="Arial"/>
              </w:rPr>
            </w:pPr>
            <w:r w:rsidDel="00000000" w:rsidR="00000000" w:rsidRPr="00000000">
              <w:rPr>
                <w:rFonts w:ascii="Arial" w:cs="Arial" w:eastAsia="Arial" w:hAnsi="Arial"/>
                <w:rtl w:val="0"/>
              </w:rPr>
              <w:t xml:space="preserve">The received data rate is too high.</w:t>
            </w:r>
          </w:p>
        </w:tc>
      </w:tr>
      <w:tr>
        <w:trPr>
          <w:cantSplit w:val="0"/>
          <w:trHeight w:val="778.9414062499999" w:hRule="atLeast"/>
          <w:tblHeader w:val="0"/>
        </w:trPr>
        <w:tc>
          <w:tcPr/>
          <w:p w:rsidR="00000000" w:rsidDel="00000000" w:rsidP="00000000" w:rsidRDefault="00000000" w:rsidRPr="00000000" w14:paraId="00000454">
            <w:pPr>
              <w:spacing w:after="9" w:lineRule="auto"/>
              <w:ind w:right="4"/>
              <w:rPr>
                <w:rFonts w:ascii="Arial" w:cs="Arial" w:eastAsia="Arial" w:hAnsi="Arial"/>
              </w:rPr>
            </w:pPr>
            <w:r w:rsidDel="00000000" w:rsidR="00000000" w:rsidRPr="00000000">
              <w:rPr>
                <w:rFonts w:ascii="Arial" w:cs="Arial" w:eastAsia="Arial" w:hAnsi="Arial"/>
                <w:rtl w:val="0"/>
              </w:rPr>
              <w:t xml:space="preserve">151</w:t>
            </w:r>
          </w:p>
        </w:tc>
        <w:tc>
          <w:tcPr/>
          <w:p w:rsidR="00000000" w:rsidDel="00000000" w:rsidP="00000000" w:rsidRDefault="00000000" w:rsidRPr="00000000" w14:paraId="00000455">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0x97</w:t>
            </w:r>
          </w:p>
        </w:tc>
        <w:tc>
          <w:tcPr/>
          <w:p w:rsidR="00000000" w:rsidDel="00000000" w:rsidP="00000000" w:rsidRDefault="00000000" w:rsidRPr="00000000" w14:paraId="00000456">
            <w:pPr>
              <w:spacing w:after="9" w:lineRule="auto"/>
              <w:ind w:right="4"/>
              <w:rPr>
                <w:rFonts w:ascii="Arial" w:cs="Arial" w:eastAsia="Arial" w:hAnsi="Arial"/>
              </w:rPr>
            </w:pPr>
            <w:r w:rsidDel="00000000" w:rsidR="00000000" w:rsidRPr="00000000">
              <w:rPr>
                <w:rFonts w:ascii="Arial" w:cs="Arial" w:eastAsia="Arial" w:hAnsi="Arial"/>
                <w:rtl w:val="0"/>
              </w:rPr>
              <w:t xml:space="preserve">Quota exceeded</w:t>
            </w:r>
          </w:p>
        </w:tc>
        <w:tc>
          <w:tcPr/>
          <w:p w:rsidR="00000000" w:rsidDel="00000000" w:rsidP="00000000" w:rsidRDefault="00000000" w:rsidRPr="00000000" w14:paraId="00000457">
            <w:pPr>
              <w:spacing w:after="9" w:lineRule="auto"/>
              <w:ind w:right="4"/>
              <w:rPr>
                <w:rFonts w:ascii="Arial" w:cs="Arial" w:eastAsia="Arial" w:hAnsi="Arial"/>
              </w:rPr>
            </w:pPr>
            <w:r w:rsidDel="00000000" w:rsidR="00000000" w:rsidRPr="00000000">
              <w:rPr>
                <w:rFonts w:ascii="Arial" w:cs="Arial" w:eastAsia="Arial" w:hAnsi="Arial"/>
                <w:rtl w:val="0"/>
              </w:rPr>
              <w:t xml:space="preserve">REGACK, SUBACK, DISCONNECT</w:t>
            </w:r>
          </w:p>
        </w:tc>
        <w:tc>
          <w:tcPr/>
          <w:p w:rsidR="00000000" w:rsidDel="00000000" w:rsidP="00000000" w:rsidRDefault="00000000" w:rsidRPr="00000000" w14:paraId="00000458">
            <w:pPr>
              <w:spacing w:after="9" w:lineRule="auto"/>
              <w:ind w:right="4"/>
              <w:rPr>
                <w:rFonts w:ascii="Arial" w:cs="Arial" w:eastAsia="Arial" w:hAnsi="Arial"/>
              </w:rPr>
            </w:pPr>
            <w:r w:rsidDel="00000000" w:rsidR="00000000" w:rsidRPr="00000000">
              <w:rPr>
                <w:rFonts w:ascii="Arial" w:cs="Arial" w:eastAsia="Arial" w:hAnsi="Arial"/>
                <w:rtl w:val="0"/>
              </w:rPr>
              <w:t xml:space="preserve">An implementation or administrative imposed limit has been exceeded.</w:t>
            </w:r>
          </w:p>
        </w:tc>
      </w:tr>
      <w:tr>
        <w:trPr>
          <w:cantSplit w:val="0"/>
          <w:trHeight w:val="778.9414062499999" w:hRule="atLeast"/>
          <w:tblHeader w:val="0"/>
        </w:trPr>
        <w:tc>
          <w:tcPr/>
          <w:p w:rsidR="00000000" w:rsidDel="00000000" w:rsidP="00000000" w:rsidRDefault="00000000" w:rsidRPr="00000000" w14:paraId="00000459">
            <w:pPr>
              <w:spacing w:after="9" w:lineRule="auto"/>
              <w:ind w:right="4"/>
              <w:rPr>
                <w:rFonts w:ascii="Arial" w:cs="Arial" w:eastAsia="Arial" w:hAnsi="Arial"/>
              </w:rPr>
            </w:pPr>
            <w:r w:rsidDel="00000000" w:rsidR="00000000" w:rsidRPr="00000000">
              <w:rPr>
                <w:rFonts w:ascii="Arial" w:cs="Arial" w:eastAsia="Arial" w:hAnsi="Arial"/>
                <w:rtl w:val="0"/>
              </w:rPr>
              <w:t xml:space="preserve">152</w:t>
            </w:r>
          </w:p>
        </w:tc>
        <w:tc>
          <w:tcPr/>
          <w:p w:rsidR="00000000" w:rsidDel="00000000" w:rsidP="00000000" w:rsidRDefault="00000000" w:rsidRPr="00000000" w14:paraId="0000045A">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0x98</w:t>
            </w:r>
            <w:r w:rsidDel="00000000" w:rsidR="00000000" w:rsidRPr="00000000">
              <w:rPr>
                <w:rtl w:val="0"/>
              </w:rPr>
            </w:r>
          </w:p>
        </w:tc>
        <w:tc>
          <w:tcPr/>
          <w:p w:rsidR="00000000" w:rsidDel="00000000" w:rsidP="00000000" w:rsidRDefault="00000000" w:rsidRPr="00000000" w14:paraId="0000045B">
            <w:pPr>
              <w:spacing w:after="9" w:lineRule="auto"/>
              <w:ind w:right="4"/>
              <w:rPr>
                <w:rFonts w:ascii="Arial" w:cs="Arial" w:eastAsia="Arial" w:hAnsi="Arial"/>
              </w:rPr>
            </w:pPr>
            <w:r w:rsidDel="00000000" w:rsidR="00000000" w:rsidRPr="00000000">
              <w:rPr>
                <w:rFonts w:ascii="Arial" w:cs="Arial" w:eastAsia="Arial" w:hAnsi="Arial"/>
                <w:rtl w:val="0"/>
              </w:rPr>
              <w:t xml:space="preserve">Administrative action</w:t>
            </w:r>
          </w:p>
        </w:tc>
        <w:tc>
          <w:tcPr/>
          <w:p w:rsidR="00000000" w:rsidDel="00000000" w:rsidP="00000000" w:rsidRDefault="00000000" w:rsidRPr="00000000" w14:paraId="0000045C">
            <w:pPr>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5D">
            <w:pPr>
              <w:spacing w:after="9" w:lineRule="auto"/>
              <w:ind w:right="4"/>
              <w:rPr>
                <w:rFonts w:ascii="Arial" w:cs="Arial" w:eastAsia="Arial" w:hAnsi="Arial"/>
              </w:rPr>
            </w:pPr>
            <w:r w:rsidDel="00000000" w:rsidR="00000000" w:rsidRPr="00000000">
              <w:rPr>
                <w:rFonts w:ascii="Arial" w:cs="Arial" w:eastAsia="Arial" w:hAnsi="Arial"/>
                <w:rtl w:val="0"/>
              </w:rPr>
              <w:t xml:space="preserve">The Virtual Connection is deleted due to an administrative action.</w:t>
            </w:r>
          </w:p>
        </w:tc>
      </w:tr>
      <w:tr>
        <w:trPr>
          <w:cantSplit w:val="0"/>
          <w:trHeight w:val="778.9414062499999" w:hRule="atLeast"/>
          <w:tblHeader w:val="0"/>
        </w:trPr>
        <w:tc>
          <w:tcPr/>
          <w:p w:rsidR="00000000" w:rsidDel="00000000" w:rsidP="00000000" w:rsidRDefault="00000000" w:rsidRPr="00000000" w14:paraId="0000045E">
            <w:pPr>
              <w:spacing w:after="9" w:lineRule="auto"/>
              <w:ind w:right="4"/>
              <w:rPr>
                <w:rFonts w:ascii="Arial" w:cs="Arial" w:eastAsia="Arial" w:hAnsi="Arial"/>
              </w:rPr>
            </w:pPr>
            <w:r w:rsidDel="00000000" w:rsidR="00000000" w:rsidRPr="00000000">
              <w:rPr>
                <w:rFonts w:ascii="Arial" w:cs="Arial" w:eastAsia="Arial" w:hAnsi="Arial"/>
                <w:rtl w:val="0"/>
              </w:rPr>
              <w:t xml:space="preserve">153</w:t>
            </w:r>
          </w:p>
        </w:tc>
        <w:tc>
          <w:tcPr/>
          <w:p w:rsidR="00000000" w:rsidDel="00000000" w:rsidP="00000000" w:rsidRDefault="00000000" w:rsidRPr="00000000" w14:paraId="0000045F">
            <w:pPr>
              <w:spacing w:after="9" w:lineRule="auto"/>
              <w:ind w:right="4"/>
              <w:rPr>
                <w:rFonts w:ascii="Arial" w:cs="Arial" w:eastAsia="Arial" w:hAnsi="Arial"/>
                <w:color w:val="000000"/>
              </w:rPr>
            </w:pPr>
            <w:r w:rsidDel="00000000" w:rsidR="00000000" w:rsidRPr="00000000">
              <w:rPr>
                <w:rFonts w:ascii="Arial" w:cs="Arial" w:eastAsia="Arial" w:hAnsi="Arial"/>
                <w:color w:val="000000"/>
                <w:rtl w:val="0"/>
              </w:rPr>
              <w:t xml:space="preserve">0x99</w:t>
            </w:r>
          </w:p>
        </w:tc>
        <w:tc>
          <w:tcPr/>
          <w:p w:rsidR="00000000" w:rsidDel="00000000" w:rsidP="00000000" w:rsidRDefault="00000000" w:rsidRPr="00000000" w14:paraId="00000460">
            <w:pPr>
              <w:spacing w:after="9" w:lineRule="auto"/>
              <w:ind w:right="4"/>
              <w:rPr>
                <w:rFonts w:ascii="Arial" w:cs="Arial" w:eastAsia="Arial" w:hAnsi="Arial"/>
              </w:rPr>
            </w:pPr>
            <w:r w:rsidDel="00000000" w:rsidR="00000000" w:rsidRPr="00000000">
              <w:rPr>
                <w:rFonts w:ascii="Arial" w:cs="Arial" w:eastAsia="Arial" w:hAnsi="Arial"/>
                <w:rtl w:val="0"/>
              </w:rPr>
              <w:t xml:space="preserve">Payload format invalid</w:t>
            </w:r>
          </w:p>
        </w:tc>
        <w:tc>
          <w:tcPr/>
          <w:p w:rsidR="00000000" w:rsidDel="00000000" w:rsidP="00000000" w:rsidRDefault="00000000" w:rsidRPr="00000000" w14:paraId="00000461">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PUBREC, DISCONNECT (server only)</w:t>
            </w:r>
          </w:p>
        </w:tc>
        <w:tc>
          <w:tcPr/>
          <w:p w:rsidR="00000000" w:rsidDel="00000000" w:rsidP="00000000" w:rsidRDefault="00000000" w:rsidRPr="00000000" w14:paraId="0000046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payload format does not match the one specified by the Payload Format Indicator.</w:t>
            </w:r>
          </w:p>
          <w:p w:rsidR="00000000" w:rsidDel="00000000" w:rsidP="00000000" w:rsidRDefault="00000000" w:rsidRPr="00000000" w14:paraId="0000046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4">
            <w:pPr>
              <w:spacing w:after="9" w:lineRule="auto"/>
              <w:ind w:right="4"/>
              <w:rPr>
                <w:rFonts w:ascii="Arial" w:cs="Arial" w:eastAsia="Arial" w:hAnsi="Arial"/>
              </w:rPr>
            </w:pPr>
            <w:r w:rsidDel="00000000" w:rsidR="00000000" w:rsidRPr="00000000">
              <w:rPr>
                <w:rFonts w:ascii="Arial" w:cs="Arial" w:eastAsia="Arial" w:hAnsi="Arial"/>
                <w:rtl w:val="0"/>
              </w:rPr>
              <w:t xml:space="preserve">154</w:t>
            </w:r>
          </w:p>
        </w:tc>
        <w:tc>
          <w:tcPr/>
          <w:p w:rsidR="00000000" w:rsidDel="00000000" w:rsidP="00000000" w:rsidRDefault="00000000" w:rsidRPr="00000000" w14:paraId="00000465">
            <w:pPr>
              <w:spacing w:after="9" w:lineRule="auto"/>
              <w:ind w:right="4"/>
              <w:rPr>
                <w:rFonts w:ascii="Arial" w:cs="Arial" w:eastAsia="Arial" w:hAnsi="Arial"/>
                <w:color w:val="000000"/>
              </w:rPr>
            </w:pPr>
            <w:r w:rsidDel="00000000" w:rsidR="00000000" w:rsidRPr="00000000">
              <w:rPr>
                <w:rFonts w:ascii="Arial" w:cs="Arial" w:eastAsia="Arial" w:hAnsi="Arial"/>
                <w:rtl w:val="0"/>
              </w:rPr>
              <w:t xml:space="preserve">0x9A</w:t>
            </w:r>
            <w:r w:rsidDel="00000000" w:rsidR="00000000" w:rsidRPr="00000000">
              <w:rPr>
                <w:rtl w:val="0"/>
              </w:rPr>
            </w:r>
          </w:p>
        </w:tc>
        <w:tc>
          <w:tcPr/>
          <w:p w:rsidR="00000000" w:rsidDel="00000000" w:rsidP="00000000" w:rsidRDefault="00000000" w:rsidRPr="00000000" w14:paraId="00000466">
            <w:pPr>
              <w:spacing w:after="9" w:lineRule="auto"/>
              <w:ind w:right="4"/>
              <w:rPr>
                <w:rFonts w:ascii="Arial" w:cs="Arial" w:eastAsia="Arial" w:hAnsi="Arial"/>
              </w:rPr>
            </w:pPr>
            <w:r w:rsidDel="00000000" w:rsidR="00000000" w:rsidRPr="00000000">
              <w:rPr>
                <w:rFonts w:ascii="Arial" w:cs="Arial" w:eastAsia="Arial" w:hAnsi="Arial"/>
                <w:rtl w:val="0"/>
              </w:rPr>
              <w:t xml:space="preserve">Retain not supported</w:t>
            </w:r>
          </w:p>
        </w:tc>
        <w:tc>
          <w:tcPr/>
          <w:p w:rsidR="00000000" w:rsidDel="00000000" w:rsidP="00000000" w:rsidRDefault="00000000" w:rsidRPr="00000000" w14:paraId="0000046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retained messages.</w:t>
            </w:r>
          </w:p>
          <w:p w:rsidR="00000000" w:rsidDel="00000000" w:rsidP="00000000" w:rsidRDefault="00000000" w:rsidRPr="00000000" w14:paraId="0000046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6A">
            <w:pPr>
              <w:spacing w:after="9" w:lineRule="auto"/>
              <w:ind w:right="4"/>
              <w:rPr>
                <w:rFonts w:ascii="Arial" w:cs="Arial" w:eastAsia="Arial" w:hAnsi="Arial"/>
              </w:rPr>
            </w:pPr>
            <w:r w:rsidDel="00000000" w:rsidR="00000000" w:rsidRPr="00000000">
              <w:rPr>
                <w:rFonts w:ascii="Arial" w:cs="Arial" w:eastAsia="Arial" w:hAnsi="Arial"/>
                <w:rtl w:val="0"/>
              </w:rPr>
              <w:t xml:space="preserve">155</w:t>
            </w:r>
          </w:p>
        </w:tc>
        <w:tc>
          <w:tcPr/>
          <w:p w:rsidR="00000000" w:rsidDel="00000000" w:rsidP="00000000" w:rsidRDefault="00000000" w:rsidRPr="00000000" w14:paraId="0000046B">
            <w:pPr>
              <w:spacing w:after="9" w:lineRule="auto"/>
              <w:ind w:right="4"/>
              <w:rPr>
                <w:rFonts w:ascii="Arial" w:cs="Arial" w:eastAsia="Arial" w:hAnsi="Arial"/>
              </w:rPr>
            </w:pPr>
            <w:r w:rsidDel="00000000" w:rsidR="00000000" w:rsidRPr="00000000">
              <w:rPr>
                <w:rFonts w:ascii="Arial" w:cs="Arial" w:eastAsia="Arial" w:hAnsi="Arial"/>
                <w:rtl w:val="0"/>
              </w:rPr>
              <w:t xml:space="preserve">0x9B</w:t>
            </w:r>
          </w:p>
        </w:tc>
        <w:tc>
          <w:tcPr/>
          <w:p w:rsidR="00000000" w:rsidDel="00000000" w:rsidP="00000000" w:rsidRDefault="00000000" w:rsidRPr="00000000" w14:paraId="0000046C">
            <w:pPr>
              <w:spacing w:after="9" w:lineRule="auto"/>
              <w:ind w:right="4"/>
              <w:rPr>
                <w:rFonts w:ascii="Arial" w:cs="Arial" w:eastAsia="Arial" w:hAnsi="Arial"/>
              </w:rPr>
            </w:pPr>
            <w:r w:rsidDel="00000000" w:rsidR="00000000" w:rsidRPr="00000000">
              <w:rPr>
                <w:rFonts w:ascii="Arial" w:cs="Arial" w:eastAsia="Arial" w:hAnsi="Arial"/>
                <w:rtl w:val="0"/>
              </w:rPr>
              <w:t xml:space="preserve">QoS not supported</w:t>
            </w:r>
          </w:p>
        </w:tc>
        <w:tc>
          <w:tcPr/>
          <w:p w:rsidR="00000000" w:rsidDel="00000000" w:rsidP="00000000" w:rsidRDefault="00000000" w:rsidRPr="00000000" w14:paraId="0000046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6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specified a QoS greater than the QoS specified in a Maximum QoS in the MQTT CONNACK.</w:t>
            </w:r>
          </w:p>
          <w:p w:rsidR="00000000" w:rsidDel="00000000" w:rsidP="00000000" w:rsidRDefault="00000000" w:rsidRPr="00000000" w14:paraId="0000046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70">
            <w:pPr>
              <w:spacing w:after="9" w:lineRule="auto"/>
              <w:ind w:right="4"/>
              <w:rPr>
                <w:rFonts w:ascii="Arial" w:cs="Arial" w:eastAsia="Arial" w:hAnsi="Arial"/>
              </w:rPr>
            </w:pPr>
            <w:r w:rsidDel="00000000" w:rsidR="00000000" w:rsidRPr="00000000">
              <w:rPr>
                <w:rFonts w:ascii="Arial" w:cs="Arial" w:eastAsia="Arial" w:hAnsi="Arial"/>
                <w:rtl w:val="0"/>
              </w:rPr>
              <w:t xml:space="preserve">156</w:t>
            </w:r>
          </w:p>
        </w:tc>
        <w:tc>
          <w:tcPr/>
          <w:p w:rsidR="00000000" w:rsidDel="00000000" w:rsidP="00000000" w:rsidRDefault="00000000" w:rsidRPr="00000000" w14:paraId="00000471">
            <w:pPr>
              <w:spacing w:after="9" w:lineRule="auto"/>
              <w:ind w:right="4"/>
              <w:rPr>
                <w:rFonts w:ascii="Arial" w:cs="Arial" w:eastAsia="Arial" w:hAnsi="Arial"/>
              </w:rPr>
            </w:pPr>
            <w:r w:rsidDel="00000000" w:rsidR="00000000" w:rsidRPr="00000000">
              <w:rPr>
                <w:rFonts w:ascii="Arial" w:cs="Arial" w:eastAsia="Arial" w:hAnsi="Arial"/>
                <w:rtl w:val="0"/>
              </w:rPr>
              <w:t xml:space="preserve">0x9C</w:t>
            </w:r>
          </w:p>
        </w:tc>
        <w:tc>
          <w:tcPr/>
          <w:p w:rsidR="00000000" w:rsidDel="00000000" w:rsidP="00000000" w:rsidRDefault="00000000" w:rsidRPr="00000000" w14:paraId="00000472">
            <w:pPr>
              <w:spacing w:after="9" w:lineRule="auto"/>
              <w:ind w:right="4"/>
              <w:rPr>
                <w:rFonts w:ascii="Arial" w:cs="Arial" w:eastAsia="Arial" w:hAnsi="Arial"/>
              </w:rPr>
            </w:pPr>
            <w:r w:rsidDel="00000000" w:rsidR="00000000" w:rsidRPr="00000000">
              <w:rPr>
                <w:rFonts w:ascii="Arial" w:cs="Arial" w:eastAsia="Arial" w:hAnsi="Arial"/>
                <w:rtl w:val="0"/>
              </w:rPr>
              <w:t xml:space="preserve">Use another server</w:t>
            </w:r>
          </w:p>
        </w:tc>
        <w:tc>
          <w:tcPr/>
          <w:p w:rsidR="00000000" w:rsidDel="00000000" w:rsidP="00000000" w:rsidRDefault="00000000" w:rsidRPr="00000000" w14:paraId="0000047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Client should temporarily change its Server.</w:t>
            </w:r>
          </w:p>
        </w:tc>
      </w:tr>
      <w:tr>
        <w:trPr>
          <w:cantSplit w:val="0"/>
          <w:trHeight w:val="778.9414062499999" w:hRule="atLeast"/>
          <w:tblHeader w:val="0"/>
        </w:trPr>
        <w:tc>
          <w:tcPr/>
          <w:p w:rsidR="00000000" w:rsidDel="00000000" w:rsidP="00000000" w:rsidRDefault="00000000" w:rsidRPr="00000000" w14:paraId="00000475">
            <w:pPr>
              <w:spacing w:after="9" w:lineRule="auto"/>
              <w:ind w:right="4"/>
              <w:rPr>
                <w:rFonts w:ascii="Arial" w:cs="Arial" w:eastAsia="Arial" w:hAnsi="Arial"/>
              </w:rPr>
            </w:pPr>
            <w:r w:rsidDel="00000000" w:rsidR="00000000" w:rsidRPr="00000000">
              <w:rPr>
                <w:rFonts w:ascii="Arial" w:cs="Arial" w:eastAsia="Arial" w:hAnsi="Arial"/>
                <w:rtl w:val="0"/>
              </w:rPr>
              <w:t xml:space="preserve">157</w:t>
            </w:r>
          </w:p>
        </w:tc>
        <w:tc>
          <w:tcPr/>
          <w:p w:rsidR="00000000" w:rsidDel="00000000" w:rsidP="00000000" w:rsidRDefault="00000000" w:rsidRPr="00000000" w14:paraId="00000476">
            <w:pPr>
              <w:spacing w:after="9" w:lineRule="auto"/>
              <w:ind w:right="4"/>
              <w:rPr>
                <w:rFonts w:ascii="Arial" w:cs="Arial" w:eastAsia="Arial" w:hAnsi="Arial"/>
              </w:rPr>
            </w:pPr>
            <w:r w:rsidDel="00000000" w:rsidR="00000000" w:rsidRPr="00000000">
              <w:rPr>
                <w:rFonts w:ascii="Arial" w:cs="Arial" w:eastAsia="Arial" w:hAnsi="Arial"/>
                <w:rtl w:val="0"/>
              </w:rPr>
              <w:t xml:space="preserve">0x9D</w:t>
            </w:r>
          </w:p>
        </w:tc>
        <w:tc>
          <w:tcPr/>
          <w:p w:rsidR="00000000" w:rsidDel="00000000" w:rsidP="00000000" w:rsidRDefault="00000000" w:rsidRPr="00000000" w14:paraId="00000477">
            <w:pPr>
              <w:spacing w:after="9" w:lineRule="auto"/>
              <w:ind w:right="4"/>
              <w:rPr>
                <w:rFonts w:ascii="Arial" w:cs="Arial" w:eastAsia="Arial" w:hAnsi="Arial"/>
              </w:rPr>
            </w:pPr>
            <w:r w:rsidDel="00000000" w:rsidR="00000000" w:rsidRPr="00000000">
              <w:rPr>
                <w:rFonts w:ascii="Arial" w:cs="Arial" w:eastAsia="Arial" w:hAnsi="Arial"/>
                <w:rtl w:val="0"/>
              </w:rPr>
              <w:t xml:space="preserve">Server moved</w:t>
            </w:r>
          </w:p>
        </w:tc>
        <w:tc>
          <w:tcPr/>
          <w:p w:rsidR="00000000" w:rsidDel="00000000" w:rsidP="00000000" w:rsidRDefault="00000000" w:rsidRPr="00000000" w14:paraId="0000047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7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Server is moved and the Client should permanently change its server location.</w:t>
            </w:r>
          </w:p>
        </w:tc>
      </w:tr>
      <w:tr>
        <w:trPr>
          <w:cantSplit w:val="0"/>
          <w:trHeight w:val="778.9414062499999" w:hRule="atLeast"/>
          <w:tblHeader w:val="0"/>
        </w:trPr>
        <w:tc>
          <w:tcPr/>
          <w:p w:rsidR="00000000" w:rsidDel="00000000" w:rsidP="00000000" w:rsidRDefault="00000000" w:rsidRPr="00000000" w14:paraId="0000047A">
            <w:pPr>
              <w:spacing w:after="9" w:lineRule="auto"/>
              <w:ind w:right="4"/>
              <w:rPr>
                <w:rFonts w:ascii="Arial" w:cs="Arial" w:eastAsia="Arial" w:hAnsi="Arial"/>
              </w:rPr>
            </w:pPr>
            <w:r w:rsidDel="00000000" w:rsidR="00000000" w:rsidRPr="00000000">
              <w:rPr>
                <w:rFonts w:ascii="Arial" w:cs="Arial" w:eastAsia="Arial" w:hAnsi="Arial"/>
                <w:rtl w:val="0"/>
              </w:rPr>
              <w:t xml:space="preserve">158</w:t>
            </w:r>
          </w:p>
        </w:tc>
        <w:tc>
          <w:tcPr/>
          <w:p w:rsidR="00000000" w:rsidDel="00000000" w:rsidP="00000000" w:rsidRDefault="00000000" w:rsidRPr="00000000" w14:paraId="0000047B">
            <w:pPr>
              <w:spacing w:after="9" w:lineRule="auto"/>
              <w:ind w:right="4"/>
              <w:rPr>
                <w:rFonts w:ascii="Arial" w:cs="Arial" w:eastAsia="Arial" w:hAnsi="Arial"/>
              </w:rPr>
            </w:pPr>
            <w:r w:rsidDel="00000000" w:rsidR="00000000" w:rsidRPr="00000000">
              <w:rPr>
                <w:rFonts w:ascii="Arial" w:cs="Arial" w:eastAsia="Arial" w:hAnsi="Arial"/>
                <w:rtl w:val="0"/>
              </w:rPr>
              <w:t xml:space="preserve">0x9E</w:t>
            </w:r>
          </w:p>
        </w:tc>
        <w:tc>
          <w:tcPr/>
          <w:p w:rsidR="00000000" w:rsidDel="00000000" w:rsidP="00000000" w:rsidRDefault="00000000" w:rsidRPr="00000000" w14:paraId="0000047C">
            <w:pPr>
              <w:spacing w:after="9" w:lineRule="auto"/>
              <w:ind w:right="4"/>
              <w:rPr>
                <w:rFonts w:ascii="Arial" w:cs="Arial" w:eastAsia="Arial" w:hAnsi="Arial"/>
              </w:rPr>
            </w:pPr>
            <w:r w:rsidDel="00000000" w:rsidR="00000000" w:rsidRPr="00000000">
              <w:rPr>
                <w:rFonts w:ascii="Arial" w:cs="Arial" w:eastAsia="Arial" w:hAnsi="Arial"/>
                <w:rtl w:val="0"/>
              </w:rPr>
              <w:t xml:space="preserve">Shared subscription not supported</w:t>
            </w:r>
          </w:p>
        </w:tc>
        <w:tc>
          <w:tcPr/>
          <w:p w:rsidR="00000000" w:rsidDel="00000000" w:rsidP="00000000" w:rsidRDefault="00000000" w:rsidRPr="00000000" w14:paraId="0000047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7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Shared Subscriptions.</w:t>
            </w:r>
          </w:p>
          <w:p w:rsidR="00000000" w:rsidDel="00000000" w:rsidP="00000000" w:rsidRDefault="00000000" w:rsidRPr="00000000" w14:paraId="0000047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80">
            <w:pPr>
              <w:spacing w:after="9" w:lineRule="auto"/>
              <w:ind w:right="4"/>
              <w:rPr>
                <w:rFonts w:ascii="Arial" w:cs="Arial" w:eastAsia="Arial" w:hAnsi="Arial"/>
              </w:rPr>
            </w:pPr>
            <w:r w:rsidDel="00000000" w:rsidR="00000000" w:rsidRPr="00000000">
              <w:rPr>
                <w:rFonts w:ascii="Arial" w:cs="Arial" w:eastAsia="Arial" w:hAnsi="Arial"/>
                <w:rtl w:val="0"/>
              </w:rPr>
              <w:t xml:space="preserve">159</w:t>
            </w:r>
          </w:p>
        </w:tc>
        <w:tc>
          <w:tcPr/>
          <w:p w:rsidR="00000000" w:rsidDel="00000000" w:rsidP="00000000" w:rsidRDefault="00000000" w:rsidRPr="00000000" w14:paraId="00000481">
            <w:pPr>
              <w:spacing w:after="9" w:lineRule="auto"/>
              <w:ind w:right="4"/>
              <w:rPr>
                <w:rFonts w:ascii="Arial" w:cs="Arial" w:eastAsia="Arial" w:hAnsi="Arial"/>
              </w:rPr>
            </w:pPr>
            <w:r w:rsidDel="00000000" w:rsidR="00000000" w:rsidRPr="00000000">
              <w:rPr>
                <w:rFonts w:ascii="Arial" w:cs="Arial" w:eastAsia="Arial" w:hAnsi="Arial"/>
                <w:rtl w:val="0"/>
              </w:rPr>
              <w:t xml:space="preserve">0x9F</w:t>
            </w:r>
          </w:p>
        </w:tc>
        <w:tc>
          <w:tcPr/>
          <w:p w:rsidR="00000000" w:rsidDel="00000000" w:rsidP="00000000" w:rsidRDefault="00000000" w:rsidRPr="00000000" w14:paraId="00000482">
            <w:pPr>
              <w:spacing w:after="9" w:lineRule="auto"/>
              <w:ind w:right="4"/>
              <w:rPr>
                <w:rFonts w:ascii="Arial" w:cs="Arial" w:eastAsia="Arial" w:hAnsi="Arial"/>
              </w:rPr>
            </w:pPr>
            <w:r w:rsidDel="00000000" w:rsidR="00000000" w:rsidRPr="00000000">
              <w:rPr>
                <w:rFonts w:ascii="Arial" w:cs="Arial" w:eastAsia="Arial" w:hAnsi="Arial"/>
                <w:rtl w:val="0"/>
              </w:rPr>
              <w:t xml:space="preserve">Connection rate exceeded</w:t>
            </w:r>
          </w:p>
        </w:tc>
        <w:tc>
          <w:tcPr/>
          <w:p w:rsidR="00000000" w:rsidDel="00000000" w:rsidP="00000000" w:rsidRDefault="00000000" w:rsidRPr="00000000" w14:paraId="0000048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CONNACK, DISCONNECT (server only)</w:t>
            </w:r>
          </w:p>
        </w:tc>
        <w:tc>
          <w:tcPr/>
          <w:p w:rsidR="00000000" w:rsidDel="00000000" w:rsidP="00000000" w:rsidRDefault="00000000" w:rsidRPr="00000000" w14:paraId="0000048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This Virtual Connection is deleted because the connection rate is too high.</w:t>
            </w:r>
          </w:p>
        </w:tc>
      </w:tr>
      <w:tr>
        <w:trPr>
          <w:cantSplit w:val="0"/>
          <w:trHeight w:val="778.9414062499999" w:hRule="atLeast"/>
          <w:tblHeader w:val="0"/>
        </w:trPr>
        <w:tc>
          <w:tcPr/>
          <w:p w:rsidR="00000000" w:rsidDel="00000000" w:rsidP="00000000" w:rsidRDefault="00000000" w:rsidRPr="00000000" w14:paraId="00000485">
            <w:pPr>
              <w:spacing w:after="9" w:lineRule="auto"/>
              <w:ind w:right="4"/>
              <w:rPr>
                <w:rFonts w:ascii="Arial" w:cs="Arial" w:eastAsia="Arial" w:hAnsi="Arial"/>
              </w:rPr>
            </w:pPr>
            <w:r w:rsidDel="00000000" w:rsidR="00000000" w:rsidRPr="00000000">
              <w:rPr>
                <w:rFonts w:ascii="Arial" w:cs="Arial" w:eastAsia="Arial" w:hAnsi="Arial"/>
                <w:rtl w:val="0"/>
              </w:rPr>
              <w:t xml:space="preserve">160</w:t>
            </w:r>
          </w:p>
        </w:tc>
        <w:tc>
          <w:tcPr/>
          <w:p w:rsidR="00000000" w:rsidDel="00000000" w:rsidP="00000000" w:rsidRDefault="00000000" w:rsidRPr="00000000" w14:paraId="00000486">
            <w:pPr>
              <w:spacing w:after="9" w:lineRule="auto"/>
              <w:ind w:right="4"/>
              <w:rPr>
                <w:rFonts w:ascii="Arial" w:cs="Arial" w:eastAsia="Arial" w:hAnsi="Arial"/>
              </w:rPr>
            </w:pPr>
            <w:r w:rsidDel="00000000" w:rsidR="00000000" w:rsidRPr="00000000">
              <w:rPr>
                <w:rFonts w:ascii="Arial" w:cs="Arial" w:eastAsia="Arial" w:hAnsi="Arial"/>
                <w:rtl w:val="0"/>
              </w:rPr>
              <w:t xml:space="preserve">0xAD</w:t>
            </w:r>
          </w:p>
        </w:tc>
        <w:tc>
          <w:tcPr/>
          <w:p w:rsidR="00000000" w:rsidDel="00000000" w:rsidP="00000000" w:rsidRDefault="00000000" w:rsidRPr="00000000" w14:paraId="00000487">
            <w:pPr>
              <w:spacing w:after="9" w:lineRule="auto"/>
              <w:ind w:right="4"/>
              <w:rPr>
                <w:rFonts w:ascii="Arial" w:cs="Arial" w:eastAsia="Arial" w:hAnsi="Arial"/>
              </w:rPr>
            </w:pPr>
            <w:r w:rsidDel="00000000" w:rsidR="00000000" w:rsidRPr="00000000">
              <w:rPr>
                <w:rFonts w:ascii="Arial" w:cs="Arial" w:eastAsia="Arial" w:hAnsi="Arial"/>
                <w:rtl w:val="0"/>
              </w:rPr>
              <w:t xml:space="preserve">Maximum connect time</w:t>
            </w:r>
          </w:p>
        </w:tc>
        <w:tc>
          <w:tcPr/>
          <w:p w:rsidR="00000000" w:rsidDel="00000000" w:rsidP="00000000" w:rsidRDefault="00000000" w:rsidRPr="00000000" w14:paraId="0000048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 (server only)</w:t>
            </w:r>
          </w:p>
        </w:tc>
        <w:tc>
          <w:tcPr/>
          <w:p w:rsidR="00000000" w:rsidDel="00000000" w:rsidP="00000000" w:rsidRDefault="00000000" w:rsidRPr="00000000" w14:paraId="0000048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maximum connection time authorized for this Virtual Connection has been exceeded.</w:t>
            </w:r>
          </w:p>
        </w:tc>
      </w:tr>
      <w:tr>
        <w:trPr>
          <w:cantSplit w:val="0"/>
          <w:trHeight w:val="778.9414062499999" w:hRule="atLeast"/>
          <w:tblHeader w:val="0"/>
        </w:trPr>
        <w:tc>
          <w:tcPr/>
          <w:p w:rsidR="00000000" w:rsidDel="00000000" w:rsidP="00000000" w:rsidRDefault="00000000" w:rsidRPr="00000000" w14:paraId="0000048A">
            <w:pPr>
              <w:spacing w:after="9" w:lineRule="auto"/>
              <w:ind w:right="4"/>
              <w:rPr>
                <w:rFonts w:ascii="Arial" w:cs="Arial" w:eastAsia="Arial" w:hAnsi="Arial"/>
              </w:rPr>
            </w:pPr>
            <w:r w:rsidDel="00000000" w:rsidR="00000000" w:rsidRPr="00000000">
              <w:rPr>
                <w:rFonts w:ascii="Arial" w:cs="Arial" w:eastAsia="Arial" w:hAnsi="Arial"/>
                <w:rtl w:val="0"/>
              </w:rPr>
              <w:t xml:space="preserve">161</w:t>
            </w:r>
          </w:p>
        </w:tc>
        <w:tc>
          <w:tcPr/>
          <w:p w:rsidR="00000000" w:rsidDel="00000000" w:rsidP="00000000" w:rsidRDefault="00000000" w:rsidRPr="00000000" w14:paraId="0000048B">
            <w:pPr>
              <w:spacing w:after="9" w:lineRule="auto"/>
              <w:ind w:right="4"/>
              <w:rPr>
                <w:rFonts w:ascii="Arial" w:cs="Arial" w:eastAsia="Arial" w:hAnsi="Arial"/>
              </w:rPr>
            </w:pPr>
            <w:r w:rsidDel="00000000" w:rsidR="00000000" w:rsidRPr="00000000">
              <w:rPr>
                <w:rFonts w:ascii="Arial" w:cs="Arial" w:eastAsia="Arial" w:hAnsi="Arial"/>
                <w:rtl w:val="0"/>
              </w:rPr>
              <w:t xml:space="preserve">0xA1</w:t>
            </w:r>
          </w:p>
        </w:tc>
        <w:tc>
          <w:tcPr/>
          <w:p w:rsidR="00000000" w:rsidDel="00000000" w:rsidP="00000000" w:rsidRDefault="00000000" w:rsidRPr="00000000" w14:paraId="0000048C">
            <w:pPr>
              <w:spacing w:after="9" w:lineRule="auto"/>
              <w:ind w:right="4"/>
              <w:rPr>
                <w:rFonts w:ascii="Arial" w:cs="Arial" w:eastAsia="Arial" w:hAnsi="Arial"/>
              </w:rPr>
            </w:pPr>
            <w:r w:rsidDel="00000000" w:rsidR="00000000" w:rsidRPr="00000000">
              <w:rPr>
                <w:rFonts w:ascii="Arial" w:cs="Arial" w:eastAsia="Arial" w:hAnsi="Arial"/>
                <w:rtl w:val="0"/>
              </w:rPr>
              <w:t xml:space="preserve">Subscription identifiers not supported</w:t>
            </w:r>
          </w:p>
        </w:tc>
        <w:tc>
          <w:tcPr/>
          <w:p w:rsidR="00000000" w:rsidDel="00000000" w:rsidP="00000000" w:rsidRDefault="00000000" w:rsidRPr="00000000" w14:paraId="0000048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8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Subscription Identifiers; the subscription is not accepted.</w:t>
            </w:r>
          </w:p>
          <w:p w:rsidR="00000000" w:rsidDel="00000000" w:rsidP="00000000" w:rsidRDefault="00000000" w:rsidRPr="00000000" w14:paraId="0000048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0">
            <w:pPr>
              <w:spacing w:after="9" w:lineRule="auto"/>
              <w:ind w:right="4"/>
              <w:rPr>
                <w:rFonts w:ascii="Arial" w:cs="Arial" w:eastAsia="Arial" w:hAnsi="Arial"/>
              </w:rPr>
            </w:pPr>
            <w:r w:rsidDel="00000000" w:rsidR="00000000" w:rsidRPr="00000000">
              <w:rPr>
                <w:rFonts w:ascii="Arial" w:cs="Arial" w:eastAsia="Arial" w:hAnsi="Arial"/>
                <w:rtl w:val="0"/>
              </w:rPr>
              <w:t xml:space="preserve">162</w:t>
            </w:r>
          </w:p>
        </w:tc>
        <w:tc>
          <w:tcPr/>
          <w:p w:rsidR="00000000" w:rsidDel="00000000" w:rsidP="00000000" w:rsidRDefault="00000000" w:rsidRPr="00000000" w14:paraId="00000491">
            <w:pPr>
              <w:spacing w:after="9" w:lineRule="auto"/>
              <w:ind w:right="4"/>
              <w:rPr>
                <w:rFonts w:ascii="Arial" w:cs="Arial" w:eastAsia="Arial" w:hAnsi="Arial"/>
              </w:rPr>
            </w:pPr>
            <w:r w:rsidDel="00000000" w:rsidR="00000000" w:rsidRPr="00000000">
              <w:rPr>
                <w:rFonts w:ascii="Arial" w:cs="Arial" w:eastAsia="Arial" w:hAnsi="Arial"/>
                <w:rtl w:val="0"/>
              </w:rPr>
              <w:t xml:space="preserve">0xA2</w:t>
            </w:r>
          </w:p>
        </w:tc>
        <w:tc>
          <w:tcPr/>
          <w:p w:rsidR="00000000" w:rsidDel="00000000" w:rsidP="00000000" w:rsidRDefault="00000000" w:rsidRPr="00000000" w14:paraId="00000492">
            <w:pPr>
              <w:spacing w:after="9" w:lineRule="auto"/>
              <w:ind w:right="4"/>
              <w:rPr>
                <w:rFonts w:ascii="Arial" w:cs="Arial" w:eastAsia="Arial" w:hAnsi="Arial"/>
              </w:rPr>
            </w:pPr>
            <w:r w:rsidDel="00000000" w:rsidR="00000000" w:rsidRPr="00000000">
              <w:rPr>
                <w:rFonts w:ascii="Arial" w:cs="Arial" w:eastAsia="Arial" w:hAnsi="Arial"/>
                <w:rtl w:val="0"/>
              </w:rPr>
              <w:t xml:space="preserve">Wildcard subscription not supported</w:t>
            </w:r>
          </w:p>
        </w:tc>
        <w:tc>
          <w:tcPr/>
          <w:p w:rsidR="00000000" w:rsidDel="00000000" w:rsidP="00000000" w:rsidRDefault="00000000" w:rsidRPr="00000000" w14:paraId="0000049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DISCONNECT (server only)</w:t>
            </w:r>
          </w:p>
        </w:tc>
        <w:tc>
          <w:tcPr/>
          <w:p w:rsidR="00000000" w:rsidDel="00000000" w:rsidP="00000000" w:rsidRDefault="00000000" w:rsidRPr="00000000" w14:paraId="0000049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The MQTT Server does not support Wildcard Subscriptions; the subscription is not accepted.</w:t>
            </w:r>
          </w:p>
          <w:p w:rsidR="00000000" w:rsidDel="00000000" w:rsidP="00000000" w:rsidRDefault="00000000" w:rsidRPr="00000000" w14:paraId="00000495">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(Transparent gateway only)</w:t>
            </w:r>
          </w:p>
        </w:tc>
      </w:tr>
      <w:tr>
        <w:trPr>
          <w:cantSplit w:val="0"/>
          <w:trHeight w:val="778.9414062499999" w:hRule="atLeast"/>
          <w:tblHeader w:val="0"/>
        </w:trPr>
        <w:tc>
          <w:tcPr/>
          <w:p w:rsidR="00000000" w:rsidDel="00000000" w:rsidP="00000000" w:rsidRDefault="00000000" w:rsidRPr="00000000" w14:paraId="00000496">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230</w:t>
            </w:r>
            <w:r w:rsidDel="00000000" w:rsidR="00000000" w:rsidRPr="00000000">
              <w:rPr>
                <w:rtl w:val="0"/>
              </w:rPr>
            </w:r>
          </w:p>
        </w:tc>
        <w:tc>
          <w:tcPr/>
          <w:p w:rsidR="00000000" w:rsidDel="00000000" w:rsidP="00000000" w:rsidRDefault="00000000" w:rsidRPr="00000000" w14:paraId="00000497">
            <w:pPr>
              <w:spacing w:after="9" w:lineRule="auto"/>
              <w:ind w:right="4"/>
              <w:rPr>
                <w:rFonts w:ascii="Arial" w:cs="Arial" w:eastAsia="Arial" w:hAnsi="Arial"/>
              </w:rPr>
            </w:pPr>
            <w:r w:rsidDel="00000000" w:rsidR="00000000" w:rsidRPr="00000000">
              <w:rPr>
                <w:rFonts w:ascii="Arial" w:cs="Arial" w:eastAsia="Arial" w:hAnsi="Arial"/>
                <w:rtl w:val="0"/>
              </w:rPr>
              <w:t xml:space="preserve">0xE6</w:t>
            </w:r>
          </w:p>
        </w:tc>
        <w:tc>
          <w:tcPr/>
          <w:p w:rsidR="00000000" w:rsidDel="00000000" w:rsidP="00000000" w:rsidRDefault="00000000" w:rsidRPr="00000000" w14:paraId="00000498">
            <w:pPr>
              <w:spacing w:after="9" w:lineRule="auto"/>
              <w:ind w:right="4"/>
              <w:rPr>
                <w:rFonts w:ascii="Arial" w:cs="Arial" w:eastAsia="Arial" w:hAnsi="Arial"/>
                <w:vertAlign w:val="superscript"/>
              </w:rPr>
            </w:pPr>
            <w:r w:rsidDel="00000000" w:rsidR="00000000" w:rsidRPr="00000000">
              <w:rPr>
                <w:rFonts w:ascii="Arial" w:cs="Arial" w:eastAsia="Arial" w:hAnsi="Arial"/>
                <w:rtl w:val="0"/>
              </w:rPr>
              <w:t xml:space="preserve">Only PROTECTION packet supported</w:t>
            </w:r>
            <w:r w:rsidDel="00000000" w:rsidR="00000000" w:rsidRPr="00000000">
              <w:rPr>
                <w:rFonts w:ascii="Arial" w:cs="Arial" w:eastAsia="Arial" w:hAnsi="Arial"/>
                <w:sz w:val="16"/>
                <w:szCs w:val="16"/>
                <w:rtl w:val="0"/>
              </w:rPr>
              <w:t xml:space="preserve"> (Note 1)</w:t>
            </w:r>
            <w:r w:rsidDel="00000000" w:rsidR="00000000" w:rsidRPr="00000000">
              <w:rPr>
                <w:rtl w:val="0"/>
              </w:rPr>
            </w:r>
          </w:p>
        </w:tc>
        <w:tc>
          <w:tcPr/>
          <w:p w:rsidR="00000000" w:rsidDel="00000000" w:rsidP="00000000" w:rsidRDefault="00000000" w:rsidRPr="00000000" w14:paraId="0000049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Any packet except PROTECTION and Forwarder Encapsulation</w:t>
            </w:r>
          </w:p>
        </w:tc>
        <w:tc>
          <w:tcPr/>
          <w:p w:rsidR="00000000" w:rsidDel="00000000" w:rsidP="00000000" w:rsidRDefault="00000000" w:rsidRPr="00000000" w14:paraId="0000049A">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9B">
            <w:pPr>
              <w:spacing w:after="9" w:lineRule="auto"/>
              <w:ind w:right="4"/>
              <w:rPr>
                <w:rFonts w:ascii="Arial" w:cs="Arial" w:eastAsia="Arial" w:hAnsi="Arial"/>
              </w:rPr>
            </w:pPr>
            <w:r w:rsidDel="00000000" w:rsidR="00000000" w:rsidRPr="00000000">
              <w:rPr>
                <w:rFonts w:ascii="Arial" w:cs="Arial" w:eastAsia="Arial" w:hAnsi="Arial"/>
                <w:rtl w:val="0"/>
              </w:rPr>
              <w:t xml:space="preserve">231</w:t>
            </w:r>
          </w:p>
        </w:tc>
        <w:tc>
          <w:tcPr/>
          <w:p w:rsidR="00000000" w:rsidDel="00000000" w:rsidP="00000000" w:rsidRDefault="00000000" w:rsidRPr="00000000" w14:paraId="0000049C">
            <w:pPr>
              <w:spacing w:after="9" w:lineRule="auto"/>
              <w:ind w:right="4"/>
              <w:rPr>
                <w:rFonts w:ascii="Arial" w:cs="Arial" w:eastAsia="Arial" w:hAnsi="Arial"/>
              </w:rPr>
            </w:pPr>
            <w:r w:rsidDel="00000000" w:rsidR="00000000" w:rsidRPr="00000000">
              <w:rPr>
                <w:rFonts w:ascii="Arial" w:cs="Arial" w:eastAsia="Arial" w:hAnsi="Arial"/>
                <w:rtl w:val="0"/>
              </w:rPr>
              <w:t xml:space="preserve">0xE7</w:t>
            </w:r>
          </w:p>
        </w:tc>
        <w:tc>
          <w:tcPr/>
          <w:p w:rsidR="00000000" w:rsidDel="00000000" w:rsidP="00000000" w:rsidRDefault="00000000" w:rsidRPr="00000000" w14:paraId="0000049D">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scheme invalid</w:t>
            </w:r>
          </w:p>
        </w:tc>
        <w:tc>
          <w:tcPr/>
          <w:p w:rsidR="00000000" w:rsidDel="00000000" w:rsidP="00000000" w:rsidRDefault="00000000" w:rsidRPr="00000000" w14:paraId="0000049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9F">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0">
            <w:pPr>
              <w:spacing w:after="9" w:lineRule="auto"/>
              <w:ind w:right="4"/>
              <w:rPr>
                <w:rFonts w:ascii="Arial" w:cs="Arial" w:eastAsia="Arial" w:hAnsi="Arial"/>
              </w:rPr>
            </w:pPr>
            <w:r w:rsidDel="00000000" w:rsidR="00000000" w:rsidRPr="00000000">
              <w:rPr>
                <w:rFonts w:ascii="Arial" w:cs="Arial" w:eastAsia="Arial" w:hAnsi="Arial"/>
                <w:rtl w:val="0"/>
              </w:rPr>
              <w:t xml:space="preserve">232</w:t>
            </w:r>
          </w:p>
        </w:tc>
        <w:tc>
          <w:tcPr/>
          <w:p w:rsidR="00000000" w:rsidDel="00000000" w:rsidP="00000000" w:rsidRDefault="00000000" w:rsidRPr="00000000" w14:paraId="000004A1">
            <w:pPr>
              <w:spacing w:after="9" w:lineRule="auto"/>
              <w:ind w:right="4"/>
              <w:rPr>
                <w:rFonts w:ascii="Arial" w:cs="Arial" w:eastAsia="Arial" w:hAnsi="Arial"/>
              </w:rPr>
            </w:pPr>
            <w:r w:rsidDel="00000000" w:rsidR="00000000" w:rsidRPr="00000000">
              <w:rPr>
                <w:rFonts w:ascii="Arial" w:cs="Arial" w:eastAsia="Arial" w:hAnsi="Arial"/>
                <w:rtl w:val="0"/>
              </w:rPr>
              <w:t xml:space="preserve">0xE8</w:t>
            </w:r>
          </w:p>
        </w:tc>
        <w:tc>
          <w:tcPr/>
          <w:p w:rsidR="00000000" w:rsidDel="00000000" w:rsidP="00000000" w:rsidRDefault="00000000" w:rsidRPr="00000000" w14:paraId="000004A2">
            <w:pPr>
              <w:spacing w:after="9" w:lineRule="auto"/>
              <w:ind w:right="4"/>
              <w:rPr>
                <w:rFonts w:ascii="Arial" w:cs="Arial" w:eastAsia="Arial" w:hAnsi="Arial"/>
              </w:rPr>
            </w:pPr>
            <w:r w:rsidDel="00000000" w:rsidR="00000000" w:rsidRPr="00000000">
              <w:rPr>
                <w:rFonts w:ascii="Arial" w:cs="Arial" w:eastAsia="Arial" w:hAnsi="Arial"/>
                <w:rtl w:val="0"/>
              </w:rPr>
              <w:t xml:space="preserve">Unknown Sender Id</w:t>
            </w:r>
          </w:p>
        </w:tc>
        <w:tc>
          <w:tcPr/>
          <w:p w:rsidR="00000000" w:rsidDel="00000000" w:rsidP="00000000" w:rsidRDefault="00000000" w:rsidRPr="00000000" w14:paraId="000004A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A4">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5">
            <w:pPr>
              <w:spacing w:after="9" w:lineRule="auto"/>
              <w:ind w:right="4"/>
              <w:rPr>
                <w:rFonts w:ascii="Arial" w:cs="Arial" w:eastAsia="Arial" w:hAnsi="Arial"/>
              </w:rPr>
            </w:pPr>
            <w:r w:rsidDel="00000000" w:rsidR="00000000" w:rsidRPr="00000000">
              <w:rPr>
                <w:rFonts w:ascii="Arial" w:cs="Arial" w:eastAsia="Arial" w:hAnsi="Arial"/>
                <w:rtl w:val="0"/>
              </w:rPr>
              <w:t xml:space="preserve">240</w:t>
            </w:r>
          </w:p>
        </w:tc>
        <w:tc>
          <w:tcPr/>
          <w:p w:rsidR="00000000" w:rsidDel="00000000" w:rsidP="00000000" w:rsidRDefault="00000000" w:rsidRPr="00000000" w14:paraId="000004A6">
            <w:pPr>
              <w:spacing w:after="9" w:lineRule="auto"/>
              <w:ind w:right="4"/>
              <w:rPr>
                <w:rFonts w:ascii="Arial" w:cs="Arial" w:eastAsia="Arial" w:hAnsi="Arial"/>
              </w:rPr>
            </w:pPr>
            <w:r w:rsidDel="00000000" w:rsidR="00000000" w:rsidRPr="00000000">
              <w:rPr>
                <w:rFonts w:ascii="Arial" w:cs="Arial" w:eastAsia="Arial" w:hAnsi="Arial"/>
                <w:rtl w:val="0"/>
              </w:rPr>
              <w:t xml:space="preserve">0xF0</w:t>
            </w:r>
          </w:p>
        </w:tc>
        <w:tc>
          <w:tcPr/>
          <w:p w:rsidR="00000000" w:rsidDel="00000000" w:rsidP="00000000" w:rsidRDefault="00000000" w:rsidRPr="00000000" w14:paraId="000004A7">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A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PUBACK, SUBACK</w:t>
            </w:r>
          </w:p>
        </w:tc>
        <w:tc>
          <w:tcPr/>
          <w:p w:rsidR="00000000" w:rsidDel="00000000" w:rsidP="00000000" w:rsidRDefault="00000000" w:rsidRPr="00000000" w14:paraId="000004A9">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A">
            <w:pPr>
              <w:spacing w:after="9" w:lineRule="auto"/>
              <w:ind w:right="4"/>
              <w:rPr>
                <w:rFonts w:ascii="Arial" w:cs="Arial" w:eastAsia="Arial" w:hAnsi="Arial"/>
              </w:rPr>
            </w:pPr>
            <w:r w:rsidDel="00000000" w:rsidR="00000000" w:rsidRPr="00000000">
              <w:rPr>
                <w:rFonts w:ascii="Arial" w:cs="Arial" w:eastAsia="Arial" w:hAnsi="Arial"/>
                <w:rtl w:val="0"/>
              </w:rPr>
              <w:t xml:space="preserve">241</w:t>
            </w:r>
          </w:p>
        </w:tc>
        <w:tc>
          <w:tcPr/>
          <w:p w:rsidR="00000000" w:rsidDel="00000000" w:rsidP="00000000" w:rsidRDefault="00000000" w:rsidRPr="00000000" w14:paraId="000004AB">
            <w:pPr>
              <w:spacing w:after="9" w:lineRule="auto"/>
              <w:ind w:right="4"/>
              <w:rPr>
                <w:rFonts w:ascii="Arial" w:cs="Arial" w:eastAsia="Arial" w:hAnsi="Arial"/>
              </w:rPr>
            </w:pPr>
            <w:r w:rsidDel="00000000" w:rsidR="00000000" w:rsidRPr="00000000">
              <w:rPr>
                <w:rFonts w:ascii="Arial" w:cs="Arial" w:eastAsia="Arial" w:hAnsi="Arial"/>
                <w:rtl w:val="0"/>
              </w:rPr>
              <w:t xml:space="preserve">0xF1</w:t>
            </w:r>
          </w:p>
        </w:tc>
        <w:tc>
          <w:tcPr/>
          <w:p w:rsidR="00000000" w:rsidDel="00000000" w:rsidP="00000000" w:rsidRDefault="00000000" w:rsidRPr="00000000" w14:paraId="000004AC">
            <w:pPr>
              <w:spacing w:after="9" w:lineRule="auto"/>
              <w:ind w:right="4"/>
              <w:rPr>
                <w:rFonts w:ascii="Arial" w:cs="Arial" w:eastAsia="Arial" w:hAnsi="Arial"/>
              </w:rPr>
            </w:pPr>
            <w:r w:rsidDel="00000000" w:rsidR="00000000" w:rsidRPr="00000000">
              <w:rPr>
                <w:rFonts w:ascii="Arial" w:cs="Arial" w:eastAsia="Arial" w:hAnsi="Arial"/>
                <w:rtl w:val="0"/>
              </w:rPr>
              <w:t xml:space="preserve">Congestion</w:t>
            </w:r>
          </w:p>
        </w:tc>
        <w:tc>
          <w:tcPr/>
          <w:p w:rsidR="00000000" w:rsidDel="00000000" w:rsidP="00000000" w:rsidRDefault="00000000" w:rsidRPr="00000000" w14:paraId="000004A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REGACK, CONNACK, PUBACK</w:t>
            </w:r>
          </w:p>
        </w:tc>
        <w:tc>
          <w:tcPr/>
          <w:p w:rsidR="00000000" w:rsidDel="00000000" w:rsidP="00000000" w:rsidRDefault="00000000" w:rsidRPr="00000000" w14:paraId="000004AE">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AF">
            <w:pPr>
              <w:spacing w:after="9" w:lineRule="auto"/>
              <w:ind w:right="4"/>
              <w:rPr>
                <w:rFonts w:ascii="Arial" w:cs="Arial" w:eastAsia="Arial" w:hAnsi="Arial"/>
              </w:rPr>
            </w:pPr>
            <w:r w:rsidDel="00000000" w:rsidR="00000000" w:rsidRPr="00000000">
              <w:rPr>
                <w:rFonts w:ascii="Arial" w:cs="Arial" w:eastAsia="Arial" w:hAnsi="Arial"/>
                <w:rtl w:val="0"/>
              </w:rPr>
              <w:t xml:space="preserve">242</w:t>
            </w:r>
          </w:p>
        </w:tc>
        <w:tc>
          <w:tcPr/>
          <w:p w:rsidR="00000000" w:rsidDel="00000000" w:rsidP="00000000" w:rsidRDefault="00000000" w:rsidRPr="00000000" w14:paraId="000004B0">
            <w:pPr>
              <w:spacing w:after="9" w:lineRule="auto"/>
              <w:ind w:right="4"/>
              <w:rPr>
                <w:rFonts w:ascii="Arial" w:cs="Arial" w:eastAsia="Arial" w:hAnsi="Arial"/>
              </w:rPr>
            </w:pPr>
            <w:r w:rsidDel="00000000" w:rsidR="00000000" w:rsidRPr="00000000">
              <w:rPr>
                <w:rFonts w:ascii="Arial" w:cs="Arial" w:eastAsia="Arial" w:hAnsi="Arial"/>
                <w:rtl w:val="0"/>
              </w:rPr>
              <w:t xml:space="preserve">0xF2</w:t>
            </w:r>
          </w:p>
        </w:tc>
        <w:tc>
          <w:tcPr/>
          <w:p w:rsidR="00000000" w:rsidDel="00000000" w:rsidP="00000000" w:rsidRDefault="00000000" w:rsidRPr="00000000" w14:paraId="000004B1">
            <w:pPr>
              <w:spacing w:after="9" w:lineRule="auto"/>
              <w:ind w:right="4"/>
              <w:rPr>
                <w:rFonts w:ascii="Arial" w:cs="Arial" w:eastAsia="Arial" w:hAnsi="Arial"/>
              </w:rPr>
            </w:pPr>
            <w:r w:rsidDel="00000000" w:rsidR="00000000" w:rsidRPr="00000000">
              <w:rPr>
                <w:rFonts w:ascii="Arial" w:cs="Arial" w:eastAsia="Arial" w:hAnsi="Arial"/>
                <w:rtl w:val="0"/>
              </w:rPr>
              <w:t xml:space="preserve">Protection packet not supported</w:t>
            </w:r>
          </w:p>
        </w:tc>
        <w:tc>
          <w:tcPr/>
          <w:p w:rsidR="00000000" w:rsidDel="00000000" w:rsidP="00000000" w:rsidRDefault="00000000" w:rsidRPr="00000000" w14:paraId="000004B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3">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4">
            <w:pPr>
              <w:spacing w:after="9" w:lineRule="auto"/>
              <w:ind w:right="4"/>
              <w:rPr>
                <w:rFonts w:ascii="Arial" w:cs="Arial" w:eastAsia="Arial" w:hAnsi="Arial"/>
              </w:rPr>
            </w:pPr>
            <w:r w:rsidDel="00000000" w:rsidR="00000000" w:rsidRPr="00000000">
              <w:rPr>
                <w:rFonts w:ascii="Arial" w:cs="Arial" w:eastAsia="Arial" w:hAnsi="Arial"/>
                <w:rtl w:val="0"/>
              </w:rPr>
              <w:t xml:space="preserve">243</w:t>
            </w:r>
          </w:p>
        </w:tc>
        <w:tc>
          <w:tcPr/>
          <w:p w:rsidR="00000000" w:rsidDel="00000000" w:rsidP="00000000" w:rsidRDefault="00000000" w:rsidRPr="00000000" w14:paraId="000004B5">
            <w:pPr>
              <w:spacing w:after="9" w:lineRule="auto"/>
              <w:ind w:right="4"/>
              <w:rPr>
                <w:rFonts w:ascii="Arial" w:cs="Arial" w:eastAsia="Arial" w:hAnsi="Arial"/>
              </w:rPr>
            </w:pPr>
            <w:r w:rsidDel="00000000" w:rsidR="00000000" w:rsidRPr="00000000">
              <w:rPr>
                <w:rFonts w:ascii="Arial" w:cs="Arial" w:eastAsia="Arial" w:hAnsi="Arial"/>
                <w:rtl w:val="0"/>
              </w:rPr>
              <w:t xml:space="preserve">0xF3</w:t>
            </w:r>
          </w:p>
        </w:tc>
        <w:tc>
          <w:tcPr/>
          <w:p w:rsidR="00000000" w:rsidDel="00000000" w:rsidP="00000000" w:rsidRDefault="00000000" w:rsidRPr="00000000" w14:paraId="000004B6">
            <w:pPr>
              <w:spacing w:after="9" w:lineRule="auto"/>
              <w:ind w:right="4"/>
              <w:rPr>
                <w:rFonts w:ascii="Arial" w:cs="Arial" w:eastAsia="Arial" w:hAnsi="Arial"/>
              </w:rPr>
            </w:pPr>
            <w:r w:rsidDel="00000000" w:rsidR="00000000" w:rsidRPr="00000000">
              <w:rPr>
                <w:rFonts w:ascii="Arial" w:cs="Arial" w:eastAsia="Arial" w:hAnsi="Arial"/>
                <w:rtl w:val="0"/>
              </w:rPr>
              <w:t xml:space="preserve">Forwarder Encapsulation not supported</w:t>
            </w:r>
          </w:p>
        </w:tc>
        <w:tc>
          <w:tcPr/>
          <w:p w:rsidR="00000000" w:rsidDel="00000000" w:rsidP="00000000" w:rsidRDefault="00000000" w:rsidRPr="00000000" w14:paraId="000004B7">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DISCONNECT</w:t>
            </w:r>
          </w:p>
        </w:tc>
        <w:tc>
          <w:tcPr/>
          <w:p w:rsidR="00000000" w:rsidDel="00000000" w:rsidP="00000000" w:rsidRDefault="00000000" w:rsidRPr="00000000" w14:paraId="000004B8">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9">
            <w:pPr>
              <w:spacing w:after="9" w:lineRule="auto"/>
              <w:ind w:right="4"/>
              <w:rPr>
                <w:rFonts w:ascii="Arial" w:cs="Arial" w:eastAsia="Arial" w:hAnsi="Arial"/>
              </w:rPr>
            </w:pPr>
            <w:r w:rsidDel="00000000" w:rsidR="00000000" w:rsidRPr="00000000">
              <w:rPr>
                <w:rFonts w:ascii="Arial" w:cs="Arial" w:eastAsia="Arial" w:hAnsi="Arial"/>
                <w:rtl w:val="0"/>
              </w:rPr>
              <w:t xml:space="preserve">244</w:t>
            </w:r>
          </w:p>
        </w:tc>
        <w:tc>
          <w:tcPr/>
          <w:p w:rsidR="00000000" w:rsidDel="00000000" w:rsidP="00000000" w:rsidRDefault="00000000" w:rsidRPr="00000000" w14:paraId="000004BA">
            <w:pPr>
              <w:spacing w:after="9" w:lineRule="auto"/>
              <w:ind w:right="4"/>
              <w:rPr>
                <w:rFonts w:ascii="Arial" w:cs="Arial" w:eastAsia="Arial" w:hAnsi="Arial"/>
              </w:rPr>
            </w:pPr>
            <w:r w:rsidDel="00000000" w:rsidR="00000000" w:rsidRPr="00000000">
              <w:rPr>
                <w:rFonts w:ascii="Arial" w:cs="Arial" w:eastAsia="Arial" w:hAnsi="Arial"/>
                <w:rtl w:val="0"/>
              </w:rPr>
              <w:t xml:space="preserve">0xF4</w:t>
            </w:r>
          </w:p>
        </w:tc>
        <w:tc>
          <w:tcPr/>
          <w:p w:rsidR="00000000" w:rsidDel="00000000" w:rsidP="00000000" w:rsidRDefault="00000000" w:rsidRPr="00000000" w14:paraId="000004BB">
            <w:pPr>
              <w:spacing w:after="9" w:lineRule="auto"/>
              <w:ind w:right="4"/>
              <w:rPr>
                <w:rFonts w:ascii="Arial" w:cs="Arial" w:eastAsia="Arial" w:hAnsi="Arial"/>
              </w:rPr>
            </w:pPr>
            <w:r w:rsidDel="00000000" w:rsidR="00000000" w:rsidRPr="00000000">
              <w:rPr>
                <w:rFonts w:ascii="Arial" w:cs="Arial" w:eastAsia="Arial" w:hAnsi="Arial"/>
                <w:rtl w:val="0"/>
              </w:rPr>
              <w:t xml:space="preserve">Unknown topic alias</w:t>
            </w:r>
          </w:p>
        </w:tc>
        <w:tc>
          <w:tcPr/>
          <w:p w:rsidR="00000000" w:rsidDel="00000000" w:rsidP="00000000" w:rsidRDefault="00000000" w:rsidRPr="00000000" w14:paraId="000004BC">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SUBACK, UNSUBACK, PUBACK, REGACK</w:t>
            </w:r>
          </w:p>
        </w:tc>
        <w:tc>
          <w:tcPr/>
          <w:p w:rsidR="00000000" w:rsidDel="00000000" w:rsidP="00000000" w:rsidRDefault="00000000" w:rsidRPr="00000000" w14:paraId="000004BD">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r>
        <w:trPr>
          <w:cantSplit w:val="0"/>
          <w:trHeight w:val="778.9414062499999" w:hRule="atLeast"/>
          <w:tblHeader w:val="0"/>
        </w:trPr>
        <w:tc>
          <w:tcPr/>
          <w:p w:rsidR="00000000" w:rsidDel="00000000" w:rsidP="00000000" w:rsidRDefault="00000000" w:rsidRPr="00000000" w14:paraId="000004BE">
            <w:pPr>
              <w:spacing w:after="9" w:lineRule="auto"/>
              <w:ind w:right="4"/>
              <w:rPr>
                <w:rFonts w:ascii="Arial" w:cs="Arial" w:eastAsia="Arial" w:hAnsi="Arial"/>
              </w:rPr>
            </w:pPr>
            <w:r w:rsidDel="00000000" w:rsidR="00000000" w:rsidRPr="00000000">
              <w:rPr>
                <w:rFonts w:ascii="Arial" w:cs="Arial" w:eastAsia="Arial" w:hAnsi="Arial"/>
                <w:rtl w:val="0"/>
              </w:rPr>
              <w:t xml:space="preserve">245-255</w:t>
            </w:r>
          </w:p>
        </w:tc>
        <w:tc>
          <w:tcPr/>
          <w:p w:rsidR="00000000" w:rsidDel="00000000" w:rsidP="00000000" w:rsidRDefault="00000000" w:rsidRPr="00000000" w14:paraId="000004BF">
            <w:pPr>
              <w:spacing w:after="9" w:lineRule="auto"/>
              <w:ind w:right="4"/>
              <w:rPr>
                <w:rFonts w:ascii="Arial" w:cs="Arial" w:eastAsia="Arial" w:hAnsi="Arial"/>
              </w:rPr>
            </w:pPr>
            <w:r w:rsidDel="00000000" w:rsidR="00000000" w:rsidRPr="00000000">
              <w:rPr>
                <w:rFonts w:ascii="Arial" w:cs="Arial" w:eastAsia="Arial" w:hAnsi="Arial"/>
                <w:rtl w:val="0"/>
              </w:rPr>
              <w:t xml:space="preserve">0xF5-0xFF</w:t>
            </w:r>
          </w:p>
        </w:tc>
        <w:tc>
          <w:tcPr/>
          <w:p w:rsidR="00000000" w:rsidDel="00000000" w:rsidP="00000000" w:rsidRDefault="00000000" w:rsidRPr="00000000" w14:paraId="000004C0">
            <w:pPr>
              <w:spacing w:after="9" w:lineRule="auto"/>
              <w:ind w:right="4"/>
              <w:rPr>
                <w:rFonts w:ascii="Arial" w:cs="Arial" w:eastAsia="Arial" w:hAnsi="Arial"/>
              </w:rPr>
            </w:pPr>
            <w:r w:rsidDel="00000000" w:rsidR="00000000" w:rsidRPr="00000000">
              <w:rPr>
                <w:rFonts w:ascii="Arial" w:cs="Arial" w:eastAsia="Arial" w:hAnsi="Arial"/>
                <w:rtl w:val="0"/>
              </w:rPr>
              <w:t xml:space="preserve">Reserved for MQTT-SN</w:t>
            </w:r>
          </w:p>
        </w:tc>
        <w:tc>
          <w:tcPr/>
          <w:p w:rsidR="00000000" w:rsidDel="00000000" w:rsidP="00000000" w:rsidRDefault="00000000" w:rsidRPr="00000000" w14:paraId="000004C1">
            <w:pPr>
              <w:keepNext w:val="1"/>
              <w:spacing w:after="9" w:lineRule="auto"/>
              <w:ind w:right="4"/>
              <w:rPr>
                <w:rFonts w:ascii="Arial" w:cs="Arial" w:eastAsia="Arial" w:hAnsi="Arial"/>
              </w:rPr>
            </w:pPr>
            <w:r w:rsidDel="00000000" w:rsidR="00000000" w:rsidRPr="00000000">
              <w:rPr>
                <w:rtl w:val="0"/>
              </w:rPr>
            </w:r>
          </w:p>
        </w:tc>
        <w:tc>
          <w:tcPr/>
          <w:p w:rsidR="00000000" w:rsidDel="00000000" w:rsidP="00000000" w:rsidRDefault="00000000" w:rsidRPr="00000000" w14:paraId="000004C2">
            <w:pPr>
              <w:keepNext w:val="1"/>
              <w:spacing w:after="9" w:lineRule="auto"/>
              <w:ind w:right="4"/>
              <w:rPr>
                <w:rFonts w:ascii="Arial" w:cs="Arial" w:eastAsia="Arial" w:hAnsi="Arial"/>
              </w:rPr>
            </w:pPr>
            <w:r w:rsidDel="00000000" w:rsidR="00000000" w:rsidRPr="00000000">
              <w:rPr>
                <w:rFonts w:ascii="Arial" w:cs="Arial" w:eastAsia="Arial" w:hAnsi="Arial"/>
                <w:rtl w:val="0"/>
              </w:rPr>
              <w:t xml:space="preserve">Specific to MQTT-SN</w:t>
            </w:r>
          </w:p>
        </w:tc>
      </w:tr>
    </w:tbl>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9: Reason Code Values</w:t>
      </w:r>
    </w:p>
    <w:p w:rsidR="00000000" w:rsidDel="00000000" w:rsidP="00000000" w:rsidRDefault="00000000" w:rsidRPr="00000000" w14:paraId="000004C4">
      <w:pPr>
        <w:rPr/>
      </w:pPr>
      <w:r w:rsidDel="00000000" w:rsidR="00000000" w:rsidRPr="00000000">
        <w:rPr>
          <w:rtl w:val="0"/>
        </w:rPr>
        <w:t xml:space="preserve">Note(s):</w:t>
      </w:r>
    </w:p>
    <w:sdt>
      <w:sdtPr>
        <w:tag w:val="goog_rdk_20"/>
      </w:sdtPr>
      <w:sdtContent>
        <w:p w:rsidR="00000000" w:rsidDel="00000000" w:rsidP="00000000" w:rsidRDefault="00000000" w:rsidRPr="00000000" w14:paraId="000004C5">
          <w:pPr>
            <w:numPr>
              <w:ilvl w:val="0"/>
              <w:numId w:val="65"/>
            </w:numPr>
            <w:spacing w:after="0" w:before="0" w:lineRule="auto"/>
            <w:ind w:left="720" w:hanging="360"/>
            <w:rPr>
              <w:ins w:author="davide.lenzarini@u-blox.com" w:id="1" w:date="2024-02-07T16:36:36Z"/>
              <w:rFonts w:ascii="Arial" w:cs="Arial" w:eastAsia="Arial" w:hAnsi="Arial"/>
              <w:u w:val="none"/>
            </w:rPr>
          </w:pPr>
          <w:r w:rsidDel="00000000" w:rsidR="00000000" w:rsidRPr="00000000">
            <w:rPr>
              <w:rFonts w:ascii="Arial" w:cs="Arial" w:eastAsia="Arial" w:hAnsi="Arial"/>
              <w:rtl w:val="0"/>
            </w:rPr>
            <w:t xml:space="preserve">It is used by a receiver to indicate that it expected a packet to be protected and it wasn't.</w:t>
          </w:r>
          <w:sdt>
            <w:sdtPr>
              <w:tag w:val="goog_rdk_19"/>
            </w:sdtPr>
            <w:sdtContent>
              <w:ins w:author="davide.lenzarini@u-blox.com" w:id="1" w:date="2024-02-07T16:36:36Z">
                <w:r w:rsidDel="00000000" w:rsidR="00000000" w:rsidRPr="00000000">
                  <w:rPr>
                    <w:rtl w:val="0"/>
                  </w:rPr>
                </w:r>
              </w:ins>
            </w:sdtContent>
          </w:sdt>
        </w:p>
      </w:sdtContent>
    </w:sdt>
    <w:p w:rsidR="00000000" w:rsidDel="00000000" w:rsidP="00000000" w:rsidRDefault="00000000" w:rsidRPr="00000000" w14:paraId="000004C6">
      <w:pPr>
        <w:numPr>
          <w:ilvl w:val="0"/>
          <w:numId w:val="65"/>
        </w:numPr>
        <w:spacing w:after="0" w:before="0" w:lineRule="auto"/>
        <w:ind w:left="720" w:hanging="360"/>
        <w:rPr>
          <w:rFonts w:ascii="Arial" w:cs="Arial" w:eastAsia="Arial" w:hAnsi="Arial"/>
          <w:u w:val="none"/>
        </w:rPr>
      </w:pPr>
      <w:sdt>
        <w:sdtPr>
          <w:tag w:val="goog_rdk_21"/>
        </w:sdtPr>
        <w:sdtContent>
          <w:ins w:author="davide.lenzarini@u-blox.com" w:id="1" w:date="2024-02-07T16:36:36Z"/>
          <w:sdt>
            <w:sdtPr>
              <w:tag w:val="goog_rdk_22"/>
            </w:sdtPr>
            <w:sdtContent>
              <w:commentRangeStart w:id="17"/>
            </w:sdtContent>
          </w:sdt>
          <w:ins w:author="davide.lenzarini@u-blox.com" w:id="1" w:date="2024-02-07T16:36:36Z">
            <w:sdt>
              <w:sdtPr>
                <w:tag w:val="goog_rdk_23"/>
              </w:sdtPr>
              <w:sdtContent>
                <w:commentRangeStart w:id="18"/>
              </w:sdtContent>
            </w:sdt>
            <w:r w:rsidDel="00000000" w:rsidR="00000000" w:rsidRPr="00000000">
              <w:rPr>
                <w:rFonts w:ascii="Arial" w:cs="Arial" w:eastAsia="Arial" w:hAnsi="Arial"/>
                <w:rtl w:val="0"/>
              </w:rPr>
              <w:t xml:space="preserve">The MQTT-SN dedicated range of reason codes is from 0xE6 (230) to 0xFF(255).</w:t>
            </w:r>
          </w:ins>
        </w:sdtContent>
      </w:sdt>
      <w:commentRangeEnd w:id="17"/>
      <w:r w:rsidDel="00000000" w:rsidR="00000000" w:rsidRPr="00000000">
        <w:commentReference w:id="17"/>
      </w:r>
      <w:commentRangeEnd w:id="18"/>
      <w:r w:rsidDel="00000000" w:rsidR="00000000" w:rsidRPr="00000000">
        <w:commentReference w:id="18"/>
      </w:r>
      <w:r w:rsidDel="00000000" w:rsidR="00000000" w:rsidRPr="00000000">
        <w:rPr>
          <w:rtl w:val="0"/>
        </w:rPr>
      </w:r>
    </w:p>
    <w:p w:rsidR="00000000" w:rsidDel="00000000" w:rsidP="00000000" w:rsidRDefault="00000000" w:rsidRPr="00000000" w14:paraId="000004C7">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04C8">
      <w:pPr>
        <w:pStyle w:val="Heading3"/>
        <w:keepLines w:val="1"/>
        <w:spacing w:after="145" w:before="0" w:line="259" w:lineRule="auto"/>
        <w:ind w:left="0" w:right="4" w:firstLine="0"/>
        <w:rPr>
          <w:rFonts w:ascii="Arial" w:cs="Arial" w:eastAsia="Arial" w:hAnsi="Arial"/>
        </w:rPr>
      </w:pPr>
      <w:bookmarkStart w:colFirst="0" w:colLast="0" w:name="_heading=h.111kx3o" w:id="38"/>
      <w:bookmarkEnd w:id="38"/>
      <w:r w:rsidDel="00000000" w:rsidR="00000000" w:rsidRPr="00000000">
        <w:rPr>
          <w:rtl w:val="0"/>
        </w:rPr>
        <w:t xml:space="preserve">2.3.4 </w:t>
      </w:r>
      <w:r w:rsidDel="00000000" w:rsidR="00000000" w:rsidRPr="00000000">
        <w:rPr>
          <w:rFonts w:ascii="Arial" w:cs="Arial" w:eastAsia="Arial" w:hAnsi="Arial"/>
          <w:rtl w:val="0"/>
        </w:rPr>
        <w:t xml:space="preserve">Topic </w:t>
      </w:r>
      <w:r w:rsidDel="00000000" w:rsidR="00000000" w:rsidRPr="00000000">
        <w:rPr>
          <w:rtl w:val="0"/>
        </w:rPr>
        <w:t xml:space="preserve">Data</w:t>
      </w:r>
      <w:r w:rsidDel="00000000" w:rsidR="00000000" w:rsidRPr="00000000">
        <w:rPr>
          <w:rtl w:val="0"/>
        </w:rPr>
      </w:r>
    </w:p>
    <w:p w:rsidR="00000000" w:rsidDel="00000000" w:rsidP="00000000" w:rsidRDefault="00000000" w:rsidRPr="00000000" w14:paraId="000004C9">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Data </w:t>
      </w:r>
      <w:r w:rsidDel="00000000" w:rsidR="00000000" w:rsidRPr="00000000">
        <w:rPr>
          <w:rFonts w:ascii="Arial" w:cs="Arial" w:eastAsia="Arial" w:hAnsi="Arial"/>
          <w:rtl w:val="0"/>
        </w:rPr>
        <w:t xml:space="preserve">field is 2-byte long and contains the value of the topic alias or the short topic name. The values “0x0000” and “0xFFFF” are reserved and therefore should not be used.</w:t>
      </w:r>
    </w:p>
    <w:p w:rsidR="00000000" w:rsidDel="00000000" w:rsidP="00000000" w:rsidRDefault="00000000" w:rsidRPr="00000000" w14:paraId="000004CA">
      <w:pPr>
        <w:pStyle w:val="Heading3"/>
        <w:keepLines w:val="1"/>
        <w:spacing w:after="145" w:before="0" w:line="259" w:lineRule="auto"/>
        <w:ind w:left="0" w:right="4" w:firstLine="0"/>
        <w:rPr>
          <w:rFonts w:ascii="Arial" w:cs="Arial" w:eastAsia="Arial" w:hAnsi="Arial"/>
        </w:rPr>
      </w:pPr>
      <w:bookmarkStart w:colFirst="0" w:colLast="0" w:name="_heading=h.3l18frh" w:id="39"/>
      <w:bookmarkEnd w:id="39"/>
      <w:r w:rsidDel="00000000" w:rsidR="00000000" w:rsidRPr="00000000">
        <w:rPr>
          <w:rtl w:val="0"/>
        </w:rPr>
        <w:t xml:space="preserve">2.3.5 </w:t>
      </w:r>
      <w:r w:rsidDel="00000000" w:rsidR="00000000" w:rsidRPr="00000000">
        <w:rPr>
          <w:rFonts w:ascii="Arial" w:cs="Arial" w:eastAsia="Arial" w:hAnsi="Arial"/>
          <w:rtl w:val="0"/>
        </w:rPr>
        <w:t xml:space="preserve">Topic Name</w:t>
      </w:r>
    </w:p>
    <w:p w:rsidR="00000000" w:rsidDel="00000000" w:rsidP="00000000" w:rsidRDefault="00000000" w:rsidRPr="00000000" w14:paraId="000004CB">
      <w:pPr>
        <w:spacing w:after="308"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Topic Name </w:t>
      </w:r>
      <w:r w:rsidDel="00000000" w:rsidR="00000000" w:rsidRPr="00000000">
        <w:rPr>
          <w:rFonts w:ascii="Arial" w:cs="Arial" w:eastAsia="Arial" w:hAnsi="Arial"/>
          <w:rtl w:val="0"/>
        </w:rPr>
        <w:t xml:space="preserve">field has a variable length and contains an UTF8-encoded string that specifies the topic name.</w:t>
      </w:r>
    </w:p>
    <w:p w:rsidR="00000000" w:rsidDel="00000000" w:rsidP="00000000" w:rsidRDefault="00000000" w:rsidRPr="00000000" w14:paraId="000004CC">
      <w:pPr>
        <w:pStyle w:val="Heading2"/>
        <w:keepLines w:val="1"/>
        <w:spacing w:after="64" w:before="0" w:line="259" w:lineRule="auto"/>
        <w:ind w:left="0" w:firstLine="0"/>
        <w:rPr>
          <w:rFonts w:ascii="Arial" w:cs="Arial" w:eastAsia="Arial" w:hAnsi="Arial"/>
        </w:rPr>
      </w:pPr>
      <w:bookmarkStart w:colFirst="0" w:colLast="0" w:name="_heading=h.2zbgiuw" w:id="40"/>
      <w:bookmarkEnd w:id="40"/>
      <w:r w:rsidDel="00000000" w:rsidR="00000000" w:rsidRPr="00000000">
        <w:rPr>
          <w:rFonts w:ascii="Arial" w:cs="Arial" w:eastAsia="Arial" w:hAnsi="Arial"/>
          <w:rtl w:val="0"/>
        </w:rPr>
        <w:t xml:space="preserve">2.4 Topic Types</w:t>
      </w:r>
    </w:p>
    <w:p w:rsidR="00000000" w:rsidDel="00000000" w:rsidP="00000000" w:rsidRDefault="00000000" w:rsidRPr="00000000" w14:paraId="000004CD">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Several packets will refer to a topic type in their flags. This is a 2-bit field which determines the format of the topic value. </w:t>
      </w:r>
    </w:p>
    <w:p w:rsidR="00000000" w:rsidDel="00000000" w:rsidP="00000000" w:rsidRDefault="00000000" w:rsidRPr="00000000" w14:paraId="000004CE">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The allowable values are as follows:</w:t>
      </w:r>
    </w:p>
    <w:tbl>
      <w:tblPr>
        <w:tblStyle w:val="Table10"/>
        <w:tblW w:w="9355.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7"/>
        <w:gridCol w:w="3286"/>
        <w:gridCol w:w="2040"/>
        <w:gridCol w:w="3462"/>
        <w:tblGridChange w:id="0">
          <w:tblGrid>
            <w:gridCol w:w="567"/>
            <w:gridCol w:w="3286"/>
            <w:gridCol w:w="2040"/>
            <w:gridCol w:w="3462"/>
          </w:tblGrid>
        </w:tblGridChange>
      </w:tblGrid>
      <w:tr>
        <w:trPr>
          <w:cantSplit w:val="0"/>
          <w:tblHeader w:val="0"/>
        </w:trPr>
        <w:tc>
          <w:tcPr>
            <w:shd w:fill="cfe2f3" w:val="clear"/>
          </w:tcPr>
          <w:p w:rsidR="00000000" w:rsidDel="00000000" w:rsidP="00000000" w:rsidRDefault="00000000" w:rsidRPr="00000000" w14:paraId="000004CF">
            <w:pPr>
              <w:spacing w:after="353" w:lineRule="auto"/>
              <w:ind w:right="4"/>
              <w:jc w:val="center"/>
              <w:rPr>
                <w:rFonts w:ascii="Arial" w:cs="Arial" w:eastAsia="Arial" w:hAnsi="Arial"/>
                <w:b w:val="1"/>
              </w:rPr>
            </w:pPr>
            <w:r w:rsidDel="00000000" w:rsidR="00000000" w:rsidRPr="00000000">
              <w:rPr>
                <w:rtl w:val="0"/>
              </w:rPr>
            </w:r>
          </w:p>
        </w:tc>
        <w:tc>
          <w:tcPr>
            <w:shd w:fill="cfe2f3" w:val="clear"/>
          </w:tcPr>
          <w:p w:rsidR="00000000" w:rsidDel="00000000" w:rsidP="00000000" w:rsidRDefault="00000000" w:rsidRPr="00000000" w14:paraId="000004D0">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Topic Type Value</w:t>
            </w:r>
          </w:p>
        </w:tc>
        <w:tc>
          <w:tcPr>
            <w:shd w:fill="cfe2f3" w:val="clear"/>
          </w:tcPr>
          <w:p w:rsidR="00000000" w:rsidDel="00000000" w:rsidP="00000000" w:rsidRDefault="00000000" w:rsidRPr="00000000" w14:paraId="000004D1">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Name</w:t>
            </w:r>
          </w:p>
        </w:tc>
        <w:tc>
          <w:tcPr>
            <w:shd w:fill="cfe2f3" w:val="clear"/>
          </w:tcPr>
          <w:p w:rsidR="00000000" w:rsidDel="00000000" w:rsidP="00000000" w:rsidRDefault="00000000" w:rsidRPr="00000000" w14:paraId="000004D2">
            <w:pPr>
              <w:spacing w:after="353"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872" w:hRule="atLeast"/>
          <w:tblHeader w:val="0"/>
        </w:trPr>
        <w:tc>
          <w:tcPr>
            <w:vAlign w:val="center"/>
          </w:tcPr>
          <w:p w:rsidR="00000000" w:rsidDel="00000000" w:rsidP="00000000" w:rsidRDefault="00000000" w:rsidRPr="00000000" w14:paraId="000004D3">
            <w:pPr>
              <w:spacing w:after="353" w:lineRule="auto"/>
              <w:ind w:right="4"/>
              <w:rPr>
                <w:rFonts w:ascii="Arial" w:cs="Arial" w:eastAsia="Arial" w:hAnsi="Arial"/>
              </w:rPr>
            </w:pPr>
            <w:r w:rsidDel="00000000" w:rsidR="00000000" w:rsidRPr="00000000">
              <w:rPr>
                <w:rFonts w:ascii="Arial" w:cs="Arial" w:eastAsia="Arial" w:hAnsi="Arial"/>
                <w:rtl w:val="0"/>
              </w:rPr>
              <w:t xml:space="preserve">0</w:t>
            </w:r>
          </w:p>
        </w:tc>
        <w:tc>
          <w:tcPr>
            <w:vAlign w:val="center"/>
          </w:tcPr>
          <w:p w:rsidR="00000000" w:rsidDel="00000000" w:rsidP="00000000" w:rsidRDefault="00000000" w:rsidRPr="00000000" w14:paraId="000004D4">
            <w:pPr>
              <w:spacing w:after="353" w:lineRule="auto"/>
              <w:ind w:right="4"/>
              <w:rPr>
                <w:rFonts w:ascii="Arial" w:cs="Arial" w:eastAsia="Arial" w:hAnsi="Arial"/>
              </w:rPr>
            </w:pPr>
            <w:r w:rsidDel="00000000" w:rsidR="00000000" w:rsidRPr="00000000">
              <w:rPr>
                <w:rFonts w:ascii="Arial" w:cs="Arial" w:eastAsia="Arial" w:hAnsi="Arial"/>
                <w:rtl w:val="0"/>
              </w:rPr>
              <w:t xml:space="preserve">0b00</w:t>
            </w:r>
          </w:p>
        </w:tc>
        <w:tc>
          <w:tcPr>
            <w:vAlign w:val="center"/>
          </w:tcPr>
          <w:p w:rsidR="00000000" w:rsidDel="00000000" w:rsidP="00000000" w:rsidRDefault="00000000" w:rsidRPr="00000000" w14:paraId="000004D5">
            <w:pPr>
              <w:spacing w:after="353" w:lineRule="auto"/>
              <w:ind w:right="4"/>
              <w:rPr>
                <w:rFonts w:ascii="Arial" w:cs="Arial" w:eastAsia="Arial" w:hAnsi="Arial"/>
              </w:rPr>
            </w:pPr>
            <w:r w:rsidDel="00000000" w:rsidR="00000000" w:rsidRPr="00000000">
              <w:rPr>
                <w:rFonts w:ascii="Arial" w:cs="Arial" w:eastAsia="Arial" w:hAnsi="Arial"/>
                <w:rtl w:val="0"/>
              </w:rPr>
              <w:t xml:space="preserve">Session Topic Alias</w:t>
            </w:r>
          </w:p>
        </w:tc>
        <w:tc>
          <w:tcPr>
            <w:vAlign w:val="center"/>
          </w:tcPr>
          <w:p w:rsidR="00000000" w:rsidDel="00000000" w:rsidP="00000000" w:rsidRDefault="00000000" w:rsidRPr="00000000" w14:paraId="000004D6">
            <w:pPr>
              <w:spacing w:after="353" w:lineRule="auto"/>
              <w:ind w:right="4"/>
              <w:rPr>
                <w:rFonts w:ascii="Arial" w:cs="Arial" w:eastAsia="Arial" w:hAnsi="Arial"/>
              </w:rPr>
            </w:pPr>
            <w:r w:rsidDel="00000000" w:rsidR="00000000" w:rsidRPr="00000000">
              <w:rPr>
                <w:rFonts w:ascii="Arial" w:cs="Arial" w:eastAsia="Arial" w:hAnsi="Arial"/>
                <w:rtl w:val="0"/>
              </w:rPr>
              <w:t xml:space="preserve">A session topic alias is negotiated between the gateway and client within the scope of a gateway session.</w:t>
            </w:r>
          </w:p>
        </w:tc>
      </w:tr>
      <w:tr>
        <w:trPr>
          <w:cantSplit w:val="0"/>
          <w:tblHeader w:val="0"/>
        </w:trPr>
        <w:tc>
          <w:tcPr>
            <w:vAlign w:val="center"/>
          </w:tcPr>
          <w:p w:rsidR="00000000" w:rsidDel="00000000" w:rsidP="00000000" w:rsidRDefault="00000000" w:rsidRPr="00000000" w14:paraId="000004D7">
            <w:pPr>
              <w:spacing w:after="353" w:lineRule="auto"/>
              <w:ind w:right="4"/>
              <w:rPr>
                <w:rFonts w:ascii="Arial" w:cs="Arial" w:eastAsia="Arial" w:hAnsi="Arial"/>
              </w:rPr>
            </w:pPr>
            <w:r w:rsidDel="00000000" w:rsidR="00000000" w:rsidRPr="00000000">
              <w:rPr>
                <w:rFonts w:ascii="Arial" w:cs="Arial" w:eastAsia="Arial" w:hAnsi="Arial"/>
                <w:rtl w:val="0"/>
              </w:rPr>
              <w:t xml:space="preserve">1</w:t>
            </w:r>
          </w:p>
        </w:tc>
        <w:tc>
          <w:tcPr>
            <w:vAlign w:val="center"/>
          </w:tcPr>
          <w:p w:rsidR="00000000" w:rsidDel="00000000" w:rsidP="00000000" w:rsidRDefault="00000000" w:rsidRPr="00000000" w14:paraId="000004D8">
            <w:pPr>
              <w:spacing w:after="353" w:lineRule="auto"/>
              <w:ind w:right="4"/>
              <w:rPr>
                <w:rFonts w:ascii="Arial" w:cs="Arial" w:eastAsia="Arial" w:hAnsi="Arial"/>
              </w:rPr>
            </w:pPr>
            <w:r w:rsidDel="00000000" w:rsidR="00000000" w:rsidRPr="00000000">
              <w:rPr>
                <w:rFonts w:ascii="Arial" w:cs="Arial" w:eastAsia="Arial" w:hAnsi="Arial"/>
                <w:rtl w:val="0"/>
              </w:rPr>
              <w:t xml:space="preserve">0b01</w:t>
            </w:r>
          </w:p>
        </w:tc>
        <w:tc>
          <w:tcPr>
            <w:vAlign w:val="center"/>
          </w:tcPr>
          <w:p w:rsidR="00000000" w:rsidDel="00000000" w:rsidP="00000000" w:rsidRDefault="00000000" w:rsidRPr="00000000" w14:paraId="000004D9">
            <w:pPr>
              <w:spacing w:after="353" w:lineRule="auto"/>
              <w:ind w:right="4"/>
              <w:rPr>
                <w:rFonts w:ascii="Arial" w:cs="Arial" w:eastAsia="Arial" w:hAnsi="Arial"/>
              </w:rPr>
            </w:pPr>
            <w:r w:rsidDel="00000000" w:rsidR="00000000" w:rsidRPr="00000000">
              <w:rPr>
                <w:rFonts w:ascii="Arial" w:cs="Arial" w:eastAsia="Arial" w:hAnsi="Arial"/>
                <w:rtl w:val="0"/>
              </w:rPr>
              <w:t xml:space="preserve">Predefined Topic Alias</w:t>
            </w:r>
          </w:p>
        </w:tc>
        <w:tc>
          <w:tcPr>
            <w:vAlign w:val="center"/>
          </w:tcPr>
          <w:p w:rsidR="00000000" w:rsidDel="00000000" w:rsidP="00000000" w:rsidRDefault="00000000" w:rsidRPr="00000000" w14:paraId="000004DA">
            <w:pPr>
              <w:spacing w:after="353" w:lineRule="auto"/>
              <w:ind w:right="4"/>
              <w:rPr>
                <w:rFonts w:ascii="Arial" w:cs="Arial" w:eastAsia="Arial" w:hAnsi="Arial"/>
              </w:rPr>
            </w:pPr>
            <w:r w:rsidDel="00000000" w:rsidR="00000000" w:rsidRPr="00000000">
              <w:rPr>
                <w:rFonts w:ascii="Arial" w:cs="Arial" w:eastAsia="Arial" w:hAnsi="Arial"/>
                <w:rtl w:val="0"/>
              </w:rPr>
              <w:t xml:space="preserve">A predefined alias is known statically by both the gateway and the client outside the scope of a gateway session. No negotiation is required since both entities have knowledge of the topic alias mapping.</w:t>
            </w:r>
          </w:p>
        </w:tc>
      </w:tr>
      <w:tr>
        <w:trPr>
          <w:cantSplit w:val="0"/>
          <w:tblHeader w:val="0"/>
        </w:trPr>
        <w:tc>
          <w:tcPr>
            <w:vAlign w:val="center"/>
          </w:tcPr>
          <w:p w:rsidR="00000000" w:rsidDel="00000000" w:rsidP="00000000" w:rsidRDefault="00000000" w:rsidRPr="00000000" w14:paraId="000004DB">
            <w:pPr>
              <w:spacing w:after="353" w:lineRule="auto"/>
              <w:ind w:right="4"/>
              <w:rPr>
                <w:rFonts w:ascii="Arial" w:cs="Arial" w:eastAsia="Arial" w:hAnsi="Arial"/>
              </w:rPr>
            </w:pPr>
            <w:r w:rsidDel="00000000" w:rsidR="00000000" w:rsidRPr="00000000">
              <w:rPr>
                <w:rFonts w:ascii="Arial" w:cs="Arial" w:eastAsia="Arial" w:hAnsi="Arial"/>
                <w:rtl w:val="0"/>
              </w:rPr>
              <w:t xml:space="preserve">2</w:t>
            </w:r>
          </w:p>
        </w:tc>
        <w:tc>
          <w:tcPr>
            <w:vAlign w:val="center"/>
          </w:tcPr>
          <w:p w:rsidR="00000000" w:rsidDel="00000000" w:rsidP="00000000" w:rsidRDefault="00000000" w:rsidRPr="00000000" w14:paraId="000004DC">
            <w:pPr>
              <w:spacing w:after="353" w:lineRule="auto"/>
              <w:ind w:right="4"/>
              <w:rPr>
                <w:rFonts w:ascii="Arial" w:cs="Arial" w:eastAsia="Arial" w:hAnsi="Arial"/>
              </w:rPr>
            </w:pPr>
            <w:r w:rsidDel="00000000" w:rsidR="00000000" w:rsidRPr="00000000">
              <w:rPr>
                <w:rFonts w:ascii="Arial" w:cs="Arial" w:eastAsia="Arial" w:hAnsi="Arial"/>
                <w:rtl w:val="0"/>
              </w:rPr>
              <w:t xml:space="preserve">0b10</w:t>
            </w:r>
          </w:p>
        </w:tc>
        <w:tc>
          <w:tcPr>
            <w:vAlign w:val="center"/>
          </w:tcPr>
          <w:p w:rsidR="00000000" w:rsidDel="00000000" w:rsidP="00000000" w:rsidRDefault="00000000" w:rsidRPr="00000000" w14:paraId="000004DD">
            <w:pPr>
              <w:spacing w:after="353" w:lineRule="auto"/>
              <w:ind w:right="4"/>
              <w:rPr>
                <w:rFonts w:ascii="Arial" w:cs="Arial" w:eastAsia="Arial" w:hAnsi="Arial"/>
              </w:rPr>
            </w:pPr>
            <w:r w:rsidDel="00000000" w:rsidR="00000000" w:rsidRPr="00000000">
              <w:rPr>
                <w:rFonts w:ascii="Arial" w:cs="Arial" w:eastAsia="Arial" w:hAnsi="Arial"/>
                <w:rtl w:val="0"/>
              </w:rPr>
              <w:t xml:space="preserve">Short Topic Name</w:t>
            </w:r>
          </w:p>
        </w:tc>
        <w:tc>
          <w:tcPr>
            <w:vAlign w:val="center"/>
          </w:tcPr>
          <w:p w:rsidR="00000000" w:rsidDel="00000000" w:rsidP="00000000" w:rsidRDefault="00000000" w:rsidRPr="00000000" w14:paraId="000004DE">
            <w:pPr>
              <w:spacing w:after="353" w:lineRule="auto"/>
              <w:ind w:right="4"/>
              <w:rPr>
                <w:rFonts w:ascii="Arial" w:cs="Arial" w:eastAsia="Arial" w:hAnsi="Arial"/>
              </w:rPr>
            </w:pPr>
            <w:r w:rsidDel="00000000" w:rsidR="00000000" w:rsidRPr="00000000">
              <w:rPr>
                <w:rFonts w:ascii="Arial" w:cs="Arial" w:eastAsia="Arial" w:hAnsi="Arial"/>
                <w:rtl w:val="0"/>
              </w:rPr>
              <w:t xml:space="preserve">A 2-byte topic name which requires </w:t>
            </w:r>
            <w:sdt>
              <w:sdtPr>
                <w:tag w:val="goog_rdk_24"/>
              </w:sdtPr>
              <w:sdtContent>
                <w:commentRangeStart w:id="19"/>
              </w:sdtContent>
            </w:sdt>
            <w:r w:rsidDel="00000000" w:rsidR="00000000" w:rsidRPr="00000000">
              <w:rPr>
                <w:rFonts w:ascii="Arial" w:cs="Arial" w:eastAsia="Arial" w:hAnsi="Arial"/>
                <w:rtl w:val="0"/>
              </w:rPr>
              <w:t xml:space="preserve">no negotiation.</w:t>
            </w:r>
            <w:commentRangeEnd w:id="19"/>
            <w:r w:rsidDel="00000000" w:rsidR="00000000" w:rsidRPr="00000000">
              <w:commentReference w:id="19"/>
            </w:r>
            <w:r w:rsidDel="00000000" w:rsidR="00000000" w:rsidRPr="00000000">
              <w:rPr>
                <w:rtl w:val="0"/>
              </w:rPr>
            </w:r>
          </w:p>
        </w:tc>
      </w:tr>
      <w:tr>
        <w:trPr>
          <w:cantSplit w:val="0"/>
          <w:tblHeader w:val="0"/>
        </w:trPr>
        <w:tc>
          <w:tcPr>
            <w:vAlign w:val="center"/>
          </w:tcPr>
          <w:p w:rsidR="00000000" w:rsidDel="00000000" w:rsidP="00000000" w:rsidRDefault="00000000" w:rsidRPr="00000000" w14:paraId="000004DF">
            <w:pPr>
              <w:spacing w:after="353" w:lineRule="auto"/>
              <w:ind w:right="4"/>
              <w:rPr>
                <w:rFonts w:ascii="Arial" w:cs="Arial" w:eastAsia="Arial" w:hAnsi="Arial"/>
              </w:rPr>
            </w:pPr>
            <w:r w:rsidDel="00000000" w:rsidR="00000000" w:rsidRPr="00000000">
              <w:rPr>
                <w:rFonts w:ascii="Arial" w:cs="Arial" w:eastAsia="Arial" w:hAnsi="Arial"/>
                <w:rtl w:val="0"/>
              </w:rPr>
              <w:t xml:space="preserve">3</w:t>
            </w:r>
          </w:p>
        </w:tc>
        <w:tc>
          <w:tcPr>
            <w:vAlign w:val="center"/>
          </w:tcPr>
          <w:p w:rsidR="00000000" w:rsidDel="00000000" w:rsidP="00000000" w:rsidRDefault="00000000" w:rsidRPr="00000000" w14:paraId="000004E0">
            <w:pPr>
              <w:spacing w:after="353" w:lineRule="auto"/>
              <w:ind w:right="4"/>
              <w:rPr>
                <w:rFonts w:ascii="Arial" w:cs="Arial" w:eastAsia="Arial" w:hAnsi="Arial"/>
              </w:rPr>
            </w:pPr>
            <w:r w:rsidDel="00000000" w:rsidR="00000000" w:rsidRPr="00000000">
              <w:rPr>
                <w:rFonts w:ascii="Arial" w:cs="Arial" w:eastAsia="Arial" w:hAnsi="Arial"/>
                <w:rtl w:val="0"/>
              </w:rPr>
              <w:t xml:space="preserve">0b11</w:t>
            </w:r>
          </w:p>
        </w:tc>
        <w:tc>
          <w:tcPr>
            <w:vAlign w:val="center"/>
          </w:tcPr>
          <w:p w:rsidR="00000000" w:rsidDel="00000000" w:rsidP="00000000" w:rsidRDefault="00000000" w:rsidRPr="00000000" w14:paraId="000004E1">
            <w:pPr>
              <w:spacing w:after="353" w:lineRule="auto"/>
              <w:ind w:right="4"/>
              <w:rPr>
                <w:rFonts w:ascii="Arial" w:cs="Arial" w:eastAsia="Arial" w:hAnsi="Arial"/>
              </w:rPr>
            </w:pPr>
            <w:r w:rsidDel="00000000" w:rsidR="00000000" w:rsidRPr="00000000">
              <w:rPr>
                <w:rFonts w:ascii="Arial" w:cs="Arial" w:eastAsia="Arial" w:hAnsi="Arial"/>
                <w:rtl w:val="0"/>
              </w:rPr>
              <w:t xml:space="preserve">Long Topic Name</w:t>
            </w:r>
          </w:p>
        </w:tc>
        <w:tc>
          <w:tcPr>
            <w:vAlign w:val="center"/>
          </w:tcPr>
          <w:p w:rsidR="00000000" w:rsidDel="00000000" w:rsidP="00000000" w:rsidRDefault="00000000" w:rsidRPr="00000000" w14:paraId="000004E2">
            <w:pPr>
              <w:keepNext w:val="1"/>
              <w:spacing w:after="353" w:lineRule="auto"/>
              <w:ind w:right="4"/>
              <w:rPr>
                <w:rFonts w:ascii="Arial" w:cs="Arial" w:eastAsia="Arial" w:hAnsi="Arial"/>
              </w:rPr>
            </w:pPr>
            <w:r w:rsidDel="00000000" w:rsidR="00000000" w:rsidRPr="00000000">
              <w:rPr>
                <w:rFonts w:ascii="Arial" w:cs="Arial" w:eastAsia="Arial" w:hAnsi="Arial"/>
                <w:rtl w:val="0"/>
              </w:rPr>
              <w:t xml:space="preserve">A full topic, which requires no session negotiation.</w:t>
            </w:r>
          </w:p>
        </w:tc>
      </w:tr>
    </w:tbl>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10: Topic types and their description</w:t>
      </w:r>
    </w:p>
    <w:p w:rsidR="00000000" w:rsidDel="00000000" w:rsidP="00000000" w:rsidRDefault="00000000" w:rsidRPr="00000000" w14:paraId="000004E4">
      <w:pPr>
        <w:spacing w:after="353" w:lineRule="auto"/>
        <w:ind w:left="-5" w:right="4" w:firstLine="0"/>
        <w:rPr>
          <w:rFonts w:ascii="Arial" w:cs="Arial" w:eastAsia="Arial" w:hAnsi="Arial"/>
        </w:rPr>
      </w:pPr>
      <w:r w:rsidDel="00000000" w:rsidR="00000000" w:rsidRPr="00000000">
        <w:rPr>
          <w:rFonts w:ascii="Arial" w:cs="Arial" w:eastAsia="Arial" w:hAnsi="Arial"/>
          <w:rtl w:val="0"/>
        </w:rPr>
        <w:t xml:space="preserve">Refer to </w:t>
      </w:r>
      <w:hyperlink w:anchor="_heading=h.2qk79lc">
        <w:r w:rsidDel="00000000" w:rsidR="00000000" w:rsidRPr="00000000">
          <w:rPr>
            <w:rFonts w:ascii="Arial" w:cs="Arial" w:eastAsia="Arial" w:hAnsi="Arial"/>
            <w:color w:val="1155cc"/>
            <w:u w:val="single"/>
            <w:rtl w:val="0"/>
          </w:rPr>
          <w:t xml:space="preserve">section 4</w:t>
        </w:r>
      </w:hyperlink>
      <w:r w:rsidDel="00000000" w:rsidR="00000000" w:rsidRPr="00000000">
        <w:rPr>
          <w:rFonts w:ascii="Arial" w:cs="Arial" w:eastAsia="Arial" w:hAnsi="Arial"/>
          <w:rtl w:val="0"/>
        </w:rPr>
        <w:t xml:space="preserve"> for detailed descriptions of</w:t>
      </w:r>
      <w:sdt>
        <w:sdtPr>
          <w:tag w:val="goog_rdk_25"/>
        </w:sdtPr>
        <w:sdtContent>
          <w:commentRangeStart w:id="20"/>
        </w:sdtContent>
      </w:sdt>
      <w:r w:rsidDel="00000000" w:rsidR="00000000" w:rsidRPr="00000000">
        <w:rPr>
          <w:rFonts w:ascii="Arial" w:cs="Arial" w:eastAsia="Arial" w:hAnsi="Arial"/>
          <w:rtl w:val="0"/>
        </w:rPr>
        <w:t xml:space="preserve"> topic names and aliases.</w:t>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4E5">
      <w:pPr>
        <w:spacing w:after="353"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04E6">
      <w:pPr>
        <w:pStyle w:val="Heading1"/>
        <w:ind w:left="0" w:firstLine="0"/>
        <w:rPr>
          <w:rFonts w:ascii="Arial" w:cs="Arial" w:eastAsia="Arial" w:hAnsi="Arial"/>
        </w:rPr>
      </w:pPr>
      <w:bookmarkStart w:colFirst="0" w:colLast="0" w:name="_heading=h.1egqt2p" w:id="41"/>
      <w:bookmarkEnd w:id="41"/>
      <w:r w:rsidDel="00000000" w:rsidR="00000000" w:rsidRPr="00000000">
        <w:rPr>
          <w:rFonts w:ascii="Arial" w:cs="Arial" w:eastAsia="Arial" w:hAnsi="Arial"/>
          <w:rtl w:val="0"/>
        </w:rPr>
        <w:t xml:space="preserve">3 MQTT-SN Control Packets</w:t>
      </w:r>
    </w:p>
    <w:p w:rsidR="00000000" w:rsidDel="00000000" w:rsidP="00000000" w:rsidRDefault="00000000" w:rsidRPr="00000000" w14:paraId="000004E7">
      <w:pPr>
        <w:spacing w:after="353" w:lineRule="auto"/>
        <w:ind w:right="990"/>
        <w:rPr>
          <w:rFonts w:ascii="Arial" w:cs="Arial" w:eastAsia="Arial" w:hAnsi="Arial"/>
        </w:rPr>
      </w:pPr>
      <w:r w:rsidDel="00000000" w:rsidR="00000000" w:rsidRPr="00000000">
        <w:rPr>
          <w:rtl w:val="0"/>
        </w:rPr>
      </w:r>
    </w:p>
    <w:p w:rsidR="00000000" w:rsidDel="00000000" w:rsidP="00000000" w:rsidRDefault="00000000" w:rsidRPr="00000000" w14:paraId="000004E8">
      <w:pPr>
        <w:pStyle w:val="Heading2"/>
        <w:keepLines w:val="1"/>
        <w:spacing w:after="64" w:before="0" w:line="259" w:lineRule="auto"/>
        <w:ind w:left="0" w:firstLine="0"/>
        <w:rPr>
          <w:rFonts w:ascii="Arial" w:cs="Arial" w:eastAsia="Arial" w:hAnsi="Arial"/>
        </w:rPr>
      </w:pPr>
      <w:bookmarkStart w:colFirst="0" w:colLast="0" w:name="_heading=h.3ygebqi" w:id="42"/>
      <w:bookmarkEnd w:id="42"/>
      <w:r w:rsidDel="00000000" w:rsidR="00000000" w:rsidRPr="00000000">
        <w:rPr>
          <w:rFonts w:ascii="Arial" w:cs="Arial" w:eastAsia="Arial" w:hAnsi="Arial"/>
          <w:rtl w:val="0"/>
        </w:rPr>
        <w:t xml:space="preserve">3.1 Format of Individual Packets</w:t>
      </w:r>
    </w:p>
    <w:p w:rsidR="00000000" w:rsidDel="00000000" w:rsidP="00000000" w:rsidRDefault="00000000" w:rsidRPr="00000000" w14:paraId="000004E9">
      <w:pPr>
        <w:ind w:left="-5" w:right="4" w:firstLine="0"/>
        <w:rPr>
          <w:rFonts w:ascii="Arial" w:cs="Arial" w:eastAsia="Arial" w:hAnsi="Arial"/>
        </w:rPr>
      </w:pPr>
      <w:r w:rsidDel="00000000" w:rsidR="00000000" w:rsidRPr="00000000">
        <w:rPr>
          <w:rFonts w:ascii="Arial" w:cs="Arial" w:eastAsia="Arial" w:hAnsi="Arial"/>
          <w:rtl w:val="0"/>
        </w:rPr>
        <w:t xml:space="preserve">This section specifies the format of the individual MQTT-SN packets.</w:t>
      </w:r>
    </w:p>
    <w:p w:rsidR="00000000" w:rsidDel="00000000" w:rsidP="00000000" w:rsidRDefault="00000000" w:rsidRPr="00000000" w14:paraId="000004EA">
      <w:pPr>
        <w:pStyle w:val="Heading3"/>
        <w:keepLines w:val="1"/>
        <w:spacing w:after="77" w:before="0" w:line="259" w:lineRule="auto"/>
        <w:ind w:left="0" w:right="4" w:firstLine="0"/>
        <w:rPr>
          <w:rFonts w:ascii="Arial" w:cs="Arial" w:eastAsia="Arial" w:hAnsi="Arial"/>
        </w:rPr>
      </w:pPr>
      <w:bookmarkStart w:colFirst="0" w:colLast="0" w:name="_heading=h.2dlolyb" w:id="43"/>
      <w:bookmarkEnd w:id="43"/>
      <w:r w:rsidDel="00000000" w:rsidR="00000000" w:rsidRPr="00000000">
        <w:rPr>
          <w:rtl w:val="0"/>
        </w:rPr>
        <w:t xml:space="preserve">3.1.1 </w:t>
      </w:r>
      <w:r w:rsidDel="00000000" w:rsidR="00000000" w:rsidRPr="00000000">
        <w:rPr>
          <w:rFonts w:ascii="Arial" w:cs="Arial" w:eastAsia="Arial" w:hAnsi="Arial"/>
          <w:rtl w:val="0"/>
        </w:rPr>
        <w:t xml:space="preserve">ADVERTISE - Gateway Advertisement</w:t>
      </w:r>
    </w:p>
    <w:tbl>
      <w:tblPr>
        <w:tblStyle w:val="Table11"/>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4EB">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4EC">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4ED">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4EE">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4EF">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4F0">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4F1">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4F2">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4F3">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4F4">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4F5">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4FD">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4FE">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06">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07">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0F">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510">
            <w:pPr>
              <w:ind w:right="4"/>
              <w:jc w:val="center"/>
              <w:rPr>
                <w:rFonts w:ascii="Arial" w:cs="Arial" w:eastAsia="Arial" w:hAnsi="Arial"/>
              </w:rPr>
            </w:pPr>
            <w:r w:rsidDel="00000000" w:rsidR="00000000" w:rsidRPr="00000000">
              <w:rPr>
                <w:rFonts w:ascii="Arial" w:cs="Arial" w:eastAsia="Arial" w:hAnsi="Arial"/>
                <w:rtl w:val="0"/>
              </w:rPr>
              <w:t xml:space="preserve">Duration MSB</w:t>
            </w:r>
          </w:p>
        </w:tc>
      </w:tr>
      <w:tr>
        <w:trPr>
          <w:cantSplit w:val="0"/>
          <w:tblHeader w:val="0"/>
        </w:trPr>
        <w:tc>
          <w:tcPr/>
          <w:p w:rsidR="00000000" w:rsidDel="00000000" w:rsidP="00000000" w:rsidRDefault="00000000" w:rsidRPr="00000000" w14:paraId="00000518">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519">
            <w:pPr>
              <w:keepNext w:val="1"/>
              <w:ind w:right="4"/>
              <w:jc w:val="center"/>
              <w:rPr>
                <w:rFonts w:ascii="Arial" w:cs="Arial" w:eastAsia="Arial" w:hAnsi="Arial"/>
              </w:rPr>
            </w:pPr>
            <w:r w:rsidDel="00000000" w:rsidR="00000000" w:rsidRPr="00000000">
              <w:rPr>
                <w:rFonts w:ascii="Arial" w:cs="Arial" w:eastAsia="Arial" w:hAnsi="Arial"/>
                <w:rtl w:val="0"/>
              </w:rPr>
              <w:t xml:space="preserve">Duration LSB</w:t>
            </w:r>
          </w:p>
        </w:tc>
      </w:tr>
    </w:tbl>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11:  ADVERTISE Packet</w:t>
      </w:r>
    </w:p>
    <w:p w:rsidR="00000000" w:rsidDel="00000000" w:rsidP="00000000" w:rsidRDefault="00000000" w:rsidRPr="00000000" w14:paraId="00000522">
      <w:pPr>
        <w:ind w:left="-15" w:right="4" w:firstLine="0"/>
        <w:rPr>
          <w:rFonts w:ascii="Arial" w:cs="Arial" w:eastAsia="Arial" w:hAnsi="Arial"/>
        </w:rPr>
      </w:pPr>
      <w:r w:rsidDel="00000000" w:rsidR="00000000" w:rsidRPr="00000000">
        <w:rPr>
          <w:rFonts w:ascii="Arial" w:cs="Arial" w:eastAsia="Arial" w:hAnsi="Arial"/>
          <w:rtl w:val="0"/>
        </w:rPr>
        <w:t xml:space="preserve">The ADVERTISE packet is sent periodically by the gateway to advertise its presence. The time interval until the next transmission is indicated by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w:t>
      </w:r>
    </w:p>
    <w:p w:rsidR="00000000" w:rsidDel="00000000" w:rsidP="00000000" w:rsidRDefault="00000000" w:rsidRPr="00000000" w14:paraId="00000523">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4">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ADVERTISE packet is generally sent using the Multicast Address as destination.</w:t>
      </w:r>
      <w:r w:rsidDel="00000000" w:rsidR="00000000" w:rsidRPr="00000000">
        <w:rPr>
          <w:rtl w:val="0"/>
        </w:rPr>
      </w:r>
    </w:p>
    <w:p w:rsidR="00000000" w:rsidDel="00000000" w:rsidP="00000000" w:rsidRDefault="00000000" w:rsidRPr="00000000" w14:paraId="00000525">
      <w:pPr>
        <w:pStyle w:val="Heading4"/>
        <w:ind w:left="0" w:right="4" w:firstLine="0"/>
        <w:rPr>
          <w:rFonts w:ascii="Arial" w:cs="Arial" w:eastAsia="Arial" w:hAnsi="Arial"/>
        </w:rPr>
      </w:pPr>
      <w:bookmarkStart w:colFirst="0" w:colLast="0" w:name="_heading=h.sqyw64" w:id="44"/>
      <w:bookmarkEnd w:id="44"/>
      <w:r w:rsidDel="00000000" w:rsidR="00000000" w:rsidRPr="00000000">
        <w:rPr>
          <w:rFonts w:ascii="Arial" w:cs="Arial" w:eastAsia="Arial" w:hAnsi="Arial"/>
          <w:rtl w:val="0"/>
        </w:rPr>
        <w:t xml:space="preserve">3.1.1.1 Length &amp; Packet Type</w:t>
      </w:r>
    </w:p>
    <w:p w:rsidR="00000000" w:rsidDel="00000000" w:rsidP="00000000" w:rsidRDefault="00000000" w:rsidRPr="00000000" w14:paraId="0000052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27">
      <w:pPr>
        <w:pStyle w:val="Heading4"/>
        <w:ind w:left="0" w:right="4" w:firstLine="0"/>
        <w:rPr>
          <w:rFonts w:ascii="Arial" w:cs="Arial" w:eastAsia="Arial" w:hAnsi="Arial"/>
        </w:rPr>
      </w:pPr>
      <w:bookmarkStart w:colFirst="0" w:colLast="0" w:name="_heading=h.3cqmetx" w:id="45"/>
      <w:bookmarkEnd w:id="45"/>
      <w:r w:rsidDel="00000000" w:rsidR="00000000" w:rsidRPr="00000000">
        <w:rPr>
          <w:rFonts w:ascii="Arial" w:cs="Arial" w:eastAsia="Arial" w:hAnsi="Arial"/>
          <w:rtl w:val="0"/>
        </w:rPr>
        <w:t xml:space="preserve">3.1.1.2 GwId</w:t>
      </w:r>
    </w:p>
    <w:p w:rsidR="00000000" w:rsidDel="00000000" w:rsidP="00000000" w:rsidRDefault="00000000" w:rsidRPr="00000000" w14:paraId="0000052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at least 1-byte identifier and uniquely identifies a gateway which is advertising itself in the network.</w:t>
      </w:r>
    </w:p>
    <w:p w:rsidR="00000000" w:rsidDel="00000000" w:rsidP="00000000" w:rsidRDefault="00000000" w:rsidRPr="00000000" w14:paraId="0000052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protocol itself doesn’t guarantee the uniqueness of 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w:t>
      </w:r>
    </w:p>
    <w:p w:rsidR="00000000" w:rsidDel="00000000" w:rsidP="00000000" w:rsidRDefault="00000000" w:rsidRPr="00000000" w14:paraId="0000052A">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2B">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Gateway has a MAC address, it can be used as </w:t>
      </w:r>
      <w:r w:rsidDel="00000000" w:rsidR="00000000" w:rsidRPr="00000000">
        <w:rPr>
          <w:rFonts w:ascii="Arial" w:cs="Arial" w:eastAsia="Arial" w:hAnsi="Arial"/>
          <w:i w:val="1"/>
          <w:shd w:fill="fff2cc" w:val="clear"/>
          <w:rtl w:val="0"/>
        </w:rPr>
        <w:t xml:space="preserve">GwId</w:t>
      </w:r>
      <w:r w:rsidDel="00000000" w:rsidR="00000000" w:rsidRPr="00000000">
        <w:rPr>
          <w:rFonts w:ascii="Arial" w:cs="Arial" w:eastAsia="Arial" w:hAnsi="Arial"/>
          <w:shd w:fill="fff2cc" w:val="clear"/>
          <w:rtl w:val="0"/>
        </w:rPr>
        <w:t xml:space="preserve">. </w:t>
      </w:r>
      <w:r w:rsidDel="00000000" w:rsidR="00000000" w:rsidRPr="00000000">
        <w:rPr>
          <w:rtl w:val="0"/>
        </w:rPr>
      </w:r>
    </w:p>
    <w:p w:rsidR="00000000" w:rsidDel="00000000" w:rsidP="00000000" w:rsidRDefault="00000000" w:rsidRPr="00000000" w14:paraId="0000052C">
      <w:pPr>
        <w:pStyle w:val="Heading4"/>
        <w:ind w:left="0" w:right="4" w:firstLine="0"/>
        <w:rPr>
          <w:rFonts w:ascii="Arial" w:cs="Arial" w:eastAsia="Arial" w:hAnsi="Arial"/>
        </w:rPr>
      </w:pPr>
      <w:bookmarkStart w:colFirst="0" w:colLast="0" w:name="_heading=h.1rvwp1q" w:id="46"/>
      <w:bookmarkEnd w:id="46"/>
      <w:r w:rsidDel="00000000" w:rsidR="00000000" w:rsidRPr="00000000">
        <w:rPr>
          <w:rFonts w:ascii="Arial" w:cs="Arial" w:eastAsia="Arial" w:hAnsi="Arial"/>
          <w:rtl w:val="0"/>
        </w:rPr>
        <w:t xml:space="preserve">3.1.1.3 Duration</w:t>
      </w:r>
    </w:p>
    <w:p w:rsidR="00000000" w:rsidDel="00000000" w:rsidP="00000000" w:rsidRDefault="00000000" w:rsidRPr="00000000" w14:paraId="0000052D">
      <w:pPr>
        <w:spacing w:after="120" w:lineRule="auto"/>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is a 2-byte integer. It specifies the time interval in seconds until the next ADVERTISE packet is transmitted by this gateway period. </w:t>
      </w:r>
    </w:p>
    <w:p w:rsidR="00000000" w:rsidDel="00000000" w:rsidP="00000000" w:rsidRDefault="00000000" w:rsidRPr="00000000" w14:paraId="0000052E">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maximum value that can be encoded is approximately 18 hours.</w:t>
      </w:r>
    </w:p>
    <w:p w:rsidR="00000000" w:rsidDel="00000000" w:rsidP="00000000" w:rsidRDefault="00000000" w:rsidRPr="00000000" w14:paraId="0000052F">
      <w:pPr>
        <w:pStyle w:val="Heading3"/>
        <w:keepLines w:val="1"/>
        <w:spacing w:after="77" w:before="0" w:line="259" w:lineRule="auto"/>
        <w:ind w:left="0" w:right="4" w:firstLine="0"/>
        <w:rPr>
          <w:rFonts w:ascii="Arial" w:cs="Arial" w:eastAsia="Arial" w:hAnsi="Arial"/>
        </w:rPr>
      </w:pPr>
      <w:bookmarkStart w:colFirst="0" w:colLast="0" w:name="_heading=h.4bvk7pj" w:id="47"/>
      <w:bookmarkEnd w:id="47"/>
      <w:r w:rsidDel="00000000" w:rsidR="00000000" w:rsidRPr="00000000">
        <w:rPr>
          <w:rtl w:val="0"/>
        </w:rPr>
        <w:t xml:space="preserve">3.1.2 </w:t>
      </w:r>
      <w:r w:rsidDel="00000000" w:rsidR="00000000" w:rsidRPr="00000000">
        <w:rPr>
          <w:rFonts w:ascii="Arial" w:cs="Arial" w:eastAsia="Arial" w:hAnsi="Arial"/>
          <w:rtl w:val="0"/>
        </w:rPr>
        <w:t xml:space="preserve">SEARCHGW - Search for A Gateway</w:t>
      </w:r>
    </w:p>
    <w:tbl>
      <w:tblPr>
        <w:tblStyle w:val="Table12"/>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30">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31">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32">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33">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34">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35">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36">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37">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38">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39">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3A">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42">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43">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4B">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4C">
            <w:pPr>
              <w:keepNext w:val="1"/>
              <w:ind w:right="4"/>
              <w:jc w:val="center"/>
              <w:rPr>
                <w:rFonts w:ascii="Arial" w:cs="Arial" w:eastAsia="Arial" w:hAnsi="Arial"/>
              </w:rPr>
            </w:pPr>
            <w:r w:rsidDel="00000000" w:rsidR="00000000" w:rsidRPr="00000000">
              <w:rPr>
                <w:rFonts w:ascii="Arial" w:cs="Arial" w:eastAsia="Arial" w:hAnsi="Arial"/>
                <w:rtl w:val="0"/>
              </w:rPr>
              <w:t xml:space="preserve">Radius</w:t>
            </w:r>
          </w:p>
        </w:tc>
      </w:tr>
    </w:tbl>
    <w:p w:rsidR="00000000" w:rsidDel="00000000" w:rsidP="00000000" w:rsidRDefault="00000000" w:rsidRPr="00000000" w14:paraId="000005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12:  SEARCHGW packet</w:t>
      </w:r>
    </w:p>
    <w:p w:rsidR="00000000" w:rsidDel="00000000" w:rsidP="00000000" w:rsidRDefault="00000000" w:rsidRPr="00000000" w14:paraId="00000555">
      <w:pPr>
        <w:ind w:left="-15" w:right="4" w:firstLine="0"/>
        <w:rPr>
          <w:rFonts w:ascii="Arial" w:cs="Arial" w:eastAsia="Arial" w:hAnsi="Arial"/>
        </w:rPr>
      </w:pPr>
      <w:r w:rsidDel="00000000" w:rsidR="00000000" w:rsidRPr="00000000">
        <w:rPr>
          <w:rFonts w:ascii="Arial" w:cs="Arial" w:eastAsia="Arial" w:hAnsi="Arial"/>
          <w:rtl w:val="0"/>
        </w:rPr>
        <w:t xml:space="preserve">The SEARCHGW packet is sent by a client when it searches for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transmission radius of the SEARCHGW is limited and depends on the density of the clients deployment, e.g. only </w:t>
      </w:r>
      <w:sdt>
        <w:sdtPr>
          <w:tag w:val="goog_rdk_26"/>
        </w:sdtPr>
        <w:sdtContent>
          <w:commentRangeStart w:id="21"/>
        </w:sdtContent>
      </w:sdt>
      <w:r w:rsidDel="00000000" w:rsidR="00000000" w:rsidRPr="00000000">
        <w:rPr>
          <w:rFonts w:ascii="Arial" w:cs="Arial" w:eastAsia="Arial" w:hAnsi="Arial"/>
          <w:rtl w:val="0"/>
        </w:rPr>
        <w:t xml:space="preserve">1-hop </w:t>
      </w:r>
      <w:commentRangeEnd w:id="21"/>
      <w:r w:rsidDel="00000000" w:rsidR="00000000" w:rsidRPr="00000000">
        <w:commentReference w:id="21"/>
      </w:r>
      <w:r w:rsidDel="00000000" w:rsidR="00000000" w:rsidRPr="00000000">
        <w:rPr>
          <w:rFonts w:ascii="Arial" w:cs="Arial" w:eastAsia="Arial" w:hAnsi="Arial"/>
          <w:rtl w:val="0"/>
        </w:rPr>
        <w:t xml:space="preserve">transmission in case of a very dense network in which every MQTT-SN client is reachable from each other within 1-hop transmission.</w:t>
      </w:r>
    </w:p>
    <w:p w:rsidR="00000000" w:rsidDel="00000000" w:rsidP="00000000" w:rsidRDefault="00000000" w:rsidRPr="00000000" w14:paraId="00000556">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57">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SEARCHGW packet is generally sent using the Multicast Address as destination..</w:t>
      </w:r>
      <w:r w:rsidDel="00000000" w:rsidR="00000000" w:rsidRPr="00000000">
        <w:rPr>
          <w:rtl w:val="0"/>
        </w:rPr>
      </w:r>
    </w:p>
    <w:p w:rsidR="00000000" w:rsidDel="00000000" w:rsidP="00000000" w:rsidRDefault="00000000" w:rsidRPr="00000000" w14:paraId="00000558">
      <w:pPr>
        <w:pStyle w:val="Heading4"/>
        <w:ind w:left="0" w:right="4" w:firstLine="0"/>
        <w:rPr>
          <w:rFonts w:ascii="Arial" w:cs="Arial" w:eastAsia="Arial" w:hAnsi="Arial"/>
        </w:rPr>
      </w:pPr>
      <w:bookmarkStart w:colFirst="0" w:colLast="0" w:name="_heading=h.2r0uhxc" w:id="48"/>
      <w:bookmarkEnd w:id="48"/>
      <w:r w:rsidDel="00000000" w:rsidR="00000000" w:rsidRPr="00000000">
        <w:rPr>
          <w:rFonts w:ascii="Arial" w:cs="Arial" w:eastAsia="Arial" w:hAnsi="Arial"/>
          <w:rtl w:val="0"/>
        </w:rPr>
        <w:t xml:space="preserve">3.1.2.1 Length &amp; Packet Type</w:t>
      </w:r>
    </w:p>
    <w:p w:rsidR="00000000" w:rsidDel="00000000" w:rsidP="00000000" w:rsidRDefault="00000000" w:rsidRPr="00000000" w14:paraId="0000055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w:t>
      </w:r>
      <w:r w:rsidDel="00000000" w:rsidR="00000000" w:rsidRPr="00000000">
        <w:rPr>
          <w:rFonts w:ascii="Arial" w:cs="Arial" w:eastAsia="Arial" w:hAnsi="Arial"/>
          <w:rtl w:val="0"/>
        </w:rPr>
        <w:t xml:space="preserve">variable length packet header </w:t>
      </w:r>
      <w:r w:rsidDel="00000000" w:rsidR="00000000" w:rsidRPr="00000000">
        <w:rPr>
          <w:rFonts w:ascii="Arial" w:cs="Arial" w:eastAsia="Arial" w:hAnsi="Arial"/>
          <w:rtl w:val="0"/>
        </w:rPr>
        <w:t xml:space="preserve">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5A">
      <w:pPr>
        <w:pStyle w:val="Heading4"/>
        <w:ind w:left="0" w:right="4" w:firstLine="0"/>
        <w:rPr>
          <w:rFonts w:ascii="Arial" w:cs="Arial" w:eastAsia="Arial" w:hAnsi="Arial"/>
        </w:rPr>
      </w:pPr>
      <w:bookmarkStart w:colFirst="0" w:colLast="0" w:name="_heading=h.1664s55" w:id="49"/>
      <w:bookmarkEnd w:id="49"/>
      <w:r w:rsidDel="00000000" w:rsidR="00000000" w:rsidRPr="00000000">
        <w:rPr>
          <w:rFonts w:ascii="Arial" w:cs="Arial" w:eastAsia="Arial" w:hAnsi="Arial"/>
          <w:rtl w:val="0"/>
        </w:rPr>
        <w:t xml:space="preserve">3.1.2.2 Radius</w:t>
      </w:r>
    </w:p>
    <w:p w:rsidR="00000000" w:rsidDel="00000000" w:rsidP="00000000" w:rsidRDefault="00000000" w:rsidRPr="00000000" w14:paraId="0000055B">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The transmission radius is also indicated to the underlying network layer when MQTT-SN gives this packet for transmission.</w:t>
      </w:r>
    </w:p>
    <w:p w:rsidR="00000000" w:rsidDel="00000000" w:rsidP="00000000" w:rsidRDefault="00000000" w:rsidRPr="00000000" w14:paraId="0000055C">
      <w:pPr>
        <w:spacing w:after="306" w:lineRule="auto"/>
        <w:ind w:left="-15" w:right="4" w:firstLine="0"/>
        <w:rPr>
          <w:rFonts w:ascii="Arial" w:cs="Arial" w:eastAsia="Arial" w:hAnsi="Arial"/>
        </w:rPr>
      </w:pPr>
      <w:r w:rsidDel="00000000" w:rsidR="00000000" w:rsidRPr="00000000">
        <w:rPr>
          <w:rFonts w:ascii="Arial" w:cs="Arial" w:eastAsia="Arial" w:hAnsi="Arial"/>
          <w:rtl w:val="0"/>
        </w:rPr>
        <w:t xml:space="preserve">A Client or a Gateway MUST NOT forward the SEARCHGW received if the Radius value is 0.</w:t>
      </w:r>
    </w:p>
    <w:p w:rsidR="00000000" w:rsidDel="00000000" w:rsidP="00000000" w:rsidRDefault="00000000" w:rsidRPr="00000000" w14:paraId="0000055D">
      <w:pPr>
        <w:spacing w:after="306" w:lineRule="auto"/>
        <w:ind w:left="-15" w:right="4" w:firstLine="0"/>
        <w:rPr>
          <w:rFonts w:ascii="Arial" w:cs="Arial" w:eastAsia="Arial" w:hAnsi="Arial"/>
          <w:shd w:fill="fff2cc" w:val="clear"/>
        </w:rPr>
      </w:pPr>
      <w:r w:rsidDel="00000000" w:rsidR="00000000" w:rsidRPr="00000000">
        <w:rPr>
          <w:rFonts w:ascii="Arial" w:cs="Arial" w:eastAsia="Arial" w:hAnsi="Arial"/>
          <w:rtl w:val="0"/>
        </w:rPr>
        <w:t xml:space="preserve">If a Client or a Gateway forwards the SEARCHGW received, it MUST reduce the Radius value by 1.</w:t>
      </w:r>
      <w:r w:rsidDel="00000000" w:rsidR="00000000" w:rsidRPr="00000000">
        <w:rPr>
          <w:rtl w:val="0"/>
        </w:rPr>
      </w:r>
    </w:p>
    <w:p w:rsidR="00000000" w:rsidDel="00000000" w:rsidP="00000000" w:rsidRDefault="00000000" w:rsidRPr="00000000" w14:paraId="0000055E">
      <w:pPr>
        <w:pStyle w:val="Heading3"/>
        <w:keepLines w:val="1"/>
        <w:spacing w:after="77" w:before="0" w:line="259" w:lineRule="auto"/>
        <w:ind w:left="0" w:right="4" w:firstLine="0"/>
        <w:rPr>
          <w:rFonts w:ascii="Arial" w:cs="Arial" w:eastAsia="Arial" w:hAnsi="Arial"/>
        </w:rPr>
      </w:pPr>
      <w:bookmarkStart w:colFirst="0" w:colLast="0" w:name="_heading=h.3q5sasy" w:id="50"/>
      <w:bookmarkEnd w:id="50"/>
      <w:r w:rsidDel="00000000" w:rsidR="00000000" w:rsidRPr="00000000">
        <w:rPr>
          <w:rtl w:val="0"/>
        </w:rPr>
        <w:t xml:space="preserve">3.1.3 </w:t>
      </w:r>
      <w:r w:rsidDel="00000000" w:rsidR="00000000" w:rsidRPr="00000000">
        <w:rPr>
          <w:rFonts w:ascii="Arial" w:cs="Arial" w:eastAsia="Arial" w:hAnsi="Arial"/>
          <w:rtl w:val="0"/>
        </w:rPr>
        <w:t xml:space="preserve">GWINFO - Gateway Information</w:t>
      </w:r>
    </w:p>
    <w:tbl>
      <w:tblPr>
        <w:tblStyle w:val="Table1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55F">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60">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561">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562">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63">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564">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65">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566">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567">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68">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569">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571">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572">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57A">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57B">
            <w:pPr>
              <w:ind w:right="4"/>
              <w:jc w:val="center"/>
              <w:rPr>
                <w:rFonts w:ascii="Arial" w:cs="Arial" w:eastAsia="Arial" w:hAnsi="Arial"/>
              </w:rPr>
            </w:pPr>
            <w:r w:rsidDel="00000000" w:rsidR="00000000" w:rsidRPr="00000000">
              <w:rPr>
                <w:rFonts w:ascii="Arial" w:cs="Arial" w:eastAsia="Arial" w:hAnsi="Arial"/>
                <w:rtl w:val="0"/>
              </w:rPr>
              <w:t xml:space="preserve">GwId</w:t>
            </w:r>
          </w:p>
        </w:tc>
      </w:tr>
      <w:tr>
        <w:trPr>
          <w:cantSplit w:val="0"/>
          <w:tblHeader w:val="0"/>
        </w:trPr>
        <w:tc>
          <w:tcPr/>
          <w:p w:rsidR="00000000" w:rsidDel="00000000" w:rsidP="00000000" w:rsidRDefault="00000000" w:rsidRPr="00000000" w14:paraId="00000583">
            <w:pPr>
              <w:ind w:right="4"/>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0584">
            <w:pPr>
              <w:keepNext w:val="1"/>
              <w:ind w:right="4"/>
              <w:jc w:val="center"/>
              <w:rPr>
                <w:rFonts w:ascii="Arial" w:cs="Arial" w:eastAsia="Arial" w:hAnsi="Arial"/>
              </w:rPr>
            </w:pPr>
            <w:r w:rsidDel="00000000" w:rsidR="00000000" w:rsidRPr="00000000">
              <w:rPr>
                <w:rFonts w:ascii="Arial" w:cs="Arial" w:eastAsia="Arial" w:hAnsi="Arial"/>
                <w:rtl w:val="0"/>
              </w:rPr>
              <w:t xml:space="preserve">GwAddress </w:t>
            </w:r>
            <w:r w:rsidDel="00000000" w:rsidR="00000000" w:rsidRPr="00000000">
              <w:rPr>
                <w:rFonts w:ascii="Arial" w:cs="Arial" w:eastAsia="Arial" w:hAnsi="Arial"/>
                <w:i w:val="1"/>
                <w:rtl w:val="0"/>
              </w:rPr>
              <w:t xml:space="preserve">(optional)</w:t>
            </w:r>
            <w:r w:rsidDel="00000000" w:rsidR="00000000" w:rsidRPr="00000000">
              <w:rPr>
                <w:rtl w:val="0"/>
              </w:rPr>
            </w:r>
          </w:p>
        </w:tc>
      </w:tr>
    </w:tbl>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13:  GWINFO packet</w:t>
      </w:r>
    </w:p>
    <w:p w:rsidR="00000000" w:rsidDel="00000000" w:rsidP="00000000" w:rsidRDefault="00000000" w:rsidRPr="00000000" w14:paraId="0000058D">
      <w:pPr>
        <w:ind w:left="-15" w:right="4" w:firstLine="0"/>
        <w:rPr>
          <w:rFonts w:ascii="Arial" w:cs="Arial" w:eastAsia="Arial" w:hAnsi="Arial"/>
        </w:rPr>
      </w:pPr>
      <w:r w:rsidDel="00000000" w:rsidR="00000000" w:rsidRPr="00000000">
        <w:rPr>
          <w:rFonts w:ascii="Arial" w:cs="Arial" w:eastAsia="Arial" w:hAnsi="Arial"/>
          <w:rtl w:val="0"/>
        </w:rPr>
        <w:t xml:space="preserve">The GWINFO packet is sent as response to a SEARCHGW packet with the radius as indicated in the SEARCHGW packet. If sent by a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contains only the id of the sending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otherwise, if sent by a client, it also includes the address of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w:t>
      </w:r>
    </w:p>
    <w:p w:rsidR="00000000" w:rsidDel="00000000" w:rsidP="00000000" w:rsidRDefault="00000000" w:rsidRPr="00000000" w14:paraId="0000058E">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58F">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GWINFO packet is generally sent using the Multicast Address as destination.</w:t>
      </w:r>
    </w:p>
    <w:p w:rsidR="00000000" w:rsidDel="00000000" w:rsidP="00000000" w:rsidRDefault="00000000" w:rsidRPr="00000000" w14:paraId="00000590">
      <w:pPr>
        <w:pStyle w:val="Heading4"/>
        <w:ind w:left="0" w:right="4" w:firstLine="0"/>
        <w:rPr>
          <w:rFonts w:ascii="Arial" w:cs="Arial" w:eastAsia="Arial" w:hAnsi="Arial"/>
        </w:rPr>
      </w:pPr>
      <w:bookmarkStart w:colFirst="0" w:colLast="0" w:name="_heading=h.25b2l0r" w:id="51"/>
      <w:bookmarkEnd w:id="51"/>
      <w:r w:rsidDel="00000000" w:rsidR="00000000" w:rsidRPr="00000000">
        <w:rPr>
          <w:rFonts w:ascii="Arial" w:cs="Arial" w:eastAsia="Arial" w:hAnsi="Arial"/>
          <w:rtl w:val="0"/>
        </w:rPr>
        <w:t xml:space="preserve">3.1.3.1 Length &amp; Packet Type</w:t>
      </w:r>
    </w:p>
    <w:p w:rsidR="00000000" w:rsidDel="00000000" w:rsidP="00000000" w:rsidRDefault="00000000" w:rsidRPr="00000000" w14:paraId="0000059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592">
      <w:pPr>
        <w:pStyle w:val="Heading4"/>
        <w:ind w:left="0" w:right="4" w:firstLine="0"/>
        <w:rPr>
          <w:rFonts w:ascii="Arial" w:cs="Arial" w:eastAsia="Arial" w:hAnsi="Arial"/>
        </w:rPr>
      </w:pPr>
      <w:bookmarkStart w:colFirst="0" w:colLast="0" w:name="_heading=h.kgcv8k" w:id="52"/>
      <w:bookmarkEnd w:id="52"/>
      <w:r w:rsidDel="00000000" w:rsidR="00000000" w:rsidRPr="00000000">
        <w:rPr>
          <w:rFonts w:ascii="Arial" w:cs="Arial" w:eastAsia="Arial" w:hAnsi="Arial"/>
          <w:rtl w:val="0"/>
        </w:rPr>
        <w:t xml:space="preserve">3.1.3.2 GwId</w:t>
      </w:r>
    </w:p>
    <w:p w:rsidR="00000000" w:rsidDel="00000000" w:rsidP="00000000" w:rsidRDefault="00000000" w:rsidRPr="00000000" w14:paraId="00000593">
      <w:pPr>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GwId </w:t>
      </w:r>
      <w:r w:rsidDel="00000000" w:rsidR="00000000" w:rsidRPr="00000000">
        <w:rPr>
          <w:rFonts w:ascii="Arial" w:cs="Arial" w:eastAsia="Arial" w:hAnsi="Arial"/>
          <w:rtl w:val="0"/>
        </w:rPr>
        <w:t xml:space="preserve">field is 1-byte long and uniquely identifies a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the network.</w:t>
      </w:r>
    </w:p>
    <w:p w:rsidR="00000000" w:rsidDel="00000000" w:rsidP="00000000" w:rsidRDefault="00000000" w:rsidRPr="00000000" w14:paraId="00000594">
      <w:pPr>
        <w:pStyle w:val="Heading4"/>
        <w:ind w:left="0" w:right="4" w:firstLine="0"/>
        <w:rPr>
          <w:rFonts w:ascii="Arial" w:cs="Arial" w:eastAsia="Arial" w:hAnsi="Arial"/>
        </w:rPr>
      </w:pPr>
      <w:bookmarkStart w:colFirst="0" w:colLast="0" w:name="_heading=h.34g0dwd" w:id="53"/>
      <w:bookmarkEnd w:id="53"/>
      <w:r w:rsidDel="00000000" w:rsidR="00000000" w:rsidRPr="00000000">
        <w:rPr>
          <w:rFonts w:ascii="Arial" w:cs="Arial" w:eastAsia="Arial" w:hAnsi="Arial"/>
          <w:rtl w:val="0"/>
        </w:rPr>
        <w:t xml:space="preserve">3.1.3.3 GwAdd</w:t>
      </w:r>
    </w:p>
    <w:p w:rsidR="00000000" w:rsidDel="00000000" w:rsidP="00000000" w:rsidRDefault="00000000" w:rsidRPr="00000000" w14:paraId="00000595">
      <w:pPr>
        <w:spacing w:after="101"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GwAdd </w:t>
      </w:r>
      <w:r w:rsidDel="00000000" w:rsidR="00000000" w:rsidRPr="00000000">
        <w:rPr>
          <w:rFonts w:ascii="Arial" w:cs="Arial" w:eastAsia="Arial" w:hAnsi="Arial"/>
          <w:rtl w:val="0"/>
        </w:rPr>
        <w:t xml:space="preserve">field has a variable length and contains the address of a Gateway. Its length depends on the type of network over which MQTT-SN operates and is specified by the Length byte.  Optional, only included if the packet is sent by a client.</w:t>
      </w:r>
    </w:p>
    <w:p w:rsidR="00000000" w:rsidDel="00000000" w:rsidP="00000000" w:rsidRDefault="00000000" w:rsidRPr="00000000" w14:paraId="00000596">
      <w:pPr>
        <w:pStyle w:val="Heading3"/>
        <w:keepLines w:val="1"/>
        <w:spacing w:after="52" w:before="0" w:line="259" w:lineRule="auto"/>
        <w:ind w:left="0" w:firstLine="0"/>
        <w:rPr>
          <w:rFonts w:ascii="Arial" w:cs="Arial" w:eastAsia="Arial" w:hAnsi="Arial"/>
          <w:i w:val="1"/>
          <w:color w:val="000000"/>
          <w:sz w:val="18"/>
          <w:szCs w:val="18"/>
        </w:rPr>
      </w:pPr>
      <w:bookmarkStart w:colFirst="0" w:colLast="0" w:name="_heading=h.1jlao46" w:id="54"/>
      <w:bookmarkEnd w:id="54"/>
      <w:r w:rsidDel="00000000" w:rsidR="00000000" w:rsidRPr="00000000">
        <w:rPr>
          <w:rtl w:val="0"/>
        </w:rPr>
        <w:t xml:space="preserve">3.1.4 </w:t>
      </w:r>
      <w:r w:rsidDel="00000000" w:rsidR="00000000" w:rsidRPr="00000000">
        <w:rPr>
          <w:rFonts w:ascii="Arial" w:cs="Arial" w:eastAsia="Arial" w:hAnsi="Arial"/>
          <w:rtl w:val="0"/>
        </w:rPr>
        <w:t xml:space="preserve">CONNECT - Connection Request</w:t>
      </w:r>
      <w:r w:rsidDel="00000000" w:rsidR="00000000" w:rsidRPr="00000000">
        <w:rPr>
          <w:rtl w:val="0"/>
        </w:rPr>
      </w:r>
    </w:p>
    <w:tbl>
      <w:tblPr>
        <w:tblStyle w:val="Table14"/>
        <w:tblW w:w="100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540"/>
        <w:gridCol w:w="945"/>
        <w:gridCol w:w="405"/>
        <w:gridCol w:w="375"/>
        <w:gridCol w:w="105"/>
        <w:gridCol w:w="1095"/>
        <w:gridCol w:w="105"/>
        <w:gridCol w:w="1275"/>
        <w:gridCol w:w="810"/>
        <w:gridCol w:w="225"/>
        <w:gridCol w:w="930"/>
        <w:gridCol w:w="105"/>
        <w:gridCol w:w="1560"/>
        <w:tblGridChange w:id="0">
          <w:tblGrid>
            <w:gridCol w:w="1560"/>
            <w:gridCol w:w="540"/>
            <w:gridCol w:w="945"/>
            <w:gridCol w:w="405"/>
            <w:gridCol w:w="375"/>
            <w:gridCol w:w="105"/>
            <w:gridCol w:w="1095"/>
            <w:gridCol w:w="105"/>
            <w:gridCol w:w="1275"/>
            <w:gridCol w:w="810"/>
            <w:gridCol w:w="225"/>
            <w:gridCol w:w="930"/>
            <w:gridCol w:w="105"/>
            <w:gridCol w:w="1560"/>
          </w:tblGrid>
        </w:tblGridChange>
      </w:tblGrid>
      <w:tr>
        <w:trPr>
          <w:cantSplit w:val="0"/>
          <w:tblHeader w:val="0"/>
        </w:trPr>
        <w:tc>
          <w:tcPr>
            <w:shd w:fill="cfe2f3" w:val="clear"/>
          </w:tcPr>
          <w:p w:rsidR="00000000" w:rsidDel="00000000" w:rsidP="00000000" w:rsidRDefault="00000000" w:rsidRPr="00000000" w14:paraId="0000059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59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59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59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59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59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5A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5A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5A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5A5">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5A6">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rHeight w:val="405" w:hRule="atLeast"/>
          <w:tblHeader w:val="0"/>
        </w:trPr>
        <w:tc>
          <w:tcPr/>
          <w:p w:rsidR="00000000" w:rsidDel="00000000" w:rsidP="00000000" w:rsidRDefault="00000000" w:rsidRPr="00000000" w14:paraId="000005B3">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5B4">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5C1">
            <w:pPr>
              <w:jc w:val="center"/>
              <w:rPr>
                <w:rFonts w:ascii="Arial" w:cs="Arial" w:eastAsia="Arial" w:hAnsi="Arial"/>
                <w:i w:val="1"/>
              </w:rPr>
            </w:pPr>
            <w:r w:rsidDel="00000000" w:rsidR="00000000" w:rsidRPr="00000000">
              <w:rPr>
                <w:rtl w:val="0"/>
              </w:rPr>
            </w:r>
          </w:p>
        </w:tc>
        <w:tc>
          <w:tcPr>
            <w:gridSpan w:val="13"/>
            <w:shd w:fill="d9d9d9" w:val="clear"/>
          </w:tcPr>
          <w:p w:rsidR="00000000" w:rsidDel="00000000" w:rsidP="00000000" w:rsidRDefault="00000000" w:rsidRPr="00000000" w14:paraId="000005C2">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CONNECT FLAGS</w:t>
            </w:r>
          </w:p>
        </w:tc>
      </w:tr>
      <w:tr>
        <w:trPr>
          <w:cantSplit w:val="0"/>
          <w:trHeight w:val="200" w:hRule="atLeast"/>
          <w:tblHeader w:val="0"/>
        </w:trPr>
        <w:tc>
          <w:tcPr>
            <w:vMerge w:val="continue"/>
          </w:tcPr>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5D0">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6"/>
          </w:tcPr>
          <w:p w:rsidR="00000000" w:rsidDel="00000000" w:rsidP="00000000" w:rsidRDefault="00000000" w:rsidRPr="00000000" w14:paraId="000005D2">
            <w:pPr>
              <w:jc w:val="center"/>
              <w:rPr>
                <w:rFonts w:ascii="Arial" w:cs="Arial" w:eastAsia="Arial" w:hAnsi="Arial"/>
              </w:rPr>
            </w:pPr>
            <w:r w:rsidDel="00000000" w:rsidR="00000000" w:rsidRPr="00000000">
              <w:rPr>
                <w:rFonts w:ascii="Arial" w:cs="Arial" w:eastAsia="Arial" w:hAnsi="Arial"/>
                <w:rtl w:val="0"/>
              </w:rPr>
              <w:t xml:space="preserve">Default Awake Messages</w:t>
            </w:r>
          </w:p>
        </w:tc>
        <w:tc>
          <w:tcPr>
            <w:gridSpan w:val="2"/>
          </w:tcPr>
          <w:p w:rsidR="00000000" w:rsidDel="00000000" w:rsidP="00000000" w:rsidRDefault="00000000" w:rsidRPr="00000000" w14:paraId="000005D8">
            <w:pPr>
              <w:jc w:val="center"/>
              <w:rPr>
                <w:rFonts w:ascii="Arial" w:cs="Arial" w:eastAsia="Arial" w:hAnsi="Arial"/>
                <w:i w:val="1"/>
              </w:rPr>
            </w:pPr>
            <w:r w:rsidDel="00000000" w:rsidR="00000000" w:rsidRPr="00000000">
              <w:rPr>
                <w:rFonts w:ascii="Arial" w:cs="Arial" w:eastAsia="Arial" w:hAnsi="Arial"/>
                <w:rtl w:val="0"/>
              </w:rPr>
              <w:t xml:space="preserve">Auth</w:t>
            </w:r>
            <w:r w:rsidDel="00000000" w:rsidR="00000000" w:rsidRPr="00000000">
              <w:rPr>
                <w:rtl w:val="0"/>
              </w:rPr>
            </w:r>
          </w:p>
        </w:tc>
        <w:tc>
          <w:tcPr>
            <w:gridSpan w:val="2"/>
          </w:tcPr>
          <w:p w:rsidR="00000000" w:rsidDel="00000000" w:rsidP="00000000" w:rsidRDefault="00000000" w:rsidRPr="00000000" w14:paraId="000005DA">
            <w:pPr>
              <w:jc w:val="center"/>
              <w:rPr>
                <w:rFonts w:ascii="Arial" w:cs="Arial" w:eastAsia="Arial" w:hAnsi="Arial"/>
                <w:i w:val="1"/>
              </w:rPr>
            </w:pPr>
            <w:r w:rsidDel="00000000" w:rsidR="00000000" w:rsidRPr="00000000">
              <w:rPr>
                <w:rFonts w:ascii="Arial" w:cs="Arial" w:eastAsia="Arial" w:hAnsi="Arial"/>
                <w:rtl w:val="0"/>
              </w:rPr>
              <w:t xml:space="preserve">Will</w:t>
            </w:r>
            <w:r w:rsidDel="00000000" w:rsidR="00000000" w:rsidRPr="00000000">
              <w:rPr>
                <w:rtl w:val="0"/>
              </w:rPr>
            </w:r>
          </w:p>
        </w:tc>
        <w:tc>
          <w:tcPr/>
          <w:p w:rsidR="00000000" w:rsidDel="00000000" w:rsidP="00000000" w:rsidRDefault="00000000" w:rsidRPr="00000000" w14:paraId="000005DC">
            <w:pPr>
              <w:jc w:val="center"/>
              <w:rPr>
                <w:rFonts w:ascii="Arial" w:cs="Arial" w:eastAsia="Arial" w:hAnsi="Arial"/>
                <w:i w:val="1"/>
              </w:rPr>
            </w:pPr>
            <w:r w:rsidDel="00000000" w:rsidR="00000000" w:rsidRPr="00000000">
              <w:rPr>
                <w:rFonts w:ascii="Arial" w:cs="Arial" w:eastAsia="Arial" w:hAnsi="Arial"/>
                <w:rtl w:val="0"/>
              </w:rPr>
              <w:t xml:space="preserve">Clean Start</w:t>
            </w:r>
            <w:r w:rsidDel="00000000" w:rsidR="00000000" w:rsidRPr="00000000">
              <w:rPr>
                <w:rtl w:val="0"/>
              </w:rPr>
            </w:r>
          </w:p>
        </w:tc>
      </w:tr>
      <w:tr>
        <w:trPr>
          <w:cantSplit w:val="0"/>
          <w:tblHeader w:val="0"/>
        </w:trPr>
        <w:tc>
          <w:tcPr/>
          <w:p w:rsidR="00000000" w:rsidDel="00000000" w:rsidP="00000000" w:rsidRDefault="00000000" w:rsidRPr="00000000" w14:paraId="000005DD">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5D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5E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5E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5E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5EA">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5EB">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5EC">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FLAGS (OPTIONAL - ONLY WHEN WILL FLAG SET)</w:t>
            </w:r>
          </w:p>
        </w:tc>
      </w:tr>
      <w:tr>
        <w:trPr>
          <w:cantSplit w:val="0"/>
          <w:trHeight w:val="200" w:hRule="atLeast"/>
          <w:tblHeader w:val="0"/>
        </w:trPr>
        <w:tc>
          <w:tcPr>
            <w:shd w:fill="efefef" w:val="clear"/>
          </w:tcPr>
          <w:p w:rsidR="00000000" w:rsidDel="00000000" w:rsidP="00000000" w:rsidRDefault="00000000" w:rsidRPr="00000000" w14:paraId="000005F9">
            <w:pPr>
              <w:rPr>
                <w:rFonts w:ascii="Arial" w:cs="Arial" w:eastAsia="Arial" w:hAnsi="Arial"/>
              </w:rPr>
            </w:pPr>
            <w:r w:rsidDel="00000000" w:rsidR="00000000" w:rsidRPr="00000000">
              <w:rPr>
                <w:rtl w:val="0"/>
              </w:rPr>
            </w:r>
          </w:p>
        </w:tc>
        <w:tc>
          <w:tcPr>
            <w:gridSpan w:val="5"/>
            <w:shd w:fill="efefef" w:val="clear"/>
          </w:tcPr>
          <w:p w:rsidR="00000000" w:rsidDel="00000000" w:rsidP="00000000" w:rsidRDefault="00000000" w:rsidRPr="00000000" w14:paraId="000005FA">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shd w:fill="efefef" w:val="clear"/>
          </w:tcPr>
          <w:p w:rsidR="00000000" w:rsidDel="00000000" w:rsidP="00000000" w:rsidRDefault="00000000" w:rsidRPr="00000000" w14:paraId="000005FF">
            <w:pPr>
              <w:jc w:val="center"/>
              <w:rPr>
                <w:rFonts w:ascii="Arial" w:cs="Arial" w:eastAsia="Arial" w:hAnsi="Arial"/>
              </w:rPr>
            </w:pPr>
            <w:r w:rsidDel="00000000" w:rsidR="00000000" w:rsidRPr="00000000">
              <w:rPr>
                <w:rFonts w:ascii="Arial" w:cs="Arial" w:eastAsia="Arial" w:hAnsi="Arial"/>
                <w:rtl w:val="0"/>
              </w:rPr>
              <w:t xml:space="preserve">Will Retain</w:t>
            </w:r>
          </w:p>
        </w:tc>
        <w:tc>
          <w:tcPr>
            <w:gridSpan w:val="4"/>
            <w:shd w:fill="efefef" w:val="clear"/>
          </w:tcPr>
          <w:p w:rsidR="00000000" w:rsidDel="00000000" w:rsidP="00000000" w:rsidRDefault="00000000" w:rsidRPr="00000000" w14:paraId="00000600">
            <w:pPr>
              <w:jc w:val="center"/>
              <w:rPr>
                <w:rFonts w:ascii="Arial" w:cs="Arial" w:eastAsia="Arial" w:hAnsi="Arial"/>
                <w:i w:val="1"/>
              </w:rPr>
            </w:pPr>
            <w:r w:rsidDel="00000000" w:rsidR="00000000" w:rsidRPr="00000000">
              <w:rPr>
                <w:rFonts w:ascii="Arial" w:cs="Arial" w:eastAsia="Arial" w:hAnsi="Arial"/>
                <w:rtl w:val="0"/>
              </w:rPr>
              <w:t xml:space="preserve">Will QoS</w:t>
            </w:r>
            <w:r w:rsidDel="00000000" w:rsidR="00000000" w:rsidRPr="00000000">
              <w:rPr>
                <w:rtl w:val="0"/>
              </w:rPr>
            </w:r>
          </w:p>
        </w:tc>
        <w:tc>
          <w:tcPr>
            <w:gridSpan w:val="3"/>
            <w:shd w:fill="efefef" w:val="clear"/>
          </w:tcPr>
          <w:p w:rsidR="00000000" w:rsidDel="00000000" w:rsidP="00000000" w:rsidRDefault="00000000" w:rsidRPr="00000000" w14:paraId="00000604">
            <w:pPr>
              <w:jc w:val="center"/>
              <w:rPr>
                <w:rFonts w:ascii="Arial" w:cs="Arial" w:eastAsia="Arial" w:hAnsi="Arial"/>
                <w:i w:val="1"/>
              </w:rPr>
            </w:pPr>
            <w:r w:rsidDel="00000000" w:rsidR="00000000" w:rsidRPr="00000000">
              <w:rPr>
                <w:rFonts w:ascii="Arial" w:cs="Arial" w:eastAsia="Arial" w:hAnsi="Arial"/>
                <w:rtl w:val="0"/>
              </w:rPr>
              <w:t xml:space="preserve">Will Topic Type</w:t>
            </w:r>
            <w:r w:rsidDel="00000000" w:rsidR="00000000" w:rsidRPr="00000000">
              <w:rPr>
                <w:rtl w:val="0"/>
              </w:rPr>
            </w:r>
          </w:p>
        </w:tc>
      </w:tr>
      <w:tr>
        <w:trPr>
          <w:cantSplit w:val="0"/>
          <w:trHeight w:val="200" w:hRule="atLeast"/>
          <w:tblHeader w:val="0"/>
        </w:trPr>
        <w:tc>
          <w:tcPr>
            <w:shd w:fill="efefef" w:val="clear"/>
          </w:tcPr>
          <w:p w:rsidR="00000000" w:rsidDel="00000000" w:rsidP="00000000" w:rsidRDefault="00000000" w:rsidRPr="00000000" w14:paraId="00000607">
            <w:pPr>
              <w:rPr>
                <w:rFonts w:ascii="Arial" w:cs="Arial" w:eastAsia="Arial" w:hAnsi="Arial"/>
              </w:rPr>
            </w:pPr>
            <w:r w:rsidDel="00000000" w:rsidR="00000000" w:rsidRPr="00000000">
              <w:rPr>
                <w:rFonts w:ascii="Arial" w:cs="Arial" w:eastAsia="Arial" w:hAnsi="Arial"/>
                <w:rtl w:val="0"/>
              </w:rPr>
              <w:t xml:space="preserve">Byte (3 + 1)</w:t>
            </w:r>
          </w:p>
        </w:tc>
        <w:tc>
          <w:tcPr>
            <w:shd w:fill="efefef" w:val="clear"/>
          </w:tcPr>
          <w:p w:rsidR="00000000" w:rsidDel="00000000" w:rsidP="00000000" w:rsidRDefault="00000000" w:rsidRPr="00000000" w14:paraId="00000608">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shd w:fill="efefef" w:val="clear"/>
          </w:tcPr>
          <w:p w:rsidR="00000000" w:rsidDel="00000000" w:rsidP="00000000" w:rsidRDefault="00000000" w:rsidRPr="00000000" w14:paraId="00000609">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0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shd w:fill="efefef" w:val="clear"/>
          </w:tcPr>
          <w:p w:rsidR="00000000" w:rsidDel="00000000" w:rsidP="00000000" w:rsidRDefault="00000000" w:rsidRPr="00000000" w14:paraId="0000060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0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shd w:fill="efefef" w:val="clear"/>
          </w:tcPr>
          <w:p w:rsidR="00000000" w:rsidDel="00000000" w:rsidP="00000000" w:rsidRDefault="00000000" w:rsidRPr="00000000" w14:paraId="0000061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shd w:fill="efefef" w:val="clear"/>
          </w:tcPr>
          <w:p w:rsidR="00000000" w:rsidDel="00000000" w:rsidP="00000000" w:rsidRDefault="00000000" w:rsidRPr="00000000" w14:paraId="00000614">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615">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616">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623">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624">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631">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632">
            <w:pPr>
              <w:jc w:val="center"/>
              <w:rPr>
                <w:rFonts w:ascii="Arial" w:cs="Arial" w:eastAsia="Arial" w:hAnsi="Arial"/>
              </w:rPr>
            </w:pPr>
            <w:sdt>
              <w:sdtPr>
                <w:tag w:val="goog_rdk_27"/>
              </w:sdtPr>
              <w:sdtContent>
                <w:commentRangeStart w:id="22"/>
              </w:sdtContent>
            </w:sdt>
            <w:sdt>
              <w:sdtPr>
                <w:tag w:val="goog_rdk_28"/>
              </w:sdtPr>
              <w:sdtContent>
                <w:commentRangeStart w:id="23"/>
              </w:sdtContent>
            </w:sdt>
            <w:r w:rsidDel="00000000" w:rsidR="00000000" w:rsidRPr="00000000">
              <w:rPr>
                <w:rFonts w:ascii="Arial" w:cs="Arial" w:eastAsia="Arial" w:hAnsi="Arial"/>
                <w:rtl w:val="0"/>
              </w:rPr>
              <w:t xml:space="preserve">Protocol Version</w:t>
            </w:r>
            <w:commentRangeEnd w:id="22"/>
            <w:r w:rsidDel="00000000" w:rsidR="00000000" w:rsidRPr="00000000">
              <w:commentReference w:id="22"/>
            </w:r>
            <w:commentRangeEnd w:id="23"/>
            <w:r w:rsidDel="00000000" w:rsidR="00000000" w:rsidRPr="00000000">
              <w:commentReference w:id="23"/>
            </w:r>
            <w:r w:rsidDel="00000000" w:rsidR="00000000" w:rsidRPr="00000000">
              <w:rPr>
                <w:rtl w:val="0"/>
              </w:rPr>
            </w:r>
          </w:p>
        </w:tc>
      </w:tr>
      <w:tr>
        <w:trPr>
          <w:cantSplit w:val="0"/>
          <w:tblHeader w:val="0"/>
        </w:trPr>
        <w:tc>
          <w:tcPr/>
          <w:p w:rsidR="00000000" w:rsidDel="00000000" w:rsidP="00000000" w:rsidRDefault="00000000" w:rsidRPr="00000000" w14:paraId="0000063F">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640">
            <w:pPr>
              <w:jc w:val="center"/>
              <w:rPr>
                <w:rFonts w:ascii="Arial" w:cs="Arial" w:eastAsia="Arial" w:hAnsi="Arial"/>
              </w:rPr>
            </w:pPr>
            <w:r w:rsidDel="00000000" w:rsidR="00000000" w:rsidRPr="00000000">
              <w:rPr>
                <w:rFonts w:ascii="Arial" w:cs="Arial" w:eastAsia="Arial" w:hAnsi="Arial"/>
                <w:rtl w:val="0"/>
              </w:rPr>
              <w:t xml:space="preserve">Keep Alive MSB</w:t>
            </w:r>
          </w:p>
        </w:tc>
      </w:tr>
      <w:tr>
        <w:trPr>
          <w:cantSplit w:val="0"/>
          <w:tblHeader w:val="0"/>
        </w:trPr>
        <w:tc>
          <w:tcPr/>
          <w:p w:rsidR="00000000" w:rsidDel="00000000" w:rsidP="00000000" w:rsidRDefault="00000000" w:rsidRPr="00000000" w14:paraId="0000064D">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64E">
            <w:pPr>
              <w:jc w:val="center"/>
              <w:rPr>
                <w:rFonts w:ascii="Arial" w:cs="Arial" w:eastAsia="Arial" w:hAnsi="Arial"/>
              </w:rPr>
            </w:pPr>
            <w:r w:rsidDel="00000000" w:rsidR="00000000" w:rsidRPr="00000000">
              <w:rPr>
                <w:rFonts w:ascii="Arial" w:cs="Arial" w:eastAsia="Arial" w:hAnsi="Arial"/>
                <w:rtl w:val="0"/>
              </w:rPr>
              <w:t xml:space="preserve">Keep Alive LSB</w:t>
            </w:r>
          </w:p>
        </w:tc>
      </w:tr>
      <w:tr>
        <w:trPr>
          <w:cantSplit w:val="0"/>
          <w:tblHeader w:val="0"/>
        </w:trPr>
        <w:tc>
          <w:tcPr/>
          <w:p w:rsidR="00000000" w:rsidDel="00000000" w:rsidP="00000000" w:rsidRDefault="00000000" w:rsidRPr="00000000" w14:paraId="0000065B">
            <w:pPr>
              <w:rPr>
                <w:rFonts w:ascii="Arial" w:cs="Arial" w:eastAsia="Arial" w:hAnsi="Arial"/>
              </w:rPr>
            </w:pPr>
            <w:r w:rsidDel="00000000" w:rsidR="00000000" w:rsidRPr="00000000">
              <w:rPr>
                <w:rFonts w:ascii="Arial" w:cs="Arial" w:eastAsia="Arial" w:hAnsi="Arial"/>
                <w:rtl w:val="0"/>
              </w:rPr>
              <w:t xml:space="preserve">Byte 9</w:t>
            </w:r>
          </w:p>
        </w:tc>
        <w:tc>
          <w:tcPr>
            <w:gridSpan w:val="13"/>
          </w:tcPr>
          <w:p w:rsidR="00000000" w:rsidDel="00000000" w:rsidP="00000000" w:rsidRDefault="00000000" w:rsidRPr="00000000" w14:paraId="0000065C">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669">
            <w:pPr>
              <w:rPr>
                <w:rFonts w:ascii="Arial" w:cs="Arial" w:eastAsia="Arial" w:hAnsi="Arial"/>
              </w:rPr>
            </w:pPr>
            <w:r w:rsidDel="00000000" w:rsidR="00000000" w:rsidRPr="00000000">
              <w:rPr>
                <w:rFonts w:ascii="Arial" w:cs="Arial" w:eastAsia="Arial" w:hAnsi="Arial"/>
                <w:rtl w:val="0"/>
              </w:rPr>
              <w:t xml:space="preserve">Byte 10</w:t>
            </w:r>
          </w:p>
        </w:tc>
        <w:tc>
          <w:tcPr>
            <w:gridSpan w:val="13"/>
          </w:tcPr>
          <w:p w:rsidR="00000000" w:rsidDel="00000000" w:rsidP="00000000" w:rsidRDefault="00000000" w:rsidRPr="00000000" w14:paraId="0000066A">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77">
            <w:pPr>
              <w:rPr>
                <w:rFonts w:ascii="Arial" w:cs="Arial" w:eastAsia="Arial" w:hAnsi="Arial"/>
              </w:rPr>
            </w:pPr>
            <w:r w:rsidDel="00000000" w:rsidR="00000000" w:rsidRPr="00000000">
              <w:rPr>
                <w:rFonts w:ascii="Arial" w:cs="Arial" w:eastAsia="Arial" w:hAnsi="Arial"/>
                <w:rtl w:val="0"/>
              </w:rPr>
              <w:t xml:space="preserve">Byte 11</w:t>
            </w:r>
          </w:p>
        </w:tc>
        <w:tc>
          <w:tcPr>
            <w:gridSpan w:val="13"/>
          </w:tcPr>
          <w:p w:rsidR="00000000" w:rsidDel="00000000" w:rsidP="00000000" w:rsidRDefault="00000000" w:rsidRPr="00000000" w14:paraId="00000678">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685">
            <w:pPr>
              <w:rPr>
                <w:rFonts w:ascii="Arial" w:cs="Arial" w:eastAsia="Arial" w:hAnsi="Arial"/>
              </w:rPr>
            </w:pPr>
            <w:r w:rsidDel="00000000" w:rsidR="00000000" w:rsidRPr="00000000">
              <w:rPr>
                <w:rFonts w:ascii="Arial" w:cs="Arial" w:eastAsia="Arial" w:hAnsi="Arial"/>
                <w:rtl w:val="0"/>
              </w:rPr>
              <w:t xml:space="preserve">Byte 12</w:t>
            </w:r>
          </w:p>
        </w:tc>
        <w:tc>
          <w:tcPr>
            <w:gridSpan w:val="13"/>
          </w:tcPr>
          <w:p w:rsidR="00000000" w:rsidDel="00000000" w:rsidP="00000000" w:rsidRDefault="00000000" w:rsidRPr="00000000" w14:paraId="00000686">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blHeader w:val="0"/>
        </w:trPr>
        <w:tc>
          <w:tcPr/>
          <w:p w:rsidR="00000000" w:rsidDel="00000000" w:rsidP="00000000" w:rsidRDefault="00000000" w:rsidRPr="00000000" w14:paraId="00000693">
            <w:pPr>
              <w:rPr>
                <w:rFonts w:ascii="Arial" w:cs="Arial" w:eastAsia="Arial" w:hAnsi="Arial"/>
              </w:rPr>
            </w:pPr>
            <w:r w:rsidDel="00000000" w:rsidR="00000000" w:rsidRPr="00000000">
              <w:rPr>
                <w:rFonts w:ascii="Arial" w:cs="Arial" w:eastAsia="Arial" w:hAnsi="Arial"/>
                <w:rtl w:val="0"/>
              </w:rPr>
              <w:t xml:space="preserve">Byte 13</w:t>
            </w:r>
          </w:p>
        </w:tc>
        <w:tc>
          <w:tcPr>
            <w:gridSpan w:val="13"/>
          </w:tcPr>
          <w:p w:rsidR="00000000" w:rsidDel="00000000" w:rsidP="00000000" w:rsidRDefault="00000000" w:rsidRPr="00000000" w14:paraId="00000694">
            <w:pPr>
              <w:jc w:val="center"/>
              <w:rPr>
                <w:rFonts w:ascii="Arial" w:cs="Arial" w:eastAsia="Arial" w:hAnsi="Arial"/>
              </w:rPr>
            </w:pPr>
            <w:r w:rsidDel="00000000" w:rsidR="00000000" w:rsidRPr="00000000">
              <w:rPr>
                <w:rFonts w:ascii="Arial" w:cs="Arial" w:eastAsia="Arial" w:hAnsi="Arial"/>
                <w:rtl w:val="0"/>
              </w:rPr>
              <w:t xml:space="preserve">Max Packet Size MSB</w:t>
            </w:r>
          </w:p>
        </w:tc>
      </w:tr>
      <w:tr>
        <w:trPr>
          <w:cantSplit w:val="0"/>
          <w:tblHeader w:val="0"/>
        </w:trPr>
        <w:tc>
          <w:tcPr/>
          <w:p w:rsidR="00000000" w:rsidDel="00000000" w:rsidP="00000000" w:rsidRDefault="00000000" w:rsidRPr="00000000" w14:paraId="000006A1">
            <w:pPr>
              <w:rPr>
                <w:rFonts w:ascii="Arial" w:cs="Arial" w:eastAsia="Arial" w:hAnsi="Arial"/>
              </w:rPr>
            </w:pPr>
            <w:r w:rsidDel="00000000" w:rsidR="00000000" w:rsidRPr="00000000">
              <w:rPr>
                <w:rFonts w:ascii="Arial" w:cs="Arial" w:eastAsia="Arial" w:hAnsi="Arial"/>
                <w:rtl w:val="0"/>
              </w:rPr>
              <w:t xml:space="preserve">Byte 14</w:t>
            </w:r>
          </w:p>
        </w:tc>
        <w:tc>
          <w:tcPr>
            <w:gridSpan w:val="13"/>
          </w:tcPr>
          <w:p w:rsidR="00000000" w:rsidDel="00000000" w:rsidP="00000000" w:rsidRDefault="00000000" w:rsidRPr="00000000" w14:paraId="000006A2">
            <w:pPr>
              <w:jc w:val="center"/>
              <w:rPr>
                <w:rFonts w:ascii="Arial" w:cs="Arial" w:eastAsia="Arial" w:hAnsi="Arial"/>
              </w:rPr>
            </w:pPr>
            <w:r w:rsidDel="00000000" w:rsidR="00000000" w:rsidRPr="00000000">
              <w:rPr>
                <w:rFonts w:ascii="Arial" w:cs="Arial" w:eastAsia="Arial" w:hAnsi="Arial"/>
                <w:rtl w:val="0"/>
              </w:rPr>
              <w:t xml:space="preserve">Max Packet Size LSB</w:t>
            </w:r>
          </w:p>
        </w:tc>
      </w:tr>
      <w:tr>
        <w:trPr>
          <w:cantSplit w:val="0"/>
          <w:tblHeader w:val="0"/>
        </w:trPr>
        <w:tc>
          <w:tcPr/>
          <w:p w:rsidR="00000000" w:rsidDel="00000000" w:rsidP="00000000" w:rsidRDefault="00000000" w:rsidRPr="00000000" w14:paraId="000006AF">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6B0">
            <w:pPr>
              <w:jc w:val="center"/>
              <w:rPr>
                <w:rFonts w:ascii="Arial" w:cs="Arial" w:eastAsia="Arial" w:hAnsi="Arial"/>
                <w:b w:val="1"/>
                <w:i w:val="1"/>
              </w:rPr>
            </w:pPr>
            <w:r w:rsidDel="00000000" w:rsidR="00000000" w:rsidRPr="00000000">
              <w:rPr>
                <w:rFonts w:ascii="Arial" w:cs="Arial" w:eastAsia="Arial" w:hAnsi="Arial"/>
                <w:b w:val="1"/>
                <w:i w:val="1"/>
                <w:rtl w:val="0"/>
              </w:rPr>
              <w:t xml:space="preserve">WILL DATA (OPTIONAL - ONLY WHEN WILL FLAG SET)</w:t>
            </w:r>
          </w:p>
        </w:tc>
      </w:tr>
      <w:tr>
        <w:trPr>
          <w:cantSplit w:val="0"/>
          <w:trHeight w:val="200" w:hRule="atLeast"/>
          <w:tblHeader w:val="0"/>
        </w:trPr>
        <w:tc>
          <w:tcPr>
            <w:shd w:fill="efefef" w:val="clear"/>
          </w:tcPr>
          <w:p w:rsidR="00000000" w:rsidDel="00000000" w:rsidP="00000000" w:rsidRDefault="00000000" w:rsidRPr="00000000" w14:paraId="000006BD">
            <w:pPr>
              <w:rPr>
                <w:rFonts w:ascii="Arial" w:cs="Arial" w:eastAsia="Arial" w:hAnsi="Arial"/>
              </w:rPr>
            </w:pPr>
            <w:r w:rsidDel="00000000" w:rsidR="00000000" w:rsidRPr="00000000">
              <w:rPr>
                <w:rFonts w:ascii="Arial" w:cs="Arial" w:eastAsia="Arial" w:hAnsi="Arial"/>
                <w:rtl w:val="0"/>
              </w:rPr>
              <w:t xml:space="preserve">Byte (14 + 1)</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BE">
            <w:pPr>
              <w:jc w:val="center"/>
              <w:rPr>
                <w:rFonts w:ascii="Arial" w:cs="Arial" w:eastAsia="Arial" w:hAnsi="Arial"/>
              </w:rPr>
            </w:pPr>
            <w:r w:rsidDel="00000000" w:rsidR="00000000" w:rsidRPr="00000000">
              <w:rPr>
                <w:rFonts w:ascii="Arial" w:cs="Arial" w:eastAsia="Arial" w:hAnsi="Arial"/>
                <w:rtl w:val="0"/>
              </w:rPr>
              <w:t xml:space="preserve">Will Topic Data MSB</w:t>
            </w:r>
          </w:p>
        </w:tc>
      </w:tr>
      <w:tr>
        <w:trPr>
          <w:cantSplit w:val="0"/>
          <w:trHeight w:val="200" w:hRule="atLeast"/>
          <w:tblHeader w:val="0"/>
        </w:trPr>
        <w:tc>
          <w:tcPr>
            <w:shd w:fill="efefef" w:val="clear"/>
          </w:tcPr>
          <w:p w:rsidR="00000000" w:rsidDel="00000000" w:rsidP="00000000" w:rsidRDefault="00000000" w:rsidRPr="00000000" w14:paraId="000006CB">
            <w:pPr>
              <w:rPr>
                <w:rFonts w:ascii="Arial" w:cs="Arial" w:eastAsia="Arial" w:hAnsi="Arial"/>
              </w:rPr>
            </w:pPr>
            <w:r w:rsidDel="00000000" w:rsidR="00000000" w:rsidRPr="00000000">
              <w:rPr>
                <w:rFonts w:ascii="Arial" w:cs="Arial" w:eastAsia="Arial" w:hAnsi="Arial"/>
                <w:rtl w:val="0"/>
              </w:rPr>
              <w:t xml:space="preserve">Byte (14 + 2)</w:t>
            </w:r>
          </w:p>
        </w:tc>
        <w:tc>
          <w:tcPr>
            <w:gridSpan w:val="13"/>
            <w:tcBorders>
              <w:top w:color="000000" w:space="0" w:sz="8" w:val="single"/>
              <w:left w:color="000000" w:space="0" w:sz="8" w:val="single"/>
              <w:bottom w:color="000000" w:space="0" w:sz="8" w:val="single"/>
              <w:right w:color="000000" w:space="0" w:sz="8" w:val="single"/>
            </w:tcBorders>
            <w:shd w:fill="efefef" w:val="clear"/>
          </w:tcPr>
          <w:p w:rsidR="00000000" w:rsidDel="00000000" w:rsidP="00000000" w:rsidRDefault="00000000" w:rsidRPr="00000000" w14:paraId="000006CC">
            <w:pPr>
              <w:jc w:val="center"/>
              <w:rPr>
                <w:rFonts w:ascii="Arial" w:cs="Arial" w:eastAsia="Arial" w:hAnsi="Arial"/>
              </w:rPr>
            </w:pPr>
            <w:r w:rsidDel="00000000" w:rsidR="00000000" w:rsidRPr="00000000">
              <w:rPr>
                <w:rFonts w:ascii="Arial" w:cs="Arial" w:eastAsia="Arial" w:hAnsi="Arial"/>
                <w:rtl w:val="0"/>
              </w:rPr>
              <w:t xml:space="preserve">Will Topic Data LSB</w:t>
            </w:r>
          </w:p>
        </w:tc>
      </w:tr>
      <w:tr>
        <w:trPr>
          <w:cantSplit w:val="0"/>
          <w:tblHeader w:val="0"/>
        </w:trPr>
        <w:tc>
          <w:tcPr>
            <w:shd w:fill="efefef" w:val="clear"/>
          </w:tcPr>
          <w:p w:rsidR="00000000" w:rsidDel="00000000" w:rsidP="00000000" w:rsidRDefault="00000000" w:rsidRPr="00000000" w14:paraId="000006D9">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6DA">
            <w:pPr>
              <w:jc w:val="center"/>
              <w:rPr>
                <w:rFonts w:ascii="Arial" w:cs="Arial" w:eastAsia="Arial" w:hAnsi="Arial"/>
              </w:rPr>
            </w:pPr>
            <w:r w:rsidDel="00000000" w:rsidR="00000000" w:rsidRPr="00000000">
              <w:rPr>
                <w:rFonts w:ascii="Arial" w:cs="Arial" w:eastAsia="Arial" w:hAnsi="Arial"/>
                <w:rtl w:val="0"/>
              </w:rPr>
              <w:t xml:space="preserve">Will Payload Length MSB</w:t>
            </w:r>
          </w:p>
        </w:tc>
      </w:tr>
      <w:tr>
        <w:trPr>
          <w:cantSplit w:val="0"/>
          <w:tblHeader w:val="0"/>
        </w:trPr>
        <w:tc>
          <w:tcPr>
            <w:shd w:fill="efefef" w:val="clear"/>
          </w:tcPr>
          <w:p w:rsidR="00000000" w:rsidDel="00000000" w:rsidP="00000000" w:rsidRDefault="00000000" w:rsidRPr="00000000" w14:paraId="000006E7">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6E8">
            <w:pPr>
              <w:jc w:val="center"/>
              <w:rPr>
                <w:rFonts w:ascii="Arial" w:cs="Arial" w:eastAsia="Arial" w:hAnsi="Arial"/>
              </w:rPr>
            </w:pPr>
            <w:r w:rsidDel="00000000" w:rsidR="00000000" w:rsidRPr="00000000">
              <w:rPr>
                <w:rFonts w:ascii="Arial" w:cs="Arial" w:eastAsia="Arial" w:hAnsi="Arial"/>
                <w:rtl w:val="0"/>
              </w:rPr>
              <w:t xml:space="preserve">Will Payload Length LSB</w:t>
            </w:r>
          </w:p>
        </w:tc>
      </w:tr>
      <w:tr>
        <w:trPr>
          <w:cantSplit w:val="0"/>
          <w:trHeight w:val="404.98046875" w:hRule="atLeast"/>
          <w:tblHeader w:val="0"/>
        </w:trPr>
        <w:tc>
          <w:tcPr>
            <w:shd w:fill="efefef" w:val="clear"/>
          </w:tcPr>
          <w:p w:rsidR="00000000" w:rsidDel="00000000" w:rsidP="00000000" w:rsidRDefault="00000000" w:rsidRPr="00000000" w14:paraId="000006F5">
            <w:pPr>
              <w:rPr>
                <w:rFonts w:ascii="Arial" w:cs="Arial" w:eastAsia="Arial" w:hAnsi="Arial"/>
              </w:rPr>
            </w:pPr>
            <w:r w:rsidDel="00000000" w:rsidR="00000000" w:rsidRPr="00000000">
              <w:rPr>
                <w:rFonts w:ascii="Arial" w:cs="Arial" w:eastAsia="Arial" w:hAnsi="Arial"/>
                <w:rtl w:val="0"/>
              </w:rPr>
              <w:t xml:space="preserve">Byte (14 + N)</w:t>
            </w:r>
          </w:p>
        </w:tc>
        <w:tc>
          <w:tcPr>
            <w:gridSpan w:val="13"/>
            <w:shd w:fill="efefef" w:val="clear"/>
          </w:tcPr>
          <w:p w:rsidR="00000000" w:rsidDel="00000000" w:rsidP="00000000" w:rsidRDefault="00000000" w:rsidRPr="00000000" w14:paraId="000006F6">
            <w:pPr>
              <w:jc w:val="center"/>
              <w:rPr>
                <w:rFonts w:ascii="Arial" w:cs="Arial" w:eastAsia="Arial" w:hAnsi="Arial"/>
              </w:rPr>
            </w:pPr>
            <w:r w:rsidDel="00000000" w:rsidR="00000000" w:rsidRPr="00000000">
              <w:rPr>
                <w:rFonts w:ascii="Arial" w:cs="Arial" w:eastAsia="Arial" w:hAnsi="Arial"/>
                <w:rtl w:val="0"/>
              </w:rPr>
              <w:t xml:space="preserve">Will Payload Or (Will Topic Name + Will Payload)</w:t>
            </w:r>
          </w:p>
        </w:tc>
      </w:tr>
      <w:tr>
        <w:trPr>
          <w:cantSplit w:val="0"/>
          <w:tblHeader w:val="0"/>
        </w:trPr>
        <w:tc>
          <w:tcPr/>
          <w:p w:rsidR="00000000" w:rsidDel="00000000" w:rsidP="00000000" w:rsidRDefault="00000000" w:rsidRPr="00000000" w14:paraId="00000703">
            <w:pPr>
              <w:rPr>
                <w:rFonts w:ascii="Arial" w:cs="Arial" w:eastAsia="Arial" w:hAnsi="Arial"/>
              </w:rPr>
            </w:pPr>
            <w:r w:rsidDel="00000000" w:rsidR="00000000" w:rsidRPr="00000000">
              <w:rPr>
                <w:rtl w:val="0"/>
              </w:rPr>
            </w:r>
          </w:p>
        </w:tc>
        <w:tc>
          <w:tcPr>
            <w:gridSpan w:val="13"/>
            <w:shd w:fill="d9d9d9" w:val="clear"/>
          </w:tcPr>
          <w:p w:rsidR="00000000" w:rsidDel="00000000" w:rsidP="00000000" w:rsidRDefault="00000000" w:rsidRPr="00000000" w14:paraId="00000704">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blHeader w:val="0"/>
        </w:trPr>
        <w:tc>
          <w:tcPr>
            <w:shd w:fill="efefef" w:val="clear"/>
          </w:tcPr>
          <w:p w:rsidR="00000000" w:rsidDel="00000000" w:rsidP="00000000" w:rsidRDefault="00000000" w:rsidRPr="00000000" w14:paraId="00000711">
            <w:pPr>
              <w:rPr>
                <w:rFonts w:ascii="Arial" w:cs="Arial" w:eastAsia="Arial" w:hAnsi="Arial"/>
              </w:rPr>
            </w:pPr>
            <w:r w:rsidDel="00000000" w:rsidR="00000000" w:rsidRPr="00000000">
              <w:rPr>
                <w:rFonts w:ascii="Arial" w:cs="Arial" w:eastAsia="Arial" w:hAnsi="Arial"/>
                <w:rtl w:val="0"/>
              </w:rPr>
              <w:t xml:space="preserve">Byte (14 + 1)</w:t>
            </w:r>
          </w:p>
        </w:tc>
        <w:tc>
          <w:tcPr>
            <w:gridSpan w:val="13"/>
            <w:shd w:fill="efefef" w:val="clear"/>
          </w:tcPr>
          <w:p w:rsidR="00000000" w:rsidDel="00000000" w:rsidP="00000000" w:rsidRDefault="00000000" w:rsidRPr="00000000" w14:paraId="00000712">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blHeader w:val="0"/>
        </w:trPr>
        <w:tc>
          <w:tcPr>
            <w:shd w:fill="efefef" w:val="clear"/>
          </w:tcPr>
          <w:p w:rsidR="00000000" w:rsidDel="00000000" w:rsidP="00000000" w:rsidRDefault="00000000" w:rsidRPr="00000000" w14:paraId="0000071F">
            <w:pPr>
              <w:rPr>
                <w:rFonts w:ascii="Arial" w:cs="Arial" w:eastAsia="Arial" w:hAnsi="Arial"/>
              </w:rPr>
            </w:pPr>
            <w:r w:rsidDel="00000000" w:rsidR="00000000" w:rsidRPr="00000000">
              <w:rPr>
                <w:rFonts w:ascii="Arial" w:cs="Arial" w:eastAsia="Arial" w:hAnsi="Arial"/>
                <w:rtl w:val="0"/>
              </w:rPr>
              <w:t xml:space="preserve">Byte (14 + 2)</w:t>
            </w:r>
          </w:p>
        </w:tc>
        <w:tc>
          <w:tcPr>
            <w:gridSpan w:val="13"/>
            <w:shd w:fill="efefef" w:val="clear"/>
          </w:tcPr>
          <w:p w:rsidR="00000000" w:rsidDel="00000000" w:rsidP="00000000" w:rsidRDefault="00000000" w:rsidRPr="00000000" w14:paraId="00000720">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shd w:fill="efefef" w:val="clear"/>
          </w:tcPr>
          <w:p w:rsidR="00000000" w:rsidDel="00000000" w:rsidP="00000000" w:rsidRDefault="00000000" w:rsidRPr="00000000" w14:paraId="0000072D">
            <w:pPr>
              <w:rPr>
                <w:rFonts w:ascii="Arial" w:cs="Arial" w:eastAsia="Arial" w:hAnsi="Arial"/>
              </w:rPr>
            </w:pPr>
            <w:r w:rsidDel="00000000" w:rsidR="00000000" w:rsidRPr="00000000">
              <w:rPr>
                <w:rFonts w:ascii="Arial" w:cs="Arial" w:eastAsia="Arial" w:hAnsi="Arial"/>
                <w:rtl w:val="0"/>
              </w:rPr>
              <w:t xml:space="preserve">Byte (14 + 3)</w:t>
            </w:r>
          </w:p>
        </w:tc>
        <w:tc>
          <w:tcPr>
            <w:gridSpan w:val="13"/>
            <w:shd w:fill="efefef" w:val="clear"/>
          </w:tcPr>
          <w:p w:rsidR="00000000" w:rsidDel="00000000" w:rsidP="00000000" w:rsidRDefault="00000000" w:rsidRPr="00000000" w14:paraId="0000072E">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blHeader w:val="0"/>
        </w:trPr>
        <w:tc>
          <w:tcPr>
            <w:shd w:fill="efefef" w:val="clear"/>
          </w:tcPr>
          <w:p w:rsidR="00000000" w:rsidDel="00000000" w:rsidP="00000000" w:rsidRDefault="00000000" w:rsidRPr="00000000" w14:paraId="0000073B">
            <w:pPr>
              <w:rPr>
                <w:rFonts w:ascii="Arial" w:cs="Arial" w:eastAsia="Arial" w:hAnsi="Arial"/>
              </w:rPr>
            </w:pPr>
            <w:r w:rsidDel="00000000" w:rsidR="00000000" w:rsidRPr="00000000">
              <w:rPr>
                <w:rFonts w:ascii="Arial" w:cs="Arial" w:eastAsia="Arial" w:hAnsi="Arial"/>
                <w:rtl w:val="0"/>
              </w:rPr>
              <w:t xml:space="preserve">Byte (14 + 4)</w:t>
            </w:r>
          </w:p>
        </w:tc>
        <w:tc>
          <w:tcPr>
            <w:gridSpan w:val="13"/>
            <w:shd w:fill="efefef" w:val="clear"/>
          </w:tcPr>
          <w:p w:rsidR="00000000" w:rsidDel="00000000" w:rsidP="00000000" w:rsidRDefault="00000000" w:rsidRPr="00000000" w14:paraId="0000073C">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blHeader w:val="0"/>
        </w:trPr>
        <w:tc>
          <w:tcPr>
            <w:shd w:fill="efefef" w:val="clear"/>
          </w:tcPr>
          <w:p w:rsidR="00000000" w:rsidDel="00000000" w:rsidP="00000000" w:rsidRDefault="00000000" w:rsidRPr="00000000" w14:paraId="00000749">
            <w:pPr>
              <w:rPr>
                <w:rFonts w:ascii="Arial" w:cs="Arial" w:eastAsia="Arial" w:hAnsi="Arial"/>
              </w:rPr>
            </w:pPr>
            <w:r w:rsidDel="00000000" w:rsidR="00000000" w:rsidRPr="00000000">
              <w:rPr>
                <w:rFonts w:ascii="Arial" w:cs="Arial" w:eastAsia="Arial" w:hAnsi="Arial"/>
                <w:rtl w:val="0"/>
              </w:rPr>
              <w:t xml:space="preserve">Byte (14 + 5)</w:t>
            </w:r>
          </w:p>
        </w:tc>
        <w:tc>
          <w:tcPr>
            <w:gridSpan w:val="13"/>
            <w:shd w:fill="efefef" w:val="clear"/>
          </w:tcPr>
          <w:p w:rsidR="00000000" w:rsidDel="00000000" w:rsidP="00000000" w:rsidRDefault="00000000" w:rsidRPr="00000000" w14:paraId="0000074A">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757">
            <w:pPr>
              <w:rPr>
                <w:rFonts w:ascii="Arial" w:cs="Arial" w:eastAsia="Arial" w:hAnsi="Arial"/>
              </w:rPr>
            </w:pPr>
            <w:r w:rsidDel="00000000" w:rsidR="00000000" w:rsidRPr="00000000">
              <w:rPr>
                <w:rFonts w:ascii="Arial" w:cs="Arial" w:eastAsia="Arial" w:hAnsi="Arial"/>
                <w:rtl w:val="0"/>
              </w:rPr>
              <w:t xml:space="preserve">Byte 15 … N</w:t>
            </w:r>
          </w:p>
        </w:tc>
        <w:tc>
          <w:tcPr>
            <w:gridSpan w:val="13"/>
          </w:tcPr>
          <w:p w:rsidR="00000000" w:rsidDel="00000000" w:rsidP="00000000" w:rsidRDefault="00000000" w:rsidRPr="00000000" w14:paraId="00000758">
            <w:pPr>
              <w:keepNext w:val="1"/>
              <w:jc w:val="center"/>
              <w:rPr>
                <w:rFonts w:ascii="Arial" w:cs="Arial" w:eastAsia="Arial" w:hAnsi="Arial"/>
              </w:rPr>
            </w:pPr>
            <w:r w:rsidDel="00000000" w:rsidR="00000000" w:rsidRPr="00000000">
              <w:rPr>
                <w:rFonts w:ascii="Arial" w:cs="Arial" w:eastAsia="Arial" w:hAnsi="Arial"/>
                <w:rtl w:val="0"/>
              </w:rPr>
              <w:t xml:space="preserve">Client Identifier</w:t>
            </w:r>
          </w:p>
        </w:tc>
      </w:tr>
    </w:tbl>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u w:val="singl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14:  CONNECT packet</w:t>
      </w:r>
      <w:r w:rsidDel="00000000" w:rsidR="00000000" w:rsidRPr="00000000">
        <w:rPr>
          <w:rtl w:val="0"/>
        </w:rPr>
      </w:r>
    </w:p>
    <w:p w:rsidR="00000000" w:rsidDel="00000000" w:rsidP="00000000" w:rsidRDefault="00000000" w:rsidRPr="00000000" w14:paraId="00000766">
      <w:pPr>
        <w:rPr>
          <w:rFonts w:ascii="Arial" w:cs="Arial" w:eastAsia="Arial" w:hAnsi="Arial"/>
          <w:color w:val="000000"/>
        </w:rPr>
      </w:pPr>
      <w:r w:rsidDel="00000000" w:rsidR="00000000" w:rsidRPr="00000000">
        <w:rPr>
          <w:rFonts w:ascii="Arial" w:cs="Arial" w:eastAsia="Arial" w:hAnsi="Arial"/>
          <w:rtl w:val="0"/>
        </w:rPr>
        <w:t xml:space="preserve">The CONNECT packet is sent from the Client to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to create or continue a Session. </w:t>
      </w:r>
      <w:r w:rsidDel="00000000" w:rsidR="00000000" w:rsidRPr="00000000">
        <w:rPr>
          <w:rtl w:val="0"/>
        </w:rPr>
      </w:r>
    </w:p>
    <w:p w:rsidR="00000000" w:rsidDel="00000000" w:rsidP="00000000" w:rsidRDefault="00000000" w:rsidRPr="00000000" w14:paraId="00000767">
      <w:pPr>
        <w:pStyle w:val="Heading4"/>
        <w:ind w:left="0" w:firstLine="0"/>
        <w:rPr>
          <w:rFonts w:ascii="Arial" w:cs="Arial" w:eastAsia="Arial" w:hAnsi="Arial"/>
        </w:rPr>
      </w:pPr>
      <w:bookmarkStart w:colFirst="0" w:colLast="0" w:name="_heading=h.43ky6rz" w:id="55"/>
      <w:bookmarkEnd w:id="55"/>
      <w:r w:rsidDel="00000000" w:rsidR="00000000" w:rsidRPr="00000000">
        <w:rPr>
          <w:rFonts w:ascii="Arial" w:cs="Arial" w:eastAsia="Arial" w:hAnsi="Arial"/>
          <w:rtl w:val="0"/>
        </w:rPr>
        <w:t xml:space="preserve">3.1.4.1 Length &amp; Packet Type</w:t>
      </w:r>
    </w:p>
    <w:p w:rsidR="00000000" w:rsidDel="00000000" w:rsidP="00000000" w:rsidRDefault="00000000" w:rsidRPr="00000000" w14:paraId="0000076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769">
      <w:pPr>
        <w:pStyle w:val="Heading4"/>
        <w:ind w:left="0" w:firstLine="0"/>
        <w:rPr>
          <w:rFonts w:ascii="Arial" w:cs="Arial" w:eastAsia="Arial" w:hAnsi="Arial"/>
        </w:rPr>
      </w:pPr>
      <w:bookmarkStart w:colFirst="0" w:colLast="0" w:name="_heading=h.2iq8gzs" w:id="56"/>
      <w:bookmarkEnd w:id="56"/>
      <w:r w:rsidDel="00000000" w:rsidR="00000000" w:rsidRPr="00000000">
        <w:rPr>
          <w:rFonts w:ascii="Arial" w:cs="Arial" w:eastAsia="Arial" w:hAnsi="Arial"/>
          <w:rtl w:val="0"/>
        </w:rPr>
        <w:t xml:space="preserve">3.1.4.2 Connect Flags</w:t>
      </w:r>
    </w:p>
    <w:p w:rsidR="00000000" w:rsidDel="00000000" w:rsidP="00000000" w:rsidRDefault="00000000" w:rsidRPr="00000000" w14:paraId="0000076A">
      <w:pPr>
        <w:rPr>
          <w:rFonts w:ascii="Arial" w:cs="Arial" w:eastAsia="Arial" w:hAnsi="Arial"/>
          <w:color w:val="000000"/>
        </w:rPr>
      </w:pPr>
      <w:r w:rsidDel="00000000" w:rsidR="00000000" w:rsidRPr="00000000">
        <w:rPr>
          <w:rFonts w:ascii="Arial" w:cs="Arial" w:eastAsia="Arial" w:hAnsi="Arial"/>
          <w:color w:val="000000"/>
          <w:rtl w:val="0"/>
        </w:rPr>
        <w:t xml:space="preserve">The Connect Flags is 1 byte field which contains several parameters specifying the behavior of the MQTT-SN Virtual </w:t>
      </w:r>
      <w:r w:rsidDel="00000000" w:rsidR="00000000" w:rsidRPr="00000000">
        <w:rPr>
          <w:rFonts w:ascii="Arial" w:cs="Arial" w:eastAsia="Arial" w:hAnsi="Arial"/>
          <w:rtl w:val="0"/>
        </w:rPr>
        <w:t xml:space="preserve">C</w:t>
      </w:r>
      <w:r w:rsidDel="00000000" w:rsidR="00000000" w:rsidRPr="00000000">
        <w:rPr>
          <w:rFonts w:ascii="Arial" w:cs="Arial" w:eastAsia="Arial" w:hAnsi="Arial"/>
          <w:color w:val="000000"/>
          <w:rtl w:val="0"/>
        </w:rPr>
        <w:t xml:space="preserve">onnection. </w:t>
      </w:r>
    </w:p>
    <w:p w:rsidR="00000000" w:rsidDel="00000000" w:rsidP="00000000" w:rsidRDefault="00000000" w:rsidRPr="00000000" w14:paraId="0000076B">
      <w:pPr>
        <w:ind w:right="4"/>
        <w:rPr>
          <w:rFonts w:ascii="Arial" w:cs="Arial" w:eastAsia="Arial" w:hAnsi="Arial"/>
        </w:rPr>
      </w:pPr>
      <w:r w:rsidDel="00000000" w:rsidR="00000000" w:rsidRPr="00000000">
        <w:rPr>
          <w:rFonts w:ascii="Arial" w:cs="Arial" w:eastAsia="Arial" w:hAnsi="Arial"/>
          <w:rtl w:val="0"/>
        </w:rPr>
        <w:t xml:space="preserve">The 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Clean Start: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the Virtua</w:t>
      </w:r>
      <w:r w:rsidDel="00000000" w:rsidR="00000000" w:rsidRPr="00000000">
        <w:rPr>
          <w:rFonts w:ascii="Arial" w:cs="Arial" w:eastAsia="Arial" w:hAnsi="Arial"/>
          <w:rtl w:val="0"/>
        </w:rPr>
        <w:t xml:space="preserve">l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Connection starts a new Session or is a continuation of an existing Session</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8.00000000000006" w:lineRule="auto"/>
        <w:ind w:left="720" w:right="4" w:hanging="36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Will</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and if set to 1 it indicates that the </w:t>
      </w:r>
      <w:r w:rsidDel="00000000" w:rsidR="00000000" w:rsidRPr="00000000">
        <w:rPr>
          <w:rFonts w:ascii="Arial" w:cs="Arial" w:eastAsia="Arial" w:hAnsi="Arial"/>
          <w:rtl w:val="0"/>
        </w:rPr>
        <w:t xml:space="preserve">Will Flags and the Will Data sections are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Auth</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and indicates </w:t>
      </w:r>
      <w:r w:rsidDel="00000000" w:rsidR="00000000" w:rsidRPr="00000000">
        <w:rPr>
          <w:rFonts w:ascii="Arial" w:cs="Arial" w:eastAsia="Arial" w:hAnsi="Arial"/>
          <w:rtl w:val="0"/>
        </w:rPr>
        <w:t xml:space="preserve">if the packet contains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authentication </w:t>
      </w:r>
      <w:r w:rsidDel="00000000" w:rsidR="00000000" w:rsidRPr="00000000">
        <w:rPr>
          <w:rFonts w:ascii="Arial" w:cs="Arial" w:eastAsia="Arial" w:hAnsi="Arial"/>
          <w:rtl w:val="0"/>
        </w:rPr>
        <w:t xml:space="preserve">data</w:t>
      </w:r>
      <w:r w:rsidDel="00000000" w:rsidR="00000000" w:rsidRPr="00000000">
        <w:rPr>
          <w:rtl w:val="0"/>
        </w:rPr>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Default Awake Messages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A value between 0-15 to indicate the maximum number of messages a client shall receive during an AWAKE session. Specifying 0 will mean it is up to the gateway to determine how many messages it will send, which </w:t>
      </w:r>
      <w:r w:rsidDel="00000000" w:rsidR="00000000" w:rsidRPr="00000000">
        <w:rPr>
          <w:rFonts w:ascii="Arial" w:cs="Arial" w:eastAsia="Arial" w:hAnsi="Arial"/>
          <w:rtl w:val="0"/>
        </w:rPr>
        <w:t xml:space="preserve">may be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unbounded.</w:t>
      </w:r>
    </w:p>
    <w:p w:rsidR="00000000" w:rsidDel="00000000" w:rsidP="00000000" w:rsidRDefault="00000000" w:rsidRPr="00000000" w14:paraId="00000770">
      <w:pPr>
        <w:ind w:left="360" w:right="4" w:firstLine="0"/>
        <w:rPr>
          <w:rFonts w:ascii="Arial" w:cs="Arial" w:eastAsia="Arial" w:hAnsi="Arial"/>
        </w:rPr>
      </w:pPr>
      <w:r w:rsidDel="00000000" w:rsidR="00000000" w:rsidRPr="00000000">
        <w:rPr>
          <w:rFonts w:ascii="Arial" w:cs="Arial" w:eastAsia="Arial" w:hAnsi="Arial"/>
          <w:rtl w:val="0"/>
        </w:rPr>
        <w:t xml:space="preserve">The Gateway MUST validate that the reserved flags in the CONNECT packet are set to 0. If any of the reserved flags is not 0 it is a Malformed Packet.</w:t>
      </w:r>
    </w:p>
    <w:p w:rsidR="00000000" w:rsidDel="00000000" w:rsidP="00000000" w:rsidRDefault="00000000" w:rsidRPr="00000000" w14:paraId="00000771">
      <w:pPr>
        <w:pStyle w:val="Heading4"/>
        <w:ind w:left="0" w:firstLine="0"/>
        <w:rPr>
          <w:rFonts w:ascii="Arial" w:cs="Arial" w:eastAsia="Arial" w:hAnsi="Arial"/>
        </w:rPr>
      </w:pPr>
      <w:bookmarkStart w:colFirst="0" w:colLast="0" w:name="_heading=h.kxsqte300p6i" w:id="57"/>
      <w:bookmarkEnd w:id="57"/>
      <w:r w:rsidDel="00000000" w:rsidR="00000000" w:rsidRPr="00000000">
        <w:rPr>
          <w:rFonts w:ascii="Arial" w:cs="Arial" w:eastAsia="Arial" w:hAnsi="Arial"/>
          <w:rtl w:val="0"/>
        </w:rPr>
        <w:t xml:space="preserve">3.1.4.3 Packet Identifier</w:t>
      </w:r>
    </w:p>
    <w:p w:rsidR="00000000" w:rsidDel="00000000" w:rsidP="00000000" w:rsidRDefault="00000000" w:rsidRPr="00000000" w14:paraId="00000772">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CONNACK packet. It should ideally be populated with a random integer value.</w:t>
      </w:r>
    </w:p>
    <w:p w:rsidR="00000000" w:rsidDel="00000000" w:rsidP="00000000" w:rsidRDefault="00000000" w:rsidRPr="00000000" w14:paraId="00000773">
      <w:pPr>
        <w:pStyle w:val="Heading4"/>
        <w:ind w:left="0" w:firstLine="0"/>
        <w:rPr>
          <w:rFonts w:ascii="Arial" w:cs="Arial" w:eastAsia="Arial" w:hAnsi="Arial"/>
        </w:rPr>
      </w:pPr>
      <w:bookmarkStart w:colFirst="0" w:colLast="0" w:name="_heading=h.xvir7l" w:id="58"/>
      <w:bookmarkEnd w:id="58"/>
      <w:r w:rsidDel="00000000" w:rsidR="00000000" w:rsidRPr="00000000">
        <w:rPr>
          <w:rFonts w:ascii="Arial" w:cs="Arial" w:eastAsia="Arial" w:hAnsi="Arial"/>
          <w:rtl w:val="0"/>
        </w:rPr>
        <w:t xml:space="preserve">3.1.4.4 Protocol Version</w:t>
      </w:r>
    </w:p>
    <w:p w:rsidR="00000000" w:rsidDel="00000000" w:rsidP="00000000" w:rsidRDefault="00000000" w:rsidRPr="00000000" w14:paraId="00000774">
      <w:pPr>
        <w:rPr>
          <w:rFonts w:ascii="Arial" w:cs="Arial" w:eastAsia="Arial" w:hAnsi="Arial"/>
          <w:color w:val="000000"/>
        </w:rPr>
      </w:pPr>
      <w:bookmarkStart w:colFirst="0" w:colLast="0" w:name="_heading=h.3hv69ve" w:id="59"/>
      <w:bookmarkEnd w:id="59"/>
      <w:r w:rsidDel="00000000" w:rsidR="00000000" w:rsidRPr="00000000">
        <w:rPr>
          <w:rFonts w:ascii="Arial" w:cs="Arial" w:eastAsia="Arial" w:hAnsi="Arial"/>
          <w:color w:val="000000"/>
          <w:rtl w:val="0"/>
        </w:rPr>
        <w:t xml:space="preserve">The one-byte unsigned value that represents the revision level of the protocol used by the Client. </w:t>
      </w:r>
    </w:p>
    <w:tbl>
      <w:tblPr>
        <w:tblStyle w:val="Table1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75"/>
        <w:gridCol w:w="4675"/>
        <w:tblGridChange w:id="0">
          <w:tblGrid>
            <w:gridCol w:w="4675"/>
            <w:gridCol w:w="4675"/>
          </w:tblGrid>
        </w:tblGridChange>
      </w:tblGrid>
      <w:tr>
        <w:trPr>
          <w:cantSplit w:val="0"/>
          <w:tblHeader w:val="0"/>
        </w:trPr>
        <w:tc>
          <w:tcPr>
            <w:shd w:fill="cfe2f3" w:val="clear"/>
          </w:tcPr>
          <w:p w:rsidR="00000000" w:rsidDel="00000000" w:rsidP="00000000" w:rsidRDefault="00000000" w:rsidRPr="00000000" w14:paraId="00000775">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Protocol Version</w:t>
            </w:r>
          </w:p>
        </w:tc>
        <w:tc>
          <w:tcPr>
            <w:shd w:fill="cfe2f3" w:val="clear"/>
          </w:tcPr>
          <w:p w:rsidR="00000000" w:rsidDel="00000000" w:rsidP="00000000" w:rsidRDefault="00000000" w:rsidRPr="00000000" w14:paraId="00000776">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Value</w:t>
            </w:r>
          </w:p>
        </w:tc>
      </w:tr>
      <w:tr>
        <w:trPr>
          <w:cantSplit w:val="0"/>
          <w:tblHeader w:val="0"/>
        </w:trPr>
        <w:tc>
          <w:tcPr/>
          <w:p w:rsidR="00000000" w:rsidDel="00000000" w:rsidP="00000000" w:rsidRDefault="00000000" w:rsidRPr="00000000" w14:paraId="00000777">
            <w:pPr>
              <w:rPr>
                <w:rFonts w:ascii="Arial" w:cs="Arial" w:eastAsia="Arial" w:hAnsi="Arial"/>
                <w:color w:val="000000"/>
              </w:rPr>
            </w:pPr>
            <w:r w:rsidDel="00000000" w:rsidR="00000000" w:rsidRPr="00000000">
              <w:rPr>
                <w:rFonts w:ascii="Arial" w:cs="Arial" w:eastAsia="Arial" w:hAnsi="Arial"/>
                <w:color w:val="000000"/>
                <w:rtl w:val="0"/>
              </w:rPr>
              <w:t xml:space="preserve">Version 1.2</w:t>
            </w:r>
          </w:p>
        </w:tc>
        <w:tc>
          <w:tcPr/>
          <w:p w:rsidR="00000000" w:rsidDel="00000000" w:rsidP="00000000" w:rsidRDefault="00000000" w:rsidRPr="00000000" w14:paraId="00000778">
            <w:pPr>
              <w:jc w:val="center"/>
              <w:rPr>
                <w:rFonts w:ascii="Arial" w:cs="Arial" w:eastAsia="Arial" w:hAnsi="Arial"/>
                <w:color w:val="000000"/>
              </w:rPr>
            </w:pPr>
            <w:r w:rsidDel="00000000" w:rsidR="00000000" w:rsidRPr="00000000">
              <w:rPr>
                <w:rFonts w:ascii="Arial" w:cs="Arial" w:eastAsia="Arial" w:hAnsi="Arial"/>
                <w:color w:val="000000"/>
                <w:rtl w:val="0"/>
              </w:rPr>
              <w:t xml:space="preserve">0x01</w:t>
            </w:r>
          </w:p>
        </w:tc>
      </w:tr>
      <w:tr>
        <w:trPr>
          <w:cantSplit w:val="0"/>
          <w:tblHeader w:val="0"/>
        </w:trPr>
        <w:tc>
          <w:tcPr/>
          <w:p w:rsidR="00000000" w:rsidDel="00000000" w:rsidP="00000000" w:rsidRDefault="00000000" w:rsidRPr="00000000" w14:paraId="00000779">
            <w:pPr>
              <w:rPr>
                <w:rFonts w:ascii="Arial" w:cs="Arial" w:eastAsia="Arial" w:hAnsi="Arial"/>
                <w:b w:val="1"/>
                <w:color w:val="000000"/>
              </w:rPr>
            </w:pPr>
            <w:r w:rsidDel="00000000" w:rsidR="00000000" w:rsidRPr="00000000">
              <w:rPr>
                <w:rFonts w:ascii="Arial" w:cs="Arial" w:eastAsia="Arial" w:hAnsi="Arial"/>
                <w:b w:val="1"/>
                <w:color w:val="000000"/>
                <w:rtl w:val="0"/>
              </w:rPr>
              <w:t xml:space="preserve">Version 2.0</w:t>
            </w:r>
          </w:p>
        </w:tc>
        <w:tc>
          <w:tcPr/>
          <w:p w:rsidR="00000000" w:rsidDel="00000000" w:rsidP="00000000" w:rsidRDefault="00000000" w:rsidRPr="00000000" w14:paraId="0000077A">
            <w:pPr>
              <w:jc w:val="center"/>
              <w:rPr>
                <w:rFonts w:ascii="Arial" w:cs="Arial" w:eastAsia="Arial" w:hAnsi="Arial"/>
                <w:b w:val="1"/>
                <w:color w:val="000000"/>
              </w:rPr>
            </w:pPr>
            <w:r w:rsidDel="00000000" w:rsidR="00000000" w:rsidRPr="00000000">
              <w:rPr>
                <w:rFonts w:ascii="Arial" w:cs="Arial" w:eastAsia="Arial" w:hAnsi="Arial"/>
                <w:b w:val="1"/>
                <w:color w:val="000000"/>
                <w:rtl w:val="0"/>
              </w:rPr>
              <w:t xml:space="preserve">0x02</w:t>
            </w:r>
          </w:p>
        </w:tc>
      </w:tr>
      <w:tr>
        <w:trPr>
          <w:cantSplit w:val="0"/>
          <w:tblHeader w:val="0"/>
        </w:trPr>
        <w:tc>
          <w:tcPr/>
          <w:p w:rsidR="00000000" w:rsidDel="00000000" w:rsidP="00000000" w:rsidRDefault="00000000" w:rsidRPr="00000000" w14:paraId="0000077B">
            <w:pPr>
              <w:rPr>
                <w:rFonts w:ascii="Arial" w:cs="Arial" w:eastAsia="Arial" w:hAnsi="Arial"/>
                <w:color w:val="000000"/>
              </w:rPr>
            </w:pPr>
            <w:r w:rsidDel="00000000" w:rsidR="00000000" w:rsidRPr="00000000">
              <w:rPr>
                <w:rFonts w:ascii="Arial" w:cs="Arial" w:eastAsia="Arial" w:hAnsi="Arial"/>
                <w:color w:val="000000"/>
                <w:rtl w:val="0"/>
              </w:rPr>
              <w:t xml:space="preserve">Reserved for future versions</w:t>
            </w:r>
          </w:p>
        </w:tc>
        <w:tc>
          <w:tcPr/>
          <w:p w:rsidR="00000000" w:rsidDel="00000000" w:rsidP="00000000" w:rsidRDefault="00000000" w:rsidRPr="00000000" w14:paraId="0000077C">
            <w:pPr>
              <w:keepNext w:val="1"/>
              <w:jc w:val="center"/>
              <w:rPr>
                <w:rFonts w:ascii="Arial" w:cs="Arial" w:eastAsia="Arial" w:hAnsi="Arial"/>
                <w:color w:val="000000"/>
              </w:rPr>
            </w:pPr>
            <w:r w:rsidDel="00000000" w:rsidR="00000000" w:rsidRPr="00000000">
              <w:rPr>
                <w:rFonts w:ascii="Arial" w:cs="Arial" w:eastAsia="Arial" w:hAnsi="Arial"/>
                <w:color w:val="000000"/>
                <w:rtl w:val="0"/>
              </w:rPr>
              <w:t xml:space="preserve">0x03 – 0xFF</w:t>
            </w:r>
          </w:p>
        </w:tc>
      </w:tr>
    </w:tbl>
    <w:p w:rsidR="00000000" w:rsidDel="00000000" w:rsidP="00000000" w:rsidRDefault="00000000" w:rsidRPr="00000000" w14:paraId="000007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15: Protocol version values</w:t>
      </w:r>
    </w:p>
    <w:p w:rsidR="00000000" w:rsidDel="00000000" w:rsidP="00000000" w:rsidRDefault="00000000" w:rsidRPr="00000000" w14:paraId="0000077E">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value of the Protocol Version field for MQTT-SN version 2.0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be 2 (0x02).</w:t>
      </w:r>
      <w:r w:rsidDel="00000000" w:rsidR="00000000" w:rsidRPr="00000000">
        <w:rPr>
          <w:rtl w:val="0"/>
        </w:rPr>
      </w:r>
    </w:p>
    <w:p w:rsidR="00000000" w:rsidDel="00000000" w:rsidP="00000000" w:rsidRDefault="00000000" w:rsidRPr="00000000" w14:paraId="0000077F">
      <w:pPr>
        <w:rPr>
          <w:rFonts w:ascii="Arial" w:cs="Arial" w:eastAsia="Arial" w:hAnsi="Arial"/>
          <w:color w:val="000000"/>
        </w:rPr>
      </w:pPr>
      <w:r w:rsidDel="00000000" w:rsidR="00000000" w:rsidRPr="00000000">
        <w:rPr>
          <w:rFonts w:ascii="Arial" w:cs="Arial" w:eastAsia="Arial" w:hAnsi="Arial"/>
          <w:rtl w:val="0"/>
        </w:rPr>
        <w:t xml:space="preserve">A Gateway which supports multiple versions of the MQTT-SN protocol uses the Protocol Version to determine which version of MQTT-SN the Client is using. </w:t>
      </w:r>
      <w:r w:rsidDel="00000000" w:rsidR="00000000" w:rsidRPr="00000000">
        <w:rPr>
          <w:rFonts w:ascii="Arial" w:cs="Arial" w:eastAsia="Arial" w:hAnsi="Arial"/>
          <w:highlight w:val="yellow"/>
          <w:rtl w:val="0"/>
        </w:rPr>
        <w:t xml:space="preserve">If the Protocol Version is not 2 and the Gateway does not want to accept the CONNECT packet, the Server MAY send a CONNACK packet with Reason Code 0x84 (Unsupported Protocol Version).</w:t>
      </w:r>
      <w:r w:rsidDel="00000000" w:rsidR="00000000" w:rsidRPr="00000000">
        <w:rPr>
          <w:rtl w:val="0"/>
        </w:rPr>
      </w:r>
    </w:p>
    <w:p w:rsidR="00000000" w:rsidDel="00000000" w:rsidP="00000000" w:rsidRDefault="00000000" w:rsidRPr="00000000" w14:paraId="00000780">
      <w:pPr>
        <w:pStyle w:val="Heading4"/>
        <w:ind w:left="0" w:firstLine="0"/>
        <w:rPr>
          <w:rFonts w:ascii="Arial" w:cs="Arial" w:eastAsia="Arial" w:hAnsi="Arial"/>
        </w:rPr>
      </w:pPr>
      <w:bookmarkStart w:colFirst="0" w:colLast="0" w:name="_heading=h.4h042r0" w:id="60"/>
      <w:bookmarkEnd w:id="60"/>
      <w:r w:rsidDel="00000000" w:rsidR="00000000" w:rsidRPr="00000000">
        <w:rPr>
          <w:rFonts w:ascii="Arial" w:cs="Arial" w:eastAsia="Arial" w:hAnsi="Arial"/>
          <w:rtl w:val="0"/>
        </w:rPr>
        <w:t xml:space="preserve">3.1.4.5 Keep Alive Timer</w:t>
      </w:r>
    </w:p>
    <w:p w:rsidR="00000000" w:rsidDel="00000000" w:rsidP="00000000" w:rsidRDefault="00000000" w:rsidRPr="00000000" w14:paraId="00000781">
      <w:pPr>
        <w:rPr>
          <w:rFonts w:ascii="Arial" w:cs="Arial" w:eastAsia="Arial" w:hAnsi="Arial"/>
          <w:color w:val="000000"/>
          <w:highlight w:val="yellow"/>
        </w:rPr>
      </w:pPr>
      <w:r w:rsidDel="00000000" w:rsidR="00000000" w:rsidRPr="00000000">
        <w:rPr>
          <w:rFonts w:ascii="Arial" w:cs="Arial" w:eastAsia="Arial" w:hAnsi="Arial"/>
          <w:color w:val="000000"/>
          <w:rtl w:val="0"/>
        </w:rPr>
        <w:t xml:space="preserve">The Keep Alive is a Two Byte Integer greater than 0 (1 - 65,535), which is a time interval measured in seconds. It is the maximum time interval that is permitted to elapse between the point at which the Client finishes transmitting one MQTT-SN Control Packet and the point it starts sending the next. It is the responsibility of the Client to ensure that the interval between MQTT-SN Control Packets being sent does not exceed the Keep Alive value. </w:t>
      </w:r>
      <w:r w:rsidDel="00000000" w:rsidR="00000000" w:rsidRPr="00000000">
        <w:rPr>
          <w:rFonts w:ascii="Arial" w:cs="Arial" w:eastAsia="Arial" w:hAnsi="Arial"/>
          <w:color w:val="000000"/>
          <w:highlight w:val="yellow"/>
          <w:rtl w:val="0"/>
        </w:rPr>
        <w:t xml:space="preserve">In the absence of sending any other MQTT-SN Control Packets, the Client MUST send a PINGREQ packet.</w:t>
      </w:r>
    </w:p>
    <w:p w:rsidR="00000000" w:rsidDel="00000000" w:rsidP="00000000" w:rsidRDefault="00000000" w:rsidRPr="00000000" w14:paraId="00000782">
      <w:pPr>
        <w:ind w:left="720" w:firstLine="0"/>
        <w:rPr>
          <w:rFonts w:ascii="Arial" w:cs="Arial" w:eastAsia="Arial" w:hAnsi="Arial"/>
          <w:color w:val="000000"/>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783">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Client can send PINGREQ at any time, irrespective of the Keep Alive value, and check for a corresponding PINGRESP to determine that the network and the Gateway are available.</w:t>
      </w:r>
      <w:r w:rsidDel="00000000" w:rsidR="00000000" w:rsidRPr="00000000">
        <w:rPr>
          <w:rtl w:val="0"/>
        </w:rPr>
      </w:r>
    </w:p>
    <w:p w:rsidR="00000000" w:rsidDel="00000000" w:rsidP="00000000" w:rsidRDefault="00000000" w:rsidRPr="00000000" w14:paraId="00000784">
      <w:pPr>
        <w:rPr>
          <w:rFonts w:ascii="Arial" w:cs="Arial" w:eastAsia="Arial" w:hAnsi="Arial"/>
          <w:color w:val="000000"/>
        </w:rPr>
      </w:pPr>
      <w:sdt>
        <w:sdtPr>
          <w:tag w:val="goog_rdk_29"/>
        </w:sdtPr>
        <w:sdtContent>
          <w:commentRangeStart w:id="24"/>
        </w:sdtContent>
      </w:sdt>
      <w:sdt>
        <w:sdtPr>
          <w:tag w:val="goog_rdk_30"/>
        </w:sdtPr>
        <w:sdtContent>
          <w:commentRangeStart w:id="25"/>
        </w:sdtContent>
      </w:sdt>
      <w:sdt>
        <w:sdtPr>
          <w:tag w:val="goog_rdk_31"/>
        </w:sdtPr>
        <w:sdtContent>
          <w:commentRangeStart w:id="26"/>
        </w:sdtContent>
      </w:sdt>
      <w:sdt>
        <w:sdtPr>
          <w:tag w:val="goog_rdk_32"/>
        </w:sdtPr>
        <w:sdtContent>
          <w:commentRangeStart w:id="27"/>
        </w:sdtContent>
      </w:sdt>
      <w:sdt>
        <w:sdtPr>
          <w:tag w:val="goog_rdk_33"/>
        </w:sdtPr>
        <w:sdtContent>
          <w:commentRangeStart w:id="28"/>
        </w:sdtContent>
      </w:sdt>
      <w:r w:rsidDel="00000000" w:rsidR="00000000" w:rsidRPr="00000000">
        <w:rPr>
          <w:rFonts w:ascii="Arial" w:cs="Arial" w:eastAsia="Arial" w:hAnsi="Arial"/>
          <w:highlight w:val="yellow"/>
          <w:rtl w:val="0"/>
        </w:rPr>
        <w:t xml:space="preserve">If the Gateway does not receive an MQTT-SN Control Packet from the Client within one and a half times the Keep Alive time period, it MUST consider the session ‘LOST’ (see state description in table 3.6).</w:t>
      </w:r>
      <w:commentRangeEnd w:id="24"/>
      <w:r w:rsidDel="00000000" w:rsidR="00000000" w:rsidRPr="00000000">
        <w:commentReference w:id="24"/>
      </w:r>
      <w:commentRangeEnd w:id="25"/>
      <w:r w:rsidDel="00000000" w:rsidR="00000000" w:rsidRPr="00000000">
        <w:commentReference w:id="25"/>
      </w:r>
      <w:commentRangeEnd w:id="26"/>
      <w:r w:rsidDel="00000000" w:rsidR="00000000" w:rsidRPr="00000000">
        <w:commentReference w:id="26"/>
      </w:r>
      <w:commentRangeEnd w:id="27"/>
      <w:r w:rsidDel="00000000" w:rsidR="00000000" w:rsidRPr="00000000">
        <w:commentReference w:id="27"/>
      </w:r>
      <w:commentRangeEnd w:id="28"/>
      <w:r w:rsidDel="00000000" w:rsidR="00000000" w:rsidRPr="00000000">
        <w:commentReference w:id="28"/>
      </w:r>
      <w:r w:rsidDel="00000000" w:rsidR="00000000" w:rsidRPr="00000000">
        <w:rPr>
          <w:rtl w:val="0"/>
        </w:rPr>
      </w:r>
    </w:p>
    <w:p w:rsidR="00000000" w:rsidDel="00000000" w:rsidP="00000000" w:rsidRDefault="00000000" w:rsidRPr="00000000" w14:paraId="00000785">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If a Client does not receive a PINGRESP packet within a </w:t>
      </w:r>
      <w:r w:rsidDel="00000000" w:rsidR="00000000" w:rsidRPr="00000000">
        <w:rPr>
          <w:rFonts w:ascii="Arial" w:cs="Arial" w:eastAsia="Arial" w:hAnsi="Arial"/>
          <w:i w:val="1"/>
          <w:highlight w:val="yellow"/>
          <w:rtl w:val="0"/>
        </w:rPr>
        <w:t xml:space="preserve">T</w:t>
      </w:r>
      <w:r w:rsidDel="00000000" w:rsidR="00000000" w:rsidRPr="00000000">
        <w:rPr>
          <w:rFonts w:ascii="Arial" w:cs="Arial" w:eastAsia="Arial" w:hAnsi="Arial"/>
          <w:i w:val="1"/>
          <w:sz w:val="14"/>
          <w:szCs w:val="14"/>
          <w:highlight w:val="yellow"/>
          <w:rtl w:val="0"/>
        </w:rPr>
        <w:t xml:space="preserve">retry</w:t>
      </w:r>
      <w:r w:rsidDel="00000000" w:rsidR="00000000" w:rsidRPr="00000000">
        <w:rPr>
          <w:rFonts w:ascii="Arial" w:cs="Arial" w:eastAsia="Arial" w:hAnsi="Arial"/>
          <w:color w:val="000000"/>
          <w:highlight w:val="yellow"/>
          <w:rtl w:val="0"/>
        </w:rPr>
        <w:t xml:space="preserve"> amount of time after it has sent a PINGREQ, it SHOULD retry the transmission according to </w:t>
      </w:r>
      <w:hyperlink w:anchor="_heading=h.17nz8yj">
        <w:r w:rsidDel="00000000" w:rsidR="00000000" w:rsidRPr="00000000">
          <w:rPr>
            <w:rFonts w:ascii="Arial" w:cs="Arial" w:eastAsia="Arial" w:hAnsi="Arial"/>
            <w:color w:val="1155cc"/>
            <w:highlight w:val="yellow"/>
            <w:u w:val="single"/>
            <w:rtl w:val="0"/>
          </w:rPr>
          <w:t xml:space="preserve">section 4.24</w:t>
        </w:r>
      </w:hyperlink>
      <w:r w:rsidDel="00000000" w:rsidR="00000000" w:rsidRPr="00000000">
        <w:rPr>
          <w:rFonts w:ascii="Arial" w:cs="Arial" w:eastAsia="Arial" w:hAnsi="Arial"/>
          <w:color w:val="000000"/>
          <w:highlight w:val="yellow"/>
          <w:rtl w:val="0"/>
        </w:rPr>
        <w:t xml:space="preserve"> up to the maximum number of attempts. If a PINGRESP is still not received it </w:t>
      </w:r>
      <w:r w:rsidDel="00000000" w:rsidR="00000000" w:rsidRPr="00000000">
        <w:rPr>
          <w:rFonts w:ascii="Arial" w:cs="Arial" w:eastAsia="Arial" w:hAnsi="Arial"/>
          <w:highlight w:val="yellow"/>
          <w:rtl w:val="0"/>
        </w:rPr>
        <w:t xml:space="preserve">MUST</w:t>
      </w:r>
      <w:r w:rsidDel="00000000" w:rsidR="00000000" w:rsidRPr="00000000">
        <w:rPr>
          <w:rFonts w:ascii="Arial" w:cs="Arial" w:eastAsia="Arial" w:hAnsi="Arial"/>
          <w:color w:val="000000"/>
          <w:highlight w:val="yellow"/>
          <w:rtl w:val="0"/>
        </w:rPr>
        <w:t xml:space="preserve"> close the Session to the Gateway by way of a DISCONNECT, with the</w:t>
      </w:r>
      <w:r w:rsidDel="00000000" w:rsidR="00000000" w:rsidRPr="00000000">
        <w:rPr>
          <w:rFonts w:ascii="Arial" w:cs="Arial" w:eastAsia="Arial" w:hAnsi="Arial"/>
          <w:highlight w:val="yellow"/>
          <w:rtl w:val="0"/>
        </w:rPr>
        <w:t xml:space="preserve"> understanding that the GW may no longer be reachable</w:t>
      </w:r>
      <w:r w:rsidDel="00000000" w:rsidR="00000000" w:rsidRPr="00000000">
        <w:rPr>
          <w:rFonts w:ascii="Arial" w:cs="Arial" w:eastAsia="Arial" w:hAnsi="Arial"/>
          <w:color w:val="000000"/>
          <w:highlight w:val="yellow"/>
          <w:rtl w:val="0"/>
        </w:rPr>
        <w:t xml:space="preserve">.</w:t>
      </w:r>
      <w:r w:rsidDel="00000000" w:rsidR="00000000" w:rsidRPr="00000000">
        <w:rPr>
          <w:rtl w:val="0"/>
        </w:rPr>
      </w:r>
    </w:p>
    <w:p w:rsidR="00000000" w:rsidDel="00000000" w:rsidP="00000000" w:rsidRDefault="00000000" w:rsidRPr="00000000" w14:paraId="00000786">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A Keep Alive must have a value greater than 0. It is considered a protocol error If a Keep Alive value of 0 is set.</w:t>
      </w:r>
      <w:r w:rsidDel="00000000" w:rsidR="00000000" w:rsidRPr="00000000">
        <w:rPr>
          <w:rtl w:val="0"/>
        </w:rPr>
      </w:r>
    </w:p>
    <w:p w:rsidR="00000000" w:rsidDel="00000000" w:rsidP="00000000" w:rsidRDefault="00000000" w:rsidRPr="00000000" w14:paraId="00000787">
      <w:pPr>
        <w:ind w:left="720" w:firstLine="0"/>
        <w:rPr>
          <w:rFonts w:ascii="Arial" w:cs="Arial" w:eastAsia="Arial" w:hAnsi="Arial"/>
          <w:color w:val="000000"/>
        </w:rPr>
      </w:pPr>
      <w:r w:rsidDel="00000000" w:rsidR="00000000" w:rsidRPr="00000000">
        <w:rPr>
          <w:rFonts w:ascii="Arial" w:cs="Arial" w:eastAsia="Arial" w:hAnsi="Arial"/>
          <w:b w:val="1"/>
          <w:shd w:fill="fff2cc" w:val="clear"/>
          <w:rtl w:val="0"/>
        </w:rPr>
        <w:t xml:space="preserve">Informative comment</w:t>
      </w:r>
      <w:r w:rsidDel="00000000" w:rsidR="00000000" w:rsidRPr="00000000">
        <w:rPr>
          <w:rFonts w:ascii="Arial" w:cs="Arial" w:eastAsia="Arial" w:hAnsi="Arial"/>
          <w:color w:val="000000"/>
          <w:shd w:fill="fff2cc" w:val="clear"/>
          <w:rtl w:val="0"/>
        </w:rPr>
        <w:br w:type="textWrapping"/>
        <w:t xml:space="preserve">The Gateway may have other reasons to disconnect the Client, for instance because it is shutting down. Setting Keep Alive does not guarantee that the Client will remain connected.</w:t>
      </w:r>
      <w:r w:rsidDel="00000000" w:rsidR="00000000" w:rsidRPr="00000000">
        <w:rPr>
          <w:rtl w:val="0"/>
        </w:rPr>
      </w:r>
    </w:p>
    <w:p w:rsidR="00000000" w:rsidDel="00000000" w:rsidP="00000000" w:rsidRDefault="00000000" w:rsidRPr="00000000" w14:paraId="00000788">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0789">
      <w:pPr>
        <w:ind w:left="720" w:firstLine="0"/>
        <w:rPr>
          <w:rFonts w:ascii="Arial" w:cs="Arial" w:eastAsia="Arial" w:hAnsi="Arial"/>
          <w:color w:val="000000"/>
        </w:rPr>
      </w:pPr>
      <w:r w:rsidDel="00000000" w:rsidR="00000000" w:rsidRPr="00000000">
        <w:rPr>
          <w:rFonts w:ascii="Arial" w:cs="Arial" w:eastAsia="Arial" w:hAnsi="Arial"/>
          <w:color w:val="000000"/>
          <w:shd w:fill="fff2cc" w:val="clear"/>
          <w:rtl w:val="0"/>
        </w:rPr>
        <w:t xml:space="preserve">The actual value of the Keep Alive is application specific; typically, this is a few minutes. The maximum value of 65,535 is 18 hours 12 minutes and 15 seconds.</w:t>
      </w:r>
      <w:r w:rsidDel="00000000" w:rsidR="00000000" w:rsidRPr="00000000">
        <w:rPr>
          <w:rtl w:val="0"/>
        </w:rPr>
      </w:r>
    </w:p>
    <w:p w:rsidR="00000000" w:rsidDel="00000000" w:rsidP="00000000" w:rsidRDefault="00000000" w:rsidRPr="00000000" w14:paraId="0000078A">
      <w:pPr>
        <w:pStyle w:val="Heading4"/>
        <w:ind w:left="0" w:firstLine="0"/>
        <w:rPr>
          <w:rFonts w:ascii="Arial" w:cs="Arial" w:eastAsia="Arial" w:hAnsi="Arial"/>
        </w:rPr>
      </w:pPr>
      <w:bookmarkStart w:colFirst="0" w:colLast="0" w:name="_heading=h.1baon6m" w:id="61"/>
      <w:bookmarkEnd w:id="61"/>
      <w:r w:rsidDel="00000000" w:rsidR="00000000" w:rsidRPr="00000000">
        <w:rPr>
          <w:rFonts w:ascii="Arial" w:cs="Arial" w:eastAsia="Arial" w:hAnsi="Arial"/>
          <w:rtl w:val="0"/>
        </w:rPr>
        <w:t xml:space="preserve">3.1.4.6 Session Expiry Interval</w:t>
      </w:r>
    </w:p>
    <w:p w:rsidR="00000000" w:rsidDel="00000000" w:rsidP="00000000" w:rsidRDefault="00000000" w:rsidRPr="00000000" w14:paraId="0000078B">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the Session ends (and state deleted) when a (non SLEEPING) DISCONNECT packet is sent from either the client or gateway. </w:t>
      </w:r>
    </w:p>
    <w:p w:rsidR="00000000" w:rsidDel="00000000" w:rsidP="00000000" w:rsidRDefault="00000000" w:rsidRPr="00000000" w14:paraId="0000078C">
      <w:pPr>
        <w:rPr>
          <w:rFonts w:ascii="Arial" w:cs="Arial" w:eastAsia="Arial" w:hAnsi="Arial"/>
        </w:rPr>
      </w:pPr>
      <w:r w:rsidDel="00000000" w:rsidR="00000000" w:rsidRPr="00000000">
        <w:rPr>
          <w:rFonts w:ascii="Arial" w:cs="Arial" w:eastAsia="Arial" w:hAnsi="Arial"/>
          <w:rtl w:val="0"/>
        </w:rPr>
        <w:t xml:space="preserve">If the Session Expiry Interval is 0xFFFFFFFF (UINT_MAX), the Session does not expire. </w:t>
      </w:r>
    </w:p>
    <w:p w:rsidR="00000000" w:rsidDel="00000000" w:rsidP="00000000" w:rsidRDefault="00000000" w:rsidRPr="00000000" w14:paraId="0000078D">
      <w:pPr>
        <w:rPr>
          <w:rFonts w:ascii="Arial" w:cs="Arial" w:eastAsia="Arial" w:hAnsi="Arial"/>
        </w:rPr>
      </w:pPr>
      <w:r w:rsidDel="00000000" w:rsidR="00000000" w:rsidRPr="00000000">
        <w:rPr>
          <w:rFonts w:ascii="Arial" w:cs="Arial" w:eastAsia="Arial" w:hAnsi="Arial"/>
          <w:highlight w:val="yellow"/>
          <w:rtl w:val="0"/>
        </w:rPr>
        <w:t xml:space="preserve">The Client and </w:t>
      </w:r>
      <w:r w:rsidDel="00000000" w:rsidR="00000000" w:rsidRPr="00000000">
        <w:rPr>
          <w:rFonts w:ascii="Arial" w:cs="Arial" w:eastAsia="Arial" w:hAnsi="Arial"/>
          <w:color w:val="000000"/>
          <w:highlight w:val="yellow"/>
          <w:rtl w:val="0"/>
        </w:rPr>
        <w:t xml:space="preserve">Gateway </w:t>
      </w:r>
      <w:r w:rsidDel="00000000" w:rsidR="00000000" w:rsidRPr="00000000">
        <w:rPr>
          <w:rFonts w:ascii="Arial" w:cs="Arial" w:eastAsia="Arial" w:hAnsi="Arial"/>
          <w:highlight w:val="yellow"/>
          <w:rtl w:val="0"/>
        </w:rPr>
        <w:t xml:space="preserve">MUST store the Session State after a DISCONNECT is issued if the Session Expiry Interval is greater than 0.</w:t>
      </w:r>
      <w:r w:rsidDel="00000000" w:rsidR="00000000" w:rsidRPr="00000000">
        <w:rPr>
          <w:rtl w:val="0"/>
        </w:rPr>
      </w:r>
    </w:p>
    <w:p w:rsidR="00000000" w:rsidDel="00000000" w:rsidP="00000000" w:rsidRDefault="00000000" w:rsidRPr="00000000" w14:paraId="0000078E">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8F">
      <w:pPr>
        <w:ind w:left="705" w:firstLine="0"/>
        <w:rPr/>
      </w:pPr>
      <w:r w:rsidDel="00000000" w:rsidR="00000000" w:rsidRPr="00000000">
        <w:rPr>
          <w:rtl w:val="0"/>
        </w:rPr>
        <w:t xml:space="preserve">The clock in the Client or Gateway may not be running for part of the time interval, for instance because the Client or Gateway are not running. This might cause the deletion of the state to be delayed.</w:t>
      </w:r>
    </w:p>
    <w:p w:rsidR="00000000" w:rsidDel="00000000" w:rsidP="00000000" w:rsidRDefault="00000000" w:rsidRPr="00000000" w14:paraId="00000790">
      <w:pPr>
        <w:ind w:left="705" w:firstLine="0"/>
        <w:rPr>
          <w:b w:val="1"/>
        </w:rPr>
      </w:pPr>
      <w:r w:rsidDel="00000000" w:rsidR="00000000" w:rsidRPr="00000000">
        <w:rPr>
          <w:b w:val="1"/>
          <w:rtl w:val="0"/>
        </w:rPr>
        <w:t xml:space="preserve">Informative comment</w:t>
      </w:r>
    </w:p>
    <w:p w:rsidR="00000000" w:rsidDel="00000000" w:rsidP="00000000" w:rsidRDefault="00000000" w:rsidRPr="00000000" w14:paraId="00000791">
      <w:pPr>
        <w:ind w:left="705" w:firstLine="0"/>
        <w:rPr>
          <w:rFonts w:ascii="Arial" w:cs="Arial" w:eastAsia="Arial" w:hAnsi="Arial"/>
        </w:rPr>
      </w:pPr>
      <w:r w:rsidDel="00000000" w:rsidR="00000000" w:rsidRPr="00000000">
        <w:rPr>
          <w:rtl w:val="0"/>
        </w:rPr>
        <w:t xml:space="preserve">The client and gateway between them should negotiate a reasonable and practical session expiry interval according to the network and infrastructure environment in which they are deployed. For example, it would not be practical to set a session – expiry – interval of many months on a gateway whose hardware is only capable of storing a few client sessions.</w:t>
      </w:r>
      <w:r w:rsidDel="00000000" w:rsidR="00000000" w:rsidRPr="00000000">
        <w:rPr>
          <w:rtl w:val="0"/>
        </w:rPr>
      </w:r>
    </w:p>
    <w:p w:rsidR="00000000" w:rsidDel="00000000" w:rsidP="00000000" w:rsidRDefault="00000000" w:rsidRPr="00000000" w14:paraId="00000792">
      <w:pPr>
        <w:pStyle w:val="Heading4"/>
        <w:ind w:left="0" w:firstLine="0"/>
        <w:rPr>
          <w:rFonts w:ascii="Arial" w:cs="Arial" w:eastAsia="Arial" w:hAnsi="Arial"/>
        </w:rPr>
      </w:pPr>
      <w:bookmarkStart w:colFirst="0" w:colLast="0" w:name="_heading=h.3vac5uf" w:id="62"/>
      <w:bookmarkEnd w:id="62"/>
      <w:r w:rsidDel="00000000" w:rsidR="00000000" w:rsidRPr="00000000">
        <w:rPr>
          <w:rFonts w:ascii="Arial" w:cs="Arial" w:eastAsia="Arial" w:hAnsi="Arial"/>
          <w:rtl w:val="0"/>
        </w:rPr>
        <w:t xml:space="preserve">3.1.4.7 Maximum Packet Size</w:t>
      </w:r>
    </w:p>
    <w:p w:rsidR="00000000" w:rsidDel="00000000" w:rsidP="00000000" w:rsidRDefault="00000000" w:rsidRPr="00000000" w14:paraId="00000793">
      <w:pPr>
        <w:rPr>
          <w:rFonts w:ascii="Arial" w:cs="Arial" w:eastAsia="Arial" w:hAnsi="Arial"/>
          <w:color w:val="000000"/>
        </w:rPr>
      </w:pPr>
      <w:r w:rsidDel="00000000" w:rsidR="00000000" w:rsidRPr="00000000">
        <w:rPr>
          <w:rFonts w:ascii="Arial" w:cs="Arial" w:eastAsia="Arial" w:hAnsi="Arial"/>
          <w:color w:val="000000"/>
          <w:rtl w:val="0"/>
        </w:rPr>
        <w:t xml:space="preserve">A Two Byte (16-bit) Integer representing the Maximum Packet Size the Client is willing to accept. If the Maximum Packet Size is set to 0, no limit on the packet size is imposed beyond the limitations in the protocol as a result of the remaining length encoding and the protocol header sizes.</w:t>
      </w:r>
    </w:p>
    <w:p w:rsidR="00000000" w:rsidDel="00000000" w:rsidP="00000000" w:rsidRDefault="00000000" w:rsidRPr="00000000" w14:paraId="00000794">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5">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It is the responsibility of the application to select a suitable Maximum Packet Size value if it chooses to restrict the Maximum Packet Size.</w:t>
      </w:r>
    </w:p>
    <w:p w:rsidR="00000000" w:rsidDel="00000000" w:rsidP="00000000" w:rsidRDefault="00000000" w:rsidRPr="00000000" w14:paraId="00000796">
      <w:pPr>
        <w:rPr>
          <w:rFonts w:ascii="Arial" w:cs="Arial" w:eastAsia="Arial" w:hAnsi="Arial"/>
          <w:color w:val="000000"/>
        </w:rPr>
      </w:pPr>
      <w:r w:rsidDel="00000000" w:rsidR="00000000" w:rsidRPr="00000000">
        <w:rPr>
          <w:rFonts w:ascii="Arial" w:cs="Arial" w:eastAsia="Arial" w:hAnsi="Arial"/>
          <w:color w:val="000000"/>
          <w:rtl w:val="0"/>
        </w:rPr>
        <w:t xml:space="preserve">The packet size is the total number of bytes in an </w:t>
      </w:r>
      <w:r w:rsidDel="00000000" w:rsidR="00000000" w:rsidRPr="00000000">
        <w:rPr>
          <w:rFonts w:ascii="Arial" w:cs="Arial" w:eastAsia="Arial" w:hAnsi="Arial"/>
          <w:color w:val="000000"/>
          <w:rtl w:val="0"/>
        </w:rPr>
        <w:t xml:space="preserve">MQTT-SN Control Packet,</w:t>
      </w:r>
      <w:r w:rsidDel="00000000" w:rsidR="00000000" w:rsidRPr="00000000">
        <w:rPr>
          <w:rFonts w:ascii="Arial" w:cs="Arial" w:eastAsia="Arial" w:hAnsi="Arial"/>
          <w:color w:val="000000"/>
          <w:rtl w:val="0"/>
        </w:rPr>
        <w:t xml:space="preserve"> as defined in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color w:val="000000"/>
          <w:rtl w:val="0"/>
        </w:rPr>
        <w:t xml:space="preserve">. The Client uses the Maximum Packet Size to inform the Server that it will not process packets exceeding this limit.</w:t>
      </w:r>
    </w:p>
    <w:p w:rsidR="00000000" w:rsidDel="00000000" w:rsidP="00000000" w:rsidRDefault="00000000" w:rsidRPr="00000000" w14:paraId="00000797">
      <w:pPr>
        <w:rPr>
          <w:rFonts w:ascii="Arial" w:cs="Arial" w:eastAsia="Arial" w:hAnsi="Arial"/>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highlight w:val="yellow"/>
          <w:rtl w:val="0"/>
        </w:rPr>
        <w:t xml:space="preserve">The Gateway MUST NOT send packets exceeding Maximum Packet Size to the Client. If a Client receives a packet whose size exceeds this limit, this is a Protocol Error, the Client uses DISCONNECT with Reason Code 0x95 (Packet too large).</w:t>
      </w:r>
      <w:r w:rsidDel="00000000" w:rsidR="00000000" w:rsidRPr="00000000">
        <w:rPr>
          <w:rtl w:val="0"/>
        </w:rPr>
      </w:r>
    </w:p>
    <w:p w:rsidR="00000000" w:rsidDel="00000000" w:rsidP="00000000" w:rsidRDefault="00000000" w:rsidRPr="00000000" w14:paraId="0000079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Where a Packet is too large to send, the Gateway MUST discard it without sending it and then behave as if it had completed sending that Application Message.</w:t>
      </w:r>
      <w:r w:rsidDel="00000000" w:rsidR="00000000" w:rsidRPr="00000000">
        <w:rPr>
          <w:rtl w:val="0"/>
        </w:rPr>
      </w:r>
    </w:p>
    <w:p w:rsidR="00000000" w:rsidDel="00000000" w:rsidP="00000000" w:rsidRDefault="00000000" w:rsidRPr="00000000" w14:paraId="00000799">
      <w:pPr>
        <w:ind w:left="720" w:firstLine="0"/>
        <w:rPr>
          <w:rFonts w:ascii="Arial" w:cs="Arial" w:eastAsia="Arial" w:hAnsi="Arial"/>
          <w:color w:val="000000"/>
        </w:rPr>
      </w:pPr>
      <w:bookmarkStart w:colFirst="0" w:colLast="0" w:name="_heading=h.2afmg28" w:id="63"/>
      <w:bookmarkEnd w:id="63"/>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A">
      <w:pPr>
        <w:ind w:left="720" w:firstLine="0"/>
        <w:rPr>
          <w:rFonts w:ascii="Arial" w:cs="Arial" w:eastAsia="Arial" w:hAnsi="Arial"/>
        </w:rPr>
      </w:pPr>
      <w:r w:rsidDel="00000000" w:rsidR="00000000" w:rsidRPr="00000000">
        <w:rPr>
          <w:rFonts w:ascii="Arial" w:cs="Arial" w:eastAsia="Arial" w:hAnsi="Arial"/>
          <w:color w:val="000000"/>
          <w:rtl w:val="0"/>
        </w:rPr>
        <w:t xml:space="preserve">Where a packet is discarded without being sent, the Gateway could take some diagnostic action including alerting the Server administrator. Such actions are outside the scope of this specification.</w:t>
      </w:r>
      <w:r w:rsidDel="00000000" w:rsidR="00000000" w:rsidRPr="00000000">
        <w:rPr>
          <w:rtl w:val="0"/>
        </w:rPr>
      </w:r>
    </w:p>
    <w:p w:rsidR="00000000" w:rsidDel="00000000" w:rsidP="00000000" w:rsidRDefault="00000000" w:rsidRPr="00000000" w14:paraId="0000079B">
      <w:pPr>
        <w:pStyle w:val="Heading4"/>
        <w:ind w:left="0" w:firstLine="0"/>
        <w:rPr>
          <w:rFonts w:ascii="Arial" w:cs="Arial" w:eastAsia="Arial" w:hAnsi="Arial"/>
        </w:rPr>
      </w:pPr>
      <w:bookmarkStart w:colFirst="0" w:colLast="0" w:name="_heading=h.pkwqa1" w:id="64"/>
      <w:bookmarkEnd w:id="64"/>
      <w:r w:rsidDel="00000000" w:rsidR="00000000" w:rsidRPr="00000000">
        <w:rPr>
          <w:rFonts w:ascii="Arial" w:cs="Arial" w:eastAsia="Arial" w:hAnsi="Arial"/>
          <w:rtl w:val="0"/>
        </w:rPr>
        <w:t xml:space="preserve">3.1.4.8 Client Identifier (ClientID)</w:t>
      </w:r>
    </w:p>
    <w:p w:rsidR="00000000" w:rsidDel="00000000" w:rsidP="00000000" w:rsidRDefault="00000000" w:rsidRPr="00000000" w14:paraId="0000079C">
      <w:pPr>
        <w:jc w:val="both"/>
        <w:rPr>
          <w:rFonts w:ascii="Arial" w:cs="Arial" w:eastAsia="Arial" w:hAnsi="Arial"/>
          <w:color w:val="000000"/>
        </w:rPr>
      </w:pPr>
      <w:r w:rsidDel="00000000" w:rsidR="00000000" w:rsidRPr="00000000">
        <w:rPr>
          <w:rFonts w:ascii="Arial" w:cs="Arial" w:eastAsia="Arial" w:hAnsi="Arial"/>
          <w:color w:val="000000"/>
          <w:rtl w:val="0"/>
        </w:rPr>
        <w:t xml:space="preserve">The Client Identifier (ClientID) identifies the Client to the Gateway. Each Client connecting to the Gateway has a unique ClientID. </w:t>
      </w:r>
      <w:r w:rsidDel="00000000" w:rsidR="00000000" w:rsidRPr="00000000">
        <w:rPr>
          <w:rFonts w:ascii="Arial" w:cs="Arial" w:eastAsia="Arial" w:hAnsi="Arial"/>
          <w:color w:val="000000"/>
          <w:highlight w:val="yellow"/>
          <w:rtl w:val="0"/>
        </w:rPr>
        <w:t xml:space="preserve">The ClientID MUST be used by Clients and by Gateway to </w:t>
      </w:r>
      <w:r w:rsidDel="00000000" w:rsidR="00000000" w:rsidRPr="00000000">
        <w:rPr>
          <w:rFonts w:ascii="Arial" w:cs="Arial" w:eastAsia="Arial" w:hAnsi="Arial"/>
          <w:highlight w:val="yellow"/>
          <w:rtl w:val="0"/>
        </w:rPr>
        <w:t xml:space="preserve">identify the state</w:t>
      </w:r>
      <w:r w:rsidDel="00000000" w:rsidR="00000000" w:rsidRPr="00000000">
        <w:rPr>
          <w:rFonts w:ascii="Arial" w:cs="Arial" w:eastAsia="Arial" w:hAnsi="Arial"/>
          <w:color w:val="000000"/>
          <w:highlight w:val="yellow"/>
          <w:rtl w:val="0"/>
        </w:rPr>
        <w:t xml:space="preserve"> that they hold relating to this MQTT-SN Session between the Client and the Gateway</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079D">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9E">
      <w:pPr>
        <w:ind w:left="720" w:firstLine="0"/>
        <w:jc w:val="both"/>
        <w:rPr>
          <w:rFonts w:ascii="Arial" w:cs="Arial" w:eastAsia="Arial" w:hAnsi="Arial"/>
        </w:rPr>
      </w:pPr>
      <w:r w:rsidDel="00000000" w:rsidR="00000000" w:rsidRPr="00000000">
        <w:rPr>
          <w:rFonts w:ascii="Arial" w:cs="Arial" w:eastAsia="Arial" w:hAnsi="Arial"/>
          <w:color w:val="000000"/>
          <w:rtl w:val="0"/>
        </w:rPr>
        <w:t xml:space="preserve">A Client Identifier can be between 0 - </w:t>
      </w:r>
      <w:r w:rsidDel="00000000" w:rsidR="00000000" w:rsidRPr="00000000">
        <w:rPr>
          <w:rFonts w:ascii="Arial" w:cs="Arial" w:eastAsia="Arial" w:hAnsi="Arial"/>
          <w:rtl w:val="0"/>
        </w:rPr>
        <w:t xml:space="preserve">65,521 bytes. We advise for practicality, ClientID’s are restricted to a reasonable size (less than 243 bytes to fit within a small CONNECT packet).</w:t>
      </w:r>
    </w:p>
    <w:p w:rsidR="00000000" w:rsidDel="00000000" w:rsidP="00000000" w:rsidRDefault="00000000" w:rsidRPr="00000000" w14:paraId="0000079F">
      <w:pPr>
        <w:rPr>
          <w:rFonts w:ascii="Arial" w:cs="Arial" w:eastAsia="Arial" w:hAnsi="Arial"/>
          <w:color w:val="000000"/>
          <w:highlight w:val="yellow"/>
        </w:rPr>
      </w:pPr>
      <w:r w:rsidDel="00000000" w:rsidR="00000000" w:rsidRPr="00000000">
        <w:rPr>
          <w:rFonts w:ascii="Arial" w:cs="Arial" w:eastAsia="Arial" w:hAnsi="Arial"/>
          <w:highlight w:val="yellow"/>
          <w:rtl w:val="0"/>
        </w:rPr>
        <w:t xml:space="preserve">When the clientID is present (greater than 0 bytes), t</w:t>
      </w:r>
      <w:r w:rsidDel="00000000" w:rsidR="00000000" w:rsidRPr="00000000">
        <w:rPr>
          <w:rFonts w:ascii="Arial" w:cs="Arial" w:eastAsia="Arial" w:hAnsi="Arial"/>
          <w:color w:val="000000"/>
          <w:highlight w:val="yellow"/>
          <w:rtl w:val="0"/>
        </w:rPr>
        <w:t xml:space="preserve">he Gateway MUST allow </w:t>
      </w:r>
      <w:r w:rsidDel="00000000" w:rsidR="00000000" w:rsidRPr="00000000">
        <w:rPr>
          <w:rFonts w:ascii="Arial" w:cs="Arial" w:eastAsia="Arial" w:hAnsi="Arial"/>
          <w:highlight w:val="yellow"/>
          <w:rtl w:val="0"/>
        </w:rPr>
        <w:t xml:space="preserve">values</w:t>
      </w:r>
      <w:r w:rsidDel="00000000" w:rsidR="00000000" w:rsidRPr="00000000">
        <w:rPr>
          <w:rFonts w:ascii="Arial" w:cs="Arial" w:eastAsia="Arial" w:hAnsi="Arial"/>
          <w:color w:val="000000"/>
          <w:highlight w:val="yellow"/>
          <w:rtl w:val="0"/>
        </w:rPr>
        <w:t xml:space="preserve"> which are between 1 and 23 UTF-8 encoded bytes in length, and that contain only the characters "0123456789abcdefghijklmnopqrstuvwxyzABCDEFGHIJKLMNOPQRSTUVWXYZ”. </w:t>
      </w:r>
    </w:p>
    <w:p w:rsidR="00000000" w:rsidDel="00000000" w:rsidP="00000000" w:rsidRDefault="00000000" w:rsidRPr="00000000" w14:paraId="000007A0">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The Gateway may choose to allow more than 23 bytes.</w:t>
      </w:r>
      <w:r w:rsidDel="00000000" w:rsidR="00000000" w:rsidRPr="00000000">
        <w:rPr>
          <w:rtl w:val="0"/>
        </w:rPr>
      </w:r>
    </w:p>
    <w:p w:rsidR="00000000" w:rsidDel="00000000" w:rsidP="00000000" w:rsidRDefault="00000000" w:rsidRPr="00000000" w14:paraId="000007A1">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Fonts w:ascii="Arial" w:cs="Arial" w:eastAsia="Arial" w:hAnsi="Arial"/>
          <w:color w:val="000000"/>
          <w:highlight w:val="yellow"/>
          <w:rtl w:val="0"/>
        </w:rPr>
        <w:t xml:space="preserve"> </w:t>
      </w:r>
    </w:p>
    <w:p w:rsidR="00000000" w:rsidDel="00000000" w:rsidP="00000000" w:rsidRDefault="00000000" w:rsidRPr="00000000" w14:paraId="000007A2">
      <w:pPr>
        <w:pStyle w:val="Heading4"/>
        <w:ind w:left="0" w:right="4" w:firstLine="0"/>
        <w:rPr/>
      </w:pPr>
      <w:bookmarkStart w:colFirst="0" w:colLast="0" w:name="_heading=h.u38i2mpp332q" w:id="65"/>
      <w:bookmarkEnd w:id="65"/>
      <w:r w:rsidDel="00000000" w:rsidR="00000000" w:rsidRPr="00000000">
        <w:rPr>
          <w:rFonts w:ascii="Arial" w:cs="Arial" w:eastAsia="Arial" w:hAnsi="Arial"/>
          <w:rtl w:val="0"/>
        </w:rPr>
        <w:t xml:space="preserve">3.1.4.9 </w:t>
      </w:r>
      <w:r w:rsidDel="00000000" w:rsidR="00000000" w:rsidRPr="00000000">
        <w:rPr>
          <w:rtl w:val="0"/>
        </w:rPr>
        <w:t xml:space="preserve">Connect Will Flags (optional,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7A3">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w:t>
      </w:r>
      <w:r w:rsidDel="00000000" w:rsidR="00000000" w:rsidRPr="00000000">
        <w:rPr>
          <w:rFonts w:ascii="Arial" w:cs="Arial" w:eastAsia="Arial" w:hAnsi="Arial"/>
          <w:rtl w:val="0"/>
        </w:rPr>
        <w:t xml:space="preserve"> is 1 byte field which contains several parameters specifying the handling of the Will Message. It is present only if the Will flag in the Connect </w:t>
      </w:r>
      <w:r w:rsidDel="00000000" w:rsidR="00000000" w:rsidRPr="00000000">
        <w:rPr>
          <w:rFonts w:ascii="Arial" w:cs="Arial" w:eastAsia="Arial" w:hAnsi="Arial"/>
          <w:i w:val="1"/>
          <w:rtl w:val="0"/>
        </w:rPr>
        <w:t xml:space="preserve">Flags</w:t>
      </w:r>
      <w:r w:rsidDel="00000000" w:rsidR="00000000" w:rsidRPr="00000000">
        <w:rPr>
          <w:rFonts w:ascii="Arial" w:cs="Arial" w:eastAsia="Arial" w:hAnsi="Arial"/>
          <w:rtl w:val="0"/>
        </w:rPr>
        <w:t xml:space="preserve"> contains the value 1.</w:t>
      </w:r>
    </w:p>
    <w:p w:rsidR="00000000" w:rsidDel="00000000" w:rsidP="00000000" w:rsidRDefault="00000000" w:rsidRPr="00000000" w14:paraId="000007A4">
      <w:pPr>
        <w:ind w:right="4"/>
        <w:rPr>
          <w:rFonts w:ascii="Arial" w:cs="Arial" w:eastAsia="Arial" w:hAnsi="Arial"/>
        </w:rPr>
      </w:pPr>
      <w:r w:rsidDel="00000000" w:rsidR="00000000" w:rsidRPr="00000000">
        <w:rPr>
          <w:rFonts w:ascii="Arial" w:cs="Arial" w:eastAsia="Arial" w:hAnsi="Arial"/>
          <w:rtl w:val="0"/>
        </w:rPr>
        <w:t xml:space="preserve">The Connect optional </w:t>
      </w:r>
      <w:r w:rsidDel="00000000" w:rsidR="00000000" w:rsidRPr="00000000">
        <w:rPr>
          <w:rFonts w:ascii="Arial" w:cs="Arial" w:eastAsia="Arial" w:hAnsi="Arial"/>
          <w:i w:val="1"/>
          <w:rtl w:val="0"/>
        </w:rPr>
        <w:t xml:space="preserve">Will 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7A5">
      <w:pPr>
        <w:numPr>
          <w:ilvl w:val="0"/>
          <w:numId w:val="1"/>
        </w:numPr>
        <w:spacing w:after="0" w:before="0" w:line="248.00000000000006" w:lineRule="auto"/>
        <w:ind w:left="720" w:right="6" w:hanging="360"/>
        <w:jc w:val="both"/>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Topic Type:</w:t>
      </w:r>
      <w:r w:rsidDel="00000000" w:rsidR="00000000" w:rsidRPr="00000000">
        <w:rPr>
          <w:rFonts w:ascii="Arial" w:cs="Arial" w:eastAsia="Arial" w:hAnsi="Arial"/>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7A6">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rtl w:val="0"/>
        </w:rPr>
        <w:t xml:space="preserve">Will QoS</w:t>
      </w:r>
      <w:r w:rsidDel="00000000" w:rsidR="00000000" w:rsidRPr="00000000">
        <w:rPr>
          <w:rFonts w:ascii="Arial" w:cs="Arial" w:eastAsia="Arial" w:hAnsi="Arial"/>
          <w:rtl w:val="0"/>
        </w:rPr>
        <w:t xml:space="preserve">: Stored in Bit 2 and 3, these two bits specify the QoS level to be used. The value of Will QoS can be 0 (0x00), 1 (0x01), or 2 (0x02). A value of 3 (0x03) is a Malformed Packet.</w:t>
      </w:r>
      <w:r w:rsidDel="00000000" w:rsidR="00000000" w:rsidRPr="00000000">
        <w:rPr>
          <w:rtl w:val="0"/>
        </w:rPr>
      </w:r>
    </w:p>
    <w:p w:rsidR="00000000" w:rsidDel="00000000" w:rsidP="00000000" w:rsidRDefault="00000000" w:rsidRPr="00000000" w14:paraId="000007A7">
      <w:pPr>
        <w:numPr>
          <w:ilvl w:val="0"/>
          <w:numId w:val="1"/>
        </w:numPr>
        <w:spacing w:after="0" w:lineRule="auto"/>
        <w:ind w:left="720" w:right="4" w:hanging="360"/>
        <w:rPr>
          <w:rFonts w:ascii="Arial" w:cs="Arial" w:eastAsia="Arial" w:hAnsi="Arial"/>
          <w:b w:val="0"/>
          <w:color w:val="000000"/>
          <w:sz w:val="20"/>
          <w:szCs w:val="20"/>
        </w:rPr>
      </w:pPr>
      <w:r w:rsidDel="00000000" w:rsidR="00000000" w:rsidRPr="00000000">
        <w:rPr>
          <w:rFonts w:ascii="Arial" w:cs="Arial" w:eastAsia="Arial" w:hAnsi="Arial"/>
          <w:b w:val="1"/>
          <w:color w:val="000000"/>
          <w:sz w:val="20"/>
          <w:szCs w:val="20"/>
          <w:rtl w:val="0"/>
        </w:rPr>
        <w:t xml:space="preserve">Will Retain</w:t>
      </w:r>
      <w:r w:rsidDel="00000000" w:rsidR="00000000" w:rsidRPr="00000000">
        <w:rPr>
          <w:rFonts w:ascii="Arial" w:cs="Arial" w:eastAsia="Arial" w:hAnsi="Arial"/>
          <w:b w:val="0"/>
          <w:color w:val="000000"/>
          <w:sz w:val="20"/>
          <w:szCs w:val="20"/>
          <w:rtl w:val="0"/>
        </w:rPr>
        <w:t xml:space="preserve">: Stored in Bit 4, this bit specifies if the Will Message is to be retained when it is published.</w:t>
      </w:r>
    </w:p>
    <w:p w:rsidR="00000000" w:rsidDel="00000000" w:rsidP="00000000" w:rsidRDefault="00000000" w:rsidRPr="00000000" w14:paraId="000007A8">
      <w:pPr>
        <w:spacing w:after="0" w:lineRule="auto"/>
        <w:ind w:lef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this indicates that a Will Message MUST be stored on the Server and associated with the Session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[MQTT-SN-3.1.4.9-1]</w:t>
      </w:r>
      <w:r w:rsidDel="00000000" w:rsidR="00000000" w:rsidRPr="00000000">
        <w:rPr>
          <w:rFonts w:ascii="Arial" w:cs="Arial" w:eastAsia="Arial" w:hAnsi="Arial"/>
          <w:color w:val="000000"/>
          <w:sz w:val="20"/>
          <w:szCs w:val="20"/>
          <w:rtl w:val="0"/>
        </w:rPr>
        <w:t xml:space="preserve">. The Will Message consists of the Will Topic, and Will Payload fields in the CONNECT Packet. </w:t>
      </w:r>
      <w:r w:rsidDel="00000000" w:rsidR="00000000" w:rsidRPr="00000000">
        <w:rPr>
          <w:rFonts w:ascii="Arial" w:cs="Arial" w:eastAsia="Arial" w:hAnsi="Arial"/>
          <w:color w:val="000000"/>
          <w:sz w:val="20"/>
          <w:szCs w:val="20"/>
          <w:highlight w:val="yellow"/>
          <w:rtl w:val="0"/>
        </w:rPr>
        <w:t xml:space="preserve">The Will Message MUST be published after the Session ends, unless the Will Message has been deleted by the Server on receipt of a DISCONNECT packet with Reason Code 0x00 (Normal disconnection)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[MQTT-SN--3.1.4.9-2]</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A9">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Situations in which the Will Message is published include, but are not limited to:</w:t>
      </w:r>
    </w:p>
    <w:p w:rsidR="00000000" w:rsidDel="00000000" w:rsidP="00000000" w:rsidRDefault="00000000" w:rsidRPr="00000000" w14:paraId="000007AA">
      <w:pPr>
        <w:numPr>
          <w:ilvl w:val="0"/>
          <w:numId w:val="30"/>
        </w:numPr>
        <w:spacing w:after="0" w:afterAutospacing="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An I/O error or network failure detected by the Server.</w:t>
      </w:r>
    </w:p>
    <w:p w:rsidR="00000000" w:rsidDel="00000000" w:rsidP="00000000" w:rsidRDefault="00000000" w:rsidRPr="00000000" w14:paraId="000007AB">
      <w:pPr>
        <w:numPr>
          <w:ilvl w:val="0"/>
          <w:numId w:val="30"/>
        </w:numPr>
        <w:spacing w:after="240" w:before="0" w:lineRule="auto"/>
        <w:ind w:left="720" w:right="0" w:hanging="36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Client fails to communicate within the Keep Alive time.</w:t>
      </w:r>
    </w:p>
    <w:p w:rsidR="00000000" w:rsidDel="00000000" w:rsidP="00000000" w:rsidRDefault="00000000" w:rsidRPr="00000000" w14:paraId="000007AC">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highlight w:val="yellow"/>
          <w:rtl w:val="0"/>
        </w:rPr>
        <w:t xml:space="preserve">If the Will Flag is set to 1, the Will Topic, and Will Payload fields MUST be present in the Packet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[MQTT-SN-3.1.4.9-3]</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000000"/>
          <w:sz w:val="20"/>
          <w:szCs w:val="20"/>
          <w:highlight w:val="yellow"/>
          <w:rtl w:val="0"/>
        </w:rPr>
        <w:t xml:space="preserve">The Will Message MUST be removed from the stored Session State in the Server once it has been published or the Server has received a DISCONNECT packet with a Reason Code of 0x00 (Normal disconnection) from the Client</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color w:val="ff0000"/>
          <w:sz w:val="20"/>
          <w:szCs w:val="20"/>
          <w:rtl w:val="0"/>
        </w:rPr>
        <w:t xml:space="preserve">[MQTT-SN-3.1.4.9-4]</w:t>
      </w:r>
      <w:r w:rsidDel="00000000" w:rsidR="00000000" w:rsidRPr="00000000">
        <w:rPr>
          <w:rFonts w:ascii="Arial" w:cs="Arial" w:eastAsia="Arial" w:hAnsi="Arial"/>
          <w:color w:val="000000"/>
          <w:sz w:val="20"/>
          <w:szCs w:val="20"/>
          <w:rtl w:val="0"/>
        </w:rPr>
        <w:t xml:space="preserve">.</w:t>
      </w:r>
    </w:p>
    <w:p w:rsidR="00000000" w:rsidDel="00000000" w:rsidP="00000000" w:rsidRDefault="00000000" w:rsidRPr="00000000" w14:paraId="000007AD">
      <w:pPr>
        <w:spacing w:after="240" w:before="240" w:lineRule="auto"/>
        <w:ind w:left="0" w:right="0" w:firstLine="0"/>
        <w:rPr>
          <w:rFonts w:ascii="Arial" w:cs="Arial" w:eastAsia="Arial" w:hAnsi="Arial"/>
          <w:color w:val="000000"/>
          <w:sz w:val="20"/>
          <w:szCs w:val="20"/>
        </w:rPr>
      </w:pPr>
      <w:r w:rsidDel="00000000" w:rsidR="00000000" w:rsidRPr="00000000">
        <w:rPr>
          <w:rFonts w:ascii="Arial" w:cs="Arial" w:eastAsia="Arial" w:hAnsi="Arial"/>
          <w:color w:val="000000"/>
          <w:sz w:val="20"/>
          <w:szCs w:val="20"/>
          <w:rtl w:val="0"/>
        </w:rPr>
        <w:t xml:space="preserve">The Server SHOULD publish Will Messages promptly after the </w:t>
      </w:r>
      <w:sdt>
        <w:sdtPr>
          <w:tag w:val="goog_rdk_34"/>
        </w:sdtPr>
        <w:sdtContent>
          <w:commentRangeStart w:id="29"/>
        </w:sdtContent>
      </w:sdt>
      <w:sdt>
        <w:sdtPr>
          <w:tag w:val="goog_rdk_35"/>
        </w:sdtPr>
        <w:sdtContent>
          <w:commentRangeStart w:id="30"/>
        </w:sdtContent>
      </w:sdt>
      <w:r w:rsidDel="00000000" w:rsidR="00000000" w:rsidRPr="00000000">
        <w:rPr>
          <w:rFonts w:ascii="Arial" w:cs="Arial" w:eastAsia="Arial" w:hAnsi="Arial"/>
          <w:color w:val="000000"/>
          <w:sz w:val="20"/>
          <w:szCs w:val="20"/>
          <w:rtl w:val="0"/>
        </w:rPr>
        <w:t xml:space="preserve">Session</w:t>
      </w:r>
      <w:commentRangeEnd w:id="29"/>
      <w:r w:rsidDel="00000000" w:rsidR="00000000" w:rsidRPr="00000000">
        <w:commentReference w:id="29"/>
      </w:r>
      <w:commentRangeEnd w:id="30"/>
      <w:r w:rsidDel="00000000" w:rsidR="00000000" w:rsidRPr="00000000">
        <w:commentReference w:id="30"/>
      </w:r>
      <w:r w:rsidDel="00000000" w:rsidR="00000000" w:rsidRPr="00000000">
        <w:rPr>
          <w:rFonts w:ascii="Arial" w:cs="Arial" w:eastAsia="Arial" w:hAnsi="Arial"/>
          <w:color w:val="000000"/>
          <w:sz w:val="20"/>
          <w:szCs w:val="20"/>
          <w:rtl w:val="0"/>
        </w:rPr>
        <w:t xml:space="preserve"> ends. In the case of a Server shutdown or failure, the Server MAY defer publication of Will Messages until a subsequent restart. If this happens, there might be a delay between the time the Server experienced failure and when the Will Message is published.</w:t>
      </w:r>
    </w:p>
    <w:p w:rsidR="00000000" w:rsidDel="00000000" w:rsidP="00000000" w:rsidRDefault="00000000" w:rsidRPr="00000000" w14:paraId="000007AE">
      <w:pPr>
        <w:pStyle w:val="Heading4"/>
        <w:ind w:left="0" w:firstLine="0"/>
        <w:rPr>
          <w:rFonts w:ascii="Arial" w:cs="Arial" w:eastAsia="Arial" w:hAnsi="Arial"/>
        </w:rPr>
      </w:pPr>
      <w:bookmarkStart w:colFirst="0" w:colLast="0" w:name="_heading=h.6mntinqaom6n" w:id="66"/>
      <w:bookmarkEnd w:id="66"/>
      <w:r w:rsidDel="00000000" w:rsidR="00000000" w:rsidRPr="00000000">
        <w:rPr>
          <w:rFonts w:ascii="Arial" w:cs="Arial" w:eastAsia="Arial" w:hAnsi="Arial"/>
          <w:rtl w:val="0"/>
        </w:rPr>
        <w:t xml:space="preserve">3.1.4.10 Will Topic Short or Will Topic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AF">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the case of Will Topic Type being b11 this field will refer to the length of data assigned to the “Will Full Topic Name”, in all other cases, this will be the value used as the Will topic alias or Will short topic name.</w:t>
      </w:r>
    </w:p>
    <w:p w:rsidR="00000000" w:rsidDel="00000000" w:rsidP="00000000" w:rsidRDefault="00000000" w:rsidRPr="00000000" w14:paraId="000007B0">
      <w:pPr>
        <w:pStyle w:val="Heading4"/>
        <w:ind w:left="0" w:right="4" w:firstLine="0"/>
        <w:rPr>
          <w:rFonts w:ascii="Arial" w:cs="Arial" w:eastAsia="Arial" w:hAnsi="Arial"/>
        </w:rPr>
      </w:pPr>
      <w:bookmarkStart w:colFirst="0" w:colLast="0" w:name="_heading=h.g5w1zpmaiace" w:id="67"/>
      <w:bookmarkEnd w:id="67"/>
      <w:r w:rsidDel="00000000" w:rsidR="00000000" w:rsidRPr="00000000">
        <w:rPr>
          <w:rFonts w:ascii="Arial" w:cs="Arial" w:eastAsia="Arial" w:hAnsi="Arial"/>
          <w:rtl w:val="0"/>
        </w:rPr>
        <w:t xml:space="preserve">3.1.4.11 Will Payload Length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the length of the Will Payload field.</w:t>
      </w:r>
    </w:p>
    <w:p w:rsidR="00000000" w:rsidDel="00000000" w:rsidP="00000000" w:rsidRDefault="00000000" w:rsidRPr="00000000" w14:paraId="000007B2">
      <w:pPr>
        <w:pStyle w:val="Heading4"/>
        <w:ind w:left="0" w:right="4" w:firstLine="0"/>
        <w:rPr>
          <w:rFonts w:ascii="Arial" w:cs="Arial" w:eastAsia="Arial" w:hAnsi="Arial"/>
        </w:rPr>
      </w:pPr>
      <w:bookmarkStart w:colFirst="0" w:colLast="0" w:name="_heading=h.o88zms19c5d1" w:id="68"/>
      <w:bookmarkEnd w:id="68"/>
      <w:r w:rsidDel="00000000" w:rsidR="00000000" w:rsidRPr="00000000">
        <w:rPr>
          <w:rFonts w:ascii="Arial" w:cs="Arial" w:eastAsia="Arial" w:hAnsi="Arial"/>
          <w:rtl w:val="0"/>
        </w:rPr>
        <w:t xml:space="preserve">3.1.4.12 Will Payload (optional</w:t>
      </w:r>
      <w:r w:rsidDel="00000000" w:rsidR="00000000" w:rsidRPr="00000000">
        <w:rPr>
          <w:rtl w:val="0"/>
        </w:rPr>
        <w:t xml:space="preserve">, only with </w:t>
      </w:r>
      <w:r w:rsidDel="00000000" w:rsidR="00000000" w:rsidRPr="00000000">
        <w:rPr>
          <w:i w:val="1"/>
          <w:rtl w:val="0"/>
        </w:rPr>
        <w:t xml:space="preserve">Will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3">
      <w:pPr>
        <w:rPr/>
      </w:pPr>
      <w:r w:rsidDel="00000000" w:rsidR="00000000" w:rsidRPr="00000000">
        <w:rPr>
          <w:rtl w:val="0"/>
        </w:rPr>
        <w:t xml:space="preserve">It contains the content of the Will Message which is published after the Virtual Connection is deleted.  </w:t>
      </w:r>
    </w:p>
    <w:p w:rsidR="00000000" w:rsidDel="00000000" w:rsidP="00000000" w:rsidRDefault="00000000" w:rsidRPr="00000000" w14:paraId="000007B4">
      <w:pPr>
        <w:rPr>
          <w:rFonts w:ascii="Arial" w:cs="Arial" w:eastAsia="Arial" w:hAnsi="Arial"/>
        </w:rPr>
      </w:pPr>
      <w:r w:rsidDel="00000000" w:rsidR="00000000" w:rsidRPr="00000000">
        <w:rPr>
          <w:rtl w:val="0"/>
        </w:rPr>
        <w:t xml:space="preserve">In the case of Topic Type b11 the payload section will be prefixed with a “Will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Will Payload </w:t>
      </w:r>
      <w:r w:rsidDel="00000000" w:rsidR="00000000" w:rsidRPr="00000000">
        <w:rPr>
          <w:rFonts w:ascii="Arial" w:cs="Arial" w:eastAsia="Arial" w:hAnsi="Arial"/>
          <w:rtl w:val="0"/>
        </w:rPr>
        <w:t xml:space="preserve">field corresponds to the MQTT Will Payload and so it defines the Application Message Payload that is to be published to the Will Topic and this field consists of Binary Data. It has a variable length defined by the Will Payload Length fields.</w:t>
      </w:r>
    </w:p>
    <w:p w:rsidR="00000000" w:rsidDel="00000000" w:rsidP="00000000" w:rsidRDefault="00000000" w:rsidRPr="00000000" w14:paraId="000007B5">
      <w:pPr>
        <w:pStyle w:val="Heading4"/>
        <w:ind w:left="0" w:right="4" w:firstLine="0"/>
        <w:rPr>
          <w:rFonts w:ascii="Arial" w:cs="Arial" w:eastAsia="Arial" w:hAnsi="Arial"/>
        </w:rPr>
      </w:pPr>
      <w:bookmarkStart w:colFirst="0" w:colLast="0" w:name="_heading=h.mw1gvx9qi5t0" w:id="69"/>
      <w:bookmarkEnd w:id="69"/>
      <w:r w:rsidDel="00000000" w:rsidR="00000000" w:rsidRPr="00000000">
        <w:rPr>
          <w:rFonts w:ascii="Arial" w:cs="Arial" w:eastAsia="Arial" w:hAnsi="Arial"/>
          <w:rtl w:val="0"/>
        </w:rPr>
        <w:t xml:space="preserve">3.1.4.13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6">
      <w:pPr>
        <w:spacing w:after="240" w:before="240" w:lineRule="auto"/>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7">
      <w:pPr>
        <w:pStyle w:val="Heading4"/>
        <w:ind w:left="0" w:right="4" w:firstLine="0"/>
        <w:rPr>
          <w:rFonts w:ascii="Arial" w:cs="Arial" w:eastAsia="Arial" w:hAnsi="Arial"/>
        </w:rPr>
      </w:pPr>
      <w:bookmarkStart w:colFirst="0" w:colLast="0" w:name="_heading=h.4ydjyi9y5y20" w:id="70"/>
      <w:bookmarkEnd w:id="70"/>
      <w:r w:rsidDel="00000000" w:rsidR="00000000" w:rsidRPr="00000000">
        <w:rPr>
          <w:rFonts w:ascii="Arial" w:cs="Arial" w:eastAsia="Arial" w:hAnsi="Arial"/>
          <w:rtl w:val="0"/>
        </w:rPr>
        <w:t xml:space="preserve">3.1.4.14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8">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9">
      <w:pPr>
        <w:pStyle w:val="Heading4"/>
        <w:ind w:left="0" w:right="4" w:firstLine="0"/>
        <w:rPr>
          <w:rFonts w:ascii="Arial" w:cs="Arial" w:eastAsia="Arial" w:hAnsi="Arial"/>
        </w:rPr>
      </w:pPr>
      <w:bookmarkStart w:colFirst="0" w:colLast="0" w:name="_heading=h.5hocu94eubqg" w:id="71"/>
      <w:bookmarkEnd w:id="71"/>
      <w:r w:rsidDel="00000000" w:rsidR="00000000" w:rsidRPr="00000000">
        <w:rPr>
          <w:rFonts w:ascii="Arial" w:cs="Arial" w:eastAsia="Arial" w:hAnsi="Arial"/>
          <w:rtl w:val="0"/>
        </w:rPr>
        <w:t xml:space="preserve">3.1.4.15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A">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B">
      <w:pPr>
        <w:pStyle w:val="Heading4"/>
        <w:ind w:left="0" w:right="4" w:firstLine="0"/>
        <w:rPr>
          <w:rFonts w:ascii="Arial" w:cs="Arial" w:eastAsia="Arial" w:hAnsi="Arial"/>
        </w:rPr>
      </w:pPr>
      <w:bookmarkStart w:colFirst="0" w:colLast="0" w:name="_heading=h.g9mib2nvvlzy" w:id="72"/>
      <w:bookmarkEnd w:id="72"/>
      <w:r w:rsidDel="00000000" w:rsidR="00000000" w:rsidRPr="00000000">
        <w:rPr>
          <w:rFonts w:ascii="Arial" w:cs="Arial" w:eastAsia="Arial" w:hAnsi="Arial"/>
          <w:rtl w:val="0"/>
        </w:rPr>
        <w:t xml:space="preserve">3.1.4.16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7BC">
      <w:pPr>
        <w:spacing w:after="240" w:before="240" w:lineRule="auto"/>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Refer to </w:t>
      </w:r>
      <w:hyperlink w:anchor="_heading=h.n3l7hni8c3ae">
        <w:r w:rsidDel="00000000" w:rsidR="00000000" w:rsidRPr="00000000">
          <w:rPr>
            <w:rFonts w:ascii="Arial" w:cs="Arial" w:eastAsia="Arial" w:hAnsi="Arial"/>
            <w:color w:val="1155cc"/>
            <w:u w:val="single"/>
            <w:rtl w:val="0"/>
          </w:rPr>
          <w:t xml:space="preserve">section 4.10</w:t>
        </w:r>
      </w:hyperlink>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7BD">
      <w:pPr>
        <w:pStyle w:val="Heading4"/>
        <w:keepNext w:val="0"/>
        <w:pBdr>
          <w:top w:color="auto" w:space="0" w:sz="0" w:val="none"/>
        </w:pBdr>
        <w:spacing w:after="80" w:before="280" w:lineRule="auto"/>
        <w:ind w:left="-15" w:firstLine="0"/>
        <w:rPr/>
      </w:pPr>
      <w:bookmarkStart w:colFirst="0" w:colLast="0" w:name="_heading=h.6hlt7zbtaja" w:id="73"/>
      <w:bookmarkEnd w:id="73"/>
      <w:r w:rsidDel="00000000" w:rsidR="00000000" w:rsidRPr="00000000">
        <w:rPr>
          <w:rtl w:val="0"/>
        </w:rPr>
        <w:t xml:space="preserve">3.1.4.17 CONNECT Actions</w:t>
      </w:r>
    </w:p>
    <w:p w:rsidR="00000000" w:rsidDel="00000000" w:rsidP="00000000" w:rsidRDefault="00000000" w:rsidRPr="00000000" w14:paraId="000007BE">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Note that a Server MAY support multiple protocols on the same network endpoint. If the Server determines that the protocol is MQTT-SN 2.0 then it validates the connection attempt as follows.</w:t>
      </w:r>
    </w:p>
    <w:p w:rsidR="00000000" w:rsidDel="00000000" w:rsidP="00000000" w:rsidRDefault="00000000" w:rsidRPr="00000000" w14:paraId="000007BF">
      <w:pPr>
        <w:numPr>
          <w:ilvl w:val="0"/>
          <w:numId w:val="37"/>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The Server MUST validate that the CONNECT packet matches the format described in</w:t>
      </w:r>
      <w:hyperlink r:id="rId56">
        <w:r w:rsidDel="00000000" w:rsidR="00000000" w:rsidRPr="00000000">
          <w:rPr>
            <w:rFonts w:ascii="Arial" w:cs="Arial" w:eastAsia="Arial" w:hAnsi="Arial"/>
            <w:highlight w:val="yellow"/>
            <w:rtl w:val="0"/>
          </w:rPr>
          <w:t xml:space="preserve"> </w:t>
        </w:r>
      </w:hyperlink>
      <w:hyperlink r:id="rId57">
        <w:r w:rsidDel="00000000" w:rsidR="00000000" w:rsidRPr="00000000">
          <w:rPr>
            <w:rFonts w:ascii="Arial" w:cs="Arial" w:eastAsia="Arial" w:hAnsi="Arial"/>
            <w:color w:val="1155cc"/>
            <w:highlight w:val="yellow"/>
            <w:u w:val="single"/>
            <w:rtl w:val="0"/>
          </w:rPr>
          <w:t xml:space="preserve">section 3.1</w:t>
        </w:r>
      </w:hyperlink>
      <w:r w:rsidDel="00000000" w:rsidR="00000000" w:rsidRPr="00000000">
        <w:rPr>
          <w:rFonts w:ascii="Arial" w:cs="Arial" w:eastAsia="Arial" w:hAnsi="Arial"/>
          <w:highlight w:val="yellow"/>
          <w:rtl w:val="0"/>
        </w:rPr>
        <w:t xml:space="preserve"> and MUST NOT create a Virtual Connection for this CONNECT if it does not match.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[MQTT-SN-3.1.4.17-1]</w:t>
      </w:r>
      <w:r w:rsidDel="00000000" w:rsidR="00000000" w:rsidRPr="00000000">
        <w:rPr>
          <w:rFonts w:ascii="Arial" w:cs="Arial" w:eastAsia="Arial" w:hAnsi="Arial"/>
          <w:color w:val="000000"/>
          <w:rtl w:val="0"/>
        </w:rPr>
        <w:t xml:space="preserve"> The Server MAY send a CONNACK with a Reason Code of 0x80 or greater as described in section</w:t>
      </w:r>
      <w:sdt>
        <w:sdtPr>
          <w:tag w:val="goog_rdk_36"/>
        </w:sdtPr>
        <w:sdtContent>
          <w:commentRangeStart w:id="31"/>
        </w:sdtContent>
      </w:sdt>
      <w:r w:rsidDel="00000000" w:rsidR="00000000" w:rsidRPr="00000000">
        <w:rPr>
          <w:rFonts w:ascii="Arial" w:cs="Arial" w:eastAsia="Arial" w:hAnsi="Arial"/>
          <w:color w:val="000000"/>
          <w:rtl w:val="0"/>
        </w:rPr>
        <w:t xml:space="preserve"> 4.13</w:t>
      </w:r>
      <w:commentRangeEnd w:id="31"/>
      <w:r w:rsidDel="00000000" w:rsidR="00000000" w:rsidRPr="00000000">
        <w:commentReference w:id="31"/>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7C0">
      <w:pPr>
        <w:numPr>
          <w:ilvl w:val="0"/>
          <w:numId w:val="64"/>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The Server MAY check that the contents of the CONNECT packet meet any further restrictions and SHOULD perform authentication and authorization checks. If any of these checks fail, it MUST NOT create a Virtual Connection for this CONNECT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[MQTT-SN-3.1.4.17-2]</w:t>
      </w:r>
      <w:r w:rsidDel="00000000" w:rsidR="00000000" w:rsidRPr="00000000">
        <w:rPr>
          <w:rFonts w:ascii="Arial" w:cs="Arial" w:eastAsia="Arial" w:hAnsi="Arial"/>
          <w:rtl w:val="0"/>
        </w:rPr>
        <w:t xml:space="preserve">. It MAY send an appropriate CONNACK response with a Reason Code of 0x80 or greater as described in</w:t>
      </w:r>
      <w:hyperlink r:id="rId58">
        <w:r w:rsidDel="00000000" w:rsidR="00000000" w:rsidRPr="00000000">
          <w:rPr>
            <w:rFonts w:ascii="Arial" w:cs="Arial" w:eastAsia="Arial" w:hAnsi="Arial"/>
            <w:rtl w:val="0"/>
          </w:rPr>
          <w:t xml:space="preserve"> </w:t>
        </w:r>
      </w:hyperlink>
      <w:sdt>
        <w:sdtPr>
          <w:tag w:val="goog_rdk_37"/>
        </w:sdtPr>
        <w:sdtContent>
          <w:commentRangeStart w:id="32"/>
        </w:sdtContent>
      </w:sdt>
      <w:hyperlink r:id="rId59">
        <w:r w:rsidDel="00000000" w:rsidR="00000000" w:rsidRPr="00000000">
          <w:rPr>
            <w:rFonts w:ascii="Arial" w:cs="Arial" w:eastAsia="Arial" w:hAnsi="Arial"/>
            <w:color w:val="1155cc"/>
            <w:u w:val="single"/>
            <w:rtl w:val="0"/>
          </w:rPr>
          <w:t xml:space="preserve">section 3.2</w:t>
        </w:r>
      </w:hyperlink>
      <w:r w:rsidDel="00000000" w:rsidR="00000000" w:rsidRPr="00000000">
        <w:rPr>
          <w:rFonts w:ascii="Arial" w:cs="Arial" w:eastAsia="Arial" w:hAnsi="Arial"/>
          <w:rtl w:val="0"/>
        </w:rPr>
        <w:t xml:space="preserve"> and</w:t>
      </w:r>
      <w:hyperlink r:id="rId60">
        <w:r w:rsidDel="00000000" w:rsidR="00000000" w:rsidRPr="00000000">
          <w:rPr>
            <w:rFonts w:ascii="Arial" w:cs="Arial" w:eastAsia="Arial" w:hAnsi="Arial"/>
            <w:rtl w:val="0"/>
          </w:rPr>
          <w:t xml:space="preserve"> </w:t>
        </w:r>
      </w:hyperlink>
      <w:hyperlink r:id="rId61">
        <w:r w:rsidDel="00000000" w:rsidR="00000000" w:rsidRPr="00000000">
          <w:rPr>
            <w:rFonts w:ascii="Arial" w:cs="Arial" w:eastAsia="Arial" w:hAnsi="Arial"/>
            <w:color w:val="1155cc"/>
            <w:u w:val="single"/>
            <w:rtl w:val="0"/>
          </w:rPr>
          <w:t xml:space="preserve">section 4.13</w:t>
        </w:r>
      </w:hyperlink>
      <w:r w:rsidDel="00000000" w:rsidR="00000000" w:rsidRPr="00000000">
        <w:rPr>
          <w:rFonts w:ascii="Arial" w:cs="Arial" w:eastAsia="Arial" w:hAnsi="Arial"/>
          <w:rtl w:val="0"/>
        </w:rPr>
        <w:t xml:space="preserve">.</w:t>
      </w:r>
      <w:commentRangeEnd w:id="32"/>
      <w:r w:rsidDel="00000000" w:rsidR="00000000" w:rsidRPr="00000000">
        <w:commentReference w:id="32"/>
      </w:r>
      <w:r w:rsidDel="00000000" w:rsidR="00000000" w:rsidRPr="00000000">
        <w:rPr>
          <w:rtl w:val="0"/>
        </w:rPr>
      </w:r>
    </w:p>
    <w:p w:rsidR="00000000" w:rsidDel="00000000" w:rsidP="00000000" w:rsidRDefault="00000000" w:rsidRPr="00000000" w14:paraId="000007C1">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validation is successful, the Server performs the following steps.</w:t>
      </w:r>
    </w:p>
    <w:p w:rsidR="00000000" w:rsidDel="00000000" w:rsidP="00000000" w:rsidRDefault="00000000" w:rsidRPr="00000000" w14:paraId="000007C2">
      <w:pPr>
        <w:numPr>
          <w:ilvl w:val="0"/>
          <w:numId w:val="22"/>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ClientID represents a Client already connected to the Server, the Server sends a DISCONNECT packet to the existing Client with Reason Code of 0x8E (Session taken over) as described in</w:t>
      </w:r>
      <w:hyperlink r:id="rId62">
        <w:r w:rsidDel="00000000" w:rsidR="00000000" w:rsidRPr="00000000">
          <w:rPr>
            <w:rFonts w:ascii="Arial" w:cs="Arial" w:eastAsia="Arial" w:hAnsi="Arial"/>
            <w:highlight w:val="yellow"/>
            <w:rtl w:val="0"/>
          </w:rPr>
          <w:t xml:space="preserve"> </w:t>
        </w:r>
      </w:hyperlink>
      <w:hyperlink r:id="rId63">
        <w:r w:rsidDel="00000000" w:rsidR="00000000" w:rsidRPr="00000000">
          <w:rPr>
            <w:rFonts w:ascii="Arial" w:cs="Arial" w:eastAsia="Arial" w:hAnsi="Arial"/>
            <w:color w:val="1155cc"/>
            <w:highlight w:val="yellow"/>
            <w:u w:val="single"/>
            <w:rtl w:val="0"/>
          </w:rPr>
          <w:t xml:space="preserve">section 4.13</w:t>
        </w:r>
      </w:hyperlink>
      <w:r w:rsidDel="00000000" w:rsidR="00000000" w:rsidRPr="00000000">
        <w:rPr>
          <w:rFonts w:ascii="Arial" w:cs="Arial" w:eastAsia="Arial" w:hAnsi="Arial"/>
          <w:highlight w:val="yellow"/>
          <w:rtl w:val="0"/>
        </w:rPr>
        <w:t xml:space="preserve"> and MUST delete the Virtual Connection of the existing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[MQTT-SN-3.1.4.17-3]</w:t>
      </w:r>
      <w:r w:rsidDel="00000000" w:rsidR="00000000" w:rsidRPr="00000000">
        <w:rPr>
          <w:rFonts w:ascii="Arial" w:cs="Arial" w:eastAsia="Arial" w:hAnsi="Arial"/>
          <w:rtl w:val="0"/>
        </w:rPr>
        <w:t xml:space="preserve">. If the existing Client has a Will Message, that Will Message is published as described in section 3.1.2.5. </w:t>
      </w:r>
    </w:p>
    <w:p w:rsidR="00000000" w:rsidDel="00000000" w:rsidP="00000000" w:rsidRDefault="00000000" w:rsidRPr="00000000" w14:paraId="000007C3">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perform the processing of Clean Start</w:t>
      </w:r>
      <w:r w:rsidDel="00000000" w:rsidR="00000000" w:rsidRPr="00000000">
        <w:rPr>
          <w:rFonts w:ascii="Arial" w:cs="Arial" w:eastAsia="Arial" w:hAnsi="Arial"/>
          <w:rtl w:val="0"/>
        </w:rPr>
        <w:t xml:space="preserve"> that is described in </w:t>
      </w:r>
      <w:hyperlink w:anchor="_heading=h.gtnh0h">
        <w:r w:rsidDel="00000000" w:rsidR="00000000" w:rsidRPr="00000000">
          <w:rPr>
            <w:rFonts w:ascii="Arial" w:cs="Arial" w:eastAsia="Arial" w:hAnsi="Arial"/>
            <w:color w:val="1155cc"/>
            <w:u w:val="single"/>
            <w:rtl w:val="0"/>
          </w:rPr>
          <w:t xml:space="preserve">section 4.16</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[MQTT-SN-3.1.4.17-4]</w:t>
      </w:r>
      <w:r w:rsidDel="00000000" w:rsidR="00000000" w:rsidRPr="00000000">
        <w:rPr>
          <w:rFonts w:ascii="Arial" w:cs="Arial" w:eastAsia="Arial" w:hAnsi="Arial"/>
          <w:rtl w:val="0"/>
        </w:rPr>
        <w:t xml:space="preserve">.</w:t>
      </w:r>
    </w:p>
    <w:p w:rsidR="00000000" w:rsidDel="00000000" w:rsidP="00000000" w:rsidRDefault="00000000" w:rsidRPr="00000000" w14:paraId="000007C4">
      <w:pPr>
        <w:numPr>
          <w:ilvl w:val="0"/>
          <w:numId w:val="22"/>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The Server MUST acknowledge the CONNECT packet with a CONNACK packet containing a 0x00 (Success)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[MQTT-SN-3.1.4.17-5]</w:t>
      </w:r>
      <w:r w:rsidDel="00000000" w:rsidR="00000000" w:rsidRPr="00000000">
        <w:rPr>
          <w:rFonts w:ascii="Arial" w:cs="Arial" w:eastAsia="Arial" w:hAnsi="Arial"/>
          <w:rtl w:val="0"/>
        </w:rPr>
        <w:t xml:space="preserve">.</w:t>
      </w:r>
    </w:p>
    <w:p w:rsidR="00000000" w:rsidDel="00000000" w:rsidP="00000000" w:rsidRDefault="00000000" w:rsidRPr="00000000" w14:paraId="000007C5">
      <w:pPr>
        <w:numPr>
          <w:ilvl w:val="0"/>
          <w:numId w:val="22"/>
        </w:numPr>
        <w:spacing w:after="240" w:before="0" w:beforeAutospacing="0" w:lineRule="auto"/>
        <w:ind w:left="720" w:right="0" w:hanging="360"/>
        <w:rPr>
          <w:u w:val="none"/>
        </w:rPr>
      </w:pPr>
      <w:r w:rsidDel="00000000" w:rsidR="00000000" w:rsidRPr="00000000">
        <w:rPr>
          <w:rFonts w:ascii="Arial" w:cs="Arial" w:eastAsia="Arial" w:hAnsi="Arial"/>
          <w:rtl w:val="0"/>
        </w:rPr>
        <w:t xml:space="preserve">Start Application Message delivery and Keep Alive monitoring.</w:t>
      </w:r>
    </w:p>
    <w:p w:rsidR="00000000" w:rsidDel="00000000" w:rsidP="00000000" w:rsidRDefault="00000000" w:rsidRPr="00000000" w14:paraId="000007C6">
      <w:pPr>
        <w:spacing w:after="240" w:before="240" w:lineRule="auto"/>
        <w:ind w:left="720" w:right="0" w:firstLine="0"/>
        <w:rPr>
          <w:rFonts w:ascii="Arial" w:cs="Arial" w:eastAsia="Arial" w:hAnsi="Arial"/>
          <w:color w:val="333333"/>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7C7">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It is recommended that authentication and authorization checks be performed if the Server is being used to process any form of business critical data. If these checks succeed, the Server responds by sending CONNACK with a 0x00 (Success) Reason Code. If they fail, it is suggested that the Server does not send a CONNACK at all, as this could alert a potential attacker to the presence of the MQTT-SN Server and encourage such an attacker to launch a denial of service or password-guessing attack.</w:t>
      </w:r>
    </w:p>
    <w:p w:rsidR="00000000" w:rsidDel="00000000" w:rsidP="00000000" w:rsidRDefault="00000000" w:rsidRPr="00000000" w14:paraId="000007C8">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Cli</w:t>
      </w:r>
      <w:sdt>
        <w:sdtPr>
          <w:tag w:val="goog_rdk_38"/>
        </w:sdtPr>
        <w:sdtContent>
          <w:commentRangeStart w:id="33"/>
        </w:sdtContent>
      </w:sdt>
      <w:sdt>
        <w:sdtPr>
          <w:tag w:val="goog_rdk_39"/>
        </w:sdtPr>
        <w:sdtContent>
          <w:commentRangeStart w:id="34"/>
        </w:sdtContent>
      </w:sdt>
      <w:sdt>
        <w:sdtPr>
          <w:tag w:val="goog_rdk_40"/>
        </w:sdtPr>
        <w:sdtContent>
          <w:commentRangeStart w:id="35"/>
        </w:sdtContent>
      </w:sdt>
      <w:r w:rsidDel="00000000" w:rsidR="00000000" w:rsidRPr="00000000">
        <w:rPr>
          <w:rFonts w:ascii="Arial" w:cs="Arial" w:eastAsia="Arial" w:hAnsi="Arial"/>
          <w:rtl w:val="0"/>
        </w:rPr>
        <w:t xml:space="preserve">ents are allowed to send further MQTT Control Packets im</w:t>
      </w:r>
      <w:commentRangeEnd w:id="33"/>
      <w:r w:rsidDel="00000000" w:rsidR="00000000" w:rsidRPr="00000000">
        <w:commentReference w:id="33"/>
      </w:r>
      <w:commentRangeEnd w:id="34"/>
      <w:r w:rsidDel="00000000" w:rsidR="00000000" w:rsidRPr="00000000">
        <w:commentReference w:id="34"/>
      </w:r>
      <w:commentRangeEnd w:id="35"/>
      <w:r w:rsidDel="00000000" w:rsidR="00000000" w:rsidRPr="00000000">
        <w:commentReference w:id="35"/>
      </w:r>
      <w:r w:rsidDel="00000000" w:rsidR="00000000" w:rsidRPr="00000000">
        <w:rPr>
          <w:rFonts w:ascii="Arial" w:cs="Arial" w:eastAsia="Arial" w:hAnsi="Arial"/>
          <w:rtl w:val="0"/>
        </w:rPr>
        <w:t xml:space="preserve">mediately after sending a CONNECT packet; Clients need not wait for a CONNACK packet to arrive from the Server. </w:t>
      </w:r>
      <w:r w:rsidDel="00000000" w:rsidR="00000000" w:rsidRPr="00000000">
        <w:rPr>
          <w:rFonts w:ascii="Arial" w:cs="Arial" w:eastAsia="Arial" w:hAnsi="Arial"/>
          <w:highlight w:val="yellow"/>
          <w:rtl w:val="0"/>
        </w:rPr>
        <w:t xml:space="preserve">If the Server rejects the CONNECT, it MUST NOT process any data sent by the Client after the CONNECT packet except AUTH packets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[MQTT-3.1.4-6]</w:t>
      </w:r>
      <w:r w:rsidDel="00000000" w:rsidR="00000000" w:rsidRPr="00000000">
        <w:rPr>
          <w:rFonts w:ascii="Arial" w:cs="Arial" w:eastAsia="Arial" w:hAnsi="Arial"/>
          <w:rtl w:val="0"/>
        </w:rPr>
        <w:t xml:space="preserve">.</w:t>
      </w:r>
    </w:p>
    <w:p w:rsidR="00000000" w:rsidDel="00000000" w:rsidP="00000000" w:rsidRDefault="00000000" w:rsidRPr="00000000" w14:paraId="000007C9">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CA">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typically wait for a CONNACK packet, However, if the Client exploits its freedom to send MQTT-SN Control Packets before it receives a CONNACK, it might simplify the Client implementation as it does not have to police the connected state. The Client accepts that any data that it sends before it receives a CONNACK packet from the Server will not be processed if the Server rejects the connection.</w:t>
      </w:r>
    </w:p>
    <w:p w:rsidR="00000000" w:rsidDel="00000000" w:rsidP="00000000" w:rsidRDefault="00000000" w:rsidRPr="00000000" w14:paraId="000007CB">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CC">
      <w:pPr>
        <w:spacing w:after="240" w:before="240" w:lineRule="auto"/>
        <w:ind w:left="580" w:right="0" w:firstLine="0"/>
        <w:rPr>
          <w:rFonts w:ascii="Arial" w:cs="Arial" w:eastAsia="Arial" w:hAnsi="Arial"/>
        </w:rPr>
      </w:pPr>
      <w:r w:rsidDel="00000000" w:rsidR="00000000" w:rsidRPr="00000000">
        <w:rPr>
          <w:rFonts w:ascii="Arial" w:cs="Arial" w:eastAsia="Arial" w:hAnsi="Arial"/>
          <w:rtl w:val="0"/>
        </w:rPr>
        <w:t xml:space="preserve">Clients that send MQTT-SN Control Packets before they receive CONNACK will be unaware of Server information including whether any existing Session is being used.</w:t>
      </w:r>
    </w:p>
    <w:p w:rsidR="00000000" w:rsidDel="00000000" w:rsidP="00000000" w:rsidRDefault="00000000" w:rsidRPr="00000000" w14:paraId="000007CD">
      <w:pPr>
        <w:spacing w:after="240" w:before="240" w:lineRule="auto"/>
        <w:ind w:left="58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7CE">
      <w:pPr>
        <w:spacing w:after="240" w:before="240" w:lineRule="auto"/>
        <w:ind w:left="580" w:right="0" w:firstLine="0"/>
        <w:rPr>
          <w:rFonts w:ascii="Arial" w:cs="Arial" w:eastAsia="Arial" w:hAnsi="Arial"/>
        </w:rPr>
      </w:pPr>
      <w:sdt>
        <w:sdtPr>
          <w:tag w:val="goog_rdk_41"/>
        </w:sdtPr>
        <w:sdtContent>
          <w:commentRangeStart w:id="36"/>
        </w:sdtContent>
      </w:sdt>
      <w:r w:rsidDel="00000000" w:rsidR="00000000" w:rsidRPr="00000000">
        <w:rPr>
          <w:rFonts w:ascii="Arial" w:cs="Arial" w:eastAsia="Arial" w:hAnsi="Arial"/>
          <w:rtl w:val="0"/>
        </w:rPr>
        <w:t xml:space="preserve">The Server can limit reading from the Network if the Client sends too much data before authentication is complete. This is suggested as a way of avoiding denial of service attacks.</w:t>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7CF">
      <w:pPr>
        <w:pStyle w:val="Heading3"/>
        <w:keepLines w:val="1"/>
        <w:spacing w:after="52" w:before="0" w:line="259" w:lineRule="auto"/>
        <w:ind w:left="0" w:firstLine="0"/>
        <w:rPr>
          <w:rFonts w:ascii="Arial" w:cs="Arial" w:eastAsia="Arial" w:hAnsi="Arial"/>
        </w:rPr>
      </w:pPr>
      <w:bookmarkStart w:colFirst="0" w:colLast="0" w:name="_heading=h.39kk8xu" w:id="74"/>
      <w:bookmarkEnd w:id="74"/>
      <w:r w:rsidDel="00000000" w:rsidR="00000000" w:rsidRPr="00000000">
        <w:rPr>
          <w:rtl w:val="0"/>
        </w:rPr>
        <w:t xml:space="preserve">3.1.5 </w:t>
      </w:r>
      <w:r w:rsidDel="00000000" w:rsidR="00000000" w:rsidRPr="00000000">
        <w:rPr>
          <w:rFonts w:ascii="Arial" w:cs="Arial" w:eastAsia="Arial" w:hAnsi="Arial"/>
          <w:rtl w:val="0"/>
        </w:rPr>
        <w:t xml:space="preserve">CONNACK - Connect Acknowledgement</w:t>
      </w:r>
    </w:p>
    <w:tbl>
      <w:tblPr>
        <w:tblStyle w:val="Table16"/>
        <w:tblW w:w="951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10"/>
        <w:gridCol w:w="585"/>
        <w:gridCol w:w="150"/>
        <w:gridCol w:w="840"/>
        <w:gridCol w:w="120"/>
        <w:gridCol w:w="855"/>
        <w:gridCol w:w="105"/>
        <w:gridCol w:w="870"/>
        <w:gridCol w:w="105"/>
        <w:gridCol w:w="885"/>
        <w:gridCol w:w="105"/>
        <w:gridCol w:w="915"/>
        <w:gridCol w:w="105"/>
        <w:gridCol w:w="960"/>
        <w:gridCol w:w="1500"/>
        <w:tblGridChange w:id="0">
          <w:tblGrid>
            <w:gridCol w:w="1410"/>
            <w:gridCol w:w="585"/>
            <w:gridCol w:w="150"/>
            <w:gridCol w:w="840"/>
            <w:gridCol w:w="120"/>
            <w:gridCol w:w="855"/>
            <w:gridCol w:w="105"/>
            <w:gridCol w:w="870"/>
            <w:gridCol w:w="105"/>
            <w:gridCol w:w="885"/>
            <w:gridCol w:w="105"/>
            <w:gridCol w:w="915"/>
            <w:gridCol w:w="105"/>
            <w:gridCol w:w="960"/>
            <w:gridCol w:w="1500"/>
          </w:tblGrid>
        </w:tblGridChange>
      </w:tblGrid>
      <w:tr>
        <w:trPr>
          <w:cantSplit w:val="0"/>
          <w:tblHeader w:val="0"/>
        </w:trPr>
        <w:tc>
          <w:tcPr>
            <w:shd w:fill="cfe2f3" w:val="clear"/>
          </w:tcPr>
          <w:p w:rsidR="00000000" w:rsidDel="00000000" w:rsidP="00000000" w:rsidRDefault="00000000" w:rsidRPr="00000000" w14:paraId="000007D0">
            <w:pPr>
              <w:jc w:val="center"/>
              <w:rPr>
                <w:rFonts w:ascii="Arial" w:cs="Arial" w:eastAsia="Arial" w:hAnsi="Arial"/>
                <w:b w:val="1"/>
              </w:rPr>
            </w:pPr>
            <w:bookmarkStart w:colFirst="0" w:colLast="0" w:name="_heading=h.1opuj5n" w:id="75"/>
            <w:bookmarkEnd w:id="75"/>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7D1">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7D2">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7D4">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07D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7D8">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7D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7D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7D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7DF">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7E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7EE">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7EF">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7FD">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7FE">
            <w:pPr>
              <w:jc w:val="center"/>
              <w:rPr>
                <w:rFonts w:ascii="Arial" w:cs="Arial" w:eastAsia="Arial" w:hAnsi="Arial"/>
                <w:b w:val="1"/>
                <w:i w:val="1"/>
              </w:rPr>
            </w:pPr>
            <w:r w:rsidDel="00000000" w:rsidR="00000000" w:rsidRPr="00000000">
              <w:rPr>
                <w:rFonts w:ascii="Arial" w:cs="Arial" w:eastAsia="Arial" w:hAnsi="Arial"/>
                <w:b w:val="1"/>
                <w:i w:val="1"/>
                <w:rtl w:val="0"/>
              </w:rPr>
              <w:t xml:space="preserve">CONNACK FLAGS</w:t>
            </w:r>
          </w:p>
        </w:tc>
      </w:tr>
      <w:tr>
        <w:trPr>
          <w:cantSplit w:val="0"/>
          <w:trHeight w:val="200" w:hRule="atLeast"/>
          <w:tblHeader w:val="0"/>
        </w:trPr>
        <w:tc>
          <w:tcPr>
            <w:vMerge w:val="continue"/>
          </w:tcPr>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12"/>
          </w:tcPr>
          <w:p w:rsidR="00000000" w:rsidDel="00000000" w:rsidP="00000000" w:rsidRDefault="00000000" w:rsidRPr="00000000" w14:paraId="0000080D">
            <w:pPr>
              <w:jc w:val="center"/>
              <w:rPr>
                <w:rFonts w:ascii="Arial" w:cs="Arial" w:eastAsia="Arial" w:hAnsi="Arial"/>
              </w:rPr>
            </w:pPr>
            <w:r w:rsidDel="00000000" w:rsidR="00000000" w:rsidRPr="00000000">
              <w:rPr>
                <w:rFonts w:ascii="Arial" w:cs="Arial" w:eastAsia="Arial" w:hAnsi="Arial"/>
                <w:i w:val="1"/>
                <w:rtl w:val="0"/>
              </w:rPr>
              <w:t xml:space="preserve">Reserved</w:t>
            </w:r>
            <w:r w:rsidDel="00000000" w:rsidR="00000000" w:rsidRPr="00000000">
              <w:rPr>
                <w:rtl w:val="0"/>
              </w:rPr>
            </w:r>
          </w:p>
        </w:tc>
        <w:tc>
          <w:tcPr/>
          <w:p w:rsidR="00000000" w:rsidDel="00000000" w:rsidP="00000000" w:rsidRDefault="00000000" w:rsidRPr="00000000" w14:paraId="00000819">
            <w:pPr>
              <w:jc w:val="center"/>
              <w:rPr>
                <w:rFonts w:ascii="Arial" w:cs="Arial" w:eastAsia="Arial" w:hAnsi="Arial"/>
              </w:rPr>
            </w:pPr>
            <w:r w:rsidDel="00000000" w:rsidR="00000000" w:rsidRPr="00000000">
              <w:rPr>
                <w:rFonts w:ascii="Arial" w:cs="Arial" w:eastAsia="Arial" w:hAnsi="Arial"/>
                <w:rtl w:val="0"/>
              </w:rPr>
              <w:t xml:space="preserve">Auth</w:t>
            </w:r>
          </w:p>
        </w:tc>
        <w:tc>
          <w:tcPr/>
          <w:p w:rsidR="00000000" w:rsidDel="00000000" w:rsidP="00000000" w:rsidRDefault="00000000" w:rsidRPr="00000000" w14:paraId="0000081A">
            <w:pPr>
              <w:jc w:val="center"/>
              <w:rPr>
                <w:rFonts w:ascii="Arial" w:cs="Arial" w:eastAsia="Arial" w:hAnsi="Arial"/>
              </w:rPr>
            </w:pPr>
            <w:r w:rsidDel="00000000" w:rsidR="00000000" w:rsidRPr="00000000">
              <w:rPr>
                <w:rFonts w:ascii="Arial" w:cs="Arial" w:eastAsia="Arial" w:hAnsi="Arial"/>
                <w:rtl w:val="0"/>
              </w:rPr>
              <w:t xml:space="preserve">Session</w:t>
            </w:r>
          </w:p>
          <w:p w:rsidR="00000000" w:rsidDel="00000000" w:rsidP="00000000" w:rsidRDefault="00000000" w:rsidRPr="00000000" w14:paraId="0000081B">
            <w:pPr>
              <w:jc w:val="center"/>
              <w:rPr>
                <w:rFonts w:ascii="Arial" w:cs="Arial" w:eastAsia="Arial" w:hAnsi="Arial"/>
              </w:rPr>
            </w:pPr>
            <w:r w:rsidDel="00000000" w:rsidR="00000000" w:rsidRPr="00000000">
              <w:rPr>
                <w:rFonts w:ascii="Arial" w:cs="Arial" w:eastAsia="Arial" w:hAnsi="Arial"/>
                <w:rtl w:val="0"/>
              </w:rPr>
              <w:t xml:space="preserve">Present</w:t>
            </w:r>
          </w:p>
        </w:tc>
      </w:tr>
      <w:tr>
        <w:trPr>
          <w:cantSplit w:val="0"/>
          <w:tblHeader w:val="0"/>
        </w:trPr>
        <w:tc>
          <w:tcPr/>
          <w:p w:rsidR="00000000" w:rsidDel="00000000" w:rsidP="00000000" w:rsidRDefault="00000000" w:rsidRPr="00000000" w14:paraId="0000081C">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81D">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1F">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1">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3">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5">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827">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829">
            <w:pPr>
              <w:jc w:val="center"/>
              <w:rPr>
                <w:rFonts w:ascii="Arial" w:cs="Arial" w:eastAsia="Arial" w:hAnsi="Arial"/>
              </w:rPr>
            </w:pPr>
            <w:r w:rsidDel="00000000" w:rsidR="00000000" w:rsidRPr="00000000">
              <w:rPr>
                <w:rFonts w:ascii="Arial" w:cs="Arial" w:eastAsia="Arial" w:hAnsi="Arial"/>
                <w:rtl w:val="0"/>
              </w:rPr>
              <w:t xml:space="preserve">X</w:t>
            </w:r>
          </w:p>
        </w:tc>
        <w:tc>
          <w:tcPr/>
          <w:p w:rsidR="00000000" w:rsidDel="00000000" w:rsidP="00000000" w:rsidRDefault="00000000" w:rsidRPr="00000000" w14:paraId="0000082A">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82B">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82C">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83A">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83B">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849">
            <w:pPr>
              <w:rPr>
                <w:rFonts w:ascii="Arial" w:cs="Arial" w:eastAsia="Arial" w:hAnsi="Arial"/>
              </w:rPr>
            </w:pPr>
            <w:r w:rsidDel="00000000" w:rsidR="00000000" w:rsidRPr="00000000">
              <w:rPr>
                <w:rFonts w:ascii="Arial" w:cs="Arial" w:eastAsia="Arial" w:hAnsi="Arial"/>
                <w:rtl w:val="0"/>
              </w:rPr>
              <w:t xml:space="preserve">Byte 6</w:t>
            </w:r>
          </w:p>
        </w:tc>
        <w:tc>
          <w:tcPr>
            <w:gridSpan w:val="14"/>
          </w:tcPr>
          <w:p w:rsidR="00000000" w:rsidDel="00000000" w:rsidP="00000000" w:rsidRDefault="00000000" w:rsidRPr="00000000" w14:paraId="0000084A">
            <w:pPr>
              <w:jc w:val="center"/>
              <w:rPr>
                <w:rFonts w:ascii="Arial" w:cs="Arial" w:eastAsia="Arial" w:hAnsi="Arial"/>
              </w:rPr>
            </w:pPr>
            <w:r w:rsidDel="00000000" w:rsidR="00000000" w:rsidRPr="00000000">
              <w:rPr>
                <w:rFonts w:ascii="Arial" w:cs="Arial" w:eastAsia="Arial" w:hAnsi="Arial"/>
                <w:rtl w:val="0"/>
              </w:rPr>
              <w:t xml:space="preserve">Reason Code</w:t>
            </w:r>
          </w:p>
        </w:tc>
      </w:tr>
      <w:tr>
        <w:trPr>
          <w:cantSplit w:val="0"/>
          <w:tblHeader w:val="0"/>
        </w:trPr>
        <w:tc>
          <w:tcPr/>
          <w:p w:rsidR="00000000" w:rsidDel="00000000" w:rsidP="00000000" w:rsidRDefault="00000000" w:rsidRPr="00000000" w14:paraId="00000858">
            <w:pPr>
              <w:rPr>
                <w:rFonts w:ascii="Arial" w:cs="Arial" w:eastAsia="Arial" w:hAnsi="Arial"/>
              </w:rPr>
            </w:pPr>
            <w:r w:rsidDel="00000000" w:rsidR="00000000" w:rsidRPr="00000000">
              <w:rPr>
                <w:rFonts w:ascii="Arial" w:cs="Arial" w:eastAsia="Arial" w:hAnsi="Arial"/>
                <w:rtl w:val="0"/>
              </w:rPr>
              <w:t xml:space="preserve">Byte 7</w:t>
            </w:r>
          </w:p>
        </w:tc>
        <w:tc>
          <w:tcPr>
            <w:gridSpan w:val="14"/>
          </w:tcPr>
          <w:p w:rsidR="00000000" w:rsidDel="00000000" w:rsidP="00000000" w:rsidRDefault="00000000" w:rsidRPr="00000000" w14:paraId="00000859">
            <w:pPr>
              <w:jc w:val="center"/>
              <w:rPr>
                <w:rFonts w:ascii="Arial" w:cs="Arial" w:eastAsia="Arial" w:hAnsi="Arial"/>
              </w:rPr>
            </w:pPr>
            <w:r w:rsidDel="00000000" w:rsidR="00000000" w:rsidRPr="00000000">
              <w:rPr>
                <w:rFonts w:ascii="Arial" w:cs="Arial" w:eastAsia="Arial" w:hAnsi="Arial"/>
                <w:rtl w:val="0"/>
              </w:rPr>
              <w:t xml:space="preserve">Session Expiry Interval MSB</w:t>
            </w:r>
          </w:p>
        </w:tc>
      </w:tr>
      <w:tr>
        <w:trPr>
          <w:cantSplit w:val="0"/>
          <w:tblHeader w:val="0"/>
        </w:trPr>
        <w:tc>
          <w:tcPr/>
          <w:p w:rsidR="00000000" w:rsidDel="00000000" w:rsidP="00000000" w:rsidRDefault="00000000" w:rsidRPr="00000000" w14:paraId="00000867">
            <w:pPr>
              <w:rPr>
                <w:rFonts w:ascii="Arial" w:cs="Arial" w:eastAsia="Arial" w:hAnsi="Arial"/>
              </w:rPr>
            </w:pPr>
            <w:r w:rsidDel="00000000" w:rsidR="00000000" w:rsidRPr="00000000">
              <w:rPr>
                <w:rFonts w:ascii="Arial" w:cs="Arial" w:eastAsia="Arial" w:hAnsi="Arial"/>
                <w:rtl w:val="0"/>
              </w:rPr>
              <w:t xml:space="preserve">Byte 8</w:t>
            </w:r>
          </w:p>
        </w:tc>
        <w:tc>
          <w:tcPr>
            <w:gridSpan w:val="14"/>
          </w:tcPr>
          <w:p w:rsidR="00000000" w:rsidDel="00000000" w:rsidP="00000000" w:rsidRDefault="00000000" w:rsidRPr="00000000" w14:paraId="00000868">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76">
            <w:pPr>
              <w:rPr>
                <w:rFonts w:ascii="Arial" w:cs="Arial" w:eastAsia="Arial" w:hAnsi="Arial"/>
              </w:rPr>
            </w:pPr>
            <w:r w:rsidDel="00000000" w:rsidR="00000000" w:rsidRPr="00000000">
              <w:rPr>
                <w:rFonts w:ascii="Arial" w:cs="Arial" w:eastAsia="Arial" w:hAnsi="Arial"/>
                <w:rtl w:val="0"/>
              </w:rPr>
              <w:t xml:space="preserve">Byte 9</w:t>
            </w:r>
          </w:p>
        </w:tc>
        <w:tc>
          <w:tcPr>
            <w:gridSpan w:val="14"/>
          </w:tcPr>
          <w:p w:rsidR="00000000" w:rsidDel="00000000" w:rsidP="00000000" w:rsidRDefault="00000000" w:rsidRPr="00000000" w14:paraId="00000877">
            <w:pPr>
              <w:jc w:val="center"/>
              <w:rPr>
                <w:rFonts w:ascii="Arial" w:cs="Arial" w:eastAsia="Arial" w:hAnsi="Arial"/>
              </w:rPr>
            </w:pPr>
            <w:r w:rsidDel="00000000" w:rsidR="00000000" w:rsidRPr="00000000">
              <w:rPr>
                <w:rFonts w:ascii="Arial" w:cs="Arial" w:eastAsia="Arial" w:hAnsi="Arial"/>
                <w:rtl w:val="0"/>
              </w:rPr>
              <w:t xml:space="preserve">Session Expiry Interval</w:t>
            </w:r>
          </w:p>
        </w:tc>
      </w:tr>
      <w:tr>
        <w:trPr>
          <w:cantSplit w:val="0"/>
          <w:tblHeader w:val="0"/>
        </w:trPr>
        <w:tc>
          <w:tcPr/>
          <w:p w:rsidR="00000000" w:rsidDel="00000000" w:rsidP="00000000" w:rsidRDefault="00000000" w:rsidRPr="00000000" w14:paraId="00000885">
            <w:pPr>
              <w:rPr>
                <w:rFonts w:ascii="Arial" w:cs="Arial" w:eastAsia="Arial" w:hAnsi="Arial"/>
              </w:rPr>
            </w:pPr>
            <w:r w:rsidDel="00000000" w:rsidR="00000000" w:rsidRPr="00000000">
              <w:rPr>
                <w:rFonts w:ascii="Arial" w:cs="Arial" w:eastAsia="Arial" w:hAnsi="Arial"/>
                <w:rtl w:val="0"/>
              </w:rPr>
              <w:t xml:space="preserve">Byte 10</w:t>
            </w:r>
          </w:p>
        </w:tc>
        <w:tc>
          <w:tcPr>
            <w:gridSpan w:val="14"/>
          </w:tcPr>
          <w:p w:rsidR="00000000" w:rsidDel="00000000" w:rsidP="00000000" w:rsidRDefault="00000000" w:rsidRPr="00000000" w14:paraId="00000886">
            <w:pPr>
              <w:jc w:val="center"/>
              <w:rPr>
                <w:rFonts w:ascii="Arial" w:cs="Arial" w:eastAsia="Arial" w:hAnsi="Arial"/>
              </w:rPr>
            </w:pPr>
            <w:r w:rsidDel="00000000" w:rsidR="00000000" w:rsidRPr="00000000">
              <w:rPr>
                <w:rFonts w:ascii="Arial" w:cs="Arial" w:eastAsia="Arial" w:hAnsi="Arial"/>
                <w:rtl w:val="0"/>
              </w:rPr>
              <w:t xml:space="preserve">Session Expiry Interval LSB</w:t>
            </w:r>
          </w:p>
        </w:tc>
      </w:tr>
      <w:tr>
        <w:trPr>
          <w:cantSplit w:val="0"/>
          <w:trHeight w:val="200" w:hRule="atLeast"/>
          <w:tblHeader w:val="0"/>
        </w:trPr>
        <w:tc>
          <w:tcPr/>
          <w:p w:rsidR="00000000" w:rsidDel="00000000" w:rsidP="00000000" w:rsidRDefault="00000000" w:rsidRPr="00000000" w14:paraId="00000894">
            <w:pPr>
              <w:rPr>
                <w:rFonts w:ascii="Arial" w:cs="Arial" w:eastAsia="Arial" w:hAnsi="Arial"/>
              </w:rPr>
            </w:pPr>
            <w:r w:rsidDel="00000000" w:rsidR="00000000" w:rsidRPr="00000000">
              <w:rPr>
                <w:rtl w:val="0"/>
              </w:rPr>
            </w:r>
          </w:p>
        </w:tc>
        <w:tc>
          <w:tcPr>
            <w:gridSpan w:val="14"/>
            <w:shd w:fill="d9d9d9" w:val="clear"/>
          </w:tcPr>
          <w:p w:rsidR="00000000" w:rsidDel="00000000" w:rsidP="00000000" w:rsidRDefault="00000000" w:rsidRPr="00000000" w14:paraId="00000895">
            <w:pPr>
              <w:jc w:val="center"/>
              <w:rPr>
                <w:rFonts w:ascii="Arial" w:cs="Arial" w:eastAsia="Arial" w:hAnsi="Arial"/>
                <w:b w:val="1"/>
                <w:i w:val="1"/>
              </w:rPr>
            </w:pPr>
            <w:r w:rsidDel="00000000" w:rsidR="00000000" w:rsidRPr="00000000">
              <w:rPr>
                <w:rFonts w:ascii="Arial" w:cs="Arial" w:eastAsia="Arial" w:hAnsi="Arial"/>
                <w:b w:val="1"/>
                <w:i w:val="1"/>
                <w:rtl w:val="0"/>
              </w:rPr>
              <w:t xml:space="preserve">AUTH DATA (OPTIONAL - ONLY WHEN AUTH FLAG SET)</w:t>
            </w:r>
          </w:p>
        </w:tc>
      </w:tr>
      <w:tr>
        <w:trPr>
          <w:cantSplit w:val="0"/>
          <w:trHeight w:val="200" w:hRule="atLeast"/>
          <w:tblHeader w:val="0"/>
        </w:trPr>
        <w:tc>
          <w:tcPr>
            <w:shd w:fill="efefef" w:val="clear"/>
          </w:tcPr>
          <w:p w:rsidR="00000000" w:rsidDel="00000000" w:rsidP="00000000" w:rsidRDefault="00000000" w:rsidRPr="00000000" w14:paraId="000008A3">
            <w:pPr>
              <w:rPr>
                <w:rFonts w:ascii="Arial" w:cs="Arial" w:eastAsia="Arial" w:hAnsi="Arial"/>
              </w:rPr>
            </w:pPr>
            <w:r w:rsidDel="00000000" w:rsidR="00000000" w:rsidRPr="00000000">
              <w:rPr>
                <w:rFonts w:ascii="Arial" w:cs="Arial" w:eastAsia="Arial" w:hAnsi="Arial"/>
                <w:rtl w:val="0"/>
              </w:rPr>
              <w:t xml:space="preserve">Byte (10+1)</w:t>
            </w:r>
          </w:p>
        </w:tc>
        <w:tc>
          <w:tcPr>
            <w:gridSpan w:val="14"/>
            <w:shd w:fill="efefef" w:val="clear"/>
          </w:tcPr>
          <w:p w:rsidR="00000000" w:rsidDel="00000000" w:rsidP="00000000" w:rsidRDefault="00000000" w:rsidRPr="00000000" w14:paraId="000008A4">
            <w:pPr>
              <w:jc w:val="center"/>
              <w:rPr>
                <w:rFonts w:ascii="Arial" w:cs="Arial" w:eastAsia="Arial" w:hAnsi="Arial"/>
              </w:rPr>
            </w:pPr>
            <w:r w:rsidDel="00000000" w:rsidR="00000000" w:rsidRPr="00000000">
              <w:rPr>
                <w:rFonts w:ascii="Arial" w:cs="Arial" w:eastAsia="Arial" w:hAnsi="Arial"/>
                <w:rtl w:val="0"/>
              </w:rPr>
              <w:t xml:space="preserve">Auth Method Length</w:t>
            </w:r>
          </w:p>
        </w:tc>
      </w:tr>
      <w:tr>
        <w:trPr>
          <w:cantSplit w:val="0"/>
          <w:trHeight w:val="200" w:hRule="atLeast"/>
          <w:tblHeader w:val="0"/>
        </w:trPr>
        <w:tc>
          <w:tcPr>
            <w:shd w:fill="efefef" w:val="clear"/>
          </w:tcPr>
          <w:p w:rsidR="00000000" w:rsidDel="00000000" w:rsidP="00000000" w:rsidRDefault="00000000" w:rsidRPr="00000000" w14:paraId="000008B2">
            <w:pPr>
              <w:rPr>
                <w:rFonts w:ascii="Arial" w:cs="Arial" w:eastAsia="Arial" w:hAnsi="Arial"/>
              </w:rPr>
            </w:pPr>
            <w:r w:rsidDel="00000000" w:rsidR="00000000" w:rsidRPr="00000000">
              <w:rPr>
                <w:rFonts w:ascii="Arial" w:cs="Arial" w:eastAsia="Arial" w:hAnsi="Arial"/>
                <w:rtl w:val="0"/>
              </w:rPr>
              <w:t xml:space="preserve">Byte (10+2)</w:t>
            </w:r>
          </w:p>
        </w:tc>
        <w:tc>
          <w:tcPr>
            <w:gridSpan w:val="14"/>
            <w:shd w:fill="efefef" w:val="clear"/>
          </w:tcPr>
          <w:p w:rsidR="00000000" w:rsidDel="00000000" w:rsidP="00000000" w:rsidRDefault="00000000" w:rsidRPr="00000000" w14:paraId="000008B3">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rHeight w:val="200" w:hRule="atLeast"/>
          <w:tblHeader w:val="0"/>
        </w:trPr>
        <w:tc>
          <w:tcPr>
            <w:shd w:fill="efefef" w:val="clear"/>
          </w:tcPr>
          <w:p w:rsidR="00000000" w:rsidDel="00000000" w:rsidP="00000000" w:rsidRDefault="00000000" w:rsidRPr="00000000" w14:paraId="000008C1">
            <w:pPr>
              <w:rPr>
                <w:rFonts w:ascii="Arial" w:cs="Arial" w:eastAsia="Arial" w:hAnsi="Arial"/>
              </w:rPr>
            </w:pPr>
            <w:r w:rsidDel="00000000" w:rsidR="00000000" w:rsidRPr="00000000">
              <w:rPr>
                <w:rFonts w:ascii="Arial" w:cs="Arial" w:eastAsia="Arial" w:hAnsi="Arial"/>
                <w:rtl w:val="0"/>
              </w:rPr>
              <w:t xml:space="preserve">Byte (10+3)</w:t>
            </w:r>
          </w:p>
        </w:tc>
        <w:tc>
          <w:tcPr>
            <w:gridSpan w:val="14"/>
            <w:shd w:fill="efefef" w:val="clear"/>
          </w:tcPr>
          <w:p w:rsidR="00000000" w:rsidDel="00000000" w:rsidP="00000000" w:rsidRDefault="00000000" w:rsidRPr="00000000" w14:paraId="000008C2">
            <w:pPr>
              <w:jc w:val="center"/>
              <w:rPr>
                <w:rFonts w:ascii="Arial" w:cs="Arial" w:eastAsia="Arial" w:hAnsi="Arial"/>
              </w:rPr>
            </w:pPr>
            <w:r w:rsidDel="00000000" w:rsidR="00000000" w:rsidRPr="00000000">
              <w:rPr>
                <w:rFonts w:ascii="Arial" w:cs="Arial" w:eastAsia="Arial" w:hAnsi="Arial"/>
                <w:rtl w:val="0"/>
              </w:rPr>
              <w:t xml:space="preserve">Auth Data Length MSB</w:t>
            </w:r>
          </w:p>
        </w:tc>
      </w:tr>
      <w:tr>
        <w:trPr>
          <w:cantSplit w:val="0"/>
          <w:trHeight w:val="200" w:hRule="atLeast"/>
          <w:tblHeader w:val="0"/>
        </w:trPr>
        <w:tc>
          <w:tcPr>
            <w:shd w:fill="efefef" w:val="clear"/>
          </w:tcPr>
          <w:p w:rsidR="00000000" w:rsidDel="00000000" w:rsidP="00000000" w:rsidRDefault="00000000" w:rsidRPr="00000000" w14:paraId="000008D0">
            <w:pPr>
              <w:rPr>
                <w:rFonts w:ascii="Arial" w:cs="Arial" w:eastAsia="Arial" w:hAnsi="Arial"/>
              </w:rPr>
            </w:pPr>
            <w:r w:rsidDel="00000000" w:rsidR="00000000" w:rsidRPr="00000000">
              <w:rPr>
                <w:rFonts w:ascii="Arial" w:cs="Arial" w:eastAsia="Arial" w:hAnsi="Arial"/>
                <w:rtl w:val="0"/>
              </w:rPr>
              <w:t xml:space="preserve">Byte (10+4)</w:t>
            </w:r>
          </w:p>
        </w:tc>
        <w:tc>
          <w:tcPr>
            <w:gridSpan w:val="14"/>
            <w:shd w:fill="efefef" w:val="clear"/>
          </w:tcPr>
          <w:p w:rsidR="00000000" w:rsidDel="00000000" w:rsidP="00000000" w:rsidRDefault="00000000" w:rsidRPr="00000000" w14:paraId="000008D1">
            <w:pPr>
              <w:jc w:val="center"/>
              <w:rPr>
                <w:rFonts w:ascii="Arial" w:cs="Arial" w:eastAsia="Arial" w:hAnsi="Arial"/>
              </w:rPr>
            </w:pPr>
            <w:r w:rsidDel="00000000" w:rsidR="00000000" w:rsidRPr="00000000">
              <w:rPr>
                <w:rFonts w:ascii="Arial" w:cs="Arial" w:eastAsia="Arial" w:hAnsi="Arial"/>
                <w:rtl w:val="0"/>
              </w:rPr>
              <w:t xml:space="preserve">Auth Data Length LSB</w:t>
            </w:r>
          </w:p>
        </w:tc>
      </w:tr>
      <w:tr>
        <w:trPr>
          <w:cantSplit w:val="0"/>
          <w:trHeight w:val="200" w:hRule="atLeast"/>
          <w:tblHeader w:val="0"/>
        </w:trPr>
        <w:tc>
          <w:tcPr>
            <w:shd w:fill="efefef" w:val="clear"/>
          </w:tcPr>
          <w:p w:rsidR="00000000" w:rsidDel="00000000" w:rsidP="00000000" w:rsidRDefault="00000000" w:rsidRPr="00000000" w14:paraId="000008DF">
            <w:pPr>
              <w:rPr>
                <w:rFonts w:ascii="Arial" w:cs="Arial" w:eastAsia="Arial" w:hAnsi="Arial"/>
              </w:rPr>
            </w:pPr>
            <w:r w:rsidDel="00000000" w:rsidR="00000000" w:rsidRPr="00000000">
              <w:rPr>
                <w:rFonts w:ascii="Arial" w:cs="Arial" w:eastAsia="Arial" w:hAnsi="Arial"/>
                <w:rtl w:val="0"/>
              </w:rPr>
              <w:t xml:space="preserve">Byte (10+5)</w:t>
            </w:r>
          </w:p>
        </w:tc>
        <w:tc>
          <w:tcPr>
            <w:gridSpan w:val="14"/>
            <w:shd w:fill="efefef" w:val="clear"/>
          </w:tcPr>
          <w:p w:rsidR="00000000" w:rsidDel="00000000" w:rsidP="00000000" w:rsidRDefault="00000000" w:rsidRPr="00000000" w14:paraId="000008E0">
            <w:pPr>
              <w:jc w:val="center"/>
              <w:rPr>
                <w:rFonts w:ascii="Arial" w:cs="Arial" w:eastAsia="Arial" w:hAnsi="Arial"/>
              </w:rPr>
            </w:pPr>
            <w:r w:rsidDel="00000000" w:rsidR="00000000" w:rsidRPr="00000000">
              <w:rPr>
                <w:rFonts w:ascii="Arial" w:cs="Arial" w:eastAsia="Arial" w:hAnsi="Arial"/>
                <w:rtl w:val="0"/>
              </w:rPr>
              <w:t xml:space="preserve">Auth Data</w:t>
            </w:r>
          </w:p>
        </w:tc>
      </w:tr>
      <w:tr>
        <w:trPr>
          <w:cantSplit w:val="0"/>
          <w:tblHeader w:val="0"/>
        </w:trPr>
        <w:tc>
          <w:tcPr/>
          <w:p w:rsidR="00000000" w:rsidDel="00000000" w:rsidP="00000000" w:rsidRDefault="00000000" w:rsidRPr="00000000" w14:paraId="000008EE">
            <w:pPr>
              <w:rPr>
                <w:rFonts w:ascii="Arial" w:cs="Arial" w:eastAsia="Arial" w:hAnsi="Arial"/>
              </w:rPr>
            </w:pPr>
            <w:sdt>
              <w:sdtPr>
                <w:tag w:val="goog_rdk_42"/>
              </w:sdtPr>
              <w:sdtContent>
                <w:commentRangeStart w:id="37"/>
              </w:sdtContent>
            </w:sdt>
            <w:r w:rsidDel="00000000" w:rsidR="00000000" w:rsidRPr="00000000">
              <w:rPr>
                <w:rFonts w:ascii="Arial" w:cs="Arial" w:eastAsia="Arial" w:hAnsi="Arial"/>
                <w:rtl w:val="0"/>
              </w:rPr>
              <w:t xml:space="preserve">Byte 11</w:t>
            </w:r>
            <w:commentRangeEnd w:id="37"/>
            <w:r w:rsidDel="00000000" w:rsidR="00000000" w:rsidRPr="00000000">
              <w:commentReference w:id="37"/>
            </w:r>
            <w:r w:rsidDel="00000000" w:rsidR="00000000" w:rsidRPr="00000000">
              <w:rPr>
                <w:rFonts w:ascii="Arial" w:cs="Arial" w:eastAsia="Arial" w:hAnsi="Arial"/>
                <w:rtl w:val="0"/>
              </w:rPr>
              <w:t xml:space="preserve">…N</w:t>
            </w:r>
          </w:p>
        </w:tc>
        <w:tc>
          <w:tcPr>
            <w:gridSpan w:val="14"/>
          </w:tcPr>
          <w:p w:rsidR="00000000" w:rsidDel="00000000" w:rsidP="00000000" w:rsidRDefault="00000000" w:rsidRPr="00000000" w14:paraId="000008EF">
            <w:pPr>
              <w:keepNext w:val="1"/>
              <w:jc w:val="center"/>
              <w:rPr>
                <w:rFonts w:ascii="Arial" w:cs="Arial" w:eastAsia="Arial" w:hAnsi="Arial"/>
              </w:rPr>
            </w:pPr>
            <w:r w:rsidDel="00000000" w:rsidR="00000000" w:rsidRPr="00000000">
              <w:rPr>
                <w:rFonts w:ascii="Arial" w:cs="Arial" w:eastAsia="Arial" w:hAnsi="Arial"/>
                <w:rtl w:val="0"/>
              </w:rPr>
              <w:t xml:space="preserve">Assigned Client Identifier (optional)</w:t>
            </w:r>
          </w:p>
        </w:tc>
      </w:tr>
    </w:tbl>
    <w:p w:rsidR="00000000" w:rsidDel="00000000" w:rsidP="00000000" w:rsidRDefault="00000000" w:rsidRPr="00000000" w14:paraId="000008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bookmarkStart w:colFirst="0" w:colLast="0" w:name="_heading=h.48pi1tg" w:id="76"/>
      <w:bookmarkEnd w:id="76"/>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16: CONNACK packet</w:t>
      </w:r>
    </w:p>
    <w:p w:rsidR="00000000" w:rsidDel="00000000" w:rsidP="00000000" w:rsidRDefault="00000000" w:rsidRPr="00000000" w14:paraId="000008FE">
      <w:pPr>
        <w:spacing w:after="127" w:lineRule="auto"/>
        <w:ind w:left="-15" w:right="4" w:firstLine="0"/>
        <w:rPr>
          <w:rFonts w:ascii="Arial" w:cs="Arial" w:eastAsia="Arial" w:hAnsi="Arial"/>
        </w:rPr>
      </w:pPr>
      <w:r w:rsidDel="00000000" w:rsidR="00000000" w:rsidRPr="00000000">
        <w:rPr>
          <w:rFonts w:ascii="Arial" w:cs="Arial" w:eastAsia="Arial" w:hAnsi="Arial"/>
          <w:rtl w:val="0"/>
        </w:rPr>
        <w:t xml:space="preserve">The CONNACK packet is sent by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in response to a Virtual Connection request from a client.</w:t>
      </w:r>
    </w:p>
    <w:p w:rsidR="00000000" w:rsidDel="00000000" w:rsidP="00000000" w:rsidRDefault="00000000" w:rsidRPr="00000000" w14:paraId="000008FF">
      <w:pPr>
        <w:pStyle w:val="Heading4"/>
        <w:ind w:left="0" w:right="4" w:firstLine="0"/>
        <w:rPr>
          <w:rFonts w:ascii="Arial" w:cs="Arial" w:eastAsia="Arial" w:hAnsi="Arial"/>
        </w:rPr>
      </w:pPr>
      <w:bookmarkStart w:colFirst="0" w:colLast="0" w:name="_heading=h.2nusc19" w:id="77"/>
      <w:bookmarkEnd w:id="77"/>
      <w:r w:rsidDel="00000000" w:rsidR="00000000" w:rsidRPr="00000000">
        <w:rPr>
          <w:rFonts w:ascii="Arial" w:cs="Arial" w:eastAsia="Arial" w:hAnsi="Arial"/>
          <w:rtl w:val="0"/>
        </w:rPr>
        <w:t xml:space="preserve">3.1.5.1 Length &amp; Packet Type</w:t>
      </w:r>
    </w:p>
    <w:p w:rsidR="00000000" w:rsidDel="00000000" w:rsidP="00000000" w:rsidRDefault="00000000" w:rsidRPr="00000000" w14:paraId="00000900">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shd w:fill="auto" w:val="clear"/>
          <w:vertAlign w:val="baseline"/>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r w:rsidDel="00000000" w:rsidR="00000000" w:rsidRPr="00000000">
        <w:rPr>
          <w:rtl w:val="0"/>
        </w:rPr>
      </w:r>
    </w:p>
    <w:p w:rsidR="00000000" w:rsidDel="00000000" w:rsidP="00000000" w:rsidRDefault="00000000" w:rsidRPr="00000000" w14:paraId="00000901">
      <w:pPr>
        <w:pStyle w:val="Heading4"/>
        <w:ind w:left="0" w:firstLine="0"/>
        <w:rPr>
          <w:rFonts w:ascii="Arial" w:cs="Arial" w:eastAsia="Arial" w:hAnsi="Arial"/>
        </w:rPr>
      </w:pPr>
      <w:bookmarkStart w:colFirst="0" w:colLast="0" w:name="_heading=h.3mzq4wv" w:id="78"/>
      <w:bookmarkEnd w:id="78"/>
      <w:r w:rsidDel="00000000" w:rsidR="00000000" w:rsidRPr="00000000">
        <w:rPr>
          <w:rFonts w:ascii="Arial" w:cs="Arial" w:eastAsia="Arial" w:hAnsi="Arial"/>
          <w:rtl w:val="0"/>
        </w:rPr>
        <w:t xml:space="preserve">3.1.5.2 Connack Flags</w:t>
      </w:r>
    </w:p>
    <w:p w:rsidR="00000000" w:rsidDel="00000000" w:rsidP="00000000" w:rsidRDefault="00000000" w:rsidRPr="00000000" w14:paraId="00000902">
      <w:pPr>
        <w:rPr>
          <w:rFonts w:ascii="Arial" w:cs="Arial" w:eastAsia="Arial" w:hAnsi="Arial"/>
          <w:color w:val="000000"/>
        </w:rPr>
      </w:pPr>
      <w:r w:rsidDel="00000000" w:rsidR="00000000" w:rsidRPr="00000000">
        <w:rPr>
          <w:rFonts w:ascii="Arial" w:cs="Arial" w:eastAsia="Arial" w:hAnsi="Arial"/>
          <w:color w:val="000000"/>
          <w:rtl w:val="0"/>
        </w:rPr>
        <w:t xml:space="preserve">The CONNACK FLAGS is a 1 byte field located at byte 4 which contains flags specifying the behavior of the MQTT-SN </w:t>
      </w:r>
      <w:r w:rsidDel="00000000" w:rsidR="00000000" w:rsidRPr="00000000">
        <w:rPr>
          <w:rFonts w:ascii="Arial" w:cs="Arial" w:eastAsia="Arial" w:hAnsi="Arial"/>
          <w:rtl w:val="0"/>
        </w:rPr>
        <w:t xml:space="preserve">Virtual C</w:t>
      </w:r>
      <w:r w:rsidDel="00000000" w:rsidR="00000000" w:rsidRPr="00000000">
        <w:rPr>
          <w:rFonts w:ascii="Arial" w:cs="Arial" w:eastAsia="Arial" w:hAnsi="Arial"/>
          <w:color w:val="000000"/>
          <w:rtl w:val="0"/>
        </w:rPr>
        <w:t xml:space="preserve">onnection on the gateway</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color w:val="000000"/>
          <w:sz w:val="20"/>
          <w:szCs w:val="20"/>
          <w:highlight w:val="yellow"/>
          <w:rtl w:val="0"/>
        </w:rPr>
        <w:t xml:space="preserve">Bits 7-2 of the CONNACK FLAGS are reserved and MUST be set to 0</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903">
      <w:pPr>
        <w:ind w:right="4"/>
        <w:rPr>
          <w:rFonts w:ascii="Arial" w:cs="Arial" w:eastAsia="Arial" w:hAnsi="Arial"/>
        </w:rPr>
      </w:pPr>
      <w:r w:rsidDel="00000000" w:rsidR="00000000" w:rsidRPr="00000000">
        <w:rPr>
          <w:rFonts w:ascii="Arial" w:cs="Arial" w:eastAsia="Arial" w:hAnsi="Arial"/>
          <w:rtl w:val="0"/>
        </w:rPr>
        <w:t xml:space="preserve">The Connack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0904">
      <w:pPr>
        <w:numPr>
          <w:ilvl w:val="0"/>
          <w:numId w:val="58"/>
        </w:numPr>
        <w:ind w:left="720" w:hanging="360"/>
        <w:rPr>
          <w:u w:val="none"/>
        </w:rPr>
      </w:pPr>
      <w:r w:rsidDel="00000000" w:rsidR="00000000" w:rsidRPr="00000000">
        <w:rPr>
          <w:rFonts w:ascii="Arial" w:cs="Arial" w:eastAsia="Arial" w:hAnsi="Arial"/>
          <w:b w:val="1"/>
          <w:vertAlign w:val="baseline"/>
          <w:rtl w:val="0"/>
        </w:rPr>
        <w:t xml:space="preserve">Session Present:</w:t>
      </w:r>
      <w:r w:rsidDel="00000000" w:rsidR="00000000" w:rsidRPr="00000000">
        <w:rPr>
          <w:rFonts w:ascii="Arial" w:cs="Arial" w:eastAsia="Arial" w:hAnsi="Arial"/>
          <w:vertAlign w:val="baseline"/>
          <w:rtl w:val="0"/>
        </w:rPr>
        <w:t xml:space="preserve"> </w:t>
      </w:r>
      <w:r w:rsidDel="00000000" w:rsidR="00000000" w:rsidRPr="00000000">
        <w:rPr>
          <w:vertAlign w:val="baseline"/>
          <w:rtl w:val="0"/>
        </w:rPr>
        <w:t xml:space="preserve">Stored in Bit 0 and specifies whether an existing session was present on the gateway for the given client identifier</w:t>
      </w:r>
      <w:r w:rsidDel="00000000" w:rsidR="00000000" w:rsidRPr="00000000">
        <w:rPr>
          <w:rtl w:val="0"/>
        </w:rPr>
        <w:t xml:space="preserve">. A value of 1 indicates a session was present, a value 0 indicates no session was present.</w:t>
        <w:br w:type="textWrapping"/>
        <w:br w:type="textWrapping"/>
      </w:r>
      <w:r w:rsidDel="00000000" w:rsidR="00000000" w:rsidRPr="00000000">
        <w:rPr>
          <w:highlight w:val="yellow"/>
          <w:rtl w:val="0"/>
        </w:rPr>
        <w:t xml:space="preserve">If the Gateway accepts a CONNECT with Clean Start set to 1, the Gateway MUST set Session Present to 0 in the CONNACK Packet in addition to setting a 0x00 (Success) Reason Code in the CONNACK packet. </w:t>
      </w:r>
      <w:r w:rsidDel="00000000" w:rsidR="00000000" w:rsidRPr="00000000">
        <w:rPr>
          <w:rtl w:val="0"/>
        </w:rPr>
      </w:r>
    </w:p>
    <w:p w:rsidR="00000000" w:rsidDel="00000000" w:rsidP="00000000" w:rsidRDefault="00000000" w:rsidRPr="00000000" w14:paraId="00000905">
      <w:pPr>
        <w:ind w:left="720" w:firstLine="0"/>
        <w:rPr/>
      </w:pPr>
      <w:r w:rsidDel="00000000" w:rsidR="00000000" w:rsidRPr="00000000">
        <w:rPr>
          <w:highlight w:val="yellow"/>
          <w:rtl w:val="0"/>
        </w:rPr>
        <w:t xml:space="preserve">If the Gateway accepts a CONNECT with Clean Start set to 0 and the Gateway has Session State for the client identifier it MUST set Session Present to 1 in the CONNACK packet, otherwise it MUST set Session Present to 0 in the CONNACK packet. In both cases it MUST set a 0x00 (Success) Reason Code in the CONNACK packet.</w:t>
      </w:r>
      <w:r w:rsidDel="00000000" w:rsidR="00000000" w:rsidRPr="00000000">
        <w:rPr>
          <w:rtl w:val="0"/>
        </w:rPr>
        <w:t xml:space="preserve"> </w:t>
        <w:br w:type="textWrapping"/>
        <w:br w:type="textWrapping"/>
        <w:t xml:space="preserve">If the value of Session Present received by the Client from the Gateway  is not as expected, the Client proceeds as follows:</w:t>
      </w:r>
    </w:p>
    <w:p w:rsidR="00000000" w:rsidDel="00000000" w:rsidP="00000000" w:rsidRDefault="00000000" w:rsidRPr="00000000" w14:paraId="00000906">
      <w:pPr>
        <w:spacing w:after="0" w:lineRule="auto"/>
        <w:ind w:left="720" w:firstLine="0"/>
        <w:rPr>
          <w:u w:val="none"/>
        </w:rPr>
      </w:pPr>
      <w:r w:rsidDel="00000000" w:rsidR="00000000" w:rsidRPr="00000000">
        <w:rPr>
          <w:highlight w:val="yellow"/>
          <w:rtl w:val="0"/>
        </w:rPr>
        <w:t xml:space="preserve">If the Client does not have Session State and receives Session Present set to 1 it MUST delete the Virtual Connection.</w:t>
      </w:r>
      <w:r w:rsidDel="00000000" w:rsidR="00000000" w:rsidRPr="00000000">
        <w:rPr>
          <w:rtl w:val="0"/>
        </w:rPr>
        <w:t xml:space="preserve"> </w:t>
      </w:r>
      <w:r w:rsidDel="00000000" w:rsidR="00000000" w:rsidRPr="00000000">
        <w:rPr>
          <w:highlight w:val="yellow"/>
          <w:rtl w:val="0"/>
        </w:rPr>
        <w:t xml:space="preserve">If it wishes to restart with a new Session the Client can reconnect using Clean Start set to 1.</w:t>
      </w:r>
      <w:r w:rsidDel="00000000" w:rsidR="00000000" w:rsidRPr="00000000">
        <w:rPr>
          <w:rtl w:val="0"/>
        </w:rPr>
      </w:r>
    </w:p>
    <w:p w:rsidR="00000000" w:rsidDel="00000000" w:rsidP="00000000" w:rsidRDefault="00000000" w:rsidRPr="00000000" w14:paraId="00000907">
      <w:pPr>
        <w:spacing w:before="0" w:lineRule="auto"/>
        <w:ind w:left="720" w:firstLine="0"/>
        <w:rPr>
          <w:highlight w:val="yellow"/>
        </w:rPr>
      </w:pPr>
      <w:r w:rsidDel="00000000" w:rsidR="00000000" w:rsidRPr="00000000">
        <w:rPr>
          <w:highlight w:val="yellow"/>
          <w:rtl w:val="0"/>
        </w:rPr>
        <w:t xml:space="preserve">If the Client does have Session State and receives Session Present set to 0 it MUST discard its Session State if it continues with the Virtual Connection.</w:t>
      </w:r>
    </w:p>
    <w:p w:rsidR="00000000" w:rsidDel="00000000" w:rsidP="00000000" w:rsidRDefault="00000000" w:rsidRPr="00000000" w14:paraId="0000090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pPr>
      <w:r w:rsidDel="00000000" w:rsidR="00000000" w:rsidRPr="00000000">
        <w:rPr>
          <w:highlight w:val="yellow"/>
          <w:rtl w:val="0"/>
        </w:rPr>
        <w:t xml:space="preserve">If a Gateway sends a CONNACK packet containing a non-zero Reason Code it MUST set Session Present to 0.</w:t>
      </w:r>
      <w:r w:rsidDel="00000000" w:rsidR="00000000" w:rsidRPr="00000000">
        <w:rPr>
          <w:rtl w:val="0"/>
        </w:rPr>
      </w:r>
    </w:p>
    <w:p w:rsidR="00000000" w:rsidDel="00000000" w:rsidP="00000000" w:rsidRDefault="00000000" w:rsidRPr="00000000" w14:paraId="00000909">
      <w:pPr>
        <w:numPr>
          <w:ilvl w:val="0"/>
          <w:numId w:val="5"/>
        </w:numPr>
        <w:spacing w:after="80" w:lineRule="auto"/>
        <w:ind w:left="720" w:hanging="360"/>
        <w:rPr>
          <w:u w:val="none"/>
        </w:rPr>
      </w:pPr>
      <w:r w:rsidDel="00000000" w:rsidR="00000000" w:rsidRPr="00000000">
        <w:rPr>
          <w:b w:val="1"/>
          <w:rtl w:val="0"/>
        </w:rPr>
        <w:t xml:space="preserve">Auth:</w:t>
      </w:r>
      <w:r w:rsidDel="00000000" w:rsidR="00000000" w:rsidRPr="00000000">
        <w:rPr>
          <w:rtl w:val="0"/>
        </w:rPr>
        <w:t xml:space="preserve"> </w:t>
      </w:r>
      <w:r w:rsidDel="00000000" w:rsidR="00000000" w:rsidRPr="00000000">
        <w:rPr>
          <w:rFonts w:ascii="Arial" w:cs="Arial" w:eastAsia="Arial" w:hAnsi="Arial"/>
          <w:rtl w:val="0"/>
        </w:rPr>
        <w:t xml:space="preserve">Stored in Bit 1 and specifies whether the packet contains Auth material that </w:t>
      </w:r>
      <w:sdt>
        <w:sdtPr>
          <w:tag w:val="goog_rdk_43"/>
        </w:sdtPr>
        <w:sdtContent>
          <w:commentRangeStart w:id="38"/>
        </w:sdtContent>
      </w:sdt>
      <w:r w:rsidDel="00000000" w:rsidR="00000000" w:rsidRPr="00000000">
        <w:rPr>
          <w:rFonts w:ascii="Arial" w:cs="Arial" w:eastAsia="Arial" w:hAnsi="Arial"/>
          <w:rtl w:val="0"/>
        </w:rPr>
        <w:t xml:space="preserve">should</w:t>
      </w:r>
      <w:commentRangeEnd w:id="38"/>
      <w:r w:rsidDel="00000000" w:rsidR="00000000" w:rsidRPr="00000000">
        <w:commentReference w:id="38"/>
      </w:r>
      <w:r w:rsidDel="00000000" w:rsidR="00000000" w:rsidRPr="00000000">
        <w:rPr>
          <w:rFonts w:ascii="Arial" w:cs="Arial" w:eastAsia="Arial" w:hAnsi="Arial"/>
          <w:rtl w:val="0"/>
        </w:rPr>
        <w:t xml:space="preserve"> be considered.</w:t>
      </w:r>
    </w:p>
    <w:p w:rsidR="00000000" w:rsidDel="00000000" w:rsidP="00000000" w:rsidRDefault="00000000" w:rsidRPr="00000000" w14:paraId="0000090A">
      <w:pPr>
        <w:ind w:right="4"/>
        <w:rPr>
          <w:rFonts w:ascii="Arial" w:cs="Arial" w:eastAsia="Arial" w:hAnsi="Arial"/>
          <w:highlight w:val="yellow"/>
        </w:rPr>
      </w:pPr>
      <w:r w:rsidDel="00000000" w:rsidR="00000000" w:rsidRPr="00000000">
        <w:rPr>
          <w:rFonts w:ascii="Arial" w:cs="Arial" w:eastAsia="Arial" w:hAnsi="Arial"/>
          <w:highlight w:val="yellow"/>
          <w:rtl w:val="0"/>
        </w:rPr>
        <w:t xml:space="preserve">The Client MUST validate that the reserved flags in the CONNACK packet are set to 0. If any of the reserved flags is not 0 it is a Malformed Packet.</w:t>
      </w:r>
    </w:p>
    <w:p w:rsidR="00000000" w:rsidDel="00000000" w:rsidP="00000000" w:rsidRDefault="00000000" w:rsidRPr="00000000" w14:paraId="0000090B">
      <w:pPr>
        <w:pStyle w:val="Heading4"/>
        <w:ind w:left="0" w:firstLine="0"/>
        <w:rPr>
          <w:rFonts w:ascii="Arial" w:cs="Arial" w:eastAsia="Arial" w:hAnsi="Arial"/>
        </w:rPr>
      </w:pPr>
      <w:bookmarkStart w:colFirst="0" w:colLast="0" w:name="_heading=h.lnmexuhpjkl8" w:id="79"/>
      <w:bookmarkEnd w:id="79"/>
      <w:r w:rsidDel="00000000" w:rsidR="00000000" w:rsidRPr="00000000">
        <w:rPr>
          <w:rFonts w:ascii="Arial" w:cs="Arial" w:eastAsia="Arial" w:hAnsi="Arial"/>
          <w:rtl w:val="0"/>
        </w:rPr>
        <w:t xml:space="preserve">3.1.5.3 Packet Identifier</w:t>
      </w:r>
    </w:p>
    <w:p w:rsidR="00000000" w:rsidDel="00000000" w:rsidP="00000000" w:rsidRDefault="00000000" w:rsidRPr="00000000" w14:paraId="0000090C">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CONNECT Packet being acknowledged.</w:t>
      </w:r>
    </w:p>
    <w:p w:rsidR="00000000" w:rsidDel="00000000" w:rsidP="00000000" w:rsidRDefault="00000000" w:rsidRPr="00000000" w14:paraId="0000090D">
      <w:pPr>
        <w:pStyle w:val="Heading4"/>
        <w:ind w:left="0" w:firstLine="0"/>
        <w:rPr>
          <w:rFonts w:ascii="Arial" w:cs="Arial" w:eastAsia="Arial" w:hAnsi="Arial"/>
        </w:rPr>
      </w:pPr>
      <w:bookmarkStart w:colFirst="0" w:colLast="0" w:name="_heading=h.1302m92" w:id="80"/>
      <w:bookmarkEnd w:id="80"/>
      <w:r w:rsidDel="00000000" w:rsidR="00000000" w:rsidRPr="00000000">
        <w:rPr>
          <w:rFonts w:ascii="Arial" w:cs="Arial" w:eastAsia="Arial" w:hAnsi="Arial"/>
          <w:rtl w:val="0"/>
        </w:rPr>
        <w:t xml:space="preserve">3.1.5.4 Reason Code</w:t>
      </w:r>
    </w:p>
    <w:p w:rsidR="00000000" w:rsidDel="00000000" w:rsidP="00000000" w:rsidRDefault="00000000" w:rsidRPr="00000000" w14:paraId="0000090E">
      <w:pPr>
        <w:rPr>
          <w:rFonts w:ascii="Arial" w:cs="Arial" w:eastAsia="Arial" w:hAnsi="Arial"/>
        </w:rPr>
      </w:pPr>
      <w:r w:rsidDel="00000000" w:rsidR="00000000" w:rsidRPr="00000000">
        <w:rPr>
          <w:rFonts w:ascii="Arial" w:cs="Arial" w:eastAsia="Arial" w:hAnsi="Arial"/>
          <w:rtl w:val="0"/>
        </w:rPr>
        <w:t xml:space="preserve">Byte 5 in the CONNACK header contains the Connect Reason Code. </w:t>
      </w:r>
      <w:r w:rsidDel="00000000" w:rsidR="00000000" w:rsidRPr="00000000">
        <w:rPr>
          <w:rtl w:val="0"/>
        </w:rPr>
        <w:t xml:space="preserve">The values for the Connect Reason Code field are shown in Table 9: Reason Code Values. </w:t>
      </w:r>
      <w:r w:rsidDel="00000000" w:rsidR="00000000" w:rsidRPr="00000000">
        <w:rPr>
          <w:highlight w:val="yellow"/>
          <w:rtl w:val="0"/>
        </w:rPr>
        <w:t xml:space="preserve">The Server sending the CONNACK packet MUST use one of the Connect Reason Code values.</w:t>
      </w:r>
      <w:r w:rsidDel="00000000" w:rsidR="00000000" w:rsidRPr="00000000">
        <w:rPr>
          <w:rtl w:val="0"/>
        </w:rPr>
      </w:r>
    </w:p>
    <w:p w:rsidR="00000000" w:rsidDel="00000000" w:rsidP="00000000" w:rsidRDefault="00000000" w:rsidRPr="00000000" w14:paraId="0000090F">
      <w:pPr>
        <w:rPr>
          <w:rFonts w:ascii="Arial" w:cs="Arial" w:eastAsia="Arial" w:hAnsi="Arial"/>
          <w:highlight w:val="yellow"/>
        </w:rPr>
      </w:pPr>
      <w:r w:rsidDel="00000000" w:rsidR="00000000" w:rsidRPr="00000000">
        <w:rPr>
          <w:highlight w:val="yellow"/>
          <w:rtl w:val="0"/>
        </w:rPr>
        <w:t xml:space="preserve">If a Server sends a CONNACK packet containing a Reason code of </w:t>
      </w:r>
      <w:sdt>
        <w:sdtPr>
          <w:tag w:val="goog_rdk_44"/>
        </w:sdtPr>
        <w:sdtContent>
          <w:commentRangeStart w:id="39"/>
        </w:sdtContent>
      </w:sdt>
      <w:sdt>
        <w:sdtPr>
          <w:tag w:val="goog_rdk_45"/>
        </w:sdtPr>
        <w:sdtContent>
          <w:commentRangeStart w:id="40"/>
        </w:sdtContent>
      </w:sdt>
      <w:r w:rsidDel="00000000" w:rsidR="00000000" w:rsidRPr="00000000">
        <w:rPr>
          <w:highlight w:val="yellow"/>
          <w:rtl w:val="0"/>
        </w:rPr>
        <w:t xml:space="preserve">128</w:t>
      </w:r>
      <w:commentRangeEnd w:id="39"/>
      <w:r w:rsidDel="00000000" w:rsidR="00000000" w:rsidRPr="00000000">
        <w:commentReference w:id="39"/>
      </w:r>
      <w:commentRangeEnd w:id="40"/>
      <w:r w:rsidDel="00000000" w:rsidR="00000000" w:rsidRPr="00000000">
        <w:commentReference w:id="40"/>
      </w:r>
      <w:r w:rsidDel="00000000" w:rsidR="00000000" w:rsidRPr="00000000">
        <w:rPr>
          <w:highlight w:val="yellow"/>
          <w:rtl w:val="0"/>
        </w:rPr>
        <w:t xml:space="preserve"> or greater it MUST then delete the Virtual Connection.</w:t>
      </w:r>
      <w:r w:rsidDel="00000000" w:rsidR="00000000" w:rsidRPr="00000000">
        <w:rPr>
          <w:rtl w:val="0"/>
        </w:rPr>
      </w:r>
    </w:p>
    <w:p w:rsidR="00000000" w:rsidDel="00000000" w:rsidP="00000000" w:rsidRDefault="00000000" w:rsidRPr="00000000" w14:paraId="00000910">
      <w:pPr>
        <w:pStyle w:val="Heading4"/>
        <w:ind w:left="0" w:right="4" w:firstLine="0"/>
        <w:rPr>
          <w:rFonts w:ascii="Arial" w:cs="Arial" w:eastAsia="Arial" w:hAnsi="Arial"/>
        </w:rPr>
      </w:pPr>
      <w:bookmarkStart w:colFirst="0" w:colLast="0" w:name="_heading=h.2250f4o" w:id="81"/>
      <w:bookmarkEnd w:id="81"/>
      <w:r w:rsidDel="00000000" w:rsidR="00000000" w:rsidRPr="00000000">
        <w:rPr>
          <w:rFonts w:ascii="Arial" w:cs="Arial" w:eastAsia="Arial" w:hAnsi="Arial"/>
          <w:rtl w:val="0"/>
        </w:rPr>
        <w:t xml:space="preserve">3.1.5.5 Session Expiry Interval</w:t>
      </w:r>
    </w:p>
    <w:p w:rsidR="00000000" w:rsidDel="00000000" w:rsidP="00000000" w:rsidRDefault="00000000" w:rsidRPr="00000000" w14:paraId="00000911">
      <w:pPr>
        <w:spacing w:after="0" w:before="0" w:lineRule="auto"/>
        <w:ind w:right="4"/>
        <w:rPr>
          <w:rFonts w:ascii="Arial" w:cs="Arial" w:eastAsia="Arial" w:hAnsi="Arial"/>
        </w:rPr>
      </w:pPr>
      <w:r w:rsidDel="00000000" w:rsidR="00000000" w:rsidRPr="00000000">
        <w:rPr>
          <w:rFonts w:ascii="Arial" w:cs="Arial" w:eastAsia="Arial" w:hAnsi="Arial"/>
          <w:color w:val="000000"/>
          <w:rtl w:val="0"/>
        </w:rPr>
        <w:t xml:space="preserve">If the Session Expiry Interval is 0, the value of Session Expiry Interval in the CONNECT Packet is used. </w:t>
      </w:r>
      <w:r w:rsidDel="00000000" w:rsidR="00000000" w:rsidRPr="00000000">
        <w:rPr>
          <w:rFonts w:ascii="Calibri" w:cs="Calibri" w:eastAsia="Calibri" w:hAnsi="Calibri"/>
          <w:i w:val="1"/>
          <w:sz w:val="22"/>
          <w:szCs w:val="22"/>
          <w:rtl w:val="0"/>
        </w:rPr>
        <w:t xml:space="preserve">The server uses this property to inform the Client that it is using a value other than that sent by the Client in the CONNECT</w:t>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0912">
      <w:pPr>
        <w:pStyle w:val="Heading4"/>
        <w:ind w:left="0" w:right="4" w:firstLine="0"/>
        <w:rPr>
          <w:rFonts w:ascii="Arial" w:cs="Arial" w:eastAsia="Arial" w:hAnsi="Arial"/>
        </w:rPr>
      </w:pPr>
      <w:bookmarkStart w:colFirst="0" w:colLast="0" w:name="_heading=h.3wmneavoet74" w:id="82"/>
      <w:bookmarkEnd w:id="82"/>
      <w:r w:rsidDel="00000000" w:rsidR="00000000" w:rsidRPr="00000000">
        <w:rPr>
          <w:rFonts w:ascii="Arial" w:cs="Arial" w:eastAsia="Arial" w:hAnsi="Arial"/>
          <w:rtl w:val="0"/>
        </w:rPr>
        <w:t xml:space="preserve">3.1.5.6 Authentication Method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3">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Single byte value (max 0-255 bytes), representing the length of field used to specify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4">
      <w:pPr>
        <w:pStyle w:val="Heading4"/>
        <w:ind w:left="0" w:right="4" w:firstLine="0"/>
        <w:rPr>
          <w:rFonts w:ascii="Arial" w:cs="Arial" w:eastAsia="Arial" w:hAnsi="Arial"/>
        </w:rPr>
      </w:pPr>
      <w:bookmarkStart w:colFirst="0" w:colLast="0" w:name="_heading=h.ydayklwjstjk" w:id="83"/>
      <w:bookmarkEnd w:id="83"/>
      <w:r w:rsidDel="00000000" w:rsidR="00000000" w:rsidRPr="00000000">
        <w:rPr>
          <w:rFonts w:ascii="Arial" w:cs="Arial" w:eastAsia="Arial" w:hAnsi="Arial"/>
          <w:rtl w:val="0"/>
        </w:rPr>
        <w:t xml:space="preserve">3.1.5.7 Authentication Method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5">
      <w:pPr>
        <w:spacing w:after="240" w:before="240" w:lineRule="auto"/>
        <w:rPr>
          <w:rFonts w:ascii="Arial" w:cs="Arial" w:eastAsia="Arial" w:hAnsi="Arial"/>
        </w:rPr>
      </w:pPr>
      <w:r w:rsidDel="00000000" w:rsidR="00000000" w:rsidRPr="00000000">
        <w:rPr>
          <w:rFonts w:ascii="Arial" w:cs="Arial" w:eastAsia="Arial" w:hAnsi="Arial"/>
          <w:rtl w:val="0"/>
        </w:rPr>
        <w:t xml:space="preserve">A UTF-8 Encoded String containing the name of the authentication method.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6">
      <w:pPr>
        <w:pStyle w:val="Heading4"/>
        <w:ind w:left="0" w:right="4" w:firstLine="0"/>
        <w:rPr>
          <w:rFonts w:ascii="Arial" w:cs="Arial" w:eastAsia="Arial" w:hAnsi="Arial"/>
        </w:rPr>
      </w:pPr>
      <w:bookmarkStart w:colFirst="0" w:colLast="0" w:name="_heading=h.kvppk7yh36lv" w:id="84"/>
      <w:bookmarkEnd w:id="84"/>
      <w:r w:rsidDel="00000000" w:rsidR="00000000" w:rsidRPr="00000000">
        <w:rPr>
          <w:rFonts w:ascii="Arial" w:cs="Arial" w:eastAsia="Arial" w:hAnsi="Arial"/>
          <w:rtl w:val="0"/>
        </w:rPr>
        <w:t xml:space="preserve">3.1.5.8 Authentication Data Length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7">
      <w:pPr>
        <w:spacing w:after="240" w:before="240" w:lineRule="auto"/>
        <w:rPr>
          <w:rFonts w:ascii="Arial" w:cs="Arial" w:eastAsia="Arial" w:hAnsi="Arial"/>
        </w:rPr>
      </w:pPr>
      <w:r w:rsidDel="00000000" w:rsidR="00000000" w:rsidRPr="00000000">
        <w:rPr>
          <w:rFonts w:ascii="Arial" w:cs="Arial" w:eastAsia="Arial" w:hAnsi="Arial"/>
          <w:rtl w:val="0"/>
        </w:rPr>
        <w:t xml:space="preserve">Two byte value (max 0-65535 bytes), representing the length of field used to specify the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8">
      <w:pPr>
        <w:pStyle w:val="Heading4"/>
        <w:ind w:left="0" w:right="4" w:firstLine="0"/>
        <w:rPr>
          <w:rFonts w:ascii="Arial" w:cs="Arial" w:eastAsia="Arial" w:hAnsi="Arial"/>
        </w:rPr>
      </w:pPr>
      <w:bookmarkStart w:colFirst="0" w:colLast="0" w:name="_heading=h.600ktmi3vm5o" w:id="85"/>
      <w:bookmarkEnd w:id="85"/>
      <w:r w:rsidDel="00000000" w:rsidR="00000000" w:rsidRPr="00000000">
        <w:rPr>
          <w:rFonts w:ascii="Arial" w:cs="Arial" w:eastAsia="Arial" w:hAnsi="Arial"/>
          <w:rtl w:val="0"/>
        </w:rPr>
        <w:t xml:space="preserve">3.1.5.9 Authentication Data (optional</w:t>
      </w:r>
      <w:r w:rsidDel="00000000" w:rsidR="00000000" w:rsidRPr="00000000">
        <w:rPr>
          <w:rtl w:val="0"/>
        </w:rPr>
        <w:t xml:space="preserve">, only with </w:t>
      </w:r>
      <w:r w:rsidDel="00000000" w:rsidR="00000000" w:rsidRPr="00000000">
        <w:rPr>
          <w:i w:val="1"/>
          <w:rtl w:val="0"/>
        </w:rPr>
        <w:t xml:space="preserve">Auth </w:t>
      </w:r>
      <w:r w:rsidDel="00000000" w:rsidR="00000000" w:rsidRPr="00000000">
        <w:rPr>
          <w:rtl w:val="0"/>
        </w:rPr>
        <w:t xml:space="preserve">flag set</w:t>
      </w:r>
      <w:r w:rsidDel="00000000" w:rsidR="00000000" w:rsidRPr="00000000">
        <w:rPr>
          <w:rFonts w:ascii="Arial" w:cs="Arial" w:eastAsia="Arial" w:hAnsi="Arial"/>
          <w:rtl w:val="0"/>
        </w:rPr>
        <w:t xml:space="preserve">)</w:t>
      </w:r>
    </w:p>
    <w:p w:rsidR="00000000" w:rsidDel="00000000" w:rsidP="00000000" w:rsidRDefault="00000000" w:rsidRPr="00000000" w14:paraId="00000919">
      <w:pPr>
        <w:spacing w:after="240" w:before="240" w:lineRule="auto"/>
        <w:ind w:left="0" w:firstLine="0"/>
        <w:rPr>
          <w:rFonts w:ascii="Arial" w:cs="Arial" w:eastAsia="Arial" w:hAnsi="Arial"/>
        </w:rPr>
      </w:pPr>
      <w:r w:rsidDel="00000000" w:rsidR="00000000" w:rsidRPr="00000000">
        <w:rPr>
          <w:rFonts w:ascii="Arial" w:cs="Arial" w:eastAsia="Arial" w:hAnsi="Arial"/>
          <w:rtl w:val="0"/>
        </w:rPr>
        <w:t xml:space="preserve">Binary Data containing authentication data. The contents of this data are defined by the authentication method and the state of already exchanged authentication data. Refer to </w:t>
      </w:r>
      <w:r w:rsidDel="00000000" w:rsidR="00000000" w:rsidRPr="00000000">
        <w:rPr>
          <w:rFonts w:ascii="Arial" w:cs="Arial" w:eastAsia="Arial" w:hAnsi="Arial"/>
          <w:color w:val="0000ee"/>
          <w:rtl w:val="0"/>
        </w:rPr>
        <w:t xml:space="preserve">LINKED TO AUTH</w:t>
      </w:r>
      <w:r w:rsidDel="00000000" w:rsidR="00000000" w:rsidRPr="00000000">
        <w:rPr>
          <w:rFonts w:ascii="Arial" w:cs="Arial" w:eastAsia="Arial" w:hAnsi="Arial"/>
          <w:color w:val="0000ee"/>
          <w:rtl w:val="0"/>
        </w:rPr>
        <w:t xml:space="preserve"> </w:t>
      </w:r>
      <w:r w:rsidDel="00000000" w:rsidR="00000000" w:rsidRPr="00000000">
        <w:rPr>
          <w:rFonts w:ascii="Arial" w:cs="Arial" w:eastAsia="Arial" w:hAnsi="Arial"/>
          <w:rtl w:val="0"/>
        </w:rPr>
        <w:t xml:space="preserve">for more information about extended authentication.</w:t>
      </w:r>
    </w:p>
    <w:p w:rsidR="00000000" w:rsidDel="00000000" w:rsidP="00000000" w:rsidRDefault="00000000" w:rsidRPr="00000000" w14:paraId="0000091A">
      <w:pPr>
        <w:pStyle w:val="Heading4"/>
        <w:ind w:left="0" w:right="4" w:firstLine="0"/>
        <w:rPr>
          <w:rFonts w:ascii="Arial" w:cs="Arial" w:eastAsia="Arial" w:hAnsi="Arial"/>
        </w:rPr>
      </w:pPr>
      <w:bookmarkStart w:colFirst="0" w:colLast="0" w:name="_heading=h.haapch" w:id="86"/>
      <w:bookmarkEnd w:id="86"/>
      <w:r w:rsidDel="00000000" w:rsidR="00000000" w:rsidRPr="00000000">
        <w:rPr>
          <w:rFonts w:ascii="Arial" w:cs="Arial" w:eastAsia="Arial" w:hAnsi="Arial"/>
          <w:rtl w:val="0"/>
        </w:rPr>
        <w:t xml:space="preserve">3.1.5.10 Assigned Client Identifier</w:t>
      </w:r>
    </w:p>
    <w:p w:rsidR="00000000" w:rsidDel="00000000" w:rsidP="00000000" w:rsidRDefault="00000000" w:rsidRPr="00000000" w14:paraId="0000091B">
      <w:pPr>
        <w:rPr>
          <w:rFonts w:ascii="Arial" w:cs="Arial" w:eastAsia="Arial" w:hAnsi="Arial"/>
          <w:color w:val="000000"/>
          <w:highlight w:val="yellow"/>
        </w:rPr>
      </w:pPr>
      <w:r w:rsidDel="00000000" w:rsidR="00000000" w:rsidRPr="00000000">
        <w:rPr>
          <w:rFonts w:ascii="Arial" w:cs="Arial" w:eastAsia="Arial" w:hAnsi="Arial"/>
          <w:rtl w:val="0"/>
        </w:rPr>
        <w:t xml:space="preserve">The Client Identifier assigned by the gateway when the associated CONNECT packet contained no Client Identifier. </w:t>
      </w:r>
      <w:r w:rsidDel="00000000" w:rsidR="00000000" w:rsidRPr="00000000">
        <w:rPr>
          <w:rFonts w:ascii="Arial" w:cs="Arial" w:eastAsia="Arial" w:hAnsi="Arial"/>
          <w:highlight w:val="yellow"/>
          <w:rtl w:val="0"/>
        </w:rPr>
        <w:t xml:space="preserve">If the Client connects using a zero length Client Identifier, the Server MUST respond with a CONNACK containing an Assigned Client Identifier. The Assigned Client Identifier MUST be a new Client Identifier not used by any other Session currently in the Gateway</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91C">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Assigned Client Identifier MUST be a </w:t>
      </w:r>
      <w:r w:rsidDel="00000000" w:rsidR="00000000" w:rsidRPr="00000000">
        <w:rPr>
          <w:rFonts w:ascii="Arial" w:cs="Arial" w:eastAsia="Arial" w:hAnsi="Arial"/>
          <w:highlight w:val="yellow"/>
          <w:rtl w:val="0"/>
        </w:rPr>
        <w:t xml:space="preserve">UTF-8 Encoded String</w:t>
      </w:r>
      <w:r w:rsidDel="00000000" w:rsidR="00000000" w:rsidRPr="00000000">
        <w:rPr>
          <w:rFonts w:ascii="Arial" w:cs="Arial" w:eastAsia="Arial" w:hAnsi="Arial"/>
          <w:color w:val="000000"/>
          <w:rtl w:val="0"/>
        </w:rPr>
        <w:t xml:space="preserve">.</w:t>
      </w:r>
      <w:r w:rsidDel="00000000" w:rsidR="00000000" w:rsidRPr="00000000">
        <w:rPr>
          <w:rtl w:val="0"/>
        </w:rPr>
      </w:r>
    </w:p>
    <w:p w:rsidR="00000000" w:rsidDel="00000000" w:rsidP="00000000" w:rsidRDefault="00000000" w:rsidRPr="00000000" w14:paraId="0000091D">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1E">
      <w:pPr>
        <w:ind w:left="720" w:firstLine="0"/>
        <w:rPr>
          <w:rFonts w:ascii="Arial" w:cs="Arial" w:eastAsia="Arial" w:hAnsi="Arial"/>
          <w:color w:val="000000"/>
        </w:rPr>
      </w:pPr>
      <w:r w:rsidDel="00000000" w:rsidR="00000000" w:rsidRPr="00000000">
        <w:rPr>
          <w:rFonts w:ascii="Arial" w:cs="Arial" w:eastAsia="Arial" w:hAnsi="Arial"/>
          <w:color w:val="000000"/>
          <w:rtl w:val="0"/>
        </w:rPr>
        <w:t xml:space="preserve">Assigned Client Identifiers SHOULD be less than 247 bytes so they can be accommodated in a small packet version. This is also to cater for devices which may not support larger Client Identifiers.</w:t>
      </w:r>
    </w:p>
    <w:p w:rsidR="00000000" w:rsidDel="00000000" w:rsidP="00000000" w:rsidRDefault="00000000" w:rsidRPr="00000000" w14:paraId="0000091F">
      <w:pPr>
        <w:ind w:left="720" w:firstLine="0"/>
        <w:rPr>
          <w:rFonts w:ascii="Arial" w:cs="Arial" w:eastAsia="Arial" w:hAnsi="Arial"/>
          <w:b w:val="1"/>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20">
      <w:pPr>
        <w:ind w:left="720" w:firstLine="0"/>
        <w:rPr>
          <w:rFonts w:ascii="Arial" w:cs="Arial" w:eastAsia="Arial" w:hAnsi="Arial"/>
        </w:rPr>
      </w:pPr>
      <w:r w:rsidDel="00000000" w:rsidR="00000000" w:rsidRPr="00000000">
        <w:rPr>
          <w:rFonts w:ascii="Arial" w:cs="Arial" w:eastAsia="Arial" w:hAnsi="Arial"/>
          <w:color w:val="000000"/>
          <w:rtl w:val="0"/>
        </w:rPr>
        <w:t xml:space="preserve">Where a transparent gateway obtains an Assigned Client Identifier which is deemed too large for a device, it should maintain a registry to map shorter gateway generated Client Identifiers with their versions returned from the broker.</w:t>
      </w:r>
      <w:r w:rsidDel="00000000" w:rsidR="00000000" w:rsidRPr="00000000">
        <w:rPr>
          <w:rtl w:val="0"/>
        </w:rPr>
      </w:r>
    </w:p>
    <w:p w:rsidR="00000000" w:rsidDel="00000000" w:rsidP="00000000" w:rsidRDefault="00000000" w:rsidRPr="00000000" w14:paraId="00000921">
      <w:pPr>
        <w:pStyle w:val="Heading3"/>
        <w:keepLines w:val="1"/>
        <w:spacing w:after="118" w:before="0" w:line="259" w:lineRule="auto"/>
        <w:ind w:left="0" w:firstLine="0"/>
        <w:rPr>
          <w:rFonts w:ascii="Arial" w:cs="Arial" w:eastAsia="Arial" w:hAnsi="Arial"/>
        </w:rPr>
      </w:pPr>
      <w:bookmarkStart w:colFirst="0" w:colLast="0" w:name="_heading=h.184mhaj" w:id="87"/>
      <w:bookmarkEnd w:id="87"/>
      <w:r w:rsidDel="00000000" w:rsidR="00000000" w:rsidRPr="00000000">
        <w:rPr>
          <w:rtl w:val="0"/>
        </w:rPr>
        <w:t xml:space="preserve">3.1.6 </w:t>
      </w:r>
      <w:r w:rsidDel="00000000" w:rsidR="00000000" w:rsidRPr="00000000">
        <w:rPr>
          <w:rFonts w:ascii="Arial" w:cs="Arial" w:eastAsia="Arial" w:hAnsi="Arial"/>
          <w:rtl w:val="0"/>
        </w:rPr>
        <w:t xml:space="preserve">AUTH</w:t>
      </w:r>
      <w:r w:rsidDel="00000000" w:rsidR="00000000" w:rsidRPr="00000000">
        <w:rPr>
          <w:rFonts w:ascii="Arial" w:cs="Arial" w:eastAsia="Arial" w:hAnsi="Arial"/>
          <w:rtl w:val="0"/>
        </w:rPr>
        <w:t xml:space="preserve"> - Authentication Exchange</w:t>
      </w:r>
    </w:p>
    <w:tbl>
      <w:tblPr>
        <w:tblStyle w:val="Table1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55"/>
        <w:gridCol w:w="708"/>
        <w:gridCol w:w="853"/>
        <w:gridCol w:w="1039"/>
        <w:gridCol w:w="1039"/>
        <w:gridCol w:w="1039"/>
        <w:gridCol w:w="1039"/>
        <w:gridCol w:w="1039"/>
        <w:gridCol w:w="1039"/>
        <w:tblGridChange w:id="0">
          <w:tblGrid>
            <w:gridCol w:w="1555"/>
            <w:gridCol w:w="708"/>
            <w:gridCol w:w="853"/>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2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2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2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25">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26">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27">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2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2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2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2B">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2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34">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35">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3D">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3E">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46">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47">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4F">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50">
            <w:pPr>
              <w:jc w:val="center"/>
              <w:rPr>
                <w:rFonts w:ascii="Arial" w:cs="Arial" w:eastAsia="Arial" w:hAnsi="Arial"/>
              </w:rPr>
            </w:pPr>
            <w:r w:rsidDel="00000000" w:rsidR="00000000" w:rsidRPr="00000000">
              <w:rPr>
                <w:rFonts w:ascii="Arial" w:cs="Arial" w:eastAsia="Arial" w:hAnsi="Arial"/>
                <w:rtl w:val="0"/>
              </w:rPr>
              <w:t xml:space="preserve">Auth Reason Code</w:t>
            </w:r>
          </w:p>
        </w:tc>
      </w:tr>
      <w:tr>
        <w:trPr>
          <w:cantSplit w:val="0"/>
          <w:tblHeader w:val="0"/>
        </w:trPr>
        <w:tc>
          <w:tcPr/>
          <w:p w:rsidR="00000000" w:rsidDel="00000000" w:rsidP="00000000" w:rsidRDefault="00000000" w:rsidRPr="00000000" w14:paraId="00000958">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59">
            <w:pPr>
              <w:jc w:val="center"/>
              <w:rPr>
                <w:rFonts w:ascii="Arial" w:cs="Arial" w:eastAsia="Arial" w:hAnsi="Arial"/>
              </w:rPr>
            </w:pPr>
            <w:r w:rsidDel="00000000" w:rsidR="00000000" w:rsidRPr="00000000">
              <w:rPr>
                <w:rFonts w:ascii="Arial" w:cs="Arial" w:eastAsia="Arial" w:hAnsi="Arial"/>
                <w:rtl w:val="0"/>
              </w:rPr>
              <w:t xml:space="preserve">Auth Method Length (K)</w:t>
            </w:r>
          </w:p>
        </w:tc>
      </w:tr>
      <w:tr>
        <w:trPr>
          <w:cantSplit w:val="0"/>
          <w:tblHeader w:val="0"/>
        </w:trPr>
        <w:tc>
          <w:tcPr/>
          <w:p w:rsidR="00000000" w:rsidDel="00000000" w:rsidP="00000000" w:rsidRDefault="00000000" w:rsidRPr="00000000" w14:paraId="00000961">
            <w:pPr>
              <w:rPr>
                <w:rFonts w:ascii="Arial" w:cs="Arial" w:eastAsia="Arial" w:hAnsi="Arial"/>
              </w:rPr>
            </w:pPr>
            <w:r w:rsidDel="00000000" w:rsidR="00000000" w:rsidRPr="00000000">
              <w:rPr>
                <w:rFonts w:ascii="Arial" w:cs="Arial" w:eastAsia="Arial" w:hAnsi="Arial"/>
                <w:rtl w:val="0"/>
              </w:rPr>
              <w:t xml:space="preserve">byte 7:7+K</w:t>
            </w:r>
          </w:p>
        </w:tc>
        <w:tc>
          <w:tcPr>
            <w:gridSpan w:val="8"/>
          </w:tcPr>
          <w:p w:rsidR="00000000" w:rsidDel="00000000" w:rsidP="00000000" w:rsidRDefault="00000000" w:rsidRPr="00000000" w14:paraId="00000962">
            <w:pPr>
              <w:jc w:val="center"/>
              <w:rPr>
                <w:rFonts w:ascii="Arial" w:cs="Arial" w:eastAsia="Arial" w:hAnsi="Arial"/>
              </w:rPr>
            </w:pPr>
            <w:r w:rsidDel="00000000" w:rsidR="00000000" w:rsidRPr="00000000">
              <w:rPr>
                <w:rFonts w:ascii="Arial" w:cs="Arial" w:eastAsia="Arial" w:hAnsi="Arial"/>
                <w:rtl w:val="0"/>
              </w:rPr>
              <w:t xml:space="preserve">Auth Method</w:t>
            </w:r>
          </w:p>
        </w:tc>
      </w:tr>
      <w:tr>
        <w:trPr>
          <w:cantSplit w:val="0"/>
          <w:tblHeader w:val="0"/>
        </w:trPr>
        <w:tc>
          <w:tcPr/>
          <w:p w:rsidR="00000000" w:rsidDel="00000000" w:rsidP="00000000" w:rsidRDefault="00000000" w:rsidRPr="00000000" w14:paraId="0000096A">
            <w:pPr>
              <w:rPr>
                <w:rFonts w:ascii="Arial" w:cs="Arial" w:eastAsia="Arial" w:hAnsi="Arial"/>
              </w:rPr>
            </w:pPr>
            <w:r w:rsidDel="00000000" w:rsidR="00000000" w:rsidRPr="00000000">
              <w:rPr>
                <w:rFonts w:ascii="Arial" w:cs="Arial" w:eastAsia="Arial" w:hAnsi="Arial"/>
                <w:rtl w:val="0"/>
              </w:rPr>
              <w:t xml:space="preserve">byte 8+K:N</w:t>
            </w:r>
          </w:p>
        </w:tc>
        <w:tc>
          <w:tcPr>
            <w:gridSpan w:val="8"/>
          </w:tcPr>
          <w:p w:rsidR="00000000" w:rsidDel="00000000" w:rsidP="00000000" w:rsidRDefault="00000000" w:rsidRPr="00000000" w14:paraId="0000096B">
            <w:pPr>
              <w:keepNext w:val="1"/>
              <w:jc w:val="center"/>
              <w:rPr>
                <w:rFonts w:ascii="Arial" w:cs="Arial" w:eastAsia="Arial" w:hAnsi="Arial"/>
              </w:rPr>
            </w:pPr>
            <w:r w:rsidDel="00000000" w:rsidR="00000000" w:rsidRPr="00000000">
              <w:rPr>
                <w:rFonts w:ascii="Arial" w:cs="Arial" w:eastAsia="Arial" w:hAnsi="Arial"/>
                <w:rtl w:val="0"/>
              </w:rPr>
              <w:t xml:space="preserve">Auth Data (N)</w:t>
            </w:r>
          </w:p>
        </w:tc>
      </w:tr>
    </w:tbl>
    <w:p w:rsidR="00000000" w:rsidDel="00000000" w:rsidP="00000000" w:rsidRDefault="00000000" w:rsidRPr="00000000" w14:paraId="000009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22: AUTH packet</w:t>
      </w:r>
    </w:p>
    <w:p w:rsidR="00000000" w:rsidDel="00000000" w:rsidP="00000000" w:rsidRDefault="00000000" w:rsidRPr="00000000" w14:paraId="00000974">
      <w:pPr>
        <w:rPr>
          <w:rFonts w:ascii="Arial" w:cs="Arial" w:eastAsia="Arial" w:hAnsi="Arial"/>
          <w:highlight w:val="white"/>
        </w:rPr>
      </w:pPr>
      <w:r w:rsidDel="00000000" w:rsidR="00000000" w:rsidRPr="00000000">
        <w:rPr>
          <w:rFonts w:ascii="Arial" w:cs="Arial" w:eastAsia="Arial" w:hAnsi="Arial"/>
          <w:highlight w:val="white"/>
          <w:rtl w:val="0"/>
        </w:rPr>
        <w:t xml:space="preserve">The authentication method and data is first sent by the Client as part of a CONNECT exchange. If the Server requires additional information to complete the authentication, it responds with an AUTH packet to </w:t>
      </w:r>
      <w:r w:rsidDel="00000000" w:rsidR="00000000" w:rsidRPr="00000000">
        <w:rPr>
          <w:rFonts w:ascii="Arial" w:cs="Arial" w:eastAsia="Arial" w:hAnsi="Arial"/>
          <w:highlight w:val="white"/>
          <w:rtl w:val="0"/>
        </w:rPr>
        <w:t xml:space="preserve">signal</w:t>
      </w:r>
      <w:r w:rsidDel="00000000" w:rsidR="00000000" w:rsidRPr="00000000">
        <w:rPr>
          <w:rFonts w:ascii="Arial" w:cs="Arial" w:eastAsia="Arial" w:hAnsi="Arial"/>
          <w:highlight w:val="white"/>
          <w:rtl w:val="0"/>
        </w:rPr>
        <w:t xml:space="preserve"> that the Client generates and sends another AUTH packet with the required information and so on until the authentication is complete. The server then responds with a CONNACK message.</w:t>
      </w:r>
    </w:p>
    <w:p w:rsidR="00000000" w:rsidDel="00000000" w:rsidP="00000000" w:rsidRDefault="00000000" w:rsidRPr="00000000" w14:paraId="00000975">
      <w:pPr>
        <w:pStyle w:val="Heading4"/>
        <w:ind w:left="0" w:firstLine="0"/>
        <w:rPr>
          <w:rFonts w:ascii="Arial" w:cs="Arial" w:eastAsia="Arial" w:hAnsi="Arial"/>
        </w:rPr>
      </w:pPr>
      <w:bookmarkStart w:colFirst="0" w:colLast="0" w:name="_heading=h.3s49zyc" w:id="88"/>
      <w:bookmarkEnd w:id="88"/>
      <w:r w:rsidDel="00000000" w:rsidR="00000000" w:rsidRPr="00000000">
        <w:rPr>
          <w:rFonts w:ascii="Arial" w:cs="Arial" w:eastAsia="Arial" w:hAnsi="Arial"/>
          <w:rtl w:val="0"/>
        </w:rPr>
        <w:t xml:space="preserve">3.1.6.1 Length &amp; Packet Type</w:t>
      </w:r>
    </w:p>
    <w:p w:rsidR="00000000" w:rsidDel="00000000" w:rsidP="00000000" w:rsidRDefault="00000000" w:rsidRPr="00000000" w14:paraId="0000097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77">
      <w:pPr>
        <w:pStyle w:val="Heading4"/>
        <w:ind w:left="0" w:firstLine="0"/>
        <w:rPr>
          <w:rFonts w:ascii="Arial" w:cs="Arial" w:eastAsia="Arial" w:hAnsi="Arial"/>
        </w:rPr>
      </w:pPr>
      <w:bookmarkStart w:colFirst="0" w:colLast="0" w:name="_heading=h.6cbjggtsyz0j" w:id="89"/>
      <w:bookmarkEnd w:id="89"/>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78">
      <w:pPr>
        <w:spacing w:after="174" w:before="0" w:line="248.00000000000006" w:lineRule="auto"/>
        <w:ind w:right="990"/>
        <w:rPr>
          <w:rFonts w:ascii="Arial" w:cs="Arial" w:eastAsia="Arial" w:hAnsi="Arial"/>
        </w:rPr>
      </w:pPr>
      <w:r w:rsidDel="00000000" w:rsidR="00000000" w:rsidRPr="00000000">
        <w:rPr>
          <w:rFonts w:ascii="Arial" w:cs="Arial" w:eastAsia="Arial" w:hAnsi="Arial"/>
          <w:rtl w:val="0"/>
        </w:rPr>
        <w:t xml:space="preserve">Used to identify the corresponding CONNECT, AUTH or CONNACK packet. It should ideally be populated with a random integer value when sent from Client to Server. </w:t>
      </w:r>
      <w:r w:rsidDel="00000000" w:rsidR="00000000" w:rsidRPr="00000000">
        <w:rPr>
          <w:rFonts w:ascii="Arial" w:cs="Arial" w:eastAsia="Arial" w:hAnsi="Arial"/>
          <w:highlight w:val="yellow"/>
          <w:rtl w:val="0"/>
        </w:rPr>
        <w:t xml:space="preserve">When sent from Server to Client, it MUST contain the packet identifier of the CONNECT or AUTH packet being responded to</w:t>
      </w:r>
      <w:r w:rsidDel="00000000" w:rsidR="00000000" w:rsidRPr="00000000">
        <w:rPr>
          <w:rFonts w:ascii="Arial" w:cs="Arial" w:eastAsia="Arial" w:hAnsi="Arial"/>
          <w:rtl w:val="0"/>
        </w:rPr>
        <w:t xml:space="preserve">.</w:t>
      </w:r>
    </w:p>
    <w:p w:rsidR="00000000" w:rsidDel="00000000" w:rsidP="00000000" w:rsidRDefault="00000000" w:rsidRPr="00000000" w14:paraId="00000979">
      <w:pPr>
        <w:pStyle w:val="Heading4"/>
        <w:ind w:left="0" w:firstLine="0"/>
        <w:rPr>
          <w:rFonts w:ascii="Arial" w:cs="Arial" w:eastAsia="Arial" w:hAnsi="Arial"/>
        </w:rPr>
      </w:pPr>
      <w:bookmarkStart w:colFirst="0" w:colLast="0" w:name="_heading=h.279ka65" w:id="90"/>
      <w:bookmarkEnd w:id="90"/>
      <w:r w:rsidDel="00000000" w:rsidR="00000000" w:rsidRPr="00000000">
        <w:rPr>
          <w:rFonts w:ascii="Arial" w:cs="Arial" w:eastAsia="Arial" w:hAnsi="Arial"/>
          <w:rtl w:val="0"/>
        </w:rPr>
        <w:t xml:space="preserve">3.1.6.2 Reason Code</w:t>
      </w:r>
    </w:p>
    <w:p w:rsidR="00000000" w:rsidDel="00000000" w:rsidP="00000000" w:rsidRDefault="00000000" w:rsidRPr="00000000" w14:paraId="0000097A">
      <w:pPr>
        <w:rPr>
          <w:rFonts w:ascii="Arial" w:cs="Arial" w:eastAsia="Arial" w:hAnsi="Arial"/>
          <w:sz w:val="24"/>
          <w:szCs w:val="24"/>
        </w:rPr>
      </w:pPr>
      <w:r w:rsidDel="00000000" w:rsidR="00000000" w:rsidRPr="00000000">
        <w:rPr>
          <w:rFonts w:ascii="Arial" w:cs="Arial" w:eastAsia="Arial" w:hAnsi="Arial"/>
          <w:highlight w:val="white"/>
          <w:rtl w:val="0"/>
        </w:rPr>
        <w:t xml:space="preserve">Byte 3 in the Auth packet holds the Authentication Reason Code. The values for the Authentication Reason Code field are shown in </w:t>
      </w:r>
      <w:r w:rsidDel="00000000" w:rsidR="00000000" w:rsidRPr="00000000">
        <w:rPr>
          <w:rtl w:val="0"/>
        </w:rPr>
        <w:t xml:space="preserve">Table 9: Reason Code Values. </w:t>
      </w:r>
      <w:r w:rsidDel="00000000" w:rsidR="00000000" w:rsidRPr="00000000">
        <w:rPr>
          <w:rFonts w:ascii="Arial" w:cs="Arial" w:eastAsia="Arial" w:hAnsi="Arial"/>
          <w:highlight w:val="white"/>
          <w:rtl w:val="0"/>
        </w:rPr>
        <w:t xml:space="preserve">The sender of the AUTH Packet MUST use one of the Authenticate Reason Codes.</w:t>
      </w:r>
      <w:r w:rsidDel="00000000" w:rsidR="00000000" w:rsidRPr="00000000">
        <w:rPr>
          <w:rtl w:val="0"/>
        </w:rPr>
      </w:r>
    </w:p>
    <w:p w:rsidR="00000000" w:rsidDel="00000000" w:rsidP="00000000" w:rsidRDefault="00000000" w:rsidRPr="00000000" w14:paraId="0000097B">
      <w:pPr>
        <w:pStyle w:val="Heading4"/>
        <w:ind w:left="0" w:firstLine="0"/>
        <w:rPr>
          <w:rFonts w:ascii="Arial" w:cs="Arial" w:eastAsia="Arial" w:hAnsi="Arial"/>
        </w:rPr>
      </w:pPr>
      <w:bookmarkStart w:colFirst="0" w:colLast="0" w:name="_heading=h.meukdy" w:id="91"/>
      <w:bookmarkEnd w:id="91"/>
      <w:r w:rsidDel="00000000" w:rsidR="00000000" w:rsidRPr="00000000">
        <w:rPr>
          <w:rFonts w:ascii="Arial" w:cs="Arial" w:eastAsia="Arial" w:hAnsi="Arial"/>
          <w:rtl w:val="0"/>
        </w:rPr>
        <w:t xml:space="preserve">3.1.6.3 Auth Method Length</w:t>
      </w:r>
    </w:p>
    <w:p w:rsidR="00000000" w:rsidDel="00000000" w:rsidP="00000000" w:rsidRDefault="00000000" w:rsidRPr="00000000" w14:paraId="0000097C">
      <w:pPr>
        <w:rPr>
          <w:rFonts w:ascii="Arial" w:cs="Arial" w:eastAsia="Arial" w:hAnsi="Arial"/>
        </w:rPr>
      </w:pPr>
      <w:r w:rsidDel="00000000" w:rsidR="00000000" w:rsidRPr="00000000">
        <w:rPr>
          <w:rFonts w:ascii="Arial" w:cs="Arial" w:eastAsia="Arial" w:hAnsi="Arial"/>
          <w:rtl w:val="0"/>
        </w:rPr>
        <w:t xml:space="preserve">The length of the auth method string.</w:t>
      </w:r>
    </w:p>
    <w:p w:rsidR="00000000" w:rsidDel="00000000" w:rsidP="00000000" w:rsidRDefault="00000000" w:rsidRPr="00000000" w14:paraId="0000097D">
      <w:pPr>
        <w:pStyle w:val="Heading4"/>
        <w:ind w:left="0" w:firstLine="0"/>
        <w:rPr>
          <w:rFonts w:ascii="Arial" w:cs="Arial" w:eastAsia="Arial" w:hAnsi="Arial"/>
        </w:rPr>
      </w:pPr>
      <w:bookmarkStart w:colFirst="0" w:colLast="0" w:name="_heading=h.36ei31r" w:id="92"/>
      <w:bookmarkEnd w:id="92"/>
      <w:r w:rsidDel="00000000" w:rsidR="00000000" w:rsidRPr="00000000">
        <w:rPr>
          <w:rFonts w:ascii="Arial" w:cs="Arial" w:eastAsia="Arial" w:hAnsi="Arial"/>
          <w:rtl w:val="0"/>
        </w:rPr>
        <w:t xml:space="preserve">3.1.6.4 Auth Method</w:t>
      </w:r>
    </w:p>
    <w:p w:rsidR="00000000" w:rsidDel="00000000" w:rsidP="00000000" w:rsidRDefault="00000000" w:rsidRPr="00000000" w14:paraId="0000097E">
      <w:pPr>
        <w:rPr>
          <w:rFonts w:ascii="Arial" w:cs="Arial" w:eastAsia="Arial" w:hAnsi="Arial"/>
          <w:highlight w:val="white"/>
        </w:rPr>
      </w:pPr>
      <w:r w:rsidDel="00000000" w:rsidR="00000000" w:rsidRPr="00000000">
        <w:rPr>
          <w:rFonts w:ascii="Arial" w:cs="Arial" w:eastAsia="Arial" w:hAnsi="Arial"/>
          <w:highlight w:val="white"/>
          <w:rtl w:val="0"/>
        </w:rPr>
        <w:t xml:space="preserve">A UTF-8 Encoded String containing the name of the authentication method.</w:t>
      </w:r>
    </w:p>
    <w:p w:rsidR="00000000" w:rsidDel="00000000" w:rsidP="00000000" w:rsidRDefault="00000000" w:rsidRPr="00000000" w14:paraId="0000097F">
      <w:pPr>
        <w:pStyle w:val="Heading4"/>
        <w:ind w:left="0" w:firstLine="0"/>
        <w:rPr>
          <w:rFonts w:ascii="Arial" w:cs="Arial" w:eastAsia="Arial" w:hAnsi="Arial"/>
        </w:rPr>
      </w:pPr>
      <w:bookmarkStart w:colFirst="0" w:colLast="0" w:name="_heading=h.1ljsd9k" w:id="93"/>
      <w:bookmarkEnd w:id="93"/>
      <w:r w:rsidDel="00000000" w:rsidR="00000000" w:rsidRPr="00000000">
        <w:rPr>
          <w:rFonts w:ascii="Arial" w:cs="Arial" w:eastAsia="Arial" w:hAnsi="Arial"/>
          <w:rtl w:val="0"/>
        </w:rPr>
        <w:t xml:space="preserve">3.1.6.5 Auth Data</w:t>
      </w:r>
    </w:p>
    <w:p w:rsidR="00000000" w:rsidDel="00000000" w:rsidP="00000000" w:rsidRDefault="00000000" w:rsidRPr="00000000" w14:paraId="00000980">
      <w:pPr>
        <w:rPr>
          <w:rFonts w:ascii="Arial" w:cs="Arial" w:eastAsia="Arial" w:hAnsi="Arial"/>
          <w:sz w:val="24"/>
          <w:szCs w:val="24"/>
        </w:rPr>
      </w:pPr>
      <w:r w:rsidDel="00000000" w:rsidR="00000000" w:rsidRPr="00000000">
        <w:rPr>
          <w:rFonts w:ascii="Arial" w:cs="Arial" w:eastAsia="Arial" w:hAnsi="Arial"/>
          <w:highlight w:val="white"/>
          <w:rtl w:val="0"/>
        </w:rPr>
        <w:t xml:space="preserve">Binary Data containing authentication data. The contents of this data are defined by the authentication method.</w:t>
      </w:r>
      <w:r w:rsidDel="00000000" w:rsidR="00000000" w:rsidRPr="00000000">
        <w:rPr>
          <w:rtl w:val="0"/>
        </w:rPr>
      </w:r>
    </w:p>
    <w:p w:rsidR="00000000" w:rsidDel="00000000" w:rsidP="00000000" w:rsidRDefault="00000000" w:rsidRPr="00000000" w14:paraId="00000981">
      <w:pPr>
        <w:ind w:left="720" w:firstLine="0"/>
        <w:rPr>
          <w:rFonts w:ascii="Arial" w:cs="Arial" w:eastAsia="Arial" w:hAnsi="Arial"/>
          <w:color w:val="000000"/>
        </w:rPr>
      </w:pPr>
      <w:r w:rsidDel="00000000" w:rsidR="00000000" w:rsidRPr="00000000">
        <w:rPr>
          <w:rFonts w:ascii="Arial" w:cs="Arial" w:eastAsia="Arial" w:hAnsi="Arial"/>
          <w:b w:val="1"/>
          <w:rtl w:val="0"/>
        </w:rPr>
        <w:t xml:space="preserve">Informative comment</w:t>
      </w:r>
      <w:r w:rsidDel="00000000" w:rsidR="00000000" w:rsidRPr="00000000">
        <w:rPr>
          <w:rtl w:val="0"/>
        </w:rPr>
      </w:r>
    </w:p>
    <w:p w:rsidR="00000000" w:rsidDel="00000000" w:rsidP="00000000" w:rsidRDefault="00000000" w:rsidRPr="00000000" w14:paraId="00000982">
      <w:pPr>
        <w:ind w:left="720" w:firstLine="0"/>
        <w:rPr>
          <w:rFonts w:ascii="Arial" w:cs="Arial" w:eastAsia="Arial" w:hAnsi="Arial"/>
          <w:highlight w:val="white"/>
        </w:rPr>
      </w:pPr>
      <w:r w:rsidDel="00000000" w:rsidR="00000000" w:rsidRPr="00000000">
        <w:rPr>
          <w:rFonts w:ascii="Arial" w:cs="Arial" w:eastAsia="Arial" w:hAnsi="Arial"/>
          <w:highlight w:val="white"/>
          <w:rtl w:val="0"/>
        </w:rPr>
        <w:t xml:space="preserve">For a simple cleartext password analogous to MQTT username and password, the SASL PLAIN method can be used.</w:t>
      </w:r>
    </w:p>
    <w:p w:rsidR="00000000" w:rsidDel="00000000" w:rsidP="00000000" w:rsidRDefault="00000000" w:rsidRPr="00000000" w14:paraId="00000983">
      <w:pPr>
        <w:pStyle w:val="Heading4"/>
        <w:ind w:left="0" w:firstLine="0"/>
        <w:rPr/>
      </w:pPr>
      <w:bookmarkStart w:colFirst="0" w:colLast="0" w:name="_heading=h.psc1lxe4uzxw" w:id="94"/>
      <w:bookmarkEnd w:id="94"/>
      <w:r w:rsidDel="00000000" w:rsidR="00000000" w:rsidRPr="00000000">
        <w:rPr>
          <w:rtl w:val="0"/>
        </w:rPr>
        <w:t xml:space="preserve">3.1.6.6 Auth Actions</w:t>
      </w:r>
    </w:p>
    <w:p w:rsidR="00000000" w:rsidDel="00000000" w:rsidP="00000000" w:rsidRDefault="00000000" w:rsidRPr="00000000" w14:paraId="00000984">
      <w:pPr>
        <w:spacing w:after="240" w:before="0" w:lineRule="auto"/>
        <w:ind w:left="0" w:right="0" w:firstLine="0"/>
        <w:rPr/>
      </w:pPr>
      <w:r w:rsidDel="00000000" w:rsidR="00000000" w:rsidRPr="00000000">
        <w:rPr>
          <w:rtl w:val="0"/>
        </w:rPr>
        <w:t xml:space="preserve">Refer to </w:t>
      </w:r>
      <w:hyperlink w:anchor="_heading=h.n3l7hni8c3ae">
        <w:r w:rsidDel="00000000" w:rsidR="00000000" w:rsidRPr="00000000">
          <w:rPr>
            <w:color w:val="1155cc"/>
            <w:u w:val="single"/>
            <w:rtl w:val="0"/>
          </w:rPr>
          <w:t xml:space="preserve">section 4.11</w:t>
        </w:r>
      </w:hyperlink>
      <w:r w:rsidDel="00000000" w:rsidR="00000000" w:rsidRPr="00000000">
        <w:rPr>
          <w:rtl w:val="0"/>
        </w:rPr>
        <w:t xml:space="preserve"> for more information about extended authentication.</w:t>
      </w:r>
    </w:p>
    <w:p w:rsidR="00000000" w:rsidDel="00000000" w:rsidP="00000000" w:rsidRDefault="00000000" w:rsidRPr="00000000" w14:paraId="00000985">
      <w:pPr>
        <w:pStyle w:val="Heading3"/>
        <w:keepLines w:val="1"/>
        <w:spacing w:after="118" w:before="0" w:line="259" w:lineRule="auto"/>
        <w:ind w:left="0" w:firstLine="0"/>
        <w:rPr>
          <w:rFonts w:ascii="Arial" w:cs="Arial" w:eastAsia="Arial" w:hAnsi="Arial"/>
        </w:rPr>
      </w:pPr>
      <w:bookmarkStart w:colFirst="0" w:colLast="0" w:name="_heading=h.45jfvxd" w:id="95"/>
      <w:bookmarkEnd w:id="95"/>
      <w:r w:rsidDel="00000000" w:rsidR="00000000" w:rsidRPr="00000000">
        <w:rPr>
          <w:rtl w:val="0"/>
        </w:rPr>
        <w:t xml:space="preserve">3.1.7 </w:t>
      </w:r>
      <w:r w:rsidDel="00000000" w:rsidR="00000000" w:rsidRPr="00000000">
        <w:rPr>
          <w:rFonts w:ascii="Arial" w:cs="Arial" w:eastAsia="Arial" w:hAnsi="Arial"/>
          <w:rtl w:val="0"/>
        </w:rPr>
        <w:t xml:space="preserve">REGISTER - Register Topic Alias Request</w:t>
      </w:r>
    </w:p>
    <w:tbl>
      <w:tblPr>
        <w:tblStyle w:val="Table1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986">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87">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88">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89">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8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8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98C">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98D">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8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8F">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990">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98">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999">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9A1">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9A2">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9AA">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9AB">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9B3">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9B4">
            <w:pPr>
              <w:jc w:val="center"/>
              <w:rPr>
                <w:rFonts w:ascii="Arial" w:cs="Arial" w:eastAsia="Arial" w:hAnsi="Arial"/>
              </w:rPr>
            </w:pPr>
            <w:r w:rsidDel="00000000" w:rsidR="00000000" w:rsidRPr="00000000">
              <w:rPr>
                <w:rFonts w:ascii="Arial" w:cs="Arial" w:eastAsia="Arial" w:hAnsi="Arial"/>
                <w:rtl w:val="0"/>
              </w:rPr>
              <w:t xml:space="preserve">Topic Alias MSB</w:t>
            </w:r>
            <w:r w:rsidDel="00000000" w:rsidR="00000000" w:rsidRPr="00000000">
              <w:rPr>
                <w:rtl w:val="0"/>
              </w:rPr>
            </w:r>
          </w:p>
        </w:tc>
      </w:tr>
      <w:tr>
        <w:trPr>
          <w:cantSplit w:val="0"/>
          <w:tblHeader w:val="0"/>
        </w:trPr>
        <w:tc>
          <w:tcPr/>
          <w:p w:rsidR="00000000" w:rsidDel="00000000" w:rsidP="00000000" w:rsidRDefault="00000000" w:rsidRPr="00000000" w14:paraId="000009BC">
            <w:pPr>
              <w:rPr>
                <w:rFonts w:ascii="Arial" w:cs="Arial" w:eastAsia="Arial" w:hAnsi="Arial"/>
              </w:rPr>
            </w:pPr>
            <w:r w:rsidDel="00000000" w:rsidR="00000000" w:rsidRPr="00000000">
              <w:rPr>
                <w:rFonts w:ascii="Arial" w:cs="Arial" w:eastAsia="Arial" w:hAnsi="Arial"/>
                <w:rtl w:val="0"/>
              </w:rPr>
              <w:t xml:space="preserve">Byte 6</w:t>
            </w:r>
          </w:p>
        </w:tc>
        <w:tc>
          <w:tcPr>
            <w:gridSpan w:val="8"/>
          </w:tcPr>
          <w:p w:rsidR="00000000" w:rsidDel="00000000" w:rsidP="00000000" w:rsidRDefault="00000000" w:rsidRPr="00000000" w14:paraId="000009BD">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9C5">
            <w:pPr>
              <w:rPr>
                <w:rFonts w:ascii="Arial" w:cs="Arial" w:eastAsia="Arial" w:hAnsi="Arial"/>
              </w:rPr>
            </w:pPr>
            <w:r w:rsidDel="00000000" w:rsidR="00000000" w:rsidRPr="00000000">
              <w:rPr>
                <w:rFonts w:ascii="Arial" w:cs="Arial" w:eastAsia="Arial" w:hAnsi="Arial"/>
                <w:rtl w:val="0"/>
              </w:rPr>
              <w:t xml:space="preserve">Byte 7…N</w:t>
            </w:r>
          </w:p>
        </w:tc>
        <w:tc>
          <w:tcPr>
            <w:gridSpan w:val="8"/>
          </w:tcPr>
          <w:p w:rsidR="00000000" w:rsidDel="00000000" w:rsidP="00000000" w:rsidRDefault="00000000" w:rsidRPr="00000000" w14:paraId="000009C6">
            <w:pPr>
              <w:keepNext w:val="1"/>
              <w:jc w:val="center"/>
              <w:rPr>
                <w:rFonts w:ascii="Arial" w:cs="Arial" w:eastAsia="Arial" w:hAnsi="Arial"/>
              </w:rPr>
            </w:pPr>
            <w:r w:rsidDel="00000000" w:rsidR="00000000" w:rsidRPr="00000000">
              <w:rPr>
                <w:rFonts w:ascii="Arial" w:cs="Arial" w:eastAsia="Arial" w:hAnsi="Arial"/>
                <w:rtl w:val="0"/>
              </w:rPr>
              <w:t xml:space="preserve">Topic Name</w:t>
            </w:r>
          </w:p>
        </w:tc>
      </w:tr>
    </w:tbl>
    <w:p w:rsidR="00000000" w:rsidDel="00000000" w:rsidP="00000000" w:rsidRDefault="00000000" w:rsidRPr="00000000" w14:paraId="000009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24: REGISTER packet</w:t>
      </w:r>
    </w:p>
    <w:p w:rsidR="00000000" w:rsidDel="00000000" w:rsidP="00000000" w:rsidRDefault="00000000" w:rsidRPr="00000000" w14:paraId="000009CF">
      <w:pPr>
        <w:ind w:left="-5" w:right="990" w:firstLine="0"/>
        <w:rPr>
          <w:rFonts w:ascii="Arial" w:cs="Arial" w:eastAsia="Arial" w:hAnsi="Arial"/>
        </w:rPr>
      </w:pPr>
      <w:r w:rsidDel="00000000" w:rsidR="00000000" w:rsidRPr="00000000">
        <w:rPr>
          <w:rFonts w:ascii="Arial" w:cs="Arial" w:eastAsia="Arial" w:hAnsi="Arial"/>
          <w:rtl w:val="0"/>
        </w:rPr>
        <w:t xml:space="preserve">The REGISTER packet is sent by a client to a GW for requesting a topic alias value for the included topic name. It is also sent by a GW to inform a client about the topic alias value it has assigned to the included topic name.</w:t>
      </w:r>
    </w:p>
    <w:p w:rsidR="00000000" w:rsidDel="00000000" w:rsidP="00000000" w:rsidRDefault="00000000" w:rsidRPr="00000000" w14:paraId="000009D0">
      <w:pPr>
        <w:pStyle w:val="Heading4"/>
        <w:ind w:left="0" w:firstLine="0"/>
        <w:rPr>
          <w:rFonts w:ascii="Arial" w:cs="Arial" w:eastAsia="Arial" w:hAnsi="Arial"/>
        </w:rPr>
      </w:pPr>
      <w:bookmarkStart w:colFirst="0" w:colLast="0" w:name="_heading=h.2koq656" w:id="96"/>
      <w:bookmarkEnd w:id="96"/>
      <w:r w:rsidDel="00000000" w:rsidR="00000000" w:rsidRPr="00000000">
        <w:rPr>
          <w:rFonts w:ascii="Arial" w:cs="Arial" w:eastAsia="Arial" w:hAnsi="Arial"/>
          <w:rtl w:val="0"/>
        </w:rPr>
        <w:t xml:space="preserve">3.1.7.1 Length &amp; Packet Type</w:t>
      </w:r>
    </w:p>
    <w:p w:rsidR="00000000" w:rsidDel="00000000" w:rsidP="00000000" w:rsidRDefault="00000000" w:rsidRPr="00000000" w14:paraId="000009D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9D2">
      <w:pPr>
        <w:pStyle w:val="Heading4"/>
        <w:ind w:left="0" w:firstLine="0"/>
        <w:rPr>
          <w:rFonts w:ascii="Arial" w:cs="Arial" w:eastAsia="Arial" w:hAnsi="Arial"/>
        </w:rPr>
      </w:pPr>
      <w:bookmarkStart w:colFirst="0" w:colLast="0" w:name="_heading=h.3jtnz0s" w:id="97"/>
      <w:bookmarkEnd w:id="97"/>
      <w:r w:rsidDel="00000000" w:rsidR="00000000" w:rsidRPr="00000000">
        <w:rPr>
          <w:rFonts w:ascii="Arial" w:cs="Arial" w:eastAsia="Arial" w:hAnsi="Arial"/>
          <w:rtl w:val="0"/>
        </w:rPr>
        <w:t xml:space="preserve">3.1.7.2 Packet Identifier</w:t>
      </w:r>
    </w:p>
    <w:p w:rsidR="00000000" w:rsidDel="00000000" w:rsidP="00000000" w:rsidRDefault="00000000" w:rsidRPr="00000000" w14:paraId="000009D3">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REGACK packet. It should ideally be populated with a random integer value. </w:t>
      </w:r>
    </w:p>
    <w:p w:rsidR="00000000" w:rsidDel="00000000" w:rsidP="00000000" w:rsidRDefault="00000000" w:rsidRPr="00000000" w14:paraId="000009D4">
      <w:pPr>
        <w:pStyle w:val="Heading4"/>
        <w:ind w:left="0" w:firstLine="0"/>
        <w:rPr>
          <w:rFonts w:ascii="Arial" w:cs="Arial" w:eastAsia="Arial" w:hAnsi="Arial"/>
        </w:rPr>
      </w:pPr>
      <w:bookmarkStart w:colFirst="0" w:colLast="0" w:name="_heading=h.zu0gcz" w:id="98"/>
      <w:bookmarkEnd w:id="98"/>
      <w:r w:rsidDel="00000000" w:rsidR="00000000" w:rsidRPr="00000000">
        <w:rPr>
          <w:rFonts w:ascii="Arial" w:cs="Arial" w:eastAsia="Arial" w:hAnsi="Arial"/>
          <w:rtl w:val="0"/>
        </w:rPr>
        <w:t xml:space="preserve">3.1.7.3 Topic Alias</w:t>
      </w:r>
    </w:p>
    <w:p w:rsidR="00000000" w:rsidDel="00000000" w:rsidP="00000000" w:rsidRDefault="00000000" w:rsidRPr="00000000" w14:paraId="000009D5">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If sent by a client, it is coded 0x0000 and is not relevant; if sent by a GW, it contains the topic alias value assigned to the topic name included in the Topic Name field.</w:t>
      </w:r>
    </w:p>
    <w:p w:rsidR="00000000" w:rsidDel="00000000" w:rsidP="00000000" w:rsidRDefault="00000000" w:rsidRPr="00000000" w14:paraId="000009D6">
      <w:pPr>
        <w:pStyle w:val="Heading4"/>
        <w:ind w:left="0" w:firstLine="0"/>
        <w:rPr>
          <w:rFonts w:ascii="Arial" w:cs="Arial" w:eastAsia="Arial" w:hAnsi="Arial"/>
        </w:rPr>
      </w:pPr>
      <w:bookmarkStart w:colFirst="0" w:colLast="0" w:name="_heading=h.1yyy98l" w:id="99"/>
      <w:bookmarkEnd w:id="99"/>
      <w:r w:rsidDel="00000000" w:rsidR="00000000" w:rsidRPr="00000000">
        <w:rPr>
          <w:rFonts w:ascii="Arial" w:cs="Arial" w:eastAsia="Arial" w:hAnsi="Arial"/>
          <w:rtl w:val="0"/>
        </w:rPr>
        <w:t xml:space="preserve">3.1.7.4 Topic Name</w:t>
      </w:r>
    </w:p>
    <w:p w:rsidR="00000000" w:rsidDel="00000000" w:rsidP="00000000" w:rsidRDefault="00000000" w:rsidRPr="00000000" w14:paraId="000009D7">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Fixed Length UTF-8 Encoded String Contains the fully qualified topic name.</w:t>
      </w:r>
    </w:p>
    <w:p w:rsidR="00000000" w:rsidDel="00000000" w:rsidP="00000000" w:rsidRDefault="00000000" w:rsidRPr="00000000" w14:paraId="000009D8">
      <w:pPr>
        <w:pStyle w:val="Heading4"/>
        <w:spacing w:after="306" w:before="0" w:line="248.00000000000006" w:lineRule="auto"/>
        <w:ind w:left="0" w:right="990" w:firstLine="0"/>
        <w:jc w:val="both"/>
        <w:rPr/>
      </w:pPr>
      <w:bookmarkStart w:colFirst="0" w:colLast="0" w:name="_heading=h.2jnkuws4c71i" w:id="100"/>
      <w:bookmarkEnd w:id="100"/>
      <w:r w:rsidDel="00000000" w:rsidR="00000000" w:rsidRPr="00000000">
        <w:rPr>
          <w:rtl w:val="0"/>
        </w:rPr>
        <w:t xml:space="preserve">3.1.7.5 Register Actions</w:t>
      </w:r>
    </w:p>
    <w:p w:rsidR="00000000" w:rsidDel="00000000" w:rsidP="00000000" w:rsidRDefault="00000000" w:rsidRPr="00000000" w14:paraId="000009D9">
      <w:pPr>
        <w:spacing w:after="306"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fyl9w3">
        <w:r w:rsidDel="00000000" w:rsidR="00000000" w:rsidRPr="00000000">
          <w:rPr>
            <w:rFonts w:ascii="Arial" w:cs="Arial" w:eastAsia="Arial" w:hAnsi="Arial"/>
            <w:color w:val="1155cc"/>
            <w:u w:val="single"/>
            <w:rtl w:val="0"/>
          </w:rPr>
          <w:t xml:space="preserve">section 4.17</w:t>
        </w:r>
      </w:hyperlink>
      <w:r w:rsidDel="00000000" w:rsidR="00000000" w:rsidRPr="00000000">
        <w:rPr>
          <w:rFonts w:ascii="Arial" w:cs="Arial" w:eastAsia="Arial" w:hAnsi="Arial"/>
          <w:rtl w:val="0"/>
        </w:rPr>
        <w:t xml:space="preserve">.</w:t>
      </w:r>
    </w:p>
    <w:p w:rsidR="00000000" w:rsidDel="00000000" w:rsidP="00000000" w:rsidRDefault="00000000" w:rsidRPr="00000000" w14:paraId="000009DA">
      <w:pPr>
        <w:pStyle w:val="Heading3"/>
        <w:keepLines w:val="1"/>
        <w:spacing w:after="77" w:before="0" w:line="259" w:lineRule="auto"/>
        <w:ind w:left="0" w:firstLine="0"/>
        <w:rPr>
          <w:rFonts w:ascii="Arial" w:cs="Arial" w:eastAsia="Arial" w:hAnsi="Arial"/>
        </w:rPr>
      </w:pPr>
      <w:bookmarkStart w:colFirst="0" w:colLast="0" w:name="_heading=h.4iylrwe" w:id="101"/>
      <w:bookmarkEnd w:id="101"/>
      <w:r w:rsidDel="00000000" w:rsidR="00000000" w:rsidRPr="00000000">
        <w:rPr>
          <w:rtl w:val="0"/>
        </w:rPr>
        <w:t xml:space="preserve">3.1.8 </w:t>
      </w:r>
      <w:r w:rsidDel="00000000" w:rsidR="00000000" w:rsidRPr="00000000">
        <w:rPr>
          <w:rFonts w:ascii="Arial" w:cs="Arial" w:eastAsia="Arial" w:hAnsi="Arial"/>
          <w:rtl w:val="0"/>
        </w:rPr>
        <w:t xml:space="preserve">REGACK - Register Topic Alias Response</w:t>
      </w:r>
    </w:p>
    <w:tbl>
      <w:tblPr>
        <w:tblStyle w:val="Table19"/>
        <w:tblW w:w="94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5"/>
        <w:gridCol w:w="1155"/>
        <w:gridCol w:w="1065"/>
        <w:gridCol w:w="1140"/>
        <w:gridCol w:w="1110"/>
        <w:gridCol w:w="975"/>
        <w:gridCol w:w="165"/>
        <w:gridCol w:w="1155"/>
        <w:gridCol w:w="780"/>
        <w:gridCol w:w="105"/>
        <w:gridCol w:w="810"/>
        <w:tblGridChange w:id="0">
          <w:tblGrid>
            <w:gridCol w:w="945"/>
            <w:gridCol w:w="1155"/>
            <w:gridCol w:w="1065"/>
            <w:gridCol w:w="1140"/>
            <w:gridCol w:w="1110"/>
            <w:gridCol w:w="975"/>
            <w:gridCol w:w="165"/>
            <w:gridCol w:w="1155"/>
            <w:gridCol w:w="780"/>
            <w:gridCol w:w="105"/>
            <w:gridCol w:w="810"/>
          </w:tblGrid>
        </w:tblGridChange>
      </w:tblGrid>
      <w:tr>
        <w:trPr>
          <w:cantSplit w:val="0"/>
          <w:tblHeader w:val="0"/>
        </w:trPr>
        <w:tc>
          <w:tcPr>
            <w:shd w:fill="cfe2f3" w:val="clear"/>
          </w:tcPr>
          <w:p w:rsidR="00000000" w:rsidDel="00000000" w:rsidP="00000000" w:rsidRDefault="00000000" w:rsidRPr="00000000" w14:paraId="000009DB">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9DC">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9DD">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9DE">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9DF">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9E0">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9E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9E3">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9E5">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9E6">
            <w:pPr>
              <w:rPr>
                <w:rFonts w:ascii="Arial" w:cs="Arial" w:eastAsia="Arial" w:hAnsi="Arial"/>
              </w:rPr>
            </w:pPr>
            <w:r w:rsidDel="00000000" w:rsidR="00000000" w:rsidRPr="00000000">
              <w:rPr>
                <w:rFonts w:ascii="Arial" w:cs="Arial" w:eastAsia="Arial" w:hAnsi="Arial"/>
                <w:rtl w:val="0"/>
              </w:rPr>
              <w:t xml:space="preserve">Byte 1</w:t>
            </w:r>
          </w:p>
        </w:tc>
        <w:tc>
          <w:tcPr>
            <w:gridSpan w:val="10"/>
          </w:tcPr>
          <w:p w:rsidR="00000000" w:rsidDel="00000000" w:rsidP="00000000" w:rsidRDefault="00000000" w:rsidRPr="00000000" w14:paraId="000009E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9F1">
            <w:pPr>
              <w:rPr>
                <w:rFonts w:ascii="Arial" w:cs="Arial" w:eastAsia="Arial" w:hAnsi="Arial"/>
              </w:rPr>
            </w:pPr>
            <w:r w:rsidDel="00000000" w:rsidR="00000000" w:rsidRPr="00000000">
              <w:rPr>
                <w:rFonts w:ascii="Arial" w:cs="Arial" w:eastAsia="Arial" w:hAnsi="Arial"/>
                <w:rtl w:val="0"/>
              </w:rPr>
              <w:t xml:space="preserve">Byte 2</w:t>
            </w:r>
          </w:p>
        </w:tc>
        <w:tc>
          <w:tcPr>
            <w:gridSpan w:val="10"/>
          </w:tcPr>
          <w:p w:rsidR="00000000" w:rsidDel="00000000" w:rsidP="00000000" w:rsidRDefault="00000000" w:rsidRPr="00000000" w14:paraId="000009F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9FC">
            <w:pPr>
              <w:rPr>
                <w:rFonts w:ascii="Arial" w:cs="Arial" w:eastAsia="Arial" w:hAnsi="Arial"/>
              </w:rPr>
            </w:pPr>
            <w:r w:rsidDel="00000000" w:rsidR="00000000" w:rsidRPr="00000000">
              <w:rPr>
                <w:rtl w:val="0"/>
              </w:rPr>
            </w:r>
          </w:p>
        </w:tc>
        <w:tc>
          <w:tcPr>
            <w:gridSpan w:val="10"/>
            <w:shd w:fill="cccccc" w:val="clear"/>
          </w:tcPr>
          <w:p w:rsidR="00000000" w:rsidDel="00000000" w:rsidP="00000000" w:rsidRDefault="00000000" w:rsidRPr="00000000" w14:paraId="000009FD">
            <w:pPr>
              <w:jc w:val="center"/>
              <w:rPr>
                <w:rFonts w:ascii="Arial" w:cs="Arial" w:eastAsia="Arial" w:hAnsi="Arial"/>
                <w:b w:val="1"/>
                <w:i w:val="1"/>
              </w:rPr>
            </w:pPr>
            <w:r w:rsidDel="00000000" w:rsidR="00000000" w:rsidRPr="00000000">
              <w:rPr>
                <w:rFonts w:ascii="Arial" w:cs="Arial" w:eastAsia="Arial" w:hAnsi="Arial"/>
                <w:b w:val="1"/>
                <w:i w:val="1"/>
                <w:rtl w:val="0"/>
              </w:rPr>
              <w:t xml:space="preserve">REGACK FLAGS</w:t>
            </w:r>
          </w:p>
        </w:tc>
      </w:tr>
      <w:tr>
        <w:trPr>
          <w:cantSplit w:val="0"/>
          <w:trHeight w:val="200" w:hRule="atLeast"/>
          <w:tblHeader w:val="0"/>
        </w:trPr>
        <w:tc>
          <w:tcPr>
            <w:vMerge w:val="continue"/>
          </w:tcPr>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p w:rsidR="00000000" w:rsidDel="00000000" w:rsidP="00000000" w:rsidRDefault="00000000" w:rsidRPr="00000000" w14:paraId="00000A08">
            <w:pPr>
              <w:jc w:val="center"/>
              <w:rPr>
                <w:rFonts w:ascii="Arial" w:cs="Arial" w:eastAsia="Arial" w:hAnsi="Arial"/>
                <w:strike w:val="1"/>
              </w:rPr>
            </w:pPr>
            <w:r w:rsidDel="00000000" w:rsidR="00000000" w:rsidRPr="00000000">
              <w:rPr>
                <w:rFonts w:ascii="Arial" w:cs="Arial" w:eastAsia="Arial" w:hAnsi="Arial"/>
                <w:rtl w:val="0"/>
              </w:rPr>
              <w:t xml:space="preserve">Reserved</w:t>
            </w:r>
            <w:r w:rsidDel="00000000" w:rsidR="00000000" w:rsidRPr="00000000">
              <w:rPr>
                <w:rtl w:val="0"/>
              </w:rPr>
            </w:r>
          </w:p>
        </w:tc>
        <w:tc>
          <w:tcPr/>
          <w:p w:rsidR="00000000" w:rsidDel="00000000" w:rsidP="00000000" w:rsidRDefault="00000000" w:rsidRPr="00000000" w14:paraId="00000A09">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A">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B">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Pr>
          <w:p w:rsidR="00000000" w:rsidDel="00000000" w:rsidP="00000000" w:rsidRDefault="00000000" w:rsidRPr="00000000" w14:paraId="00000A0C">
            <w:pPr>
              <w:jc w:val="center"/>
              <w:rPr>
                <w:rFonts w:ascii="Arial" w:cs="Arial" w:eastAsia="Arial" w:hAnsi="Arial"/>
              </w:rPr>
            </w:pPr>
            <w:r w:rsidDel="00000000" w:rsidR="00000000" w:rsidRPr="00000000">
              <w:rPr>
                <w:rFonts w:ascii="Arial" w:cs="Arial" w:eastAsia="Arial" w:hAnsi="Arial"/>
                <w:rtl w:val="0"/>
              </w:rPr>
              <w:t xml:space="preserve">Reserved</w:t>
            </w:r>
          </w:p>
        </w:tc>
        <w:tc>
          <w:tcPr/>
          <w:p w:rsidR="00000000" w:rsidDel="00000000" w:rsidP="00000000" w:rsidRDefault="00000000" w:rsidRPr="00000000" w14:paraId="00000A0E">
            <w:pPr>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3"/>
          </w:tcPr>
          <w:p w:rsidR="00000000" w:rsidDel="00000000" w:rsidP="00000000" w:rsidRDefault="00000000" w:rsidRPr="00000000" w14:paraId="00000A0F">
            <w:pPr>
              <w:jc w:val="center"/>
              <w:rPr>
                <w:rFonts w:ascii="Arial" w:cs="Arial" w:eastAsia="Arial" w:hAnsi="Arial"/>
              </w:rPr>
            </w:pPr>
            <w:r w:rsidDel="00000000" w:rsidR="00000000" w:rsidRPr="00000000">
              <w:rPr>
                <w:rFonts w:ascii="Arial" w:cs="Arial" w:eastAsia="Arial" w:hAnsi="Arial"/>
                <w:rtl w:val="0"/>
              </w:rPr>
              <w:t xml:space="preserve">Topic Type</w:t>
            </w:r>
          </w:p>
        </w:tc>
      </w:tr>
      <w:tr>
        <w:trPr>
          <w:cantSplit w:val="0"/>
          <w:tblHeader w:val="0"/>
        </w:trPr>
        <w:tc>
          <w:tcPr/>
          <w:p w:rsidR="00000000" w:rsidDel="00000000" w:rsidP="00000000" w:rsidRDefault="00000000" w:rsidRPr="00000000" w14:paraId="00000A12">
            <w:pPr>
              <w:rPr>
                <w:rFonts w:ascii="Arial" w:cs="Arial" w:eastAsia="Arial" w:hAnsi="Arial"/>
              </w:rPr>
            </w:pPr>
            <w:r w:rsidDel="00000000" w:rsidR="00000000" w:rsidRPr="00000000">
              <w:rPr>
                <w:rFonts w:ascii="Arial" w:cs="Arial" w:eastAsia="Arial" w:hAnsi="Arial"/>
                <w:rtl w:val="0"/>
              </w:rPr>
              <w:t xml:space="preserve">Byte 3</w:t>
            </w:r>
          </w:p>
        </w:tc>
        <w:tc>
          <w:tcPr/>
          <w:p w:rsidR="00000000" w:rsidDel="00000000" w:rsidP="00000000" w:rsidRDefault="00000000" w:rsidRPr="00000000" w14:paraId="00000A13">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4">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5">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6">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0A17">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9">
            <w:pPr>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0A1A">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0A1B">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0A1D">
            <w:pPr>
              <w:rPr>
                <w:rFonts w:ascii="Arial" w:cs="Arial" w:eastAsia="Arial" w:hAnsi="Arial"/>
              </w:rPr>
            </w:pPr>
            <w:r w:rsidDel="00000000" w:rsidR="00000000" w:rsidRPr="00000000">
              <w:rPr>
                <w:rFonts w:ascii="Arial" w:cs="Arial" w:eastAsia="Arial" w:hAnsi="Arial"/>
                <w:rtl w:val="0"/>
              </w:rPr>
              <w:t xml:space="preserve">Byte 4</w:t>
            </w:r>
          </w:p>
        </w:tc>
        <w:tc>
          <w:tcPr>
            <w:gridSpan w:val="10"/>
          </w:tcPr>
          <w:p w:rsidR="00000000" w:rsidDel="00000000" w:rsidP="00000000" w:rsidRDefault="00000000" w:rsidRPr="00000000" w14:paraId="00000A1E">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A28">
            <w:pPr>
              <w:rPr>
                <w:rFonts w:ascii="Arial" w:cs="Arial" w:eastAsia="Arial" w:hAnsi="Arial"/>
              </w:rPr>
            </w:pPr>
            <w:r w:rsidDel="00000000" w:rsidR="00000000" w:rsidRPr="00000000">
              <w:rPr>
                <w:rFonts w:ascii="Arial" w:cs="Arial" w:eastAsia="Arial" w:hAnsi="Arial"/>
                <w:rtl w:val="0"/>
              </w:rPr>
              <w:t xml:space="preserve">Byte 5</w:t>
            </w:r>
          </w:p>
        </w:tc>
        <w:tc>
          <w:tcPr>
            <w:gridSpan w:val="10"/>
          </w:tcPr>
          <w:p w:rsidR="00000000" w:rsidDel="00000000" w:rsidP="00000000" w:rsidRDefault="00000000" w:rsidRPr="00000000" w14:paraId="00000A29">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A33">
            <w:pPr>
              <w:rPr>
                <w:rFonts w:ascii="Arial" w:cs="Arial" w:eastAsia="Arial" w:hAnsi="Arial"/>
              </w:rPr>
            </w:pPr>
            <w:r w:rsidDel="00000000" w:rsidR="00000000" w:rsidRPr="00000000">
              <w:rPr>
                <w:rFonts w:ascii="Arial" w:cs="Arial" w:eastAsia="Arial" w:hAnsi="Arial"/>
                <w:rtl w:val="0"/>
              </w:rPr>
              <w:t xml:space="preserve">Byte 6</w:t>
            </w:r>
          </w:p>
        </w:tc>
        <w:tc>
          <w:tcPr>
            <w:gridSpan w:val="10"/>
          </w:tcPr>
          <w:p w:rsidR="00000000" w:rsidDel="00000000" w:rsidP="00000000" w:rsidRDefault="00000000" w:rsidRPr="00000000" w14:paraId="00000A34">
            <w:pPr>
              <w:jc w:val="center"/>
              <w:rPr>
                <w:rFonts w:ascii="Arial" w:cs="Arial" w:eastAsia="Arial" w:hAnsi="Arial"/>
              </w:rPr>
            </w:pPr>
            <w:r w:rsidDel="00000000" w:rsidR="00000000" w:rsidRPr="00000000">
              <w:rPr>
                <w:rFonts w:ascii="Arial" w:cs="Arial" w:eastAsia="Arial" w:hAnsi="Arial"/>
                <w:rtl w:val="0"/>
              </w:rPr>
              <w:t xml:space="preserve">Topic Alias MSB</w:t>
            </w:r>
          </w:p>
        </w:tc>
      </w:tr>
      <w:tr>
        <w:trPr>
          <w:cantSplit w:val="0"/>
          <w:tblHeader w:val="0"/>
        </w:trPr>
        <w:tc>
          <w:tcPr/>
          <w:p w:rsidR="00000000" w:rsidDel="00000000" w:rsidP="00000000" w:rsidRDefault="00000000" w:rsidRPr="00000000" w14:paraId="00000A3E">
            <w:pPr>
              <w:rPr>
                <w:rFonts w:ascii="Arial" w:cs="Arial" w:eastAsia="Arial" w:hAnsi="Arial"/>
              </w:rPr>
            </w:pPr>
            <w:r w:rsidDel="00000000" w:rsidR="00000000" w:rsidRPr="00000000">
              <w:rPr>
                <w:rFonts w:ascii="Arial" w:cs="Arial" w:eastAsia="Arial" w:hAnsi="Arial"/>
                <w:rtl w:val="0"/>
              </w:rPr>
              <w:t xml:space="preserve">Byte 7</w:t>
            </w:r>
          </w:p>
        </w:tc>
        <w:tc>
          <w:tcPr>
            <w:gridSpan w:val="10"/>
          </w:tcPr>
          <w:p w:rsidR="00000000" w:rsidDel="00000000" w:rsidP="00000000" w:rsidRDefault="00000000" w:rsidRPr="00000000" w14:paraId="00000A3F">
            <w:pPr>
              <w:jc w:val="center"/>
              <w:rPr>
                <w:rFonts w:ascii="Arial" w:cs="Arial" w:eastAsia="Arial" w:hAnsi="Arial"/>
              </w:rPr>
            </w:pPr>
            <w:r w:rsidDel="00000000" w:rsidR="00000000" w:rsidRPr="00000000">
              <w:rPr>
                <w:rFonts w:ascii="Arial" w:cs="Arial" w:eastAsia="Arial" w:hAnsi="Arial"/>
                <w:rtl w:val="0"/>
              </w:rPr>
              <w:t xml:space="preserve">Topic Alias LSB</w:t>
            </w:r>
          </w:p>
        </w:tc>
      </w:tr>
      <w:tr>
        <w:trPr>
          <w:cantSplit w:val="0"/>
          <w:tblHeader w:val="0"/>
        </w:trPr>
        <w:tc>
          <w:tcPr/>
          <w:p w:rsidR="00000000" w:rsidDel="00000000" w:rsidP="00000000" w:rsidRDefault="00000000" w:rsidRPr="00000000" w14:paraId="00000A49">
            <w:pPr>
              <w:rPr>
                <w:rFonts w:ascii="Arial" w:cs="Arial" w:eastAsia="Arial" w:hAnsi="Arial"/>
              </w:rPr>
            </w:pPr>
            <w:r w:rsidDel="00000000" w:rsidR="00000000" w:rsidRPr="00000000">
              <w:rPr>
                <w:rFonts w:ascii="Arial" w:cs="Arial" w:eastAsia="Arial" w:hAnsi="Arial"/>
                <w:rtl w:val="0"/>
              </w:rPr>
              <w:t xml:space="preserve">Byte 8</w:t>
            </w:r>
          </w:p>
        </w:tc>
        <w:tc>
          <w:tcPr>
            <w:gridSpan w:val="10"/>
          </w:tcPr>
          <w:p w:rsidR="00000000" w:rsidDel="00000000" w:rsidP="00000000" w:rsidRDefault="00000000" w:rsidRPr="00000000" w14:paraId="00000A4A">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25: REGACK packet</w:t>
      </w:r>
    </w:p>
    <w:p w:rsidR="00000000" w:rsidDel="00000000" w:rsidP="00000000" w:rsidRDefault="00000000" w:rsidRPr="00000000" w14:paraId="00000A55">
      <w:pPr>
        <w:ind w:left="-15" w:right="4" w:firstLine="0"/>
        <w:rPr>
          <w:rFonts w:ascii="Arial" w:cs="Arial" w:eastAsia="Arial" w:hAnsi="Arial"/>
        </w:rPr>
      </w:pPr>
      <w:r w:rsidDel="00000000" w:rsidR="00000000" w:rsidRPr="00000000">
        <w:rPr>
          <w:rFonts w:ascii="Arial" w:cs="Arial" w:eastAsia="Arial" w:hAnsi="Arial"/>
          <w:rtl w:val="0"/>
        </w:rPr>
        <w:t xml:space="preserve">The REGACK packet is sent by a client or by a GW as an acknowledgment to the receipt and processing of a REGISTER packet.</w:t>
      </w:r>
    </w:p>
    <w:p w:rsidR="00000000" w:rsidDel="00000000" w:rsidP="00000000" w:rsidRDefault="00000000" w:rsidRPr="00000000" w14:paraId="00000A56">
      <w:pPr>
        <w:pStyle w:val="Heading4"/>
        <w:ind w:left="0" w:right="4" w:firstLine="0"/>
        <w:rPr>
          <w:rFonts w:ascii="Arial" w:cs="Arial" w:eastAsia="Arial" w:hAnsi="Arial"/>
        </w:rPr>
      </w:pPr>
      <w:bookmarkStart w:colFirst="0" w:colLast="0" w:name="_heading=h.2y3w247" w:id="102"/>
      <w:bookmarkEnd w:id="102"/>
      <w:r w:rsidDel="00000000" w:rsidR="00000000" w:rsidRPr="00000000">
        <w:rPr>
          <w:rFonts w:ascii="Arial" w:cs="Arial" w:eastAsia="Arial" w:hAnsi="Arial"/>
          <w:rtl w:val="0"/>
        </w:rPr>
        <w:t xml:space="preserve">3.1.8.1 Length &amp; Packet Type</w:t>
      </w:r>
    </w:p>
    <w:p w:rsidR="00000000" w:rsidDel="00000000" w:rsidP="00000000" w:rsidRDefault="00000000" w:rsidRPr="00000000" w14:paraId="00000A57">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58">
      <w:pPr>
        <w:pStyle w:val="Heading4"/>
        <w:ind w:left="0" w:right="4" w:firstLine="0"/>
        <w:rPr>
          <w:rFonts w:ascii="Arial" w:cs="Arial" w:eastAsia="Arial" w:hAnsi="Arial"/>
        </w:rPr>
      </w:pPr>
      <w:bookmarkStart w:colFirst="0" w:colLast="0" w:name="_heading=h.1d96cc0" w:id="103"/>
      <w:bookmarkEnd w:id="103"/>
      <w:r w:rsidDel="00000000" w:rsidR="00000000" w:rsidRPr="00000000">
        <w:rPr>
          <w:rFonts w:ascii="Arial" w:cs="Arial" w:eastAsia="Arial" w:hAnsi="Arial"/>
          <w:rtl w:val="0"/>
        </w:rPr>
        <w:t xml:space="preserve">3.1.8.2 REGACK Flags</w:t>
      </w:r>
    </w:p>
    <w:p w:rsidR="00000000" w:rsidDel="00000000" w:rsidP="00000000" w:rsidRDefault="00000000" w:rsidRPr="00000000" w14:paraId="00000A59">
      <w:pPr>
        <w:spacing w:after="98" w:before="0" w:line="248.00000000000006" w:lineRule="auto"/>
        <w:ind w:right="4"/>
        <w:rPr>
          <w:rFonts w:ascii="Arial" w:cs="Arial" w:eastAsia="Arial" w:hAnsi="Arial"/>
        </w:rPr>
      </w:pPr>
      <w:r w:rsidDel="00000000" w:rsidR="00000000" w:rsidRPr="00000000">
        <w:rPr>
          <w:rFonts w:ascii="Arial" w:cs="Arial" w:eastAsia="Arial" w:hAnsi="Arial"/>
          <w:color w:val="000000"/>
          <w:rtl w:val="0"/>
        </w:rPr>
        <w:t xml:space="preserve">The REGACK Flags is 1 byte field in Byte position 3 of the REGACK packet.  </w:t>
      </w:r>
      <w:r w:rsidDel="00000000" w:rsidR="00000000" w:rsidRPr="00000000">
        <w:rPr>
          <w:rtl w:val="0"/>
        </w:rPr>
      </w:r>
    </w:p>
    <w:p w:rsidR="00000000" w:rsidDel="00000000" w:rsidP="00000000" w:rsidRDefault="00000000" w:rsidRPr="00000000" w14:paraId="00000A5A">
      <w:pPr>
        <w:ind w:right="4"/>
        <w:rPr>
          <w:rFonts w:ascii="Arial" w:cs="Arial" w:eastAsia="Arial" w:hAnsi="Arial"/>
        </w:rPr>
      </w:pPr>
      <w:r w:rsidDel="00000000" w:rsidR="00000000" w:rsidRPr="00000000">
        <w:rPr>
          <w:rFonts w:ascii="Arial" w:cs="Arial" w:eastAsia="Arial" w:hAnsi="Arial"/>
          <w:rtl w:val="0"/>
        </w:rPr>
        <w:t xml:space="preserve">The REGACK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w:t>
      </w:r>
    </w:p>
    <w:p w:rsidR="00000000" w:rsidDel="00000000" w:rsidP="00000000" w:rsidRDefault="00000000" w:rsidRPr="00000000" w14:paraId="00000A5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06" w:before="0" w:line="248.00000000000006" w:lineRule="auto"/>
        <w:ind w:left="709" w:right="4" w:hanging="283"/>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A5C">
      <w:pPr>
        <w:pStyle w:val="Heading4"/>
        <w:ind w:left="0" w:firstLine="0"/>
        <w:rPr>
          <w:rFonts w:ascii="Arial" w:cs="Arial" w:eastAsia="Arial" w:hAnsi="Arial"/>
        </w:rPr>
      </w:pPr>
      <w:bookmarkStart w:colFirst="0" w:colLast="0" w:name="_heading=h.2ce457m" w:id="104"/>
      <w:bookmarkEnd w:id="104"/>
      <w:r w:rsidDel="00000000" w:rsidR="00000000" w:rsidRPr="00000000">
        <w:rPr>
          <w:rFonts w:ascii="Arial" w:cs="Arial" w:eastAsia="Arial" w:hAnsi="Arial"/>
          <w:rtl w:val="0"/>
        </w:rPr>
        <w:t xml:space="preserve">3.1.8.3 Packet Identifier</w:t>
      </w:r>
    </w:p>
    <w:p w:rsidR="00000000" w:rsidDel="00000000" w:rsidP="00000000" w:rsidRDefault="00000000" w:rsidRPr="00000000" w14:paraId="00000A5D">
      <w:pPr>
        <w:spacing w:after="295" w:before="0" w:line="248.00000000000006" w:lineRule="auto"/>
        <w:ind w:lef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rtl w:val="0"/>
        </w:rPr>
        <w:t xml:space="preserve">The same value as the Packet Identifier in the REGISTER packet being acknowledged.</w:t>
      </w:r>
      <w:r w:rsidDel="00000000" w:rsidR="00000000" w:rsidRPr="00000000">
        <w:rPr>
          <w:rtl w:val="0"/>
        </w:rPr>
      </w:r>
    </w:p>
    <w:p w:rsidR="00000000" w:rsidDel="00000000" w:rsidP="00000000" w:rsidRDefault="00000000" w:rsidRPr="00000000" w14:paraId="00000A5E">
      <w:pPr>
        <w:pStyle w:val="Heading4"/>
        <w:ind w:left="0" w:right="4" w:firstLine="0"/>
        <w:rPr>
          <w:rFonts w:ascii="Arial" w:cs="Arial" w:eastAsia="Arial" w:hAnsi="Arial"/>
        </w:rPr>
      </w:pPr>
      <w:bookmarkStart w:colFirst="0" w:colLast="0" w:name="_heading=h.3x8tuzt" w:id="105"/>
      <w:bookmarkEnd w:id="105"/>
      <w:r w:rsidDel="00000000" w:rsidR="00000000" w:rsidRPr="00000000">
        <w:rPr>
          <w:rFonts w:ascii="Arial" w:cs="Arial" w:eastAsia="Arial" w:hAnsi="Arial"/>
          <w:rtl w:val="0"/>
        </w:rPr>
        <w:t xml:space="preserve">3.1.8.4 Topic Alias</w:t>
      </w:r>
    </w:p>
    <w:p w:rsidR="00000000" w:rsidDel="00000000" w:rsidP="00000000" w:rsidRDefault="00000000" w:rsidRPr="00000000" w14:paraId="00000A5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 Topic Alias is an integer value that is used to identify the Topic instead of the Topic Name. This numeric value is used as the Topic Alias.</w:t>
      </w:r>
    </w:p>
    <w:p w:rsidR="00000000" w:rsidDel="00000000" w:rsidP="00000000" w:rsidRDefault="00000000" w:rsidRPr="00000000" w14:paraId="00000A60">
      <w:pPr>
        <w:pStyle w:val="Heading4"/>
        <w:ind w:left="0" w:right="4" w:firstLine="0"/>
        <w:rPr>
          <w:rFonts w:ascii="Arial" w:cs="Arial" w:eastAsia="Arial" w:hAnsi="Arial"/>
        </w:rPr>
      </w:pPr>
      <w:bookmarkStart w:colFirst="0" w:colLast="0" w:name="_heading=h.rjefff" w:id="106"/>
      <w:bookmarkEnd w:id="106"/>
      <w:r w:rsidDel="00000000" w:rsidR="00000000" w:rsidRPr="00000000">
        <w:rPr>
          <w:rFonts w:ascii="Arial" w:cs="Arial" w:eastAsia="Arial" w:hAnsi="Arial"/>
          <w:rtl w:val="0"/>
        </w:rPr>
        <w:t xml:space="preserve">3.1.8.5 Reason Code</w:t>
      </w:r>
    </w:p>
    <w:p w:rsidR="00000000" w:rsidDel="00000000" w:rsidP="00000000" w:rsidRDefault="00000000" w:rsidRPr="00000000" w14:paraId="00000A61">
      <w:pPr>
        <w:rPr/>
      </w:pPr>
      <w:r w:rsidDel="00000000" w:rsidR="00000000" w:rsidRPr="00000000">
        <w:rPr>
          <w:rFonts w:ascii="Arial" w:cs="Arial" w:eastAsia="Arial" w:hAnsi="Arial"/>
          <w:highlight w:val="white"/>
          <w:rtl w:val="0"/>
        </w:rPr>
        <w:t xml:space="preserve">Byte 8 in the REGACK packet holds the Register Reason Code. </w:t>
      </w:r>
      <w:r w:rsidDel="00000000" w:rsidR="00000000" w:rsidRPr="00000000">
        <w:rPr>
          <w:rtl w:val="0"/>
        </w:rPr>
        <w:t xml:space="preserve">The values for the Register Reason Code field are shown in Table 9: Reason Code Values. </w:t>
      </w:r>
      <w:r w:rsidDel="00000000" w:rsidR="00000000" w:rsidRPr="00000000">
        <w:rPr>
          <w:highlight w:val="yellow"/>
          <w:rtl w:val="0"/>
        </w:rPr>
        <w:t xml:space="preserve">The sender of the REGACK Packet MUST use one of the Register Reason Codes.</w:t>
      </w:r>
      <w:r w:rsidDel="00000000" w:rsidR="00000000" w:rsidRPr="00000000">
        <w:rPr>
          <w:rtl w:val="0"/>
        </w:rPr>
      </w:r>
    </w:p>
    <w:p w:rsidR="00000000" w:rsidDel="00000000" w:rsidP="00000000" w:rsidRDefault="00000000" w:rsidRPr="00000000" w14:paraId="00000A62">
      <w:pPr>
        <w:pStyle w:val="Heading3"/>
        <w:ind w:left="0" w:firstLine="0"/>
        <w:rPr/>
      </w:pPr>
      <w:bookmarkStart w:colFirst="0" w:colLast="0" w:name="_heading=h.3bj1y38" w:id="107"/>
      <w:bookmarkEnd w:id="107"/>
      <w:r w:rsidDel="00000000" w:rsidR="00000000" w:rsidRPr="00000000">
        <w:rPr>
          <w:rtl w:val="0"/>
        </w:rPr>
        <w:t xml:space="preserve">3.1.9 Publish Variants</w:t>
      </w:r>
    </w:p>
    <w:p w:rsidR="00000000" w:rsidDel="00000000" w:rsidP="00000000" w:rsidRDefault="00000000" w:rsidRPr="00000000" w14:paraId="00000A63">
      <w:pPr>
        <w:rPr>
          <w:rFonts w:ascii="Arial" w:cs="Arial" w:eastAsia="Arial" w:hAnsi="Arial"/>
          <w:sz w:val="24"/>
          <w:szCs w:val="24"/>
        </w:rPr>
      </w:pPr>
      <w:r w:rsidDel="00000000" w:rsidR="00000000" w:rsidRPr="00000000">
        <w:rPr>
          <w:rtl w:val="0"/>
        </w:rPr>
        <w:t xml:space="preserve">MQTT-SN is designed to be optimized for packet size. For this reason, the PUBLISH packet has been split into 3 variants; Variant 1 catering for PUBLISH WITHOUT SESSION where no GW session is required, Variant 2 catering for Quality of Service 0 where no response ACK is required and thus no packet identifier is required and Quality of Service 1 and 2 where a response is expected. The table below breaks down the different versions of the PUBLISH packet and their respective type identifiers.</w:t>
      </w:r>
      <w:r w:rsidDel="00000000" w:rsidR="00000000" w:rsidRPr="00000000">
        <w:rPr>
          <w:rtl w:val="0"/>
        </w:rPr>
      </w:r>
    </w:p>
    <w:tbl>
      <w:tblPr>
        <w:tblStyle w:val="Table20"/>
        <w:tblW w:w="9356.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43"/>
        <w:gridCol w:w="1276"/>
        <w:gridCol w:w="6237"/>
        <w:tblGridChange w:id="0">
          <w:tblGrid>
            <w:gridCol w:w="1843"/>
            <w:gridCol w:w="1276"/>
            <w:gridCol w:w="6237"/>
          </w:tblGrid>
        </w:tblGridChange>
      </w:tblGrid>
      <w:tr>
        <w:trPr>
          <w:cantSplit w:val="0"/>
          <w:trHeight w:val="1008.9218749999999" w:hRule="atLeast"/>
          <w:tblHeader w:val="0"/>
        </w:trPr>
        <w:tc>
          <w:tcPr>
            <w:shd w:fill="cfe2f3" w:val="clear"/>
          </w:tcPr>
          <w:p w:rsidR="00000000" w:rsidDel="00000000" w:rsidP="00000000" w:rsidRDefault="00000000" w:rsidRPr="00000000" w14:paraId="00000A64">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Packet Type</w:t>
            </w:r>
          </w:p>
        </w:tc>
        <w:tc>
          <w:tcPr>
            <w:shd w:fill="cfe2f3" w:val="clear"/>
          </w:tcPr>
          <w:p w:rsidR="00000000" w:rsidDel="00000000" w:rsidP="00000000" w:rsidRDefault="00000000" w:rsidRPr="00000000" w14:paraId="00000A65">
            <w:pPr>
              <w:spacing w:after="9" w:lineRule="auto"/>
              <w:ind w:right="-100"/>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Type</w:t>
            </w:r>
          </w:p>
        </w:tc>
        <w:tc>
          <w:tcPr>
            <w:shd w:fill="cfe2f3" w:val="clear"/>
          </w:tcPr>
          <w:p w:rsidR="00000000" w:rsidDel="00000000" w:rsidP="00000000" w:rsidRDefault="00000000" w:rsidRPr="00000000" w14:paraId="00000A66">
            <w:pPr>
              <w:spacing w:after="9" w:lineRule="auto"/>
              <w:ind w:right="990"/>
              <w:jc w:val="center"/>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Description</w:t>
            </w:r>
          </w:p>
        </w:tc>
      </w:tr>
      <w:tr>
        <w:trPr>
          <w:cantSplit w:val="0"/>
          <w:trHeight w:val="1008.9218749999999" w:hRule="atLeast"/>
          <w:tblHeader w:val="0"/>
        </w:trPr>
        <w:tc>
          <w:tcPr/>
          <w:p w:rsidR="00000000" w:rsidDel="00000000" w:rsidP="00000000" w:rsidRDefault="00000000" w:rsidRPr="00000000" w14:paraId="00000A67">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w:t>
            </w:r>
          </w:p>
        </w:tc>
        <w:tc>
          <w:tcPr/>
          <w:p w:rsidR="00000000" w:rsidDel="00000000" w:rsidP="00000000" w:rsidRDefault="00000000" w:rsidRPr="00000000" w14:paraId="00000A68">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0x0C</w:t>
            </w:r>
          </w:p>
        </w:tc>
        <w:tc>
          <w:tcPr/>
          <w:p w:rsidR="00000000" w:rsidDel="00000000" w:rsidP="00000000" w:rsidRDefault="00000000" w:rsidRPr="00000000" w14:paraId="00000A69">
            <w:pPr>
              <w:spacing w:after="9" w:lineRule="auto"/>
              <w:ind w:right="990" w:hanging="12"/>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corresponding to Quality of Service (QoS)  0, 1 or 2</w:t>
            </w:r>
          </w:p>
        </w:tc>
      </w:tr>
      <w:tr>
        <w:trPr>
          <w:cantSplit w:val="0"/>
          <w:trHeight w:val="1008.9218749999999" w:hRule="atLeast"/>
          <w:tblHeader w:val="0"/>
        </w:trPr>
        <w:tc>
          <w:tcPr/>
          <w:p w:rsidR="00000000" w:rsidDel="00000000" w:rsidP="00000000" w:rsidRDefault="00000000" w:rsidRPr="00000000" w14:paraId="00000A6A">
            <w:pPr>
              <w:spacing w:after="9" w:lineRule="auto"/>
              <w:rPr>
                <w:rFonts w:ascii="Arial" w:cs="Arial" w:eastAsia="Arial" w:hAnsi="Arial"/>
                <w:b w:val="1"/>
                <w:sz w:val="21"/>
                <w:szCs w:val="21"/>
              </w:rPr>
            </w:pPr>
            <w:r w:rsidDel="00000000" w:rsidR="00000000" w:rsidRPr="00000000">
              <w:rPr>
                <w:rFonts w:ascii="Arial" w:cs="Arial" w:eastAsia="Arial" w:hAnsi="Arial"/>
                <w:b w:val="1"/>
                <w:sz w:val="21"/>
                <w:szCs w:val="21"/>
                <w:rtl w:val="0"/>
              </w:rPr>
              <w:t xml:space="preserve">Publish Without Session</w:t>
            </w:r>
          </w:p>
        </w:tc>
        <w:tc>
          <w:tcPr/>
          <w:p w:rsidR="00000000" w:rsidDel="00000000" w:rsidP="00000000" w:rsidRDefault="00000000" w:rsidRPr="00000000" w14:paraId="00000A6B">
            <w:pPr>
              <w:spacing w:after="9" w:lineRule="auto"/>
              <w:ind w:right="-728"/>
              <w:rPr>
                <w:rFonts w:ascii="Arial" w:cs="Arial" w:eastAsia="Arial" w:hAnsi="Arial"/>
                <w:sz w:val="21"/>
                <w:szCs w:val="21"/>
              </w:rPr>
            </w:pPr>
            <w:r w:rsidDel="00000000" w:rsidR="00000000" w:rsidRPr="00000000">
              <w:rPr>
                <w:rFonts w:ascii="Arial" w:cs="Arial" w:eastAsia="Arial" w:hAnsi="Arial"/>
                <w:sz w:val="21"/>
                <w:szCs w:val="21"/>
                <w:rtl w:val="0"/>
              </w:rPr>
              <w:t xml:space="preserve">0x11</w:t>
            </w:r>
          </w:p>
        </w:tc>
        <w:tc>
          <w:tcPr/>
          <w:p w:rsidR="00000000" w:rsidDel="00000000" w:rsidP="00000000" w:rsidRDefault="00000000" w:rsidRPr="00000000" w14:paraId="00000A6C">
            <w:pPr>
              <w:spacing w:after="9" w:lineRule="auto"/>
              <w:ind w:right="990"/>
              <w:rPr>
                <w:rFonts w:ascii="Arial" w:cs="Arial" w:eastAsia="Arial" w:hAnsi="Arial"/>
                <w:sz w:val="21"/>
                <w:szCs w:val="21"/>
              </w:rPr>
            </w:pPr>
            <w:r w:rsidDel="00000000" w:rsidR="00000000" w:rsidRPr="00000000">
              <w:rPr>
                <w:rFonts w:ascii="Arial" w:cs="Arial" w:eastAsia="Arial" w:hAnsi="Arial"/>
                <w:sz w:val="21"/>
                <w:szCs w:val="21"/>
                <w:rtl w:val="0"/>
              </w:rPr>
              <w:t xml:space="preserve">A PUBLISH Packet sent by a Client and does not need not to have an active Session</w:t>
            </w:r>
          </w:p>
        </w:tc>
      </w:tr>
    </w:tbl>
    <w:p w:rsidR="00000000" w:rsidDel="00000000" w:rsidP="00000000" w:rsidRDefault="00000000" w:rsidRPr="00000000" w14:paraId="00000A6D">
      <w:pPr>
        <w:pStyle w:val="Heading3"/>
        <w:keepLines w:val="1"/>
        <w:spacing w:after="77" w:before="0" w:line="259" w:lineRule="auto"/>
        <w:ind w:left="0" w:firstLine="0"/>
        <w:rPr/>
      </w:pPr>
      <w:bookmarkStart w:colFirst="0" w:colLast="0" w:name="_heading=h.j8sehv" w:id="108"/>
      <w:bookmarkEnd w:id="108"/>
      <w:r w:rsidDel="00000000" w:rsidR="00000000" w:rsidRPr="00000000">
        <w:rPr>
          <w:rtl w:val="0"/>
        </w:rPr>
        <w:t xml:space="preserve">3.1.10 </w:t>
      </w:r>
      <w:r w:rsidDel="00000000" w:rsidR="00000000" w:rsidRPr="00000000">
        <w:rPr>
          <w:rFonts w:ascii="Arial" w:cs="Arial" w:eastAsia="Arial" w:hAnsi="Arial"/>
          <w:rtl w:val="0"/>
        </w:rPr>
        <w:t xml:space="preserve">PUB</w:t>
      </w:r>
      <w:r w:rsidDel="00000000" w:rsidR="00000000" w:rsidRPr="00000000">
        <w:rPr>
          <w:rtl w:val="0"/>
        </w:rPr>
        <w:t xml:space="preserve">WOS - Publish Without Session</w:t>
      </w:r>
    </w:p>
    <w:tbl>
      <w:tblPr>
        <w:tblStyle w:val="Table2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A6E">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A6F">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A70">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A7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A74">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A75">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A7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A7A">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A7B">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A7D">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A7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A8C">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A8D">
            <w:pPr>
              <w:jc w:val="center"/>
              <w:rPr>
                <w:rFonts w:ascii="Arial" w:cs="Arial" w:eastAsia="Arial" w:hAnsi="Arial"/>
              </w:rPr>
            </w:pPr>
            <w:r w:rsidDel="00000000" w:rsidR="00000000" w:rsidRPr="00000000">
              <w:rPr>
                <w:rFonts w:ascii="Arial" w:cs="Arial" w:eastAsia="Arial" w:hAnsi="Arial"/>
                <w:rtl w:val="0"/>
              </w:rPr>
              <w:t xml:space="preserve">Packet Type (0x11)</w:t>
            </w:r>
          </w:p>
        </w:tc>
      </w:tr>
      <w:tr>
        <w:trPr>
          <w:cantSplit w:val="0"/>
          <w:trHeight w:val="200" w:hRule="atLeast"/>
          <w:tblHeader w:val="0"/>
        </w:trPr>
        <w:tc>
          <w:tcPr>
            <w:vMerge w:val="restart"/>
          </w:tcPr>
          <w:p w:rsidR="00000000" w:rsidDel="00000000" w:rsidP="00000000" w:rsidRDefault="00000000" w:rsidRPr="00000000" w14:paraId="00000A9B">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A9C">
            <w:pPr>
              <w:jc w:val="center"/>
              <w:rPr>
                <w:rFonts w:ascii="Arial" w:cs="Arial" w:eastAsia="Arial" w:hAnsi="Arial"/>
                <w:b w:val="1"/>
                <w:i w:val="1"/>
              </w:rPr>
            </w:pPr>
            <w:r w:rsidDel="00000000" w:rsidR="00000000" w:rsidRPr="00000000">
              <w:rPr>
                <w:rFonts w:ascii="Arial" w:cs="Arial" w:eastAsia="Arial" w:hAnsi="Arial"/>
                <w:b w:val="1"/>
                <w:i w:val="1"/>
                <w:rtl w:val="0"/>
              </w:rPr>
              <w:t xml:space="preserve">PUBWOS FLAGS</w:t>
            </w:r>
          </w:p>
        </w:tc>
      </w:tr>
      <w:tr>
        <w:trPr>
          <w:cantSplit w:val="0"/>
          <w:trHeight w:val="200" w:hRule="atLeast"/>
          <w:tblHeader w:val="0"/>
        </w:trPr>
        <w:tc>
          <w:tcPr>
            <w:vMerge w:val="continue"/>
          </w:tcPr>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4"/>
          </w:tcPr>
          <w:p w:rsidR="00000000" w:rsidDel="00000000" w:rsidP="00000000" w:rsidRDefault="00000000" w:rsidRPr="00000000" w14:paraId="00000AAB">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AAF">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3"/>
          </w:tcPr>
          <w:p w:rsidR="00000000" w:rsidDel="00000000" w:rsidP="00000000" w:rsidRDefault="00000000" w:rsidRPr="00000000" w14:paraId="00000AB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AB5">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AB6">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ABA">
            <w:pPr>
              <w:rPr>
                <w:rFonts w:ascii="Arial" w:cs="Arial" w:eastAsia="Arial" w:hAnsi="Arial"/>
              </w:rPr>
            </w:pPr>
            <w:r w:rsidDel="00000000" w:rsidR="00000000" w:rsidRPr="00000000">
              <w:rPr>
                <w:rFonts w:ascii="Arial" w:cs="Arial" w:eastAsia="Arial" w:hAnsi="Arial"/>
                <w:rtl w:val="0"/>
              </w:rPr>
              <w:t xml:space="preserve">Byte 3</w:t>
            </w:r>
          </w:p>
        </w:tc>
        <w:tc>
          <w:tcPr>
            <w:gridSpan w:val="2"/>
            <w:tcBorders>
              <w:bottom w:color="000000" w:space="0" w:sz="8" w:val="single"/>
            </w:tcBorders>
          </w:tcPr>
          <w:p w:rsidR="00000000" w:rsidDel="00000000" w:rsidP="00000000" w:rsidRDefault="00000000" w:rsidRPr="00000000" w14:paraId="00000AB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B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B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B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Borders>
              <w:bottom w:color="000000" w:space="0" w:sz="8" w:val="single"/>
            </w:tcBorders>
          </w:tcPr>
          <w:p w:rsidR="00000000" w:rsidDel="00000000" w:rsidP="00000000" w:rsidRDefault="00000000" w:rsidRPr="00000000" w14:paraId="00000AC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tcBorders>
              <w:bottom w:color="000000" w:space="0" w:sz="8" w:val="single"/>
            </w:tcBorders>
          </w:tcPr>
          <w:p w:rsidR="00000000" w:rsidDel="00000000" w:rsidP="00000000" w:rsidRDefault="00000000" w:rsidRPr="00000000" w14:paraId="00000AC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Borders>
              <w:bottom w:color="000000" w:space="0" w:sz="8" w:val="single"/>
            </w:tcBorders>
          </w:tcPr>
          <w:p w:rsidR="00000000" w:rsidDel="00000000" w:rsidP="00000000" w:rsidRDefault="00000000" w:rsidRPr="00000000" w14:paraId="00000AC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tcBorders>
              <w:bottom w:color="000000" w:space="0" w:sz="8" w:val="single"/>
            </w:tcBorders>
          </w:tcPr>
          <w:p w:rsidR="00000000" w:rsidDel="00000000" w:rsidP="00000000" w:rsidRDefault="00000000" w:rsidRPr="00000000" w14:paraId="00000AC8">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C9">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CA">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rHeight w:val="200" w:hRule="atLeast"/>
          <w:tblHeader w:val="0"/>
        </w:trPr>
        <w:tc>
          <w:tcPr>
            <w:tcBorders>
              <w:right w:color="000000" w:space="0" w:sz="8" w:val="single"/>
            </w:tcBorders>
          </w:tcPr>
          <w:p w:rsidR="00000000" w:rsidDel="00000000" w:rsidP="00000000" w:rsidRDefault="00000000" w:rsidRPr="00000000" w14:paraId="00000AD8">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AD9">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AE7">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Borders>
              <w:top w:color="000000" w:space="0" w:sz="8" w:val="single"/>
            </w:tcBorders>
          </w:tcPr>
          <w:p w:rsidR="00000000" w:rsidDel="00000000" w:rsidP="00000000" w:rsidRDefault="00000000" w:rsidRPr="00000000" w14:paraId="00000AE8">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AF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28: PUBW</w:t>
      </w:r>
      <w:r w:rsidDel="00000000" w:rsidR="00000000" w:rsidRPr="00000000">
        <w:rPr>
          <w:color w:val="000000"/>
          <w:sz w:val="20"/>
          <w:szCs w:val="20"/>
          <w:u w:val="single"/>
          <w:shd w:fill="auto" w:val="clear"/>
          <w:rtl w:val="0"/>
        </w:rPr>
        <w:t xml:space="preserve">O</w:t>
      </w: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S packet</w:t>
      </w:r>
    </w:p>
    <w:p w:rsidR="00000000" w:rsidDel="00000000" w:rsidP="00000000" w:rsidRDefault="00000000" w:rsidRPr="00000000" w14:paraId="00000AF7">
      <w:pPr>
        <w:ind w:left="-15" w:right="4" w:firstLine="0"/>
        <w:rPr>
          <w:rFonts w:ascii="Arial" w:cs="Arial" w:eastAsia="Arial" w:hAnsi="Arial"/>
          <w:b w:val="1"/>
          <w:shd w:fill="fff2cc" w:val="clear"/>
        </w:rPr>
      </w:pPr>
      <w:r w:rsidDel="00000000" w:rsidR="00000000" w:rsidRPr="00000000">
        <w:rPr>
          <w:rFonts w:ascii="Arial" w:cs="Arial" w:eastAsia="Arial" w:hAnsi="Arial"/>
          <w:rtl w:val="0"/>
        </w:rPr>
        <w:t xml:space="preserve">This packet is used by both clients and gateways to publish data for a certain topic.</w:t>
      </w:r>
      <w:r w:rsidDel="00000000" w:rsidR="00000000" w:rsidRPr="00000000">
        <w:rPr>
          <w:rtl w:val="0"/>
        </w:rPr>
      </w:r>
    </w:p>
    <w:p w:rsidR="00000000" w:rsidDel="00000000" w:rsidP="00000000" w:rsidRDefault="00000000" w:rsidRPr="00000000" w14:paraId="00000AF8">
      <w:pPr>
        <w:ind w:left="0" w:firstLine="0"/>
        <w:rPr>
          <w:rFonts w:ascii="Arial" w:cs="Arial" w:eastAsia="Arial" w:hAnsi="Arial"/>
          <w:color w:val="ff0000"/>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rtl w:val="0"/>
        </w:rPr>
        <w:t xml:space="preserve">PUBWOS packet does not have a corresponding feature in MQTT. </w:t>
      </w:r>
      <w:r w:rsidDel="00000000" w:rsidR="00000000" w:rsidRPr="00000000">
        <w:rPr>
          <w:rFonts w:ascii="Arial" w:cs="Arial" w:eastAsia="Arial" w:hAnsi="Arial"/>
          <w:highlight w:val="yellow"/>
          <w:rtl w:val="0"/>
        </w:rPr>
        <w:t xml:space="preserve">If forwarded to an MQTT connection, PUBWOS packets MUST have their MQTT Quality of Service level set to 0. </w:t>
      </w:r>
      <w:r w:rsidDel="00000000" w:rsidR="00000000" w:rsidRPr="00000000">
        <w:rPr>
          <w:rFonts w:ascii="Arial" w:cs="Arial" w:eastAsia="Arial" w:hAnsi="Arial"/>
          <w:color w:val="ff0000"/>
          <w:rtl w:val="0"/>
        </w:rPr>
        <w:t xml:space="preserve">[MQTT-SN-3.1.10-1]</w:t>
      </w:r>
    </w:p>
    <w:p w:rsidR="00000000" w:rsidDel="00000000" w:rsidP="00000000" w:rsidRDefault="00000000" w:rsidRPr="00000000" w14:paraId="00000AF9">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FA">
      <w:pPr>
        <w:ind w:left="720" w:firstLine="0"/>
        <w:rPr>
          <w:rFonts w:ascii="Arial" w:cs="Arial" w:eastAsia="Arial" w:hAnsi="Arial"/>
          <w:shd w:fill="fff2cc" w:val="clear"/>
        </w:rPr>
      </w:pPr>
      <w:r w:rsidDel="00000000" w:rsidR="00000000" w:rsidRPr="00000000">
        <w:rPr>
          <w:rFonts w:ascii="Arial" w:cs="Arial" w:eastAsia="Arial" w:hAnsi="Arial"/>
          <w:shd w:fill="fff2cc" w:val="clear"/>
          <w:rtl w:val="0"/>
        </w:rPr>
        <w:t xml:space="preserve">If the Transport Layer supports multicast, like UDP/IP, the PUBWOS packet is generally sent to a Multicast Address.</w:t>
      </w:r>
    </w:p>
    <w:p w:rsidR="00000000" w:rsidDel="00000000" w:rsidP="00000000" w:rsidRDefault="00000000" w:rsidRPr="00000000" w14:paraId="00000AFB">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0AFC">
      <w:pPr>
        <w:ind w:left="720" w:firstLine="0"/>
        <w:rPr>
          <w:rFonts w:ascii="Arial" w:cs="Arial" w:eastAsia="Arial" w:hAnsi="Arial"/>
          <w:highlight w:val="yellow"/>
        </w:rPr>
      </w:pPr>
      <w:r w:rsidDel="00000000" w:rsidR="00000000" w:rsidRPr="00000000">
        <w:rPr>
          <w:rFonts w:ascii="Arial" w:cs="Arial" w:eastAsia="Arial" w:hAnsi="Arial"/>
          <w:shd w:fill="fff2cc" w:val="clear"/>
          <w:rtl w:val="0"/>
        </w:rPr>
        <w:t xml:space="preserve">PUBWOS packets received by a Gateway are not associated with a MQTT-SN Client Session and can be optionally discarded by the Gateway without being processed for onward delivery.</w:t>
      </w:r>
      <w:r w:rsidDel="00000000" w:rsidR="00000000" w:rsidRPr="00000000">
        <w:rPr>
          <w:rtl w:val="0"/>
        </w:rPr>
      </w:r>
    </w:p>
    <w:p w:rsidR="00000000" w:rsidDel="00000000" w:rsidP="00000000" w:rsidRDefault="00000000" w:rsidRPr="00000000" w14:paraId="00000AFD">
      <w:pPr>
        <w:pStyle w:val="Heading4"/>
        <w:ind w:left="0" w:right="4" w:firstLine="0"/>
        <w:rPr>
          <w:rFonts w:ascii="Arial" w:cs="Arial" w:eastAsia="Arial" w:hAnsi="Arial"/>
        </w:rPr>
      </w:pPr>
      <w:bookmarkStart w:colFirst="0" w:colLast="0" w:name="_heading=h.338fx5o" w:id="109"/>
      <w:bookmarkEnd w:id="109"/>
      <w:r w:rsidDel="00000000" w:rsidR="00000000" w:rsidRPr="00000000">
        <w:rPr>
          <w:rFonts w:ascii="Arial" w:cs="Arial" w:eastAsia="Arial" w:hAnsi="Arial"/>
          <w:rtl w:val="0"/>
        </w:rPr>
        <w:t xml:space="preserve">3.1.10.1 Length &amp; Packet Type</w:t>
      </w:r>
    </w:p>
    <w:p w:rsidR="00000000" w:rsidDel="00000000" w:rsidP="00000000" w:rsidRDefault="00000000" w:rsidRPr="00000000" w14:paraId="00000AF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AFF">
      <w:pPr>
        <w:pStyle w:val="Heading4"/>
        <w:ind w:left="0" w:right="4" w:firstLine="0"/>
        <w:rPr>
          <w:rFonts w:ascii="Arial" w:cs="Arial" w:eastAsia="Arial" w:hAnsi="Arial"/>
        </w:rPr>
      </w:pPr>
      <w:bookmarkStart w:colFirst="0" w:colLast="0" w:name="_heading=h.1idq7dh" w:id="110"/>
      <w:bookmarkEnd w:id="110"/>
      <w:r w:rsidDel="00000000" w:rsidR="00000000" w:rsidRPr="00000000">
        <w:rPr>
          <w:rFonts w:ascii="Arial" w:cs="Arial" w:eastAsia="Arial" w:hAnsi="Arial"/>
          <w:rtl w:val="0"/>
        </w:rPr>
        <w:t xml:space="preserve">3.1.10.2 PUBWOS Flags</w:t>
      </w:r>
    </w:p>
    <w:p w:rsidR="00000000" w:rsidDel="00000000" w:rsidP="00000000" w:rsidRDefault="00000000" w:rsidRPr="00000000" w14:paraId="00000B00">
      <w:pPr>
        <w:ind w:right="4"/>
        <w:rPr>
          <w:rFonts w:ascii="Arial" w:cs="Arial" w:eastAsia="Arial" w:hAnsi="Arial"/>
        </w:rPr>
      </w:pPr>
      <w:r w:rsidDel="00000000" w:rsidR="00000000" w:rsidRPr="00000000">
        <w:rPr>
          <w:rFonts w:ascii="Arial" w:cs="Arial" w:eastAsia="Arial" w:hAnsi="Arial"/>
          <w:rtl w:val="0"/>
        </w:rPr>
        <w:t xml:space="preserve">The PUBWOS Flags field is 1-byte located in the Byte 3 position of the PUBWOS control packet. </w:t>
      </w:r>
    </w:p>
    <w:p w:rsidR="00000000" w:rsidDel="00000000" w:rsidP="00000000" w:rsidRDefault="00000000" w:rsidRPr="00000000" w14:paraId="00000B01">
      <w:pPr>
        <w:ind w:right="4"/>
        <w:rPr>
          <w:rFonts w:ascii="Arial" w:cs="Arial" w:eastAsia="Arial" w:hAnsi="Arial"/>
        </w:rPr>
      </w:pPr>
      <w:r w:rsidDel="00000000" w:rsidR="00000000" w:rsidRPr="00000000">
        <w:rPr>
          <w:rFonts w:ascii="Arial" w:cs="Arial" w:eastAsia="Arial" w:hAnsi="Arial"/>
          <w:rtl w:val="0"/>
        </w:rPr>
        <w:t xml:space="preserve">The PUBWOS Flags includes the following flags:</w:t>
      </w:r>
    </w:p>
    <w:p w:rsidR="00000000" w:rsidDel="00000000" w:rsidP="00000000" w:rsidRDefault="00000000" w:rsidRPr="00000000" w14:paraId="00000B02">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 </w:t>
      </w:r>
      <w:r w:rsidDel="00000000" w:rsidR="00000000" w:rsidRPr="00000000">
        <w:rPr>
          <w:rFonts w:ascii="Arial" w:cs="Arial" w:eastAsia="Arial" w:hAnsi="Arial"/>
          <w:b w:val="1"/>
          <w:rtl w:val="0"/>
        </w:rPr>
        <w:t xml:space="preserve">NOTE: only predefined topic alias, short topic or full topic types are allowed in PUBWOS packets.</w:t>
      </w:r>
      <w:r w:rsidDel="00000000" w:rsidR="00000000" w:rsidRPr="00000000">
        <w:rPr>
          <w:rtl w:val="0"/>
        </w:rPr>
      </w:r>
    </w:p>
    <w:p w:rsidR="00000000" w:rsidDel="00000000" w:rsidP="00000000" w:rsidRDefault="00000000" w:rsidRPr="00000000" w14:paraId="00000B03">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04">
      <w:pPr>
        <w:pStyle w:val="Heading4"/>
        <w:ind w:left="0" w:right="4" w:firstLine="0"/>
        <w:rPr>
          <w:rFonts w:ascii="Arial" w:cs="Arial" w:eastAsia="Arial" w:hAnsi="Arial"/>
        </w:rPr>
      </w:pPr>
      <w:bookmarkStart w:colFirst="0" w:colLast="0" w:name="_heading=h.42ddq1a" w:id="111"/>
      <w:bookmarkEnd w:id="111"/>
      <w:r w:rsidDel="00000000" w:rsidR="00000000" w:rsidRPr="00000000">
        <w:rPr>
          <w:rFonts w:ascii="Arial" w:cs="Arial" w:eastAsia="Arial" w:hAnsi="Arial"/>
          <w:rtl w:val="0"/>
        </w:rPr>
        <w:t xml:space="preserve">3.1.10.3 Topic Data</w:t>
      </w:r>
    </w:p>
    <w:p w:rsidR="00000000" w:rsidDel="00000000" w:rsidP="00000000" w:rsidRDefault="00000000" w:rsidRPr="00000000" w14:paraId="00000B05">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06">
      <w:pPr>
        <w:pStyle w:val="Heading4"/>
        <w:ind w:left="0" w:right="4" w:firstLine="0"/>
        <w:rPr>
          <w:rFonts w:ascii="Arial" w:cs="Arial" w:eastAsia="Arial" w:hAnsi="Arial"/>
        </w:rPr>
      </w:pPr>
      <w:bookmarkStart w:colFirst="0" w:colLast="0" w:name="_heading=h.2hio093" w:id="112"/>
      <w:bookmarkEnd w:id="112"/>
      <w:r w:rsidDel="00000000" w:rsidR="00000000" w:rsidRPr="00000000">
        <w:rPr>
          <w:rFonts w:ascii="Arial" w:cs="Arial" w:eastAsia="Arial" w:hAnsi="Arial"/>
          <w:rtl w:val="0"/>
        </w:rPr>
        <w:t xml:space="preserve">3.1.10.4 Data</w:t>
      </w:r>
    </w:p>
    <w:p w:rsidR="00000000" w:rsidDel="00000000" w:rsidP="00000000" w:rsidRDefault="00000000" w:rsidRPr="00000000" w14:paraId="00000B07">
      <w:pPr>
        <w:rPr>
          <w:rFonts w:ascii="Arial" w:cs="Arial" w:eastAsia="Arial" w:hAnsi="Arial"/>
        </w:rPr>
      </w:pPr>
      <w:r w:rsidDel="00000000" w:rsidR="00000000" w:rsidRPr="00000000">
        <w:rPr>
          <w:rtl w:val="0"/>
        </w:rPr>
        <w:t xml:space="preserve">In the case of Topic Alias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08">
      <w:pPr>
        <w:pStyle w:val="Heading4"/>
        <w:spacing w:after="306" w:lineRule="auto"/>
        <w:ind w:left="-5" w:firstLine="0"/>
        <w:rPr/>
      </w:pPr>
      <w:bookmarkStart w:colFirst="0" w:colLast="0" w:name="_heading=h.whhpchgpz502" w:id="113"/>
      <w:bookmarkEnd w:id="113"/>
      <w:r w:rsidDel="00000000" w:rsidR="00000000" w:rsidRPr="00000000">
        <w:rPr>
          <w:rtl w:val="0"/>
        </w:rPr>
        <w:t xml:space="preserve">3.1.12.7 PUBWOS Actions</w:t>
      </w:r>
    </w:p>
    <w:p w:rsidR="00000000" w:rsidDel="00000000" w:rsidP="00000000" w:rsidRDefault="00000000" w:rsidRPr="00000000" w14:paraId="00000B09">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Server uses a PUBWOS packet to send an Application Message to a Network Address, for possible receipt by a Server or another Client.</w:t>
      </w:r>
    </w:p>
    <w:p w:rsidR="00000000" w:rsidDel="00000000" w:rsidP="00000000" w:rsidRDefault="00000000" w:rsidRPr="00000000" w14:paraId="00000B0A">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If received by a Client or Server, the PUBWOS packet MUST be treated as if its QoS were 0 </w:t>
      </w:r>
      <w:r w:rsidDel="00000000" w:rsidR="00000000" w:rsidRPr="00000000">
        <w:rPr>
          <w:rFonts w:ascii="Arial" w:cs="Arial" w:eastAsia="Arial" w:hAnsi="Arial"/>
          <w:color w:val="ff0000"/>
          <w:rtl w:val="0"/>
        </w:rPr>
        <w:t xml:space="preserve">[MQTT-SN-3.1.12.7-1] </w:t>
      </w:r>
      <w:r w:rsidDel="00000000" w:rsidR="00000000" w:rsidRPr="00000000">
        <w:rPr>
          <w:rFonts w:ascii="Arial" w:cs="Arial" w:eastAsia="Arial" w:hAnsi="Arial"/>
          <w:color w:val="000000"/>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color w:val="000000"/>
          <w:rtl w:val="0"/>
        </w:rPr>
        <w:t xml:space="preserve">.</w:t>
      </w:r>
    </w:p>
    <w:p w:rsidR="00000000" w:rsidDel="00000000" w:rsidP="00000000" w:rsidRDefault="00000000" w:rsidRPr="00000000" w14:paraId="00000B0B">
      <w:pPr>
        <w:pStyle w:val="Heading3"/>
        <w:keepLines w:val="1"/>
        <w:spacing w:after="77" w:before="0" w:line="259" w:lineRule="auto"/>
        <w:ind w:left="0" w:firstLine="0"/>
        <w:rPr>
          <w:rFonts w:ascii="Arial" w:cs="Arial" w:eastAsia="Arial" w:hAnsi="Arial"/>
        </w:rPr>
      </w:pPr>
      <w:bookmarkStart w:colFirst="0" w:colLast="0" w:name="_heading=h.wnyagw" w:id="114"/>
      <w:bookmarkEnd w:id="114"/>
      <w:r w:rsidDel="00000000" w:rsidR="00000000" w:rsidRPr="00000000">
        <w:rPr>
          <w:rtl w:val="0"/>
        </w:rPr>
        <w:t xml:space="preserve">3.1.11 </w:t>
      </w:r>
      <w:r w:rsidDel="00000000" w:rsidR="00000000" w:rsidRPr="00000000">
        <w:rPr>
          <w:rFonts w:ascii="Arial" w:cs="Arial" w:eastAsia="Arial" w:hAnsi="Arial"/>
          <w:rtl w:val="0"/>
        </w:rPr>
        <w:t xml:space="preserve">PUBLISH - QoS 0</w:t>
      </w:r>
    </w:p>
    <w:tbl>
      <w:tblPr>
        <w:tblStyle w:val="Table22"/>
        <w:tblW w:w="96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0"/>
        <w:gridCol w:w="1035"/>
        <w:gridCol w:w="105"/>
        <w:gridCol w:w="825"/>
        <w:gridCol w:w="810"/>
        <w:gridCol w:w="105"/>
        <w:gridCol w:w="915"/>
        <w:gridCol w:w="105"/>
        <w:gridCol w:w="105"/>
        <w:gridCol w:w="1020"/>
        <w:gridCol w:w="1440"/>
        <w:gridCol w:w="105"/>
        <w:gridCol w:w="930"/>
        <w:gridCol w:w="105"/>
        <w:gridCol w:w="990"/>
        <w:tblGridChange w:id="0">
          <w:tblGrid>
            <w:gridCol w:w="1080"/>
            <w:gridCol w:w="1035"/>
            <w:gridCol w:w="105"/>
            <w:gridCol w:w="825"/>
            <w:gridCol w:w="810"/>
            <w:gridCol w:w="105"/>
            <w:gridCol w:w="915"/>
            <w:gridCol w:w="105"/>
            <w:gridCol w:w="105"/>
            <w:gridCol w:w="1020"/>
            <w:gridCol w:w="1440"/>
            <w:gridCol w:w="105"/>
            <w:gridCol w:w="930"/>
            <w:gridCol w:w="105"/>
            <w:gridCol w:w="990"/>
          </w:tblGrid>
        </w:tblGridChange>
      </w:tblGrid>
      <w:tr>
        <w:trPr>
          <w:cantSplit w:val="0"/>
          <w:tblHeader w:val="0"/>
        </w:trPr>
        <w:tc>
          <w:tcPr>
            <w:shd w:fill="cfe2f3" w:val="clear"/>
          </w:tcPr>
          <w:p w:rsidR="00000000" w:rsidDel="00000000" w:rsidP="00000000" w:rsidRDefault="00000000" w:rsidRPr="00000000" w14:paraId="00000B0C">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0D">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0E">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10">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12">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13">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16">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18">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19">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1B">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1C">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2A">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2B">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39">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3A">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0 FLAGS</w:t>
            </w:r>
          </w:p>
        </w:tc>
      </w:tr>
      <w:tr>
        <w:trPr>
          <w:cantSplit w:val="0"/>
          <w:trHeight w:val="200" w:hRule="atLeast"/>
          <w:tblHeader w:val="0"/>
        </w:trPr>
        <w:tc>
          <w:tcPr>
            <w:vMerge w:val="continue"/>
          </w:tcPr>
          <w:p w:rsidR="00000000" w:rsidDel="00000000" w:rsidP="00000000" w:rsidRDefault="00000000" w:rsidRPr="00000000" w14:paraId="00000B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49">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B4A">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4C">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4D">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4F">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52">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5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55">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56">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5A">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5B">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5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5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5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62">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6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B6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68">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B69">
            <w:pPr>
              <w:rPr>
                <w:rFonts w:ascii="Arial" w:cs="Arial" w:eastAsia="Arial" w:hAnsi="Arial"/>
              </w:rPr>
            </w:pPr>
            <w:r w:rsidDel="00000000" w:rsidR="00000000" w:rsidRPr="00000000">
              <w:rPr>
                <w:rFonts w:ascii="Arial" w:cs="Arial" w:eastAsia="Arial" w:hAnsi="Arial"/>
                <w:rtl w:val="0"/>
              </w:rPr>
              <w:t xml:space="preserve">Byte 4</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6A">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B78">
            <w:pPr>
              <w:rPr>
                <w:rFonts w:ascii="Arial" w:cs="Arial" w:eastAsia="Arial" w:hAnsi="Arial"/>
              </w:rPr>
            </w:pPr>
            <w:r w:rsidDel="00000000" w:rsidR="00000000" w:rsidRPr="00000000">
              <w:rPr>
                <w:rFonts w:ascii="Arial" w:cs="Arial" w:eastAsia="Arial" w:hAnsi="Arial"/>
                <w:rtl w:val="0"/>
              </w:rPr>
              <w:t xml:space="preserve">Byte 5</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B79">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B87">
            <w:pPr>
              <w:rPr>
                <w:rFonts w:ascii="Arial" w:cs="Arial" w:eastAsia="Arial" w:hAnsi="Arial"/>
              </w:rPr>
            </w:pPr>
            <w:r w:rsidDel="00000000" w:rsidR="00000000" w:rsidRPr="00000000">
              <w:rPr>
                <w:rFonts w:ascii="Arial" w:cs="Arial" w:eastAsia="Arial" w:hAnsi="Arial"/>
                <w:rtl w:val="0"/>
              </w:rPr>
              <w:t xml:space="preserve">Byte (6 + TL) .. N</w:t>
            </w:r>
          </w:p>
        </w:tc>
        <w:tc>
          <w:tcPr>
            <w:gridSpan w:val="14"/>
          </w:tcPr>
          <w:p w:rsidR="00000000" w:rsidDel="00000000" w:rsidP="00000000" w:rsidRDefault="00000000" w:rsidRPr="00000000" w14:paraId="00000B88">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29: PUBLISH packet</w:t>
      </w:r>
    </w:p>
    <w:p w:rsidR="00000000" w:rsidDel="00000000" w:rsidP="00000000" w:rsidRDefault="00000000" w:rsidRPr="00000000" w14:paraId="00000B97">
      <w:pPr>
        <w:ind w:left="-15" w:right="4" w:firstLine="0"/>
        <w:rPr>
          <w:rFonts w:ascii="Arial" w:cs="Arial" w:eastAsia="Arial" w:hAnsi="Arial"/>
          <w:color w:val="ff0000"/>
        </w:rPr>
      </w:pPr>
      <w:r w:rsidDel="00000000" w:rsidR="00000000" w:rsidRPr="00000000">
        <w:rPr>
          <w:rFonts w:ascii="Arial" w:cs="Arial" w:eastAsia="Arial" w:hAnsi="Arial"/>
          <w:rtl w:val="0"/>
        </w:rPr>
        <w:t xml:space="preserve">This packet is used by both clients and gateways to publish data for a certain topic. </w:t>
      </w:r>
      <w:r w:rsidDel="00000000" w:rsidR="00000000" w:rsidRPr="00000000">
        <w:rPr>
          <w:rFonts w:ascii="Arial" w:cs="Arial" w:eastAsia="Arial" w:hAnsi="Arial"/>
          <w:highlight w:val="yellow"/>
          <w:rtl w:val="0"/>
        </w:rPr>
        <w:t xml:space="preserve">PUBLISH QoS 0, 1 &amp; 2 packets received by a Gateway MUST be associated with a valid Client Session</w:t>
      </w:r>
      <w:r w:rsidDel="00000000" w:rsidR="00000000" w:rsidRPr="00000000">
        <w:rPr>
          <w:rFonts w:ascii="Arial" w:cs="Arial" w:eastAsia="Arial" w:hAnsi="Arial"/>
          <w:highlight w:val="yellow"/>
          <w:rtl w:val="0"/>
        </w:rPr>
        <w:t xml:space="preserve"> </w:t>
      </w:r>
      <w:r w:rsidDel="00000000" w:rsidR="00000000" w:rsidRPr="00000000">
        <w:rPr>
          <w:rFonts w:ascii="Arial" w:cs="Arial" w:eastAsia="Arial" w:hAnsi="Arial"/>
          <w:color w:val="ff0000"/>
          <w:rtl w:val="0"/>
        </w:rPr>
        <w:t xml:space="preserve">[MQTT-SN-3.1.11-1].</w:t>
      </w:r>
    </w:p>
    <w:p w:rsidR="00000000" w:rsidDel="00000000" w:rsidP="00000000" w:rsidRDefault="00000000" w:rsidRPr="00000000" w14:paraId="00000B98">
      <w:pPr>
        <w:pStyle w:val="Heading4"/>
        <w:ind w:left="0" w:right="4" w:firstLine="0"/>
        <w:rPr>
          <w:rFonts w:ascii="Arial" w:cs="Arial" w:eastAsia="Arial" w:hAnsi="Arial"/>
        </w:rPr>
      </w:pPr>
      <w:bookmarkStart w:colFirst="0" w:colLast="0" w:name="_heading=h.3gnlt4p" w:id="115"/>
      <w:bookmarkEnd w:id="115"/>
      <w:r w:rsidDel="00000000" w:rsidR="00000000" w:rsidRPr="00000000">
        <w:rPr>
          <w:rFonts w:ascii="Arial" w:cs="Arial" w:eastAsia="Arial" w:hAnsi="Arial"/>
          <w:rtl w:val="0"/>
        </w:rPr>
        <w:t xml:space="preserve">3.1.11.1 Length &amp; Packet Type</w:t>
      </w:r>
    </w:p>
    <w:p w:rsidR="00000000" w:rsidDel="00000000" w:rsidP="00000000" w:rsidRDefault="00000000" w:rsidRPr="00000000" w14:paraId="00000B99">
      <w:pPr>
        <w:spacing w:after="174" w:before="0" w:line="240"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B9A">
      <w:pPr>
        <w:pStyle w:val="Heading4"/>
        <w:ind w:left="0" w:right="4" w:firstLine="0"/>
        <w:rPr>
          <w:rFonts w:ascii="Arial" w:cs="Arial" w:eastAsia="Arial" w:hAnsi="Arial"/>
        </w:rPr>
      </w:pPr>
      <w:bookmarkStart w:colFirst="0" w:colLast="0" w:name="_heading=h.1vsw3ci" w:id="116"/>
      <w:bookmarkEnd w:id="116"/>
      <w:r w:rsidDel="00000000" w:rsidR="00000000" w:rsidRPr="00000000">
        <w:rPr>
          <w:rFonts w:ascii="Arial" w:cs="Arial" w:eastAsia="Arial" w:hAnsi="Arial"/>
          <w:rtl w:val="0"/>
        </w:rPr>
        <w:t xml:space="preserve">3.1.11.2 PUBLISH Flags</w:t>
      </w:r>
    </w:p>
    <w:p w:rsidR="00000000" w:rsidDel="00000000" w:rsidP="00000000" w:rsidRDefault="00000000" w:rsidRPr="00000000" w14:paraId="00000B9B">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B9C">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B9D">
      <w:pPr>
        <w:numPr>
          <w:ilvl w:val="0"/>
          <w:numId w:val="7"/>
        </w:numPr>
        <w:spacing w:after="0" w:before="0" w:line="248.00000000000006" w:lineRule="auto"/>
        <w:ind w:left="498" w:right="6" w:hanging="498"/>
        <w:jc w:val="both"/>
        <w:rPr>
          <w:rFonts w:ascii="Arial" w:cs="Arial" w:eastAsia="Arial" w:hAnsi="Arial"/>
        </w:rPr>
      </w:pPr>
      <w:r w:rsidDel="00000000" w:rsidR="00000000" w:rsidRPr="00000000">
        <w:rPr>
          <w:rFonts w:ascii="Arial" w:cs="Arial" w:eastAsia="Arial" w:hAnsi="Arial"/>
          <w:b w:val="1"/>
          <w:rtl w:val="0"/>
        </w:rPr>
        <w:t xml:space="preserve">Topic Type</w:t>
      </w:r>
      <w:r w:rsidDel="00000000" w:rsidR="00000000" w:rsidRPr="00000000">
        <w:rPr>
          <w:rFonts w:ascii="Arial" w:cs="Arial" w:eastAsia="Arial" w:hAnsi="Arial"/>
          <w:rtl w:val="0"/>
        </w:rPr>
        <w:t xml:space="preserve">. 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p>
    <w:p w:rsidR="00000000" w:rsidDel="00000000" w:rsidP="00000000" w:rsidRDefault="00000000" w:rsidRPr="00000000" w14:paraId="00000B9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This field is set to “0b00” for QoS 0. For a detailed description of the various Quality Of Service levels 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B9F">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BA0">
      <w:pPr>
        <w:pStyle w:val="Heading4"/>
        <w:ind w:left="0" w:right="4" w:firstLine="0"/>
        <w:rPr>
          <w:rFonts w:ascii="Arial" w:cs="Arial" w:eastAsia="Arial" w:hAnsi="Arial"/>
        </w:rPr>
      </w:pPr>
      <w:bookmarkStart w:colFirst="0" w:colLast="0" w:name="_heading=h.4fsjm0b" w:id="117"/>
      <w:bookmarkEnd w:id="117"/>
      <w:r w:rsidDel="00000000" w:rsidR="00000000" w:rsidRPr="00000000">
        <w:rPr>
          <w:rFonts w:ascii="Arial" w:cs="Arial" w:eastAsia="Arial" w:hAnsi="Arial"/>
          <w:rtl w:val="0"/>
        </w:rPr>
        <w:t xml:space="preserve">3.1.11.3 Topic Data</w:t>
      </w:r>
    </w:p>
    <w:p w:rsidR="00000000" w:rsidDel="00000000" w:rsidP="00000000" w:rsidRDefault="00000000" w:rsidRPr="00000000" w14:paraId="00000BA1">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BA2">
      <w:pPr>
        <w:pStyle w:val="Heading4"/>
        <w:ind w:left="0" w:right="4" w:firstLine="0"/>
        <w:rPr>
          <w:rFonts w:ascii="Arial" w:cs="Arial" w:eastAsia="Arial" w:hAnsi="Arial"/>
        </w:rPr>
      </w:pPr>
      <w:bookmarkStart w:colFirst="0" w:colLast="0" w:name="_heading=h.2uxtw84" w:id="118"/>
      <w:bookmarkEnd w:id="118"/>
      <w:r w:rsidDel="00000000" w:rsidR="00000000" w:rsidRPr="00000000">
        <w:rPr>
          <w:rFonts w:ascii="Arial" w:cs="Arial" w:eastAsia="Arial" w:hAnsi="Arial"/>
          <w:rtl w:val="0"/>
        </w:rPr>
        <w:t xml:space="preserve">3.1.11.4 Data</w:t>
      </w:r>
    </w:p>
    <w:p w:rsidR="00000000" w:rsidDel="00000000" w:rsidP="00000000" w:rsidRDefault="00000000" w:rsidRPr="00000000" w14:paraId="00000BA3">
      <w:pPr>
        <w:rPr>
          <w:rFonts w:ascii="Arial" w:cs="Arial" w:eastAsia="Arial" w:hAnsi="Arial"/>
        </w:rPr>
      </w:pPr>
      <w:r w:rsidDel="00000000" w:rsidR="00000000" w:rsidRPr="00000000">
        <w:rPr>
          <w:rtl w:val="0"/>
        </w:rPr>
        <w:t xml:space="preserve">In the case of Topic Type b11 the data section will be prefixed with a “Full Topic Name” encoded with a UTF-8 encoded string value of length determined by the previously defined length field. Thereafter, </w:t>
      </w: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BA4">
      <w:pPr>
        <w:pStyle w:val="Heading4"/>
        <w:ind w:left="0" w:firstLine="0"/>
        <w:rPr/>
      </w:pPr>
      <w:bookmarkStart w:colFirst="0" w:colLast="0" w:name="_heading=h.inu1col38lh0" w:id="119"/>
      <w:bookmarkEnd w:id="119"/>
      <w:r w:rsidDel="00000000" w:rsidR="00000000" w:rsidRPr="00000000">
        <w:rPr>
          <w:rtl w:val="0"/>
        </w:rPr>
        <w:t xml:space="preserve">3.1.11.5 </w:t>
      </w:r>
      <w:r w:rsidDel="00000000" w:rsidR="00000000" w:rsidRPr="00000000">
        <w:rPr>
          <w:rtl w:val="0"/>
        </w:rPr>
        <w:t xml:space="preserve">PUBLISH - QoS 0 Actions</w:t>
      </w:r>
    </w:p>
    <w:p w:rsidR="00000000" w:rsidDel="00000000" w:rsidP="00000000" w:rsidRDefault="00000000" w:rsidRPr="00000000" w14:paraId="00000BA5">
      <w:pPr>
        <w:rPr>
          <w:rFonts w:ascii="Arial" w:cs="Arial" w:eastAsia="Arial" w:hAnsi="Arial"/>
        </w:rPr>
      </w:pPr>
      <w:r w:rsidDel="00000000" w:rsidR="00000000" w:rsidRPr="00000000">
        <w:rPr>
          <w:rFonts w:ascii="Arial" w:cs="Arial" w:eastAsia="Arial" w:hAnsi="Arial"/>
          <w:rtl w:val="0"/>
        </w:rPr>
        <w:t xml:space="preserve">As described in </w:t>
      </w:r>
      <w:hyperlink w:anchor="_heading=h.3hu8nopr74va">
        <w:r w:rsidDel="00000000" w:rsidR="00000000" w:rsidRPr="00000000">
          <w:rPr>
            <w:rFonts w:ascii="Arial" w:cs="Arial" w:eastAsia="Arial" w:hAnsi="Arial"/>
            <w:color w:val="1155cc"/>
            <w:u w:val="single"/>
            <w:rtl w:val="0"/>
          </w:rPr>
          <w:t xml:space="preserve">section 3.1.12.7</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BA6">
      <w:pPr>
        <w:pStyle w:val="Heading3"/>
        <w:keepLines w:val="1"/>
        <w:spacing w:after="77" w:before="0" w:line="259" w:lineRule="auto"/>
        <w:ind w:left="0" w:firstLine="0"/>
        <w:rPr>
          <w:rFonts w:ascii="Arial" w:cs="Arial" w:eastAsia="Arial" w:hAnsi="Arial"/>
        </w:rPr>
      </w:pPr>
      <w:bookmarkStart w:colFirst="0" w:colLast="0" w:name="_heading=h.1a346fx" w:id="120"/>
      <w:bookmarkEnd w:id="120"/>
      <w:r w:rsidDel="00000000" w:rsidR="00000000" w:rsidRPr="00000000">
        <w:rPr>
          <w:rtl w:val="0"/>
        </w:rPr>
        <w:t xml:space="preserve">3.1.12 </w:t>
      </w:r>
      <w:r w:rsidDel="00000000" w:rsidR="00000000" w:rsidRPr="00000000">
        <w:rPr>
          <w:rFonts w:ascii="Arial" w:cs="Arial" w:eastAsia="Arial" w:hAnsi="Arial"/>
          <w:rtl w:val="0"/>
        </w:rPr>
        <w:t xml:space="preserve">PUBLISH - QoS 1 and 2</w:t>
      </w:r>
    </w:p>
    <w:tbl>
      <w:tblPr>
        <w:tblStyle w:val="Table2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86"/>
        <w:gridCol w:w="1028"/>
        <w:gridCol w:w="45"/>
        <w:gridCol w:w="829"/>
        <w:gridCol w:w="815"/>
        <w:gridCol w:w="41"/>
        <w:gridCol w:w="921"/>
        <w:gridCol w:w="41"/>
        <w:gridCol w:w="177"/>
        <w:gridCol w:w="944"/>
        <w:gridCol w:w="1439"/>
        <w:gridCol w:w="44"/>
        <w:gridCol w:w="924"/>
        <w:gridCol w:w="25"/>
        <w:gridCol w:w="991"/>
        <w:tblGridChange w:id="0">
          <w:tblGrid>
            <w:gridCol w:w="1086"/>
            <w:gridCol w:w="1028"/>
            <w:gridCol w:w="45"/>
            <w:gridCol w:w="829"/>
            <w:gridCol w:w="815"/>
            <w:gridCol w:w="41"/>
            <w:gridCol w:w="921"/>
            <w:gridCol w:w="41"/>
            <w:gridCol w:w="177"/>
            <w:gridCol w:w="944"/>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0BA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BA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BA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BA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BA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3"/>
            <w:shd w:fill="cfe2f3" w:val="clear"/>
          </w:tcPr>
          <w:p w:rsidR="00000000" w:rsidDel="00000000" w:rsidP="00000000" w:rsidRDefault="00000000" w:rsidRPr="00000000" w14:paraId="00000BA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0BB1">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BB3">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BB4">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BB6">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BB7">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BC5">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BC6">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0BD4">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BD5">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 QoS 1&amp;2 FLAGS</w:t>
            </w:r>
          </w:p>
        </w:tc>
      </w:tr>
      <w:tr>
        <w:trPr>
          <w:cantSplit w:val="0"/>
          <w:trHeight w:val="200" w:hRule="atLeast"/>
          <w:tblHeader w:val="0"/>
        </w:trPr>
        <w:tc>
          <w:tcPr>
            <w:vMerge w:val="continue"/>
          </w:tcPr>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BE4">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0BE5">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BE7">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BE8">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BEA">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gridSpan w:val="2"/>
          </w:tcPr>
          <w:p w:rsidR="00000000" w:rsidDel="00000000" w:rsidP="00000000" w:rsidRDefault="00000000" w:rsidRPr="00000000" w14:paraId="00000BED">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BEF">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0BF0">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BF1">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BF5">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BF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F8">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BF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0BFA">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BF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BF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C0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C03">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C04">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C05">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13">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C14">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22">
            <w:pPr>
              <w:rPr>
                <w:rFonts w:ascii="Arial" w:cs="Arial" w:eastAsia="Arial" w:hAnsi="Arial"/>
              </w:rPr>
            </w:pPr>
            <w:r w:rsidDel="00000000" w:rsidR="00000000" w:rsidRPr="00000000">
              <w:rPr>
                <w:rFonts w:ascii="Arial" w:cs="Arial" w:eastAsia="Arial" w:hAnsi="Arial"/>
                <w:rtl w:val="0"/>
              </w:rPr>
              <w:t xml:space="preserve">Byte 6</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23">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C31">
            <w:pPr>
              <w:rPr>
                <w:rFonts w:ascii="Arial" w:cs="Arial" w:eastAsia="Arial" w:hAnsi="Arial"/>
              </w:rPr>
            </w:pPr>
            <w:r w:rsidDel="00000000" w:rsidR="00000000" w:rsidRPr="00000000">
              <w:rPr>
                <w:rFonts w:ascii="Arial" w:cs="Arial" w:eastAsia="Arial" w:hAnsi="Arial"/>
                <w:rtl w:val="0"/>
              </w:rPr>
              <w:t xml:space="preserve">Byte 7</w:t>
            </w:r>
          </w:p>
        </w:tc>
        <w:tc>
          <w:tcPr>
            <w:gridSpan w:val="14"/>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C32">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C40">
            <w:pPr>
              <w:rPr>
                <w:rFonts w:ascii="Arial" w:cs="Arial" w:eastAsia="Arial" w:hAnsi="Arial"/>
              </w:rPr>
            </w:pPr>
            <w:r w:rsidDel="00000000" w:rsidR="00000000" w:rsidRPr="00000000">
              <w:rPr>
                <w:rFonts w:ascii="Arial" w:cs="Arial" w:eastAsia="Arial" w:hAnsi="Arial"/>
                <w:rtl w:val="0"/>
              </w:rPr>
              <w:t xml:space="preserve">Byte (8 + TL) .. N</w:t>
            </w:r>
          </w:p>
        </w:tc>
        <w:tc>
          <w:tcPr>
            <w:gridSpan w:val="14"/>
          </w:tcPr>
          <w:p w:rsidR="00000000" w:rsidDel="00000000" w:rsidP="00000000" w:rsidRDefault="00000000" w:rsidRPr="00000000" w14:paraId="00000C41">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0C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30: PUBLISH packet</w:t>
      </w:r>
    </w:p>
    <w:p w:rsidR="00000000" w:rsidDel="00000000" w:rsidP="00000000" w:rsidRDefault="00000000" w:rsidRPr="00000000" w14:paraId="00000C50">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for a certain topic.</w:t>
      </w:r>
    </w:p>
    <w:p w:rsidR="00000000" w:rsidDel="00000000" w:rsidP="00000000" w:rsidRDefault="00000000" w:rsidRPr="00000000" w14:paraId="00000C51">
      <w:pPr>
        <w:ind w:left="0" w:firstLine="0"/>
        <w:rPr>
          <w:rFonts w:ascii="Arial" w:cs="Arial" w:eastAsia="Arial" w:hAnsi="Arial"/>
          <w:color w:val="ff0000"/>
        </w:rPr>
      </w:pPr>
      <w:r w:rsidDel="00000000" w:rsidR="00000000" w:rsidRPr="00000000">
        <w:rPr>
          <w:rFonts w:ascii="Arial" w:cs="Arial" w:eastAsia="Arial" w:hAnsi="Arial"/>
          <w:highlight w:val="yellow"/>
          <w:rtl w:val="0"/>
        </w:rPr>
        <w:t xml:space="preserve">PUBLISH QoS 0, 1 &amp; 2 packets received by a Gateway MUST be associated with a valid Client Session </w:t>
      </w:r>
      <w:r w:rsidDel="00000000" w:rsidR="00000000" w:rsidRPr="00000000">
        <w:rPr>
          <w:rFonts w:ascii="Arial" w:cs="Arial" w:eastAsia="Arial" w:hAnsi="Arial"/>
          <w:color w:val="ff0000"/>
          <w:rtl w:val="0"/>
        </w:rPr>
        <w:t xml:space="preserve">[MQTT-SN-3.1.12-1].</w:t>
      </w:r>
    </w:p>
    <w:p w:rsidR="00000000" w:rsidDel="00000000" w:rsidP="00000000" w:rsidRDefault="00000000" w:rsidRPr="00000000" w14:paraId="00000C52">
      <w:pPr>
        <w:pStyle w:val="Heading4"/>
        <w:ind w:left="0" w:right="4" w:firstLine="0"/>
        <w:rPr>
          <w:rFonts w:ascii="Arial" w:cs="Arial" w:eastAsia="Arial" w:hAnsi="Arial"/>
        </w:rPr>
      </w:pPr>
      <w:bookmarkStart w:colFirst="0" w:colLast="0" w:name="_heading=h.3u2rp3q" w:id="121"/>
      <w:bookmarkEnd w:id="121"/>
      <w:r w:rsidDel="00000000" w:rsidR="00000000" w:rsidRPr="00000000">
        <w:rPr>
          <w:rFonts w:ascii="Arial" w:cs="Arial" w:eastAsia="Arial" w:hAnsi="Arial"/>
          <w:rtl w:val="0"/>
        </w:rPr>
        <w:t xml:space="preserve">3.1.12.1 Length &amp; Packet Type</w:t>
      </w:r>
    </w:p>
    <w:p w:rsidR="00000000" w:rsidDel="00000000" w:rsidP="00000000" w:rsidRDefault="00000000" w:rsidRPr="00000000" w14:paraId="00000C53">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54">
      <w:pPr>
        <w:pStyle w:val="Heading4"/>
        <w:ind w:left="0" w:right="4" w:firstLine="0"/>
        <w:rPr>
          <w:rFonts w:ascii="Arial" w:cs="Arial" w:eastAsia="Arial" w:hAnsi="Arial"/>
        </w:rPr>
      </w:pPr>
      <w:bookmarkStart w:colFirst="0" w:colLast="0" w:name="_heading=h.2981zbj" w:id="122"/>
      <w:bookmarkEnd w:id="122"/>
      <w:r w:rsidDel="00000000" w:rsidR="00000000" w:rsidRPr="00000000">
        <w:rPr>
          <w:rFonts w:ascii="Arial" w:cs="Arial" w:eastAsia="Arial" w:hAnsi="Arial"/>
          <w:rtl w:val="0"/>
        </w:rPr>
        <w:t xml:space="preserve">3.1.12.2 PUBLISH Flags</w:t>
      </w:r>
    </w:p>
    <w:p w:rsidR="00000000" w:rsidDel="00000000" w:rsidP="00000000" w:rsidRDefault="00000000" w:rsidRPr="00000000" w14:paraId="00000C55">
      <w:pPr>
        <w:ind w:right="4"/>
        <w:rPr>
          <w:rFonts w:ascii="Arial" w:cs="Arial" w:eastAsia="Arial" w:hAnsi="Arial"/>
        </w:rPr>
      </w:pPr>
      <w:bookmarkStart w:colFirst="0" w:colLast="0" w:name="_heading=h.odc9jc" w:id="123"/>
      <w:bookmarkEnd w:id="123"/>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0C56">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0C5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w:t>
      </w:r>
      <w:r w:rsidDel="00000000" w:rsidR="00000000" w:rsidRPr="00000000">
        <w:rPr>
          <w:rFonts w:ascii="Arial" w:cs="Arial" w:eastAsia="Arial" w:hAnsi="Arial"/>
          <w:rtl w:val="0"/>
        </w:rPr>
        <w:t xml:space="preserve">data</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field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C5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stored in Bit 5 and 6. QoS has the same meaning as with MQTT indicating the Quality of Service. The </w:t>
      </w:r>
      <w:r w:rsidDel="00000000" w:rsidR="00000000" w:rsidRPr="00000000">
        <w:rPr>
          <w:rFonts w:ascii="Arial" w:cs="Arial" w:eastAsia="Arial" w:hAnsi="Arial"/>
          <w:color w:val="000000"/>
          <w:sz w:val="20"/>
          <w:szCs w:val="20"/>
          <w:shd w:fill="auto" w:val="clear"/>
          <w:rtl w:val="0"/>
        </w:rPr>
        <w:t xml:space="preserve">QoS levels are shown below:</w:t>
      </w:r>
    </w:p>
    <w:tbl>
      <w:tblPr>
        <w:tblStyle w:val="Table24"/>
        <w:tblW w:w="768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0"/>
        <w:gridCol w:w="990"/>
        <w:gridCol w:w="945"/>
        <w:gridCol w:w="3915"/>
        <w:tblGridChange w:id="0">
          <w:tblGrid>
            <w:gridCol w:w="1830"/>
            <w:gridCol w:w="990"/>
            <w:gridCol w:w="945"/>
            <w:gridCol w:w="391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9">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QoS value</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A">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6</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B">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bit 5</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C">
            <w:pPr>
              <w:spacing w:after="0" w:before="0" w:line="248.00000000000006" w:lineRule="auto"/>
              <w:ind w:left="0" w:right="0" w:firstLine="0"/>
              <w:jc w:val="center"/>
              <w:rPr>
                <w:rFonts w:ascii="Arial" w:cs="Arial" w:eastAsia="Arial" w:hAnsi="Arial"/>
                <w:b w:val="1"/>
                <w:color w:val="000000"/>
                <w:sz w:val="20"/>
                <w:szCs w:val="20"/>
                <w:shd w:fill="auto" w:val="clear"/>
              </w:rPr>
            </w:pPr>
            <w:r w:rsidDel="00000000" w:rsidR="00000000" w:rsidRPr="00000000">
              <w:rPr>
                <w:rFonts w:ascii="Arial" w:cs="Arial" w:eastAsia="Arial" w:hAnsi="Arial"/>
                <w:b w:val="1"/>
                <w:color w:val="000000"/>
                <w:sz w:val="20"/>
                <w:szCs w:val="20"/>
                <w:shd w:fill="auto" w:val="clear"/>
                <w:rtl w:val="0"/>
              </w:rPr>
              <w:t xml:space="preserve">Description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D">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E">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5F">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0">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most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1">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2">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3">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4">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At least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5">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6">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7">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8">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Exactly once delivery</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9">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A">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B">
            <w:pPr>
              <w:spacing w:after="0" w:before="0" w:line="248.00000000000006" w:lineRule="auto"/>
              <w:ind w:left="0" w:right="0" w:firstLine="0"/>
              <w:jc w:val="center"/>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6C">
            <w:pPr>
              <w:spacing w:after="0" w:before="0" w:line="248.00000000000006" w:lineRule="auto"/>
              <w:ind w:left="0" w:right="0"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Reserved – must not be used</w:t>
            </w:r>
          </w:p>
        </w:tc>
      </w:tr>
    </w:tbl>
    <w:p w:rsidR="00000000" w:rsidDel="00000000" w:rsidP="00000000" w:rsidRDefault="00000000" w:rsidRPr="00000000" w14:paraId="00000C6D">
      <w:pPr>
        <w:spacing w:after="0" w:before="0" w:line="248.00000000000006" w:lineRule="auto"/>
        <w:ind w:left="720" w:right="6" w:firstLine="0"/>
        <w:jc w:val="both"/>
        <w:rPr>
          <w:rFonts w:ascii="Arial" w:cs="Arial" w:eastAsia="Arial" w:hAnsi="Arial"/>
          <w:color w:val="000000"/>
          <w:sz w:val="20"/>
          <w:szCs w:val="20"/>
          <w:shd w:fill="auto" w:val="clear"/>
        </w:rPr>
      </w:pPr>
      <w:r w:rsidDel="00000000" w:rsidR="00000000" w:rsidRPr="00000000">
        <w:rPr>
          <w:rFonts w:ascii="Arial" w:cs="Arial" w:eastAsia="Arial" w:hAnsi="Arial"/>
          <w:color w:val="000000"/>
          <w:sz w:val="20"/>
          <w:szCs w:val="20"/>
          <w:shd w:fill="auto" w:val="clear"/>
          <w:rtl w:val="0"/>
        </w:rPr>
        <w:t xml:space="preserve">Table 3‑2 - QoS definitions</w:t>
      </w:r>
    </w:p>
    <w:p w:rsidR="00000000" w:rsidDel="00000000" w:rsidP="00000000" w:rsidRDefault="00000000" w:rsidRPr="00000000" w14:paraId="00000C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498" w:right="6" w:firstLine="0"/>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For a detailed description of the various Quality Of Service levels</w:t>
      </w:r>
      <w:r w:rsidDel="00000000" w:rsidR="00000000" w:rsidRPr="00000000">
        <w:rPr>
          <w:rFonts w:ascii="Arial" w:cs="Arial" w:eastAsia="Arial" w:hAnsi="Arial"/>
          <w:color w:val="000000"/>
          <w:sz w:val="20"/>
          <w:szCs w:val="20"/>
          <w:shd w:fill="auto" w:val="clear"/>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refer to </w:t>
      </w:r>
      <w:hyperlink w:anchor="_heading=h.2i9l8ns">
        <w:r w:rsidDel="00000000" w:rsidR="00000000" w:rsidRPr="00000000">
          <w:rPr>
            <w:rFonts w:ascii="Arial" w:cs="Arial" w:eastAsia="Arial" w:hAnsi="Arial"/>
            <w:color w:val="1155cc"/>
            <w:sz w:val="20"/>
            <w:szCs w:val="20"/>
            <w:u w:val="single"/>
            <w:shd w:fill="auto" w:val="clear"/>
            <w:rtl w:val="0"/>
          </w:rPr>
          <w:t xml:space="preserve">section 4.3</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DUP</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1 bit field stored in Bit 7 and has the same meaning as with MQTT. It notes the duplicate delivery of </w:t>
      </w:r>
      <w:r w:rsidDel="00000000" w:rsidR="00000000" w:rsidRPr="00000000">
        <w:rPr>
          <w:rFonts w:ascii="Arial" w:cs="Arial" w:eastAsia="Arial" w:hAnsi="Arial"/>
          <w:rtl w:val="0"/>
        </w:rPr>
        <w:t xml:space="preserve">packets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If the DUP flag </w:t>
      </w:r>
      <w:r w:rsidDel="00000000" w:rsidR="00000000" w:rsidRPr="00000000">
        <w:rPr>
          <w:rFonts w:ascii="Arial" w:cs="Arial" w:eastAsia="Arial" w:hAnsi="Arial"/>
          <w:rtl w:val="0"/>
        </w:rPr>
        <w:t xml:space="preserve">is set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to “0”, it signifies that the packet is sent for the first time. If the DUP flag is set to “1”, it signifies that the packet was retransmitted or retried.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C70">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 For a detailed description of Retained Messages see </w:t>
      </w:r>
      <w:hyperlink w:anchor="_heading=h.ly7c1y">
        <w:r w:rsidDel="00000000" w:rsidR="00000000" w:rsidRPr="00000000">
          <w:rPr>
            <w:rFonts w:ascii="Arial" w:cs="Arial" w:eastAsia="Arial" w:hAnsi="Arial"/>
            <w:color w:val="1155cc"/>
            <w:u w:val="single"/>
            <w:rtl w:val="0"/>
          </w:rPr>
          <w:t xml:space="preserve">section 4.26</w:t>
        </w:r>
      </w:hyperlink>
      <w:r w:rsidDel="00000000" w:rsidR="00000000" w:rsidRPr="00000000">
        <w:rPr>
          <w:rFonts w:ascii="Arial" w:cs="Arial" w:eastAsia="Arial" w:hAnsi="Arial"/>
          <w:rtl w:val="0"/>
        </w:rPr>
        <w:t xml:space="preserve">.</w:t>
      </w:r>
    </w:p>
    <w:p w:rsidR="00000000" w:rsidDel="00000000" w:rsidP="00000000" w:rsidRDefault="00000000" w:rsidRPr="00000000" w14:paraId="00000C71">
      <w:pPr>
        <w:pStyle w:val="Heading4"/>
        <w:ind w:left="0" w:right="4" w:firstLine="0"/>
        <w:rPr>
          <w:rFonts w:ascii="Arial" w:cs="Arial" w:eastAsia="Arial" w:hAnsi="Arial"/>
        </w:rPr>
      </w:pPr>
      <w:bookmarkStart w:colFirst="0" w:colLast="0" w:name="_heading=h.1nia2ey" w:id="124"/>
      <w:bookmarkEnd w:id="124"/>
      <w:r w:rsidDel="00000000" w:rsidR="00000000" w:rsidRPr="00000000">
        <w:rPr>
          <w:rFonts w:ascii="Arial" w:cs="Arial" w:eastAsia="Arial" w:hAnsi="Arial"/>
          <w:rtl w:val="0"/>
        </w:rPr>
        <w:t xml:space="preserve">3.1.12.4 Packet Identifier</w:t>
      </w:r>
    </w:p>
    <w:p w:rsidR="00000000" w:rsidDel="00000000" w:rsidP="00000000" w:rsidRDefault="00000000" w:rsidRPr="00000000" w14:paraId="00000C7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Used to identify the corresponding PUBACK packet in the case of QoS 1. Used to identify the corresponding PUBREC, PUBREL and PUBCOMP packets in the case of QoS 2. It should ideally be populated with a random integer value.</w:t>
      </w:r>
    </w:p>
    <w:p w:rsidR="00000000" w:rsidDel="00000000" w:rsidP="00000000" w:rsidRDefault="00000000" w:rsidRPr="00000000" w14:paraId="00000C73">
      <w:pPr>
        <w:pStyle w:val="Heading4"/>
        <w:ind w:left="0" w:right="4" w:firstLine="0"/>
        <w:rPr>
          <w:rFonts w:ascii="Arial" w:cs="Arial" w:eastAsia="Arial" w:hAnsi="Arial"/>
        </w:rPr>
      </w:pPr>
      <w:bookmarkStart w:colFirst="0" w:colLast="0" w:name="_heading=h.47hxl2r" w:id="125"/>
      <w:bookmarkEnd w:id="125"/>
      <w:r w:rsidDel="00000000" w:rsidR="00000000" w:rsidRPr="00000000">
        <w:rPr>
          <w:rFonts w:ascii="Arial" w:cs="Arial" w:eastAsia="Arial" w:hAnsi="Arial"/>
          <w:rtl w:val="0"/>
        </w:rPr>
        <w:t xml:space="preserve">3.1.12.5 Topic Data</w:t>
      </w:r>
    </w:p>
    <w:p w:rsidR="00000000" w:rsidDel="00000000" w:rsidP="00000000" w:rsidRDefault="00000000" w:rsidRPr="00000000" w14:paraId="00000C74">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2 bytes of topic length (if the topic type is Full Topic Name) or the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which this payload will be published to.</w:t>
      </w:r>
    </w:p>
    <w:p w:rsidR="00000000" w:rsidDel="00000000" w:rsidP="00000000" w:rsidRDefault="00000000" w:rsidRPr="00000000" w14:paraId="00000C75">
      <w:pPr>
        <w:pStyle w:val="Heading4"/>
        <w:ind w:left="0" w:right="4" w:firstLine="0"/>
        <w:rPr>
          <w:rFonts w:ascii="Arial" w:cs="Arial" w:eastAsia="Arial" w:hAnsi="Arial"/>
        </w:rPr>
      </w:pPr>
      <w:bookmarkStart w:colFirst="0" w:colLast="0" w:name="_heading=h.2mn7vak" w:id="126"/>
      <w:bookmarkEnd w:id="126"/>
      <w:r w:rsidDel="00000000" w:rsidR="00000000" w:rsidRPr="00000000">
        <w:rPr>
          <w:rFonts w:ascii="Arial" w:cs="Arial" w:eastAsia="Arial" w:hAnsi="Arial"/>
          <w:rtl w:val="0"/>
        </w:rPr>
        <w:t xml:space="preserve">3.1.12.6 Data</w:t>
      </w:r>
    </w:p>
    <w:p w:rsidR="00000000" w:rsidDel="00000000" w:rsidP="00000000" w:rsidRDefault="00000000" w:rsidRPr="00000000" w14:paraId="00000C76">
      <w:pPr>
        <w:spacing w:after="306" w:lineRule="auto"/>
        <w:ind w:left="-5" w:right="4" w:firstLine="0"/>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Data </w:t>
      </w:r>
      <w:r w:rsidDel="00000000" w:rsidR="00000000" w:rsidRPr="00000000">
        <w:rPr>
          <w:rFonts w:ascii="Arial" w:cs="Arial" w:eastAsia="Arial" w:hAnsi="Arial"/>
          <w:rtl w:val="0"/>
        </w:rPr>
        <w:t xml:space="preserve">field corresponds to the payload of an MQTT PUBLISH packet. It has a variable length and contains the application data that is being published.</w:t>
      </w:r>
    </w:p>
    <w:p w:rsidR="00000000" w:rsidDel="00000000" w:rsidP="00000000" w:rsidRDefault="00000000" w:rsidRPr="00000000" w14:paraId="00000C77">
      <w:pPr>
        <w:pStyle w:val="Heading4"/>
        <w:spacing w:after="306" w:lineRule="auto"/>
        <w:ind w:left="-5" w:firstLine="0"/>
        <w:rPr/>
      </w:pPr>
      <w:bookmarkStart w:colFirst="0" w:colLast="0" w:name="_heading=h.3hu8nopr74va" w:id="127"/>
      <w:bookmarkEnd w:id="127"/>
      <w:r w:rsidDel="00000000" w:rsidR="00000000" w:rsidRPr="00000000">
        <w:rPr>
          <w:rtl w:val="0"/>
        </w:rPr>
        <w:t xml:space="preserve">3.1.12.7 PUBLISH Actions</w:t>
      </w:r>
    </w:p>
    <w:p w:rsidR="00000000" w:rsidDel="00000000" w:rsidP="00000000" w:rsidRDefault="00000000" w:rsidRPr="00000000" w14:paraId="00000C78">
      <w:pPr>
        <w:spacing w:after="240" w:before="0" w:lineRule="auto"/>
        <w:ind w:left="0" w:right="0" w:firstLine="0"/>
        <w:rPr>
          <w:rFonts w:ascii="Arial" w:cs="Arial" w:eastAsia="Arial" w:hAnsi="Arial"/>
          <w:color w:val="000000"/>
        </w:rPr>
      </w:pPr>
      <w:r w:rsidDel="00000000" w:rsidR="00000000" w:rsidRPr="00000000">
        <w:rPr>
          <w:rFonts w:ascii="Arial" w:cs="Arial" w:eastAsia="Arial" w:hAnsi="Arial"/>
          <w:highlight w:val="yellow"/>
          <w:rtl w:val="0"/>
        </w:rPr>
        <w:t xml:space="preserve">The receiver of a PUBLISH Packet MUST respond with the packet as determined by the QoS in the PUBLISH Packet. </w:t>
      </w:r>
      <w:r w:rsidDel="00000000" w:rsidR="00000000" w:rsidRPr="00000000">
        <w:rPr>
          <w:rFonts w:ascii="Arial" w:cs="Arial" w:eastAsia="Arial" w:hAnsi="Arial"/>
          <w:color w:val="ff0000"/>
          <w:rtl w:val="0"/>
        </w:rPr>
        <w:t xml:space="preserve">[MQTT-SN-3.1.12.7-1]</w:t>
      </w:r>
      <w:r w:rsidDel="00000000" w:rsidR="00000000" w:rsidRPr="00000000">
        <w:rPr>
          <w:rFonts w:ascii="Arial" w:cs="Arial" w:eastAsia="Arial" w:hAnsi="Arial"/>
          <w:color w:val="000000"/>
          <w:rtl w:val="0"/>
        </w:rPr>
        <w:t xml:space="preserve">.</w:t>
      </w:r>
    </w:p>
    <w:p w:rsidR="00000000" w:rsidDel="00000000" w:rsidP="00000000" w:rsidRDefault="00000000" w:rsidRPr="00000000" w14:paraId="00000C79">
      <w:pPr>
        <w:spacing w:after="240" w:before="240" w:lineRule="auto"/>
        <w:ind w:left="0" w:right="0" w:firstLine="0"/>
        <w:rPr>
          <w:rFonts w:ascii="Arial" w:cs="Arial" w:eastAsia="Arial" w:hAnsi="Arial"/>
          <w:color w:val="000000"/>
        </w:rPr>
      </w:pPr>
      <w:r w:rsidDel="00000000" w:rsidR="00000000" w:rsidRPr="00000000">
        <w:rPr>
          <w:rFonts w:ascii="Arial" w:cs="Arial" w:eastAsia="Arial" w:hAnsi="Arial"/>
          <w:color w:val="000000"/>
          <w:rtl w:val="0"/>
        </w:rPr>
        <w:t xml:space="preserve"> Table 3‑3 Expected PUBLISH packet response</w:t>
      </w:r>
    </w:p>
    <w:tbl>
      <w:tblPr>
        <w:tblStyle w:val="Table25"/>
        <w:tblW w:w="51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55"/>
        <w:gridCol w:w="2805"/>
        <w:tblGridChange w:id="0">
          <w:tblGrid>
            <w:gridCol w:w="2355"/>
            <w:gridCol w:w="2805"/>
          </w:tblGrid>
        </w:tblGridChange>
      </w:tblGrid>
      <w:tr>
        <w:trPr>
          <w:cantSplit w:val="0"/>
          <w:trHeight w:val="300"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A">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QoS Level</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B">
            <w:pPr>
              <w:spacing w:after="0" w:before="0" w:lineRule="auto"/>
              <w:ind w:left="0" w:right="0" w:firstLine="0"/>
              <w:jc w:val="center"/>
              <w:rPr>
                <w:rFonts w:ascii="Arial" w:cs="Arial" w:eastAsia="Arial" w:hAnsi="Arial"/>
                <w:b w:val="1"/>
              </w:rPr>
            </w:pPr>
            <w:r w:rsidDel="00000000" w:rsidR="00000000" w:rsidRPr="00000000">
              <w:rPr>
                <w:rFonts w:ascii="Arial" w:cs="Arial" w:eastAsia="Arial" w:hAnsi="Arial"/>
                <w:b w:val="1"/>
                <w:rtl w:val="0"/>
              </w:rPr>
              <w:t xml:space="preserve">Expected Response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C">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0</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D">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None</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E">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1</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7F">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PUBACK packet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0">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QoS 2</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0C81">
            <w:pP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PUBREC packet</w:t>
            </w:r>
          </w:p>
        </w:tc>
      </w:tr>
    </w:tbl>
    <w:p w:rsidR="00000000" w:rsidDel="00000000" w:rsidP="00000000" w:rsidRDefault="00000000" w:rsidRPr="00000000" w14:paraId="00000C82">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Client uses a PUBLISH packet to send an Application Message to the Server, for distribution to Clients with matching subscriptions.</w:t>
      </w:r>
    </w:p>
    <w:p w:rsidR="00000000" w:rsidDel="00000000" w:rsidP="00000000" w:rsidRDefault="00000000" w:rsidRPr="00000000" w14:paraId="00000C83">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Server uses a PUBLISH packet to send an Application Message to each Client which has a matching subscription. The PUBLISH packet includes the Subscription Identifier carried in the SUBSCRIBE packet, if there was one. </w:t>
      </w:r>
    </w:p>
    <w:p w:rsidR="00000000" w:rsidDel="00000000" w:rsidP="00000000" w:rsidRDefault="00000000" w:rsidRPr="00000000" w14:paraId="00000C84">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Clients make subscriptions with Topic Filters that include wildcards, it is possible for a Client’s subscriptions to overlap so that a published Application Message might match multiple filters. </w:t>
      </w:r>
      <w:r w:rsidDel="00000000" w:rsidR="00000000" w:rsidRPr="00000000">
        <w:rPr>
          <w:rFonts w:ascii="Arial" w:cs="Arial" w:eastAsia="Arial" w:hAnsi="Arial"/>
          <w:highlight w:val="yellow"/>
          <w:rtl w:val="0"/>
        </w:rPr>
        <w:t xml:space="preserve">In this case the Server MUST deliver the Application Message to the Client respecting the maximum QoS of all the matching subscriptions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[MQTT-SN-3.1.12.7-2]</w:t>
      </w:r>
      <w:r w:rsidDel="00000000" w:rsidR="00000000" w:rsidRPr="00000000">
        <w:rPr>
          <w:rFonts w:ascii="Arial" w:cs="Arial" w:eastAsia="Arial" w:hAnsi="Arial"/>
          <w:rtl w:val="0"/>
        </w:rPr>
        <w:t xml:space="preserve">. In addition, the Server MAY deliver further copies of the Application Message, one for each additional matching subscription and respecting the subscription’s QoS in each case. </w:t>
      </w:r>
    </w:p>
    <w:p w:rsidR="00000000" w:rsidDel="00000000" w:rsidP="00000000" w:rsidRDefault="00000000" w:rsidRPr="00000000" w14:paraId="00000C85">
      <w:pPr>
        <w:spacing w:after="240" w:before="240" w:lineRule="auto"/>
        <w:ind w:left="0" w:right="0" w:firstLine="0"/>
        <w:rPr>
          <w:rFonts w:ascii="Arial" w:cs="Arial" w:eastAsia="Arial" w:hAnsi="Arial"/>
          <w:color w:val="1155cc"/>
          <w:u w:val="single"/>
        </w:rPr>
      </w:pPr>
      <w:r w:rsidDel="00000000" w:rsidR="00000000" w:rsidRPr="00000000">
        <w:rPr>
          <w:rFonts w:ascii="Arial" w:cs="Arial" w:eastAsia="Arial" w:hAnsi="Arial"/>
          <w:rtl w:val="0"/>
        </w:rPr>
        <w:t xml:space="preserve">The action of the recipient when it receives a PUBLISH packet depends on the QoS level as described in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color w:val="1155cc"/>
          <w:rtl w:val="0"/>
        </w:rPr>
        <w:t xml:space="preserve">.</w:t>
      </w:r>
      <w:r w:rsidDel="00000000" w:rsidR="00000000" w:rsidRPr="00000000">
        <w:rPr>
          <w:rtl w:val="0"/>
        </w:rPr>
      </w:r>
    </w:p>
    <w:p w:rsidR="00000000" w:rsidDel="00000000" w:rsidP="00000000" w:rsidRDefault="00000000" w:rsidRPr="00000000" w14:paraId="00000C86">
      <w:pPr>
        <w:spacing w:after="240" w:before="240" w:lineRule="auto"/>
        <w:ind w:left="0" w:right="0" w:firstLine="72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87">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If the Server distributes Application Messages to Clients to different protocols and levels (such as MQTT V3.1.1) which do not support features provided by this specification, some information in the Application Message can be lost, and applications which depend on this information might not work correctly.</w:t>
      </w:r>
    </w:p>
    <w:p w:rsidR="00000000" w:rsidDel="00000000" w:rsidP="00000000" w:rsidRDefault="00000000" w:rsidRPr="00000000" w14:paraId="00000C88">
      <w:pPr>
        <w:spacing w:after="240" w:before="240" w:lineRule="auto"/>
        <w:ind w:left="0" w:right="0" w:firstLine="0"/>
        <w:rPr>
          <w:rFonts w:ascii="Arial" w:cs="Arial" w:eastAsia="Arial" w:hAnsi="Arial"/>
        </w:rPr>
      </w:pPr>
      <w:sdt>
        <w:sdtPr>
          <w:tag w:val="goog_rdk_46"/>
        </w:sdtPr>
        <w:sdtContent>
          <w:commentRangeStart w:id="41"/>
        </w:sdtContent>
      </w:sdt>
      <w:r w:rsidDel="00000000" w:rsidR="00000000" w:rsidRPr="00000000">
        <w:rPr>
          <w:rFonts w:ascii="Arial" w:cs="Arial" w:eastAsia="Arial" w:hAnsi="Arial"/>
          <w:highlight w:val="yellow"/>
          <w:rtl w:val="0"/>
        </w:rPr>
        <w:t xml:space="preserve">The Client MUST NOT send more than one QoS 1 or QoS 2 PUBLISH packet for which it has not received PUBACK, PUBCOMP, or PUBREC with a Reason Code of 128 or greater from the </w:t>
      </w:r>
      <w:sdt>
        <w:sdtPr>
          <w:tag w:val="goog_rdk_47"/>
        </w:sdtPr>
        <w:sdtContent>
          <w:commentRangeStart w:id="42"/>
        </w:sdtContent>
      </w:sdt>
      <w:r w:rsidDel="00000000" w:rsidR="00000000" w:rsidRPr="00000000">
        <w:rPr>
          <w:rFonts w:ascii="Arial" w:cs="Arial" w:eastAsia="Arial" w:hAnsi="Arial"/>
          <w:highlight w:val="yellow"/>
          <w:rtl w:val="0"/>
        </w:rPr>
        <w:t xml:space="preserve">Server</w:t>
      </w:r>
      <w:commentRangeEnd w:id="42"/>
      <w:r w:rsidDel="00000000" w:rsidR="00000000" w:rsidRPr="00000000">
        <w:commentReference w:id="42"/>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[MQTT-3.3.4-7]</w:t>
      </w:r>
      <w:r w:rsidDel="00000000" w:rsidR="00000000" w:rsidRPr="00000000">
        <w:rPr>
          <w:rFonts w:ascii="Arial" w:cs="Arial" w:eastAsia="Arial" w:hAnsi="Arial"/>
          <w:rtl w:val="0"/>
        </w:rPr>
        <w:t xml:space="preserve">. If it receives more than one QoS 1 or QoS 2 PUBLISH packets where it has not sent a PUBACK or PUBCOMP in response, the Server uses a DISCONNECT packet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w:t>
      </w:r>
      <w:hyperlink w:anchor="_heading=h.bfojn6tjnvgm">
        <w:r w:rsidDel="00000000" w:rsidR="00000000" w:rsidRPr="00000000">
          <w:rPr>
            <w:rFonts w:ascii="Arial" w:cs="Arial" w:eastAsia="Arial" w:hAnsi="Arial"/>
            <w:color w:val="1155cc"/>
            <w:u w:val="single"/>
            <w:rtl w:val="0"/>
          </w:rPr>
          <w:t xml:space="preserve"> section 4.9</w:t>
        </w:r>
      </w:hyperlink>
      <w:r w:rsidDel="00000000" w:rsidR="00000000" w:rsidRPr="00000000">
        <w:rPr>
          <w:rFonts w:ascii="Arial" w:cs="Arial" w:eastAsia="Arial" w:hAnsi="Arial"/>
          <w:rtl w:val="0"/>
        </w:rPr>
        <w:t xml:space="preserve"> for more information about flow control.</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C89">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8A">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Client might choose to suspend the sending of QoS 0 PUBLISH packets when it suspends the sending of QoS 1 and QoS 2 PUBLISH packets. </w:t>
      </w:r>
    </w:p>
    <w:p w:rsidR="00000000" w:rsidDel="00000000" w:rsidP="00000000" w:rsidRDefault="00000000" w:rsidRPr="00000000" w14:paraId="00000C8B">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NOT send more than one QoS 1 and QoS 2 PUBLISH packet for which it has not received PUBACK, PUBCOMP, or PUBREC with a Reason Code of 128 or greater from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[MQTT-3.3.4-9]</w:t>
      </w:r>
      <w:r w:rsidDel="00000000" w:rsidR="00000000" w:rsidRPr="00000000">
        <w:rPr>
          <w:rFonts w:ascii="Arial" w:cs="Arial" w:eastAsia="Arial" w:hAnsi="Arial"/>
          <w:rtl w:val="0"/>
        </w:rPr>
        <w:t xml:space="preserve">. If it receives more than one QoS 1 and QoS 2 PUBLISH packets where it has not sent a PUBACK or PUBCOMP in response, the Client uses DISCONNECT with Reason Code 0x93 (Receive Maximum exceeded) as described in </w:t>
      </w:r>
      <w:hyperlink w:anchor="_heading=h.v8vlgf6xm72a">
        <w:r w:rsidDel="00000000" w:rsidR="00000000" w:rsidRPr="00000000">
          <w:rPr>
            <w:rFonts w:ascii="Arial" w:cs="Arial" w:eastAsia="Arial" w:hAnsi="Arial"/>
            <w:color w:val="1155cc"/>
            <w:u w:val="single"/>
            <w:rtl w:val="0"/>
          </w:rPr>
          <w:t xml:space="preserve">section 4.12</w:t>
        </w:r>
      </w:hyperlink>
      <w:r w:rsidDel="00000000" w:rsidR="00000000" w:rsidRPr="00000000">
        <w:rPr>
          <w:rFonts w:ascii="Arial" w:cs="Arial" w:eastAsia="Arial" w:hAnsi="Arial"/>
          <w:rtl w:val="0"/>
        </w:rPr>
        <w:t xml:space="preserve"> Handling errors. Refer to </w:t>
      </w:r>
      <w:hyperlink w:anchor="_heading=h.bfojn6tjnvgm">
        <w:r w:rsidDel="00000000" w:rsidR="00000000" w:rsidRPr="00000000">
          <w:rPr>
            <w:rFonts w:ascii="Arial" w:cs="Arial" w:eastAsia="Arial" w:hAnsi="Arial"/>
            <w:color w:val="1155cc"/>
            <w:u w:val="single"/>
            <w:rtl w:val="0"/>
          </w:rPr>
          <w:t xml:space="preserve">section 4.9</w:t>
        </w:r>
      </w:hyperlink>
      <w:r w:rsidDel="00000000" w:rsidR="00000000" w:rsidRPr="00000000">
        <w:rPr>
          <w:rFonts w:ascii="Arial" w:cs="Arial" w:eastAsia="Arial" w:hAnsi="Arial"/>
          <w:rtl w:val="0"/>
        </w:rPr>
        <w:t xml:space="preserve"> for more information about flow control.</w:t>
      </w:r>
    </w:p>
    <w:p w:rsidR="00000000" w:rsidDel="00000000" w:rsidP="00000000" w:rsidRDefault="00000000" w:rsidRPr="00000000" w14:paraId="00000C8C">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C8D">
      <w:pPr>
        <w:spacing w:after="240" w:before="240" w:lineRule="auto"/>
        <w:ind w:left="720" w:right="0" w:firstLine="0"/>
        <w:rPr>
          <w:rFonts w:ascii="Arial" w:cs="Arial" w:eastAsia="Arial" w:hAnsi="Arial"/>
        </w:rPr>
      </w:pPr>
      <w:r w:rsidDel="00000000" w:rsidR="00000000" w:rsidRPr="00000000">
        <w:rPr>
          <w:rFonts w:ascii="Arial" w:cs="Arial" w:eastAsia="Arial" w:hAnsi="Arial"/>
          <w:rtl w:val="0"/>
        </w:rPr>
        <w:t xml:space="preserve">The Server might choose to suspend the sending of QoS 0 PUBLISH packets when it suspends the sending of QoS 1 and QoS 2 PUBLISH packets.</w:t>
      </w:r>
    </w:p>
    <w:p w:rsidR="00000000" w:rsidDel="00000000" w:rsidP="00000000" w:rsidRDefault="00000000" w:rsidRPr="00000000" w14:paraId="00000C8E">
      <w:pPr>
        <w:pStyle w:val="Heading3"/>
        <w:keepLines w:val="1"/>
        <w:spacing w:after="77" w:before="0" w:line="259" w:lineRule="auto"/>
        <w:ind w:left="0" w:firstLine="0"/>
        <w:rPr>
          <w:rFonts w:ascii="Arial" w:cs="Arial" w:eastAsia="Arial" w:hAnsi="Arial"/>
        </w:rPr>
      </w:pPr>
      <w:bookmarkStart w:colFirst="0" w:colLast="0" w:name="_heading=h.11si5id" w:id="128"/>
      <w:bookmarkEnd w:id="128"/>
      <w:r w:rsidDel="00000000" w:rsidR="00000000" w:rsidRPr="00000000">
        <w:rPr>
          <w:rtl w:val="0"/>
        </w:rPr>
        <w:t xml:space="preserve">3.1.13 </w:t>
      </w:r>
      <w:r w:rsidDel="00000000" w:rsidR="00000000" w:rsidRPr="00000000">
        <w:rPr>
          <w:rFonts w:ascii="Arial" w:cs="Arial" w:eastAsia="Arial" w:hAnsi="Arial"/>
          <w:rtl w:val="0"/>
        </w:rPr>
        <w:t xml:space="preserve">PUBACK – Publish Acknowledgement</w:t>
      </w:r>
    </w:p>
    <w:tbl>
      <w:tblPr>
        <w:tblStyle w:val="Table26"/>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8F">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90">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91">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92">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9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9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95">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96">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97">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98">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99">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A1">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A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AA">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AB">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CB3">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B4">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CBC">
            <w:pPr>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BD">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C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31: PUBACK packet</w:t>
      </w:r>
    </w:p>
    <w:p w:rsidR="00000000" w:rsidDel="00000000" w:rsidP="00000000" w:rsidRDefault="00000000" w:rsidRPr="00000000" w14:paraId="00000CC6">
      <w:pPr>
        <w:rPr>
          <w:rFonts w:ascii="Arial" w:cs="Arial" w:eastAsia="Arial" w:hAnsi="Arial"/>
        </w:rPr>
      </w:pPr>
      <w:r w:rsidDel="00000000" w:rsidR="00000000" w:rsidRPr="00000000">
        <w:rPr>
          <w:rFonts w:ascii="Arial" w:cs="Arial" w:eastAsia="Arial" w:hAnsi="Arial"/>
          <w:rtl w:val="0"/>
        </w:rPr>
        <w:t xml:space="preserve">A PUBACK packet is the response to a PUBLISH packet with QoS 1. It can also be sent as response to a PUBLISH packet of any QoS (</w:t>
      </w:r>
      <w:r w:rsidDel="00000000" w:rsidR="00000000" w:rsidRPr="00000000">
        <w:rPr>
          <w:rFonts w:ascii="Arial" w:cs="Arial" w:eastAsia="Arial" w:hAnsi="Arial"/>
          <w:i w:val="1"/>
          <w:rtl w:val="0"/>
        </w:rPr>
        <w:t xml:space="preserve">with the exception of QoS -1, or PUBWOS</w:t>
      </w:r>
      <w:r w:rsidDel="00000000" w:rsidR="00000000" w:rsidRPr="00000000">
        <w:rPr>
          <w:rFonts w:ascii="Arial" w:cs="Arial" w:eastAsia="Arial" w:hAnsi="Arial"/>
          <w:rtl w:val="0"/>
        </w:rPr>
        <w:t xml:space="preserve">) in case of an error; the error reason is then indicated in the </w:t>
      </w:r>
      <w:r w:rsidDel="00000000" w:rsidR="00000000" w:rsidRPr="00000000">
        <w:rPr>
          <w:rFonts w:ascii="Arial" w:cs="Arial" w:eastAsia="Arial" w:hAnsi="Arial"/>
          <w:i w:val="1"/>
          <w:rtl w:val="0"/>
        </w:rPr>
        <w:t xml:space="preserve">Reason Code </w:t>
      </w:r>
      <w:r w:rsidDel="00000000" w:rsidR="00000000" w:rsidRPr="00000000">
        <w:rPr>
          <w:rFonts w:ascii="Arial" w:cs="Arial" w:eastAsia="Arial" w:hAnsi="Arial"/>
          <w:rtl w:val="0"/>
        </w:rPr>
        <w:t xml:space="preserve">field.</w:t>
      </w:r>
    </w:p>
    <w:p w:rsidR="00000000" w:rsidDel="00000000" w:rsidP="00000000" w:rsidRDefault="00000000" w:rsidRPr="00000000" w14:paraId="00000CC7">
      <w:pPr>
        <w:pStyle w:val="Heading4"/>
        <w:ind w:left="0" w:right="4" w:firstLine="0"/>
        <w:rPr>
          <w:rFonts w:ascii="Arial" w:cs="Arial" w:eastAsia="Arial" w:hAnsi="Arial"/>
        </w:rPr>
      </w:pPr>
      <w:bookmarkStart w:colFirst="0" w:colLast="0" w:name="_heading=h.3ls5o66" w:id="129"/>
      <w:bookmarkEnd w:id="129"/>
      <w:r w:rsidDel="00000000" w:rsidR="00000000" w:rsidRPr="00000000">
        <w:rPr>
          <w:rFonts w:ascii="Arial" w:cs="Arial" w:eastAsia="Arial" w:hAnsi="Arial"/>
          <w:rtl w:val="0"/>
        </w:rPr>
        <w:t xml:space="preserve">3.1.13.1 Length &amp; Packet Type</w:t>
      </w:r>
    </w:p>
    <w:p w:rsidR="00000000" w:rsidDel="00000000" w:rsidP="00000000" w:rsidRDefault="00000000" w:rsidRPr="00000000" w14:paraId="00000CC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CC9">
      <w:pPr>
        <w:pStyle w:val="Heading4"/>
        <w:ind w:left="0" w:right="4" w:firstLine="0"/>
        <w:rPr>
          <w:rFonts w:ascii="Arial" w:cs="Arial" w:eastAsia="Arial" w:hAnsi="Arial"/>
        </w:rPr>
      </w:pPr>
      <w:bookmarkStart w:colFirst="0" w:colLast="0" w:name="_heading=h.20xfydz" w:id="130"/>
      <w:bookmarkEnd w:id="130"/>
      <w:r w:rsidDel="00000000" w:rsidR="00000000" w:rsidRPr="00000000">
        <w:rPr>
          <w:rFonts w:ascii="Arial" w:cs="Arial" w:eastAsia="Arial" w:hAnsi="Arial"/>
          <w:rtl w:val="0"/>
        </w:rPr>
        <w:t xml:space="preserve">3.1.13.2 Packet Identifier</w:t>
      </w:r>
    </w:p>
    <w:p w:rsidR="00000000" w:rsidDel="00000000" w:rsidP="00000000" w:rsidRDefault="00000000" w:rsidRPr="00000000" w14:paraId="00000CCA">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CCB">
      <w:pPr>
        <w:pStyle w:val="Heading4"/>
        <w:ind w:left="0" w:right="4" w:firstLine="0"/>
        <w:rPr>
          <w:rFonts w:ascii="Arial" w:cs="Arial" w:eastAsia="Arial" w:hAnsi="Arial"/>
        </w:rPr>
      </w:pPr>
      <w:bookmarkStart w:colFirst="0" w:colLast="0" w:name="_heading=h.4kx3h1s" w:id="131"/>
      <w:bookmarkEnd w:id="131"/>
      <w:r w:rsidDel="00000000" w:rsidR="00000000" w:rsidRPr="00000000">
        <w:rPr>
          <w:rFonts w:ascii="Arial" w:cs="Arial" w:eastAsia="Arial" w:hAnsi="Arial"/>
          <w:rtl w:val="0"/>
        </w:rPr>
        <w:t xml:space="preserve">3.1.13.3 Reason Code</w:t>
      </w:r>
    </w:p>
    <w:p w:rsidR="00000000" w:rsidDel="00000000" w:rsidP="00000000" w:rsidRDefault="00000000" w:rsidRPr="00000000" w14:paraId="00000CC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PUBACK packet holds the Reason code in response to the PUBLISH packet. The PUBACK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PUBACK packet MUST use one of the PUBACK Reason Codes.</w:t>
      </w:r>
    </w:p>
    <w:p w:rsidR="00000000" w:rsidDel="00000000" w:rsidP="00000000" w:rsidRDefault="00000000" w:rsidRPr="00000000" w14:paraId="00000CCD">
      <w:pPr>
        <w:pStyle w:val="Heading4"/>
        <w:spacing w:after="174" w:before="0" w:line="248.00000000000006" w:lineRule="auto"/>
        <w:ind w:left="0" w:firstLine="0"/>
        <w:jc w:val="both"/>
        <w:rPr/>
      </w:pPr>
      <w:bookmarkStart w:colFirst="0" w:colLast="0" w:name="_heading=h.xgybvs5ktz8v" w:id="132"/>
      <w:bookmarkEnd w:id="132"/>
      <w:r w:rsidDel="00000000" w:rsidR="00000000" w:rsidRPr="00000000">
        <w:rPr>
          <w:rtl w:val="0"/>
        </w:rPr>
        <w:t xml:space="preserve">3.1.13.4 </w:t>
      </w:r>
      <w:r w:rsidDel="00000000" w:rsidR="00000000" w:rsidRPr="00000000">
        <w:rPr>
          <w:rtl w:val="0"/>
        </w:rPr>
        <w:t xml:space="preserve">PUBACK Actions</w:t>
      </w:r>
    </w:p>
    <w:p w:rsidR="00000000" w:rsidDel="00000000" w:rsidP="00000000" w:rsidRDefault="00000000" w:rsidRPr="00000000" w14:paraId="00000CCE">
      <w:pPr>
        <w:rPr/>
      </w:pPr>
      <w:r w:rsidDel="00000000" w:rsidR="00000000" w:rsidRPr="00000000">
        <w:rPr>
          <w:rtl w:val="0"/>
        </w:rPr>
        <w:t xml:space="preserve">As described in </w:t>
      </w:r>
      <w:hyperlink w:anchor="_heading=h.1au1eum">
        <w:r w:rsidDel="00000000" w:rsidR="00000000" w:rsidRPr="00000000">
          <w:rPr>
            <w:color w:val="1155cc"/>
            <w:u w:val="single"/>
            <w:rtl w:val="0"/>
          </w:rPr>
          <w:t xml:space="preserve">section 4.3.3</w:t>
        </w:r>
      </w:hyperlink>
      <w:r w:rsidDel="00000000" w:rsidR="00000000" w:rsidRPr="00000000">
        <w:rPr>
          <w:rtl w:val="0"/>
        </w:rPr>
        <w:t xml:space="preserve">.</w:t>
      </w:r>
    </w:p>
    <w:p w:rsidR="00000000" w:rsidDel="00000000" w:rsidP="00000000" w:rsidRDefault="00000000" w:rsidRPr="00000000" w14:paraId="00000CCF">
      <w:pPr>
        <w:pStyle w:val="Heading3"/>
        <w:keepLines w:val="1"/>
        <w:spacing w:after="109" w:before="0" w:line="259" w:lineRule="auto"/>
        <w:ind w:left="0" w:right="4" w:firstLine="0"/>
        <w:rPr>
          <w:rFonts w:ascii="Arial" w:cs="Arial" w:eastAsia="Arial" w:hAnsi="Arial"/>
        </w:rPr>
      </w:pPr>
      <w:bookmarkStart w:colFirst="0" w:colLast="0" w:name="_heading=h.302dr9l" w:id="133"/>
      <w:bookmarkEnd w:id="133"/>
      <w:r w:rsidDel="00000000" w:rsidR="00000000" w:rsidRPr="00000000">
        <w:rPr>
          <w:rtl w:val="0"/>
        </w:rPr>
        <w:t xml:space="preserve">3.1.14 </w:t>
      </w:r>
      <w:r w:rsidDel="00000000" w:rsidR="00000000" w:rsidRPr="00000000">
        <w:rPr>
          <w:rFonts w:ascii="Arial" w:cs="Arial" w:eastAsia="Arial" w:hAnsi="Arial"/>
          <w:rtl w:val="0"/>
        </w:rPr>
        <w:t xml:space="preserve">PUBREC (QoS 2 delivery part 1)</w:t>
      </w:r>
    </w:p>
    <w:tbl>
      <w:tblPr>
        <w:tblStyle w:val="Table27"/>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CD0">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CD1">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CD2">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CD3">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CD4">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CD5">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CD6">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CD7">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CD8">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CD9">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CDA">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CE2">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CE3">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CEB">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CEC">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CF4">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CF5">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CFD">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CFE">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33: PUBREC packet</w:t>
      </w:r>
    </w:p>
    <w:p w:rsidR="00000000" w:rsidDel="00000000" w:rsidP="00000000" w:rsidRDefault="00000000" w:rsidRPr="00000000" w14:paraId="00000D07">
      <w:pPr>
        <w:rPr>
          <w:rFonts w:ascii="Arial" w:cs="Arial" w:eastAsia="Arial" w:hAnsi="Arial"/>
        </w:rPr>
      </w:pPr>
      <w:r w:rsidDel="00000000" w:rsidR="00000000" w:rsidRPr="00000000">
        <w:rPr>
          <w:rFonts w:ascii="Arial" w:cs="Arial" w:eastAsia="Arial" w:hAnsi="Arial"/>
          <w:rtl w:val="0"/>
        </w:rPr>
        <w:t xml:space="preserve">A PUBREC packet is the response to a PUBLISH packet with QoS 2. It is the second packet of the QoS 2 protocol exchange.</w:t>
      </w:r>
    </w:p>
    <w:p w:rsidR="00000000" w:rsidDel="00000000" w:rsidP="00000000" w:rsidRDefault="00000000" w:rsidRPr="00000000" w14:paraId="00000D08">
      <w:pPr>
        <w:pStyle w:val="Heading4"/>
        <w:ind w:left="0" w:right="4" w:firstLine="0"/>
        <w:rPr>
          <w:rFonts w:ascii="Arial" w:cs="Arial" w:eastAsia="Arial" w:hAnsi="Arial"/>
        </w:rPr>
      </w:pPr>
      <w:bookmarkStart w:colFirst="0" w:colLast="0" w:name="_heading=h.1f7o1he" w:id="134"/>
      <w:bookmarkEnd w:id="134"/>
      <w:r w:rsidDel="00000000" w:rsidR="00000000" w:rsidRPr="00000000">
        <w:rPr>
          <w:rFonts w:ascii="Arial" w:cs="Arial" w:eastAsia="Arial" w:hAnsi="Arial"/>
          <w:rtl w:val="0"/>
        </w:rPr>
        <w:t xml:space="preserve">3.1.14.1 Length &amp; Packet Type</w:t>
      </w:r>
    </w:p>
    <w:p w:rsidR="00000000" w:rsidDel="00000000" w:rsidP="00000000" w:rsidRDefault="00000000" w:rsidRPr="00000000" w14:paraId="00000D09">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0A">
      <w:pPr>
        <w:pStyle w:val="Heading4"/>
        <w:ind w:left="0" w:right="4" w:firstLine="0"/>
        <w:rPr>
          <w:rFonts w:ascii="Arial" w:cs="Arial" w:eastAsia="Arial" w:hAnsi="Arial"/>
        </w:rPr>
      </w:pPr>
      <w:bookmarkStart w:colFirst="0" w:colLast="0" w:name="_heading=h.3z7bk57" w:id="135"/>
      <w:bookmarkEnd w:id="135"/>
      <w:r w:rsidDel="00000000" w:rsidR="00000000" w:rsidRPr="00000000">
        <w:rPr>
          <w:rFonts w:ascii="Arial" w:cs="Arial" w:eastAsia="Arial" w:hAnsi="Arial"/>
          <w:rtl w:val="0"/>
        </w:rPr>
        <w:t xml:space="preserve">3.1.14.2 Packet Identifier</w:t>
      </w:r>
    </w:p>
    <w:p w:rsidR="00000000" w:rsidDel="00000000" w:rsidP="00000000" w:rsidRDefault="00000000" w:rsidRPr="00000000" w14:paraId="00000D0B">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0C">
      <w:pPr>
        <w:pStyle w:val="Heading4"/>
        <w:ind w:left="0" w:right="4" w:firstLine="0"/>
        <w:rPr>
          <w:rFonts w:ascii="Arial" w:cs="Arial" w:eastAsia="Arial" w:hAnsi="Arial"/>
        </w:rPr>
      </w:pPr>
      <w:bookmarkStart w:colFirst="0" w:colLast="0" w:name="_heading=h.e5jf58hkzqw8" w:id="136"/>
      <w:bookmarkEnd w:id="136"/>
      <w:r w:rsidDel="00000000" w:rsidR="00000000" w:rsidRPr="00000000">
        <w:rPr>
          <w:rFonts w:ascii="Arial" w:cs="Arial" w:eastAsia="Arial" w:hAnsi="Arial"/>
          <w:rtl w:val="0"/>
        </w:rPr>
        <w:t xml:space="preserve">3.1.14.3 Reason Code</w:t>
      </w:r>
    </w:p>
    <w:p w:rsidR="00000000" w:rsidDel="00000000" w:rsidP="00000000" w:rsidRDefault="00000000" w:rsidRPr="00000000" w14:paraId="00000D0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PUBREC packet holds the Reason code in response to the PUBLISH packet. The PUBREC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PUBREC packet MUST use one of the PUBREC Reason Codes.</w:t>
      </w:r>
    </w:p>
    <w:p w:rsidR="00000000" w:rsidDel="00000000" w:rsidP="00000000" w:rsidRDefault="00000000" w:rsidRPr="00000000" w14:paraId="00000D0E">
      <w:pPr>
        <w:pStyle w:val="Heading4"/>
        <w:spacing w:after="174" w:before="0" w:line="248.00000000000006" w:lineRule="auto"/>
        <w:ind w:left="0" w:firstLine="0"/>
        <w:jc w:val="both"/>
        <w:rPr/>
      </w:pPr>
      <w:bookmarkStart w:colFirst="0" w:colLast="0" w:name="_heading=h.kktb96s9v8sj" w:id="137"/>
      <w:bookmarkEnd w:id="137"/>
      <w:r w:rsidDel="00000000" w:rsidR="00000000" w:rsidRPr="00000000">
        <w:rPr>
          <w:rtl w:val="0"/>
        </w:rPr>
        <w:t xml:space="preserve">3.1.14.4 </w:t>
      </w:r>
      <w:r w:rsidDel="00000000" w:rsidR="00000000" w:rsidRPr="00000000">
        <w:rPr>
          <w:rtl w:val="0"/>
        </w:rPr>
        <w:t xml:space="preserve">PUBREC Actions</w:t>
      </w:r>
    </w:p>
    <w:p w:rsidR="00000000" w:rsidDel="00000000" w:rsidP="00000000" w:rsidRDefault="00000000" w:rsidRPr="00000000" w14:paraId="00000D0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0D10">
      <w:pPr>
        <w:pStyle w:val="Heading3"/>
        <w:keepLines w:val="1"/>
        <w:spacing w:after="109" w:before="0" w:line="259" w:lineRule="auto"/>
        <w:ind w:left="0" w:right="4" w:firstLine="0"/>
        <w:rPr>
          <w:rFonts w:ascii="Arial" w:cs="Arial" w:eastAsia="Arial" w:hAnsi="Arial"/>
        </w:rPr>
      </w:pPr>
      <w:bookmarkStart w:colFirst="0" w:colLast="0" w:name="_heading=h.2eclud0" w:id="138"/>
      <w:bookmarkEnd w:id="138"/>
      <w:r w:rsidDel="00000000" w:rsidR="00000000" w:rsidRPr="00000000">
        <w:rPr>
          <w:rtl w:val="0"/>
        </w:rPr>
        <w:t xml:space="preserve">3.1.15 </w:t>
      </w:r>
      <w:r w:rsidDel="00000000" w:rsidR="00000000" w:rsidRPr="00000000">
        <w:rPr>
          <w:rFonts w:ascii="Arial" w:cs="Arial" w:eastAsia="Arial" w:hAnsi="Arial"/>
          <w:rtl w:val="0"/>
        </w:rPr>
        <w:t xml:space="preserve">PUBREL (QoS 2 delivery part 2)</w:t>
      </w:r>
    </w:p>
    <w:tbl>
      <w:tblPr>
        <w:tblStyle w:val="Table28"/>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11">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12">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13">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14">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15">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16">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17">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18">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19">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1A">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1B">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23">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24">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2C">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2D">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35">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36">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3E">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3F">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34: PUBREL packet</w:t>
      </w:r>
    </w:p>
    <w:p w:rsidR="00000000" w:rsidDel="00000000" w:rsidP="00000000" w:rsidRDefault="00000000" w:rsidRPr="00000000" w14:paraId="00000D48">
      <w:pPr>
        <w:rPr>
          <w:rFonts w:ascii="Arial" w:cs="Arial" w:eastAsia="Arial" w:hAnsi="Arial"/>
        </w:rPr>
      </w:pPr>
      <w:r w:rsidDel="00000000" w:rsidR="00000000" w:rsidRPr="00000000">
        <w:rPr>
          <w:rFonts w:ascii="Arial" w:cs="Arial" w:eastAsia="Arial" w:hAnsi="Arial"/>
          <w:rtl w:val="0"/>
        </w:rPr>
        <w:t xml:space="preserve">A PUBREL packet is the response to a PUBREC packet. It is the third packet of the QoS 2 protocol exchange.</w:t>
      </w:r>
    </w:p>
    <w:p w:rsidR="00000000" w:rsidDel="00000000" w:rsidP="00000000" w:rsidRDefault="00000000" w:rsidRPr="00000000" w14:paraId="00000D49">
      <w:pPr>
        <w:pStyle w:val="Heading4"/>
        <w:ind w:left="0" w:right="4" w:firstLine="0"/>
        <w:rPr>
          <w:rFonts w:ascii="Arial" w:cs="Arial" w:eastAsia="Arial" w:hAnsi="Arial"/>
        </w:rPr>
      </w:pPr>
      <w:bookmarkStart w:colFirst="0" w:colLast="0" w:name="_heading=h.thw4kt" w:id="139"/>
      <w:bookmarkEnd w:id="139"/>
      <w:r w:rsidDel="00000000" w:rsidR="00000000" w:rsidRPr="00000000">
        <w:rPr>
          <w:rFonts w:ascii="Arial" w:cs="Arial" w:eastAsia="Arial" w:hAnsi="Arial"/>
          <w:rtl w:val="0"/>
        </w:rPr>
        <w:t xml:space="preserve">3.1.15.1 Length &amp; Packet Type</w:t>
      </w:r>
    </w:p>
    <w:p w:rsidR="00000000" w:rsidDel="00000000" w:rsidP="00000000" w:rsidRDefault="00000000" w:rsidRPr="00000000" w14:paraId="00000D4A">
      <w:pPr>
        <w:spacing w:after="174" w:before="0" w:line="248.00000000000006" w:lineRule="auto"/>
        <w:ind w:left="0" w:right="4" w:firstLine="0"/>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4B">
      <w:pPr>
        <w:pStyle w:val="Heading4"/>
        <w:ind w:left="0" w:right="4" w:firstLine="0"/>
        <w:rPr>
          <w:rFonts w:ascii="Arial" w:cs="Arial" w:eastAsia="Arial" w:hAnsi="Arial"/>
        </w:rPr>
      </w:pPr>
      <w:bookmarkStart w:colFirst="0" w:colLast="0" w:name="_heading=h.3dhjn8m" w:id="140"/>
      <w:bookmarkEnd w:id="140"/>
      <w:r w:rsidDel="00000000" w:rsidR="00000000" w:rsidRPr="00000000">
        <w:rPr>
          <w:rFonts w:ascii="Arial" w:cs="Arial" w:eastAsia="Arial" w:hAnsi="Arial"/>
          <w:rtl w:val="0"/>
        </w:rPr>
        <w:t xml:space="preserve">3.1.15.2 Packet Identifier</w:t>
      </w:r>
    </w:p>
    <w:p w:rsidR="00000000" w:rsidDel="00000000" w:rsidP="00000000" w:rsidRDefault="00000000" w:rsidRPr="00000000" w14:paraId="00000D4C">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4D">
      <w:pPr>
        <w:pStyle w:val="Heading4"/>
        <w:ind w:left="0" w:right="4" w:firstLine="0"/>
        <w:rPr>
          <w:rFonts w:ascii="Arial" w:cs="Arial" w:eastAsia="Arial" w:hAnsi="Arial"/>
        </w:rPr>
      </w:pPr>
      <w:bookmarkStart w:colFirst="0" w:colLast="0" w:name="_heading=h.o7qegribw1em" w:id="141"/>
      <w:bookmarkEnd w:id="141"/>
      <w:r w:rsidDel="00000000" w:rsidR="00000000" w:rsidRPr="00000000">
        <w:rPr>
          <w:rFonts w:ascii="Arial" w:cs="Arial" w:eastAsia="Arial" w:hAnsi="Arial"/>
          <w:rtl w:val="0"/>
        </w:rPr>
        <w:t xml:space="preserve">3.1.15.3 Reason Code</w:t>
      </w:r>
    </w:p>
    <w:p w:rsidR="00000000" w:rsidDel="00000000" w:rsidP="00000000" w:rsidRDefault="00000000" w:rsidRPr="00000000" w14:paraId="00000D4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PUBREL packet holds the Reason code in response to the PUBREC packet. The PUBREL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PUBREL packet MUST use one of the PUBREL Reason Codes.</w:t>
      </w:r>
    </w:p>
    <w:p w:rsidR="00000000" w:rsidDel="00000000" w:rsidP="00000000" w:rsidRDefault="00000000" w:rsidRPr="00000000" w14:paraId="00000D4F">
      <w:pPr>
        <w:pStyle w:val="Heading4"/>
        <w:spacing w:after="174" w:before="0" w:line="248.00000000000006" w:lineRule="auto"/>
        <w:ind w:left="0" w:firstLine="0"/>
        <w:jc w:val="both"/>
        <w:rPr/>
      </w:pPr>
      <w:bookmarkStart w:colFirst="0" w:colLast="0" w:name="_heading=h.nj4sqaal9xm4" w:id="142"/>
      <w:bookmarkEnd w:id="142"/>
      <w:r w:rsidDel="00000000" w:rsidR="00000000" w:rsidRPr="00000000">
        <w:rPr>
          <w:rtl w:val="0"/>
        </w:rPr>
        <w:t xml:space="preserve">3.1.15.4 PUBREL Actions</w:t>
      </w:r>
    </w:p>
    <w:p w:rsidR="00000000" w:rsidDel="00000000" w:rsidP="00000000" w:rsidRDefault="00000000" w:rsidRPr="00000000" w14:paraId="00000D50">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51">
      <w:pPr>
        <w:pStyle w:val="Heading3"/>
        <w:keepLines w:val="1"/>
        <w:spacing w:after="109" w:before="0" w:line="259" w:lineRule="auto"/>
        <w:ind w:left="0" w:right="4" w:firstLine="0"/>
        <w:rPr>
          <w:rFonts w:ascii="Arial" w:cs="Arial" w:eastAsia="Arial" w:hAnsi="Arial"/>
        </w:rPr>
      </w:pPr>
      <w:bookmarkStart w:colFirst="0" w:colLast="0" w:name="_heading=h.1smtxgf" w:id="143"/>
      <w:bookmarkEnd w:id="143"/>
      <w:r w:rsidDel="00000000" w:rsidR="00000000" w:rsidRPr="00000000">
        <w:rPr>
          <w:rtl w:val="0"/>
        </w:rPr>
        <w:t xml:space="preserve">3.1.16 </w:t>
      </w:r>
      <w:r w:rsidDel="00000000" w:rsidR="00000000" w:rsidRPr="00000000">
        <w:rPr>
          <w:rFonts w:ascii="Arial" w:cs="Arial" w:eastAsia="Arial" w:hAnsi="Arial"/>
          <w:rtl w:val="0"/>
        </w:rPr>
        <w:t xml:space="preserve">PUBCOMP - Publish Complete (QoS 2 delivery part 3)</w:t>
      </w:r>
    </w:p>
    <w:tbl>
      <w:tblPr>
        <w:tblStyle w:val="Table29"/>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D52">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53">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D54">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D55">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56">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D57">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58">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59">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D5A">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5B">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D5C">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64">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D65">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D6D">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D6E">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76">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D77">
            <w:pPr>
              <w:keepNext w:val="1"/>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D7F">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D80">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35: PUBCOMP packet</w:t>
      </w:r>
    </w:p>
    <w:p w:rsidR="00000000" w:rsidDel="00000000" w:rsidP="00000000" w:rsidRDefault="00000000" w:rsidRPr="00000000" w14:paraId="00000D89">
      <w:pPr>
        <w:rPr>
          <w:rFonts w:ascii="Arial" w:cs="Arial" w:eastAsia="Arial" w:hAnsi="Arial"/>
        </w:rPr>
      </w:pPr>
      <w:r w:rsidDel="00000000" w:rsidR="00000000" w:rsidRPr="00000000">
        <w:rPr>
          <w:rFonts w:ascii="Arial" w:cs="Arial" w:eastAsia="Arial" w:hAnsi="Arial"/>
          <w:rtl w:val="0"/>
        </w:rPr>
        <w:t xml:space="preserve">The PUBCOMP packet is the response to a PUBREL packet. It is the fourth and final packet of the QoS 2 protocol exchange.</w:t>
      </w:r>
    </w:p>
    <w:p w:rsidR="00000000" w:rsidDel="00000000" w:rsidP="00000000" w:rsidRDefault="00000000" w:rsidRPr="00000000" w14:paraId="00000D8A">
      <w:pPr>
        <w:pStyle w:val="Heading4"/>
        <w:ind w:left="0" w:right="4" w:firstLine="0"/>
        <w:rPr>
          <w:rFonts w:ascii="Arial" w:cs="Arial" w:eastAsia="Arial" w:hAnsi="Arial"/>
        </w:rPr>
      </w:pPr>
      <w:bookmarkStart w:colFirst="0" w:colLast="0" w:name="_heading=h.4cmhg48" w:id="144"/>
      <w:bookmarkEnd w:id="144"/>
      <w:r w:rsidDel="00000000" w:rsidR="00000000" w:rsidRPr="00000000">
        <w:rPr>
          <w:rFonts w:ascii="Arial" w:cs="Arial" w:eastAsia="Arial" w:hAnsi="Arial"/>
          <w:rtl w:val="0"/>
        </w:rPr>
        <w:t xml:space="preserve">3.1.16.1 Length &amp; Packet Type</w:t>
      </w:r>
    </w:p>
    <w:p w:rsidR="00000000" w:rsidDel="00000000" w:rsidP="00000000" w:rsidRDefault="00000000" w:rsidRPr="00000000" w14:paraId="00000D8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D8C">
      <w:pPr>
        <w:pStyle w:val="Heading4"/>
        <w:ind w:left="0" w:right="4" w:firstLine="0"/>
        <w:rPr>
          <w:rFonts w:ascii="Arial" w:cs="Arial" w:eastAsia="Arial" w:hAnsi="Arial"/>
        </w:rPr>
      </w:pPr>
      <w:bookmarkStart w:colFirst="0" w:colLast="0" w:name="_heading=h.2rrrqc1" w:id="145"/>
      <w:bookmarkEnd w:id="145"/>
      <w:r w:rsidDel="00000000" w:rsidR="00000000" w:rsidRPr="00000000">
        <w:rPr>
          <w:rFonts w:ascii="Arial" w:cs="Arial" w:eastAsia="Arial" w:hAnsi="Arial"/>
          <w:rtl w:val="0"/>
        </w:rPr>
        <w:t xml:space="preserve">3.1.16.2 Packet Identifier</w:t>
      </w:r>
    </w:p>
    <w:p w:rsidR="00000000" w:rsidDel="00000000" w:rsidP="00000000" w:rsidRDefault="00000000" w:rsidRPr="00000000" w14:paraId="00000D8D">
      <w:pPr>
        <w:spacing w:after="0" w:before="0" w:line="422"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PUBLISH Packet being acknowledged.</w:t>
      </w:r>
    </w:p>
    <w:p w:rsidR="00000000" w:rsidDel="00000000" w:rsidP="00000000" w:rsidRDefault="00000000" w:rsidRPr="00000000" w14:paraId="00000D8E">
      <w:pPr>
        <w:pStyle w:val="Heading4"/>
        <w:ind w:left="0" w:right="4" w:firstLine="0"/>
        <w:rPr>
          <w:rFonts w:ascii="Arial" w:cs="Arial" w:eastAsia="Arial" w:hAnsi="Arial"/>
        </w:rPr>
      </w:pPr>
      <w:bookmarkStart w:colFirst="0" w:colLast="0" w:name="_heading=h.j9ce9nedlrkd" w:id="146"/>
      <w:bookmarkEnd w:id="146"/>
      <w:r w:rsidDel="00000000" w:rsidR="00000000" w:rsidRPr="00000000">
        <w:rPr>
          <w:rFonts w:ascii="Arial" w:cs="Arial" w:eastAsia="Arial" w:hAnsi="Arial"/>
          <w:rtl w:val="0"/>
        </w:rPr>
        <w:t xml:space="preserve">3.1.16.3 Reason Code</w:t>
      </w:r>
    </w:p>
    <w:p w:rsidR="00000000" w:rsidDel="00000000" w:rsidP="00000000" w:rsidRDefault="00000000" w:rsidRPr="00000000" w14:paraId="00000D8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5 in the PUBCOMP packet holds the Reason code in response to the PUBREL packet. The PUBCOMP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Client or Server sending the PUBCOMP packet MUST use one of the PUBCOMP Reason Codes.</w:t>
      </w:r>
    </w:p>
    <w:p w:rsidR="00000000" w:rsidDel="00000000" w:rsidP="00000000" w:rsidRDefault="00000000" w:rsidRPr="00000000" w14:paraId="00000D90">
      <w:pPr>
        <w:pStyle w:val="Heading4"/>
        <w:spacing w:after="174" w:before="0" w:line="248.00000000000006" w:lineRule="auto"/>
        <w:ind w:left="0" w:firstLine="0"/>
        <w:jc w:val="both"/>
        <w:rPr/>
      </w:pPr>
      <w:bookmarkStart w:colFirst="0" w:colLast="0" w:name="_heading=h.wwlbpe629g7j" w:id="147"/>
      <w:bookmarkEnd w:id="147"/>
      <w:r w:rsidDel="00000000" w:rsidR="00000000" w:rsidRPr="00000000">
        <w:rPr>
          <w:rtl w:val="0"/>
        </w:rPr>
        <w:t xml:space="preserve">3.1.16.4 PUBCOMP Actions</w:t>
      </w:r>
    </w:p>
    <w:p w:rsidR="00000000" w:rsidDel="00000000" w:rsidP="00000000" w:rsidRDefault="00000000" w:rsidRPr="00000000" w14:paraId="00000D91">
      <w:pPr>
        <w:spacing w:after="174" w:before="0" w:line="248.00000000000006" w:lineRule="auto"/>
        <w:jc w:val="both"/>
        <w:rPr>
          <w:rFonts w:ascii="Arial" w:cs="Arial" w:eastAsia="Arial" w:hAnsi="Arial"/>
        </w:rPr>
      </w:pPr>
      <w:r w:rsidDel="00000000" w:rsidR="00000000" w:rsidRPr="00000000">
        <w:rPr>
          <w:rFonts w:ascii="Arial" w:cs="Arial" w:eastAsia="Arial" w:hAnsi="Arial"/>
          <w:rtl w:val="0"/>
        </w:rPr>
        <w:t xml:space="preserve">As described in </w:t>
      </w:r>
      <w:hyperlink w:anchor="_heading=h.1o97atn">
        <w:r w:rsidDel="00000000" w:rsidR="00000000" w:rsidRPr="00000000">
          <w:rPr>
            <w:rFonts w:ascii="Arial" w:cs="Arial" w:eastAsia="Arial" w:hAnsi="Arial"/>
            <w:color w:val="1155cc"/>
            <w:u w:val="single"/>
            <w:rtl w:val="0"/>
          </w:rPr>
          <w:t xml:space="preserve">section 4.3.4</w:t>
        </w:r>
      </w:hyperlink>
      <w:r w:rsidDel="00000000" w:rsidR="00000000" w:rsidRPr="00000000">
        <w:rPr>
          <w:rFonts w:ascii="Arial" w:cs="Arial" w:eastAsia="Arial" w:hAnsi="Arial"/>
          <w:rtl w:val="0"/>
        </w:rPr>
        <w:t xml:space="preserve">.</w:t>
      </w:r>
    </w:p>
    <w:p w:rsidR="00000000" w:rsidDel="00000000" w:rsidP="00000000" w:rsidRDefault="00000000" w:rsidRPr="00000000" w14:paraId="00000D92">
      <w:pPr>
        <w:pStyle w:val="Heading3"/>
        <w:keepLines w:val="1"/>
        <w:spacing w:after="118" w:before="0" w:line="259" w:lineRule="auto"/>
        <w:ind w:left="0" w:firstLine="0"/>
        <w:rPr>
          <w:rFonts w:ascii="Arial" w:cs="Arial" w:eastAsia="Arial" w:hAnsi="Arial"/>
        </w:rPr>
      </w:pPr>
      <w:bookmarkStart w:colFirst="0" w:colLast="0" w:name="_heading=h.16x20ju" w:id="148"/>
      <w:bookmarkEnd w:id="148"/>
      <w:r w:rsidDel="00000000" w:rsidR="00000000" w:rsidRPr="00000000">
        <w:rPr>
          <w:rtl w:val="0"/>
        </w:rPr>
        <w:t xml:space="preserve">3.1.17 </w:t>
      </w:r>
      <w:r w:rsidDel="00000000" w:rsidR="00000000" w:rsidRPr="00000000">
        <w:rPr>
          <w:rFonts w:ascii="Arial" w:cs="Arial" w:eastAsia="Arial" w:hAnsi="Arial"/>
          <w:rtl w:val="0"/>
        </w:rPr>
        <w:t xml:space="preserve">SUBSCRIBE - Subscribe Request</w:t>
      </w:r>
    </w:p>
    <w:tbl>
      <w:tblPr>
        <w:tblStyle w:val="Table3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13"/>
        <w:gridCol w:w="1055"/>
        <w:gridCol w:w="47"/>
        <w:gridCol w:w="858"/>
        <w:gridCol w:w="183"/>
        <w:gridCol w:w="660"/>
        <w:gridCol w:w="42"/>
        <w:gridCol w:w="1566"/>
        <w:gridCol w:w="850"/>
        <w:gridCol w:w="142"/>
        <w:gridCol w:w="891"/>
        <w:gridCol w:w="889"/>
        <w:gridCol w:w="25"/>
        <w:gridCol w:w="1029"/>
        <w:tblGridChange w:id="0">
          <w:tblGrid>
            <w:gridCol w:w="1113"/>
            <w:gridCol w:w="1055"/>
            <w:gridCol w:w="47"/>
            <w:gridCol w:w="858"/>
            <w:gridCol w:w="183"/>
            <w:gridCol w:w="660"/>
            <w:gridCol w:w="42"/>
            <w:gridCol w:w="1566"/>
            <w:gridCol w:w="850"/>
            <w:gridCol w:w="142"/>
            <w:gridCol w:w="891"/>
            <w:gridCol w:w="889"/>
            <w:gridCol w:w="25"/>
            <w:gridCol w:w="1029"/>
          </w:tblGrid>
        </w:tblGridChange>
      </w:tblGrid>
      <w:tr>
        <w:trPr>
          <w:cantSplit w:val="0"/>
          <w:tblHeader w:val="0"/>
        </w:trPr>
        <w:tc>
          <w:tcPr>
            <w:shd w:fill="cfe2f3" w:val="clear"/>
          </w:tcPr>
          <w:p w:rsidR="00000000" w:rsidDel="00000000" w:rsidP="00000000" w:rsidRDefault="00000000" w:rsidRPr="00000000" w14:paraId="00000D9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D9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D9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3"/>
            <w:shd w:fill="cfe2f3" w:val="clear"/>
          </w:tcPr>
          <w:p w:rsidR="00000000" w:rsidDel="00000000" w:rsidP="00000000" w:rsidRDefault="00000000" w:rsidRPr="00000000" w14:paraId="00000D9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D9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D9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D9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D9E">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D9F">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DA1">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DA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DAF">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DB0">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DBD">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DBE">
            <w:pPr>
              <w:jc w:val="center"/>
              <w:rPr>
                <w:rFonts w:ascii="Arial" w:cs="Arial" w:eastAsia="Arial" w:hAnsi="Arial"/>
                <w:b w:val="1"/>
                <w:i w:val="1"/>
              </w:rPr>
            </w:pPr>
            <w:r w:rsidDel="00000000" w:rsidR="00000000" w:rsidRPr="00000000">
              <w:rPr>
                <w:rFonts w:ascii="Arial" w:cs="Arial" w:eastAsia="Arial" w:hAnsi="Arial"/>
                <w:b w:val="1"/>
                <w:i w:val="1"/>
                <w:rtl w:val="0"/>
              </w:rPr>
              <w:t xml:space="preserve">SUBSCRIBE FLAGS</w:t>
            </w:r>
          </w:p>
        </w:tc>
      </w:tr>
      <w:tr>
        <w:trPr>
          <w:cantSplit w:val="0"/>
          <w:trHeight w:val="200" w:hRule="atLeast"/>
          <w:tblHeader w:val="0"/>
        </w:trPr>
        <w:tc>
          <w:tcPr>
            <w:vMerge w:val="continue"/>
          </w:tcPr>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DCC">
            <w:pPr>
              <w:jc w:val="center"/>
              <w:rPr>
                <w:rFonts w:ascii="Arial" w:cs="Arial" w:eastAsia="Arial" w:hAnsi="Arial"/>
                <w:i w:val="1"/>
              </w:rPr>
            </w:pPr>
            <w:r w:rsidDel="00000000" w:rsidR="00000000" w:rsidRPr="00000000">
              <w:rPr>
                <w:rFonts w:ascii="Arial" w:cs="Arial" w:eastAsia="Arial" w:hAnsi="Arial"/>
                <w:i w:val="1"/>
                <w:rtl w:val="0"/>
              </w:rPr>
              <w:t xml:space="preserve">No Local</w:t>
            </w:r>
          </w:p>
          <w:p w:rsidR="00000000" w:rsidDel="00000000" w:rsidP="00000000" w:rsidRDefault="00000000" w:rsidRPr="00000000" w14:paraId="00000DCD">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DCF">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0DD0">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DD3">
            <w:pPr>
              <w:jc w:val="center"/>
              <w:rPr>
                <w:rFonts w:ascii="Arial" w:cs="Arial" w:eastAsia="Arial" w:hAnsi="Arial"/>
                <w:i w:val="1"/>
              </w:rPr>
            </w:pPr>
            <w:r w:rsidDel="00000000" w:rsidR="00000000" w:rsidRPr="00000000">
              <w:rPr>
                <w:rFonts w:ascii="Arial" w:cs="Arial" w:eastAsia="Arial" w:hAnsi="Arial"/>
                <w:i w:val="1"/>
                <w:rtl w:val="0"/>
              </w:rPr>
              <w:t xml:space="preserve">Retain as published</w:t>
            </w:r>
          </w:p>
        </w:tc>
        <w:tc>
          <w:tcPr>
            <w:gridSpan w:val="3"/>
          </w:tcPr>
          <w:p w:rsidR="00000000" w:rsidDel="00000000" w:rsidP="00000000" w:rsidRDefault="00000000" w:rsidRPr="00000000" w14:paraId="00000DD5">
            <w:pPr>
              <w:jc w:val="center"/>
              <w:rPr>
                <w:rFonts w:ascii="Arial" w:cs="Arial" w:eastAsia="Arial" w:hAnsi="Arial"/>
                <w:i w:val="1"/>
              </w:rPr>
            </w:pPr>
            <w:r w:rsidDel="00000000" w:rsidR="00000000" w:rsidRPr="00000000">
              <w:rPr>
                <w:rFonts w:ascii="Arial" w:cs="Arial" w:eastAsia="Arial" w:hAnsi="Arial"/>
                <w:i w:val="1"/>
                <w:rtl w:val="0"/>
              </w:rPr>
              <w:t xml:space="preserve">Retain Handling</w:t>
            </w:r>
          </w:p>
        </w:tc>
        <w:tc>
          <w:tcPr>
            <w:gridSpan w:val="3"/>
          </w:tcPr>
          <w:p w:rsidR="00000000" w:rsidDel="00000000" w:rsidP="00000000" w:rsidRDefault="00000000" w:rsidRPr="00000000" w14:paraId="00000DD8">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DD9">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DDC">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DD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DF">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4">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E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0DE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DE9">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DEA">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DEB">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DF8">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DF9">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06">
            <w:pPr>
              <w:rPr>
                <w:rFonts w:ascii="Arial" w:cs="Arial" w:eastAsia="Arial" w:hAnsi="Arial"/>
              </w:rPr>
            </w:pPr>
            <w:r w:rsidDel="00000000" w:rsidR="00000000" w:rsidRPr="00000000">
              <w:rPr>
                <w:rFonts w:ascii="Arial" w:cs="Arial" w:eastAsia="Arial" w:hAnsi="Arial"/>
                <w:rtl w:val="0"/>
              </w:rPr>
              <w:t xml:space="preserve">Byte 6</w:t>
            </w:r>
          </w:p>
        </w:tc>
        <w:tc>
          <w:tcPr>
            <w:gridSpan w:val="4"/>
            <w:tcBorders>
              <w:bottom w:color="000000" w:space="0" w:sz="0" w:val="nil"/>
              <w:right w:color="000000" w:space="0" w:sz="0" w:val="nil"/>
            </w:tcBorders>
          </w:tcPr>
          <w:p w:rsidR="00000000" w:rsidDel="00000000" w:rsidP="00000000" w:rsidRDefault="00000000" w:rsidRPr="00000000" w14:paraId="00000E07">
            <w:pPr>
              <w:jc w:val="center"/>
              <w:rPr>
                <w:rFonts w:ascii="Arial" w:cs="Arial" w:eastAsia="Arial" w:hAnsi="Arial"/>
              </w:rPr>
            </w:pPr>
            <w:r w:rsidDel="00000000" w:rsidR="00000000" w:rsidRPr="00000000">
              <w:rPr>
                <w:rFonts w:ascii="Arial" w:cs="Arial" w:eastAsia="Arial" w:hAnsi="Arial"/>
                <w:rtl w:val="0"/>
              </w:rPr>
              <w:t xml:space="preserve">Topic Data MSB</w:t>
            </w:r>
          </w:p>
        </w:tc>
        <w:tc>
          <w:tcPr>
            <w:gridSpan w:val="4"/>
            <w:vMerge w:val="restart"/>
            <w:tcBorders>
              <w:left w:color="000000" w:space="0" w:sz="0" w:val="nil"/>
              <w:right w:color="000000" w:space="0" w:sz="0" w:val="nil"/>
            </w:tcBorders>
          </w:tcPr>
          <w:p w:rsidR="00000000" w:rsidDel="00000000" w:rsidP="00000000" w:rsidRDefault="00000000" w:rsidRPr="00000000" w14:paraId="00000E0B">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E0F">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E10">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E15">
            <w:pPr>
              <w:rPr>
                <w:rFonts w:ascii="Arial" w:cs="Arial" w:eastAsia="Arial" w:hAnsi="Arial"/>
              </w:rPr>
            </w:pPr>
            <w:r w:rsidDel="00000000" w:rsidR="00000000" w:rsidRPr="00000000">
              <w:rPr>
                <w:rFonts w:ascii="Arial" w:cs="Arial" w:eastAsia="Arial" w:hAnsi="Arial"/>
                <w:rtl w:val="0"/>
              </w:rPr>
              <w:t xml:space="preserve">Byte 7</w:t>
            </w:r>
          </w:p>
        </w:tc>
        <w:tc>
          <w:tcPr>
            <w:gridSpan w:val="4"/>
            <w:tcBorders>
              <w:top w:color="000000" w:space="0" w:sz="0" w:val="nil"/>
              <w:right w:color="000000" w:space="0" w:sz="0" w:val="nil"/>
            </w:tcBorders>
          </w:tcPr>
          <w:p w:rsidR="00000000" w:rsidDel="00000000" w:rsidP="00000000" w:rsidRDefault="00000000" w:rsidRPr="00000000" w14:paraId="00000E16">
            <w:pPr>
              <w:jc w:val="center"/>
              <w:rPr>
                <w:rFonts w:ascii="Arial" w:cs="Arial" w:eastAsia="Arial" w:hAnsi="Arial"/>
              </w:rPr>
            </w:pPr>
            <w:r w:rsidDel="00000000" w:rsidR="00000000" w:rsidRPr="00000000">
              <w:rPr>
                <w:rFonts w:ascii="Arial" w:cs="Arial" w:eastAsia="Arial" w:hAnsi="Arial"/>
                <w:rtl w:val="0"/>
              </w:rPr>
              <w:t xml:space="preserve">Topic Data LSB</w:t>
            </w:r>
          </w:p>
        </w:tc>
        <w:tc>
          <w:tcPr>
            <w:gridSpan w:val="4"/>
            <w:vMerge w:val="continue"/>
            <w:tcBorders>
              <w:left w:color="000000" w:space="0" w:sz="0" w:val="nil"/>
              <w:right w:color="000000" w:space="0" w:sz="0" w:val="nil"/>
            </w:tcBorders>
          </w:tcPr>
          <w:p w:rsidR="00000000" w:rsidDel="00000000" w:rsidP="00000000" w:rsidRDefault="00000000" w:rsidRPr="00000000" w14:paraId="00000E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E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36: SUBSCRIBE packet</w:t>
      </w:r>
    </w:p>
    <w:p w:rsidR="00000000" w:rsidDel="00000000" w:rsidP="00000000" w:rsidRDefault="00000000" w:rsidRPr="00000000" w14:paraId="00000E24">
      <w:pPr>
        <w:ind w:left="-5" w:right="4" w:firstLine="0"/>
        <w:rPr>
          <w:rFonts w:ascii="Arial" w:cs="Arial" w:eastAsia="Arial" w:hAnsi="Arial"/>
        </w:rPr>
      </w:pPr>
      <w:r w:rsidDel="00000000" w:rsidR="00000000" w:rsidRPr="00000000">
        <w:rPr>
          <w:rFonts w:ascii="Arial" w:cs="Arial" w:eastAsia="Arial" w:hAnsi="Arial"/>
          <w:rtl w:val="0"/>
        </w:rPr>
        <w:t xml:space="preserve">The SUBSCRIBE packet is used by a client to subscribe to a certain topic name.</w:t>
      </w:r>
    </w:p>
    <w:p w:rsidR="00000000" w:rsidDel="00000000" w:rsidP="00000000" w:rsidRDefault="00000000" w:rsidRPr="00000000" w14:paraId="00000E25">
      <w:pPr>
        <w:pStyle w:val="Heading4"/>
        <w:ind w:left="0" w:firstLine="0"/>
        <w:rPr>
          <w:rFonts w:ascii="Arial" w:cs="Arial" w:eastAsia="Arial" w:hAnsi="Arial"/>
        </w:rPr>
      </w:pPr>
      <w:bookmarkStart w:colFirst="0" w:colLast="0" w:name="_heading=h.3qwpj7n" w:id="149"/>
      <w:bookmarkEnd w:id="149"/>
      <w:r w:rsidDel="00000000" w:rsidR="00000000" w:rsidRPr="00000000">
        <w:rPr>
          <w:rFonts w:ascii="Arial" w:cs="Arial" w:eastAsia="Arial" w:hAnsi="Arial"/>
          <w:rtl w:val="0"/>
        </w:rPr>
        <w:t xml:space="preserve">3.1.17.1 Length &amp; Packet Type</w:t>
      </w:r>
    </w:p>
    <w:p w:rsidR="00000000" w:rsidDel="00000000" w:rsidP="00000000" w:rsidRDefault="00000000" w:rsidRPr="00000000" w14:paraId="00000E2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27">
      <w:pPr>
        <w:pStyle w:val="Heading4"/>
        <w:ind w:left="0" w:firstLine="0"/>
        <w:rPr>
          <w:rFonts w:ascii="Arial" w:cs="Arial" w:eastAsia="Arial" w:hAnsi="Arial"/>
        </w:rPr>
      </w:pPr>
      <w:bookmarkStart w:colFirst="0" w:colLast="0" w:name="_heading=h.261ztfg" w:id="150"/>
      <w:bookmarkEnd w:id="150"/>
      <w:r w:rsidDel="00000000" w:rsidR="00000000" w:rsidRPr="00000000">
        <w:rPr>
          <w:rFonts w:ascii="Arial" w:cs="Arial" w:eastAsia="Arial" w:hAnsi="Arial"/>
          <w:rtl w:val="0"/>
        </w:rPr>
        <w:t xml:space="preserve">3.1.17.2 SUBSCRIBE Flags</w:t>
      </w:r>
    </w:p>
    <w:p w:rsidR="00000000" w:rsidDel="00000000" w:rsidP="00000000" w:rsidRDefault="00000000" w:rsidRPr="00000000" w14:paraId="00000E28">
      <w:pPr>
        <w:ind w:right="4"/>
        <w:rPr>
          <w:rFonts w:ascii="Arial" w:cs="Arial" w:eastAsia="Arial" w:hAnsi="Arial"/>
        </w:rPr>
      </w:pPr>
      <w:r w:rsidDel="00000000" w:rsidR="00000000" w:rsidRPr="00000000">
        <w:rPr>
          <w:rFonts w:ascii="Arial" w:cs="Arial" w:eastAsia="Arial" w:hAnsi="Arial"/>
          <w:rtl w:val="0"/>
        </w:rPr>
        <w:t xml:space="preserve">The SUBSCRIBE Flags field is 1-byte and contains the following flags:</w:t>
      </w:r>
    </w:p>
    <w:p w:rsidR="00000000" w:rsidDel="00000000" w:rsidP="00000000" w:rsidRDefault="00000000" w:rsidRPr="00000000" w14:paraId="00000E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QoS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maximum QoS. This gives the maximum QoS level at which the Server can send Application Messages to the Client. It is a Protocol Error if the Maximum QoS field has the value 3.</w:t>
      </w:r>
      <w:r w:rsidDel="00000000" w:rsidR="00000000" w:rsidRPr="00000000">
        <w:rPr>
          <w:rtl w:val="0"/>
        </w:rPr>
      </w:r>
    </w:p>
    <w:p w:rsidR="00000000" w:rsidDel="00000000" w:rsidP="00000000" w:rsidRDefault="00000000" w:rsidRPr="00000000" w14:paraId="00000E2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highlight w:val="yellow"/>
          <w:u w:val="none"/>
          <w:vertAlign w:val="baseline"/>
          <w:rtl w:val="0"/>
        </w:rPr>
        <w:t xml:space="preserve">No Local</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 if the value is 1, Application Messages MUST NOT be forwarded to a Virtual Connection with a ClientID equal to the ClientID of the publishing </w:t>
      </w:r>
      <w:r w:rsidDel="00000000" w:rsidR="00000000" w:rsidRPr="00000000">
        <w:rPr>
          <w:rFonts w:ascii="Arial" w:cs="Arial" w:eastAsia="Arial" w:hAnsi="Arial"/>
          <w:highlight w:val="yellow"/>
          <w:rtl w:val="0"/>
        </w:rPr>
        <w:t xml:space="preserve">Virtual C</w:t>
      </w:r>
      <w:r w:rsidDel="00000000" w:rsidR="00000000" w:rsidRPr="00000000">
        <w:rPr>
          <w:rFonts w:ascii="Arial" w:cs="Arial" w:eastAsia="Arial" w:hAnsi="Arial"/>
          <w:b w:val="0"/>
          <w:i w:val="0"/>
          <w:smallCaps w:val="0"/>
          <w:strike w:val="0"/>
          <w:color w:val="000000"/>
          <w:sz w:val="20"/>
          <w:szCs w:val="20"/>
          <w:highlight w:val="yellow"/>
          <w:u w:val="none"/>
          <w:vertAlign w:val="baseline"/>
          <w:rtl w:val="0"/>
        </w:rPr>
        <w:t xml:space="preserve">onnection.</w:t>
      </w:r>
    </w:p>
    <w:p w:rsidR="00000000" w:rsidDel="00000000" w:rsidP="00000000" w:rsidRDefault="00000000" w:rsidRPr="00000000" w14:paraId="00000E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as published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If 1, Application Messages forwarded using this subscription keep the RETAIN flag they were published with. If 0, Application Messages forwarded using this subscription have the RETAIN flag set to 0. Retained messages sent when the subscription is established have the RETAIN flag set to 1.</w:t>
      </w:r>
    </w:p>
    <w:p w:rsidR="00000000" w:rsidDel="00000000" w:rsidP="00000000" w:rsidRDefault="00000000" w:rsidRPr="00000000" w14:paraId="00000E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8.00000000000006" w:lineRule="auto"/>
        <w:ind w:left="77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handling</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option specifies whether retained messages are sent when the subscription is established. This does not affect the sending of retained messages at any point after the subscribe. If there are no retained messages matching the Topic Filter, all these values act the same. The values are:</w:t>
      </w:r>
    </w:p>
    <w:p w:rsidR="00000000" w:rsidDel="00000000" w:rsidP="00000000" w:rsidRDefault="00000000" w:rsidRPr="00000000" w14:paraId="00000E2D">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0: Send retained messages at the time of the subscribe</w:t>
      </w:r>
    </w:p>
    <w:p w:rsidR="00000000" w:rsidDel="00000000" w:rsidP="00000000" w:rsidRDefault="00000000" w:rsidRPr="00000000" w14:paraId="00000E2E">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1: Send retained messages at subscribe only if the subscription does not currently exist</w:t>
      </w:r>
    </w:p>
    <w:p w:rsidR="00000000" w:rsidDel="00000000" w:rsidP="00000000" w:rsidRDefault="00000000" w:rsidRPr="00000000" w14:paraId="00000E2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8.00000000000006" w:lineRule="auto"/>
        <w:ind w:left="1491" w:right="4" w:hanging="36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2: Do not send retained messages at the time </w:t>
      </w:r>
      <w:r w:rsidDel="00000000" w:rsidR="00000000" w:rsidRPr="00000000">
        <w:rPr>
          <w:rFonts w:ascii="Arial" w:cs="Arial" w:eastAsia="Arial" w:hAnsi="Arial"/>
          <w:rtl w:val="0"/>
        </w:rPr>
        <w:t xml:space="preserve">the new subscription is processed</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8.00000000000006" w:lineRule="auto"/>
        <w:ind w:left="771" w:right="4" w:firstLine="0"/>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It is a Protocol Error to send a Retain Handling value of 3.</w:t>
      </w:r>
    </w:p>
    <w:p w:rsidR="00000000" w:rsidDel="00000000" w:rsidP="00000000" w:rsidRDefault="00000000" w:rsidRPr="00000000" w14:paraId="00000E3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306" w:before="0" w:line="248.00000000000006" w:lineRule="auto"/>
        <w:ind w:left="760" w:right="4" w:hanging="283"/>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32">
      <w:pPr>
        <w:pStyle w:val="Heading4"/>
        <w:ind w:left="0" w:right="4" w:firstLine="0"/>
        <w:rPr>
          <w:rFonts w:ascii="Arial" w:cs="Arial" w:eastAsia="Arial" w:hAnsi="Arial"/>
        </w:rPr>
      </w:pPr>
      <w:bookmarkStart w:colFirst="0" w:colLast="0" w:name="_heading=h.l7a3n9" w:id="151"/>
      <w:bookmarkEnd w:id="151"/>
      <w:r w:rsidDel="00000000" w:rsidR="00000000" w:rsidRPr="00000000">
        <w:rPr>
          <w:rFonts w:ascii="Arial" w:cs="Arial" w:eastAsia="Arial" w:hAnsi="Arial"/>
          <w:rtl w:val="0"/>
        </w:rPr>
        <w:t xml:space="preserve">3.1.17.3 Packet Identifier</w:t>
      </w:r>
    </w:p>
    <w:p w:rsidR="00000000" w:rsidDel="00000000" w:rsidP="00000000" w:rsidRDefault="00000000" w:rsidRPr="00000000" w14:paraId="00000E33">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SUBACK packet. It should ideally be populated with a random integer value.</w:t>
      </w:r>
    </w:p>
    <w:p w:rsidR="00000000" w:rsidDel="00000000" w:rsidP="00000000" w:rsidRDefault="00000000" w:rsidRPr="00000000" w14:paraId="00000E34">
      <w:pPr>
        <w:pStyle w:val="Heading4"/>
        <w:ind w:left="0" w:right="4" w:firstLine="0"/>
        <w:rPr>
          <w:rFonts w:ascii="Arial" w:cs="Arial" w:eastAsia="Arial" w:hAnsi="Arial"/>
        </w:rPr>
      </w:pPr>
      <w:bookmarkStart w:colFirst="0" w:colLast="0" w:name="_heading=h.356xmb2" w:id="152"/>
      <w:bookmarkEnd w:id="152"/>
      <w:r w:rsidDel="00000000" w:rsidR="00000000" w:rsidRPr="00000000">
        <w:rPr>
          <w:rFonts w:ascii="Arial" w:cs="Arial" w:eastAsia="Arial" w:hAnsi="Arial"/>
          <w:rtl w:val="0"/>
        </w:rPr>
        <w:t xml:space="preserve">3.1.17.4 Topic Data or Topic Filter</w:t>
      </w:r>
    </w:p>
    <w:p w:rsidR="00000000" w:rsidDel="00000000" w:rsidP="00000000" w:rsidRDefault="00000000" w:rsidRPr="00000000" w14:paraId="00000E35">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E36">
      <w:pPr>
        <w:pStyle w:val="Heading4"/>
        <w:keepNext w:val="0"/>
        <w:pBdr>
          <w:top w:color="auto" w:space="0" w:sz="0" w:val="none"/>
        </w:pBdr>
        <w:spacing w:after="80" w:before="280" w:line="248.00000000000006" w:lineRule="auto"/>
        <w:ind w:left="-15" w:firstLine="0"/>
        <w:jc w:val="both"/>
        <w:rPr/>
      </w:pPr>
      <w:bookmarkStart w:colFirst="0" w:colLast="0" w:name="_heading=h.8f4jncpi264u" w:id="153"/>
      <w:bookmarkEnd w:id="153"/>
      <w:r w:rsidDel="00000000" w:rsidR="00000000" w:rsidRPr="00000000">
        <w:rPr>
          <w:rtl w:val="0"/>
        </w:rPr>
        <w:t xml:space="preserve">3.1.17.5 SUBSCRIBE Actions</w:t>
      </w:r>
    </w:p>
    <w:p w:rsidR="00000000" w:rsidDel="00000000" w:rsidP="00000000" w:rsidRDefault="00000000" w:rsidRPr="00000000" w14:paraId="00000E37">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the Server receives a SUBSCRIBE packet from a Client, the Server MUST respond with a 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[MQTT-SN-3.1.17.5-1]</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SUBACK packet MUST have the same Packet Identifier as the SUBSCRIBE packet that it is acknowledging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[MQTT-SN-3.1.17.5-2]</w:t>
      </w:r>
      <w:r w:rsidDel="00000000" w:rsidR="00000000" w:rsidRPr="00000000">
        <w:rPr>
          <w:rFonts w:ascii="Arial" w:cs="Arial" w:eastAsia="Arial" w:hAnsi="Arial"/>
          <w:rtl w:val="0"/>
        </w:rPr>
        <w:t xml:space="preserve">.</w:t>
      </w:r>
    </w:p>
    <w:p w:rsidR="00000000" w:rsidDel="00000000" w:rsidP="00000000" w:rsidRDefault="00000000" w:rsidRPr="00000000" w14:paraId="00000E38">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rtl w:val="0"/>
        </w:rPr>
        <w:t xml:space="preserve">The Server is permitted to start sending PUBLISH packets matching the Subscription before the Server sends the SUBACK packet.</w:t>
      </w:r>
    </w:p>
    <w:p w:rsidR="00000000" w:rsidDel="00000000" w:rsidP="00000000" w:rsidRDefault="00000000" w:rsidRPr="00000000" w14:paraId="00000E39">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a Server receives a SUBSCRIBE packet containing a Topic Filter that is identical to a Subscription’s Topic Filter for the current Session, then it MUST replace that existing Subscription with a new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[MQTT-SN-3.1.17.5-3]</w:t>
      </w:r>
      <w:r w:rsidDel="00000000" w:rsidR="00000000" w:rsidRPr="00000000">
        <w:rPr>
          <w:rFonts w:ascii="Arial" w:cs="Arial" w:eastAsia="Arial" w:hAnsi="Arial"/>
          <w:rtl w:val="0"/>
        </w:rPr>
        <w:t xml:space="preserve">. The Topic Filter in the new Subscription will be identical to that in the previous Subscription, although its Subscription Options could be different. </w:t>
      </w:r>
      <w:r w:rsidDel="00000000" w:rsidR="00000000" w:rsidRPr="00000000">
        <w:rPr>
          <w:rFonts w:ascii="Arial" w:cs="Arial" w:eastAsia="Arial" w:hAnsi="Arial"/>
          <w:highlight w:val="yellow"/>
          <w:rtl w:val="0"/>
        </w:rPr>
        <w:t xml:space="preserve">If the Retain Handling option is 0, any existing retained messages matching the Topic Filter MUST be re-sent, but Application Messages MUST NOT be lost due to replacing the Subscription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[MQTT-SN-3.1.17.5-4]</w:t>
      </w:r>
      <w:r w:rsidDel="00000000" w:rsidR="00000000" w:rsidRPr="00000000">
        <w:rPr>
          <w:rFonts w:ascii="Arial" w:cs="Arial" w:eastAsia="Arial" w:hAnsi="Arial"/>
          <w:rtl w:val="0"/>
        </w:rPr>
        <w:t xml:space="preserve">.</w:t>
      </w:r>
    </w:p>
    <w:p w:rsidR="00000000" w:rsidDel="00000000" w:rsidP="00000000" w:rsidRDefault="00000000" w:rsidRPr="00000000" w14:paraId="00000E3A">
      <w:pPr>
        <w:spacing w:after="240" w:before="240" w:line="248.00000000000006" w:lineRule="auto"/>
        <w:ind w:left="0" w:right="0" w:firstLine="0"/>
        <w:rPr>
          <w:rFonts w:ascii="Arial" w:cs="Arial" w:eastAsia="Arial" w:hAnsi="Arial"/>
          <w:color w:val="000000"/>
          <w:sz w:val="14"/>
          <w:szCs w:val="14"/>
        </w:rPr>
      </w:pPr>
      <w:r w:rsidDel="00000000" w:rsidR="00000000" w:rsidRPr="00000000">
        <w:rPr>
          <w:rFonts w:ascii="Arial" w:cs="Arial" w:eastAsia="Arial" w:hAnsi="Arial"/>
          <w:rtl w:val="0"/>
        </w:rPr>
        <w:t xml:space="preserve">If a Server receives a Topic Filter that is not identical to any Topic Filter for the current Session, a new Subscription is created. If the Retain Handling option is not 2, all matching retained messages are sent to the Client.</w:t>
      </w:r>
      <w:r w:rsidDel="00000000" w:rsidR="00000000" w:rsidRPr="00000000">
        <w:rPr>
          <w:rtl w:val="0"/>
        </w:rPr>
      </w:r>
    </w:p>
    <w:p w:rsidR="00000000" w:rsidDel="00000000" w:rsidP="00000000" w:rsidRDefault="00000000" w:rsidRPr="00000000" w14:paraId="00000E3B">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SUBACK packet sent by the Server to the Client MUST contain a Reason Code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[MQTT-SN-3.1.17.5-5]</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This Reason Code MUST either show the maximum QoS that was granted for that Subscription or indicate that the subscription failed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[MQTT-SN-3.1.17.5-6]</w:t>
      </w:r>
      <w:r w:rsidDel="00000000" w:rsidR="00000000" w:rsidRPr="00000000">
        <w:rPr>
          <w:rFonts w:ascii="Arial" w:cs="Arial" w:eastAsia="Arial" w:hAnsi="Arial"/>
          <w:color w:val="000000"/>
          <w:rtl w:val="0"/>
        </w:rPr>
        <w:t xml:space="preserve">. The Server might grant a lower Maximum QoS than the subscriber requested. </w:t>
      </w:r>
      <w:r w:rsidDel="00000000" w:rsidR="00000000" w:rsidRPr="00000000">
        <w:rPr>
          <w:rFonts w:ascii="Arial" w:cs="Arial" w:eastAsia="Arial" w:hAnsi="Arial"/>
          <w:highlight w:val="yellow"/>
          <w:rtl w:val="0"/>
        </w:rPr>
        <w:t xml:space="preserve">The QoS of Application Messages sent in response to a Subscription MUST be the minimum of the QoS of the originally published Application message and the Maximum QoS granted by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[MQTT-SN-3.1.17.5-7]</w:t>
      </w:r>
      <w:r w:rsidDel="00000000" w:rsidR="00000000" w:rsidRPr="00000000">
        <w:rPr>
          <w:rFonts w:ascii="Arial" w:cs="Arial" w:eastAsia="Arial" w:hAnsi="Arial"/>
          <w:rtl w:val="0"/>
        </w:rPr>
        <w:t xml:space="preserve">. The server is permitted to send duplicate copies of a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message to a subscriber in the case where the original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message was published with QoS 1 and the maximum QoS granted was QoS 0.</w:t>
      </w:r>
    </w:p>
    <w:p w:rsidR="00000000" w:rsidDel="00000000" w:rsidP="00000000" w:rsidRDefault="00000000" w:rsidRPr="00000000" w14:paraId="00000E3C">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b w:val="1"/>
          <w:rtl w:val="0"/>
        </w:rPr>
        <w:t xml:space="preserve">Informative comment</w:t>
        <w:br w:type="textWrapping"/>
      </w:r>
      <w:r w:rsidDel="00000000" w:rsidR="00000000" w:rsidRPr="00000000">
        <w:rPr>
          <w:rFonts w:ascii="Arial" w:cs="Arial" w:eastAsia="Arial" w:hAnsi="Arial"/>
          <w:rtl w:val="0"/>
        </w:rPr>
        <w:t xml:space="preserve">If a subscribing Client has been granted maximum QoS 1 for a particular Topic Filter, then a QoS 0 Application Message matching the filter is delivered to the Client at QoS 0. This means that at most one copy of the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message is received by the Client. On the other hand, a QoS 2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Message published to the same topic is downgraded by the Server to QoS 1 for delivery to the Client, so that Client might receive duplicate copies of the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Message. </w:t>
      </w:r>
    </w:p>
    <w:p w:rsidR="00000000" w:rsidDel="00000000" w:rsidP="00000000" w:rsidRDefault="00000000" w:rsidRPr="00000000" w14:paraId="00000E3D">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3E">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If the subscribing Client has been granted maximum QoS 0, then an Application Message originally published as QoS 2 might get lost on the hop to the Client, but the Server should never send a duplicate of that Application Message. A QoS 1 Application Message published to the same topic might either get lost or duplicated on its transmission to that Client.</w:t>
      </w:r>
    </w:p>
    <w:p w:rsidR="00000000" w:rsidDel="00000000" w:rsidP="00000000" w:rsidRDefault="00000000" w:rsidRPr="00000000" w14:paraId="00000E3F">
      <w:pPr>
        <w:spacing w:after="240" w:before="240" w:line="248.00000000000006"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0E40">
      <w:pPr>
        <w:spacing w:after="240" w:before="240" w:line="248.00000000000006" w:lineRule="auto"/>
        <w:ind w:left="720" w:right="0" w:firstLine="0"/>
        <w:rPr>
          <w:rFonts w:ascii="Arial" w:cs="Arial" w:eastAsia="Arial" w:hAnsi="Arial"/>
        </w:rPr>
      </w:pPr>
      <w:r w:rsidDel="00000000" w:rsidR="00000000" w:rsidRPr="00000000">
        <w:rPr>
          <w:rFonts w:ascii="Arial" w:cs="Arial" w:eastAsia="Arial" w:hAnsi="Arial"/>
          <w:rtl w:val="0"/>
        </w:rPr>
        <w:t xml:space="preserve">Subscribing to a Topic Filter at QoS 2 is equivalent to saying "I would like to receive Application Messages matching this filter at the QoS with which they were published". This means a publisher is responsible for determining the maximum QoS an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Message can be delivered at, but a subscriber is able to require that the Server downgrades the QoS to one more suitable for its usage.</w:t>
      </w:r>
    </w:p>
    <w:p w:rsidR="00000000" w:rsidDel="00000000" w:rsidP="00000000" w:rsidRDefault="00000000" w:rsidRPr="00000000" w14:paraId="00000E41">
      <w:pPr>
        <w:pStyle w:val="Heading3"/>
        <w:keepLines w:val="1"/>
        <w:spacing w:after="77" w:before="0" w:line="259" w:lineRule="auto"/>
        <w:ind w:left="0" w:firstLine="0"/>
        <w:rPr>
          <w:rFonts w:ascii="Arial" w:cs="Arial" w:eastAsia="Arial" w:hAnsi="Arial"/>
        </w:rPr>
      </w:pPr>
      <w:bookmarkStart w:colFirst="0" w:colLast="0" w:name="_heading=h.1kc7wiv" w:id="154"/>
      <w:bookmarkEnd w:id="154"/>
      <w:r w:rsidDel="00000000" w:rsidR="00000000" w:rsidRPr="00000000">
        <w:rPr>
          <w:rtl w:val="0"/>
        </w:rPr>
        <w:t xml:space="preserve">3.1.18 </w:t>
      </w:r>
      <w:r w:rsidDel="00000000" w:rsidR="00000000" w:rsidRPr="00000000">
        <w:rPr>
          <w:rFonts w:ascii="Arial" w:cs="Arial" w:eastAsia="Arial" w:hAnsi="Arial"/>
          <w:rtl w:val="0"/>
        </w:rPr>
        <w:t xml:space="preserve">SUBACK - Subscribe Acknowledgement</w:t>
      </w:r>
    </w:p>
    <w:tbl>
      <w:tblPr>
        <w:tblStyle w:val="Table3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36"/>
        <w:gridCol w:w="1077"/>
        <w:gridCol w:w="49"/>
        <w:gridCol w:w="884"/>
        <w:gridCol w:w="867"/>
        <w:gridCol w:w="42"/>
        <w:gridCol w:w="1000"/>
        <w:gridCol w:w="41"/>
        <w:gridCol w:w="1126"/>
        <w:gridCol w:w="1055"/>
        <w:gridCol w:w="73"/>
        <w:gridCol w:w="914"/>
        <w:gridCol w:w="26"/>
        <w:gridCol w:w="1060"/>
        <w:tblGridChange w:id="0">
          <w:tblGrid>
            <w:gridCol w:w="1136"/>
            <w:gridCol w:w="1077"/>
            <w:gridCol w:w="49"/>
            <w:gridCol w:w="884"/>
            <w:gridCol w:w="867"/>
            <w:gridCol w:w="42"/>
            <w:gridCol w:w="1000"/>
            <w:gridCol w:w="41"/>
            <w:gridCol w:w="1126"/>
            <w:gridCol w:w="1055"/>
            <w:gridCol w:w="73"/>
            <w:gridCol w:w="914"/>
            <w:gridCol w:w="26"/>
            <w:gridCol w:w="1060"/>
          </w:tblGrid>
        </w:tblGridChange>
      </w:tblGrid>
      <w:tr>
        <w:trPr>
          <w:cantSplit w:val="0"/>
          <w:tblHeader w:val="0"/>
        </w:trPr>
        <w:tc>
          <w:tcPr>
            <w:shd w:fill="cfe2f3" w:val="clear"/>
          </w:tcPr>
          <w:p w:rsidR="00000000" w:rsidDel="00000000" w:rsidP="00000000" w:rsidRDefault="00000000" w:rsidRPr="00000000" w14:paraId="00000E42">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43">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44">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46">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4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0E4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4B">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0E4C">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4E">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50">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0E51">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E5E">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0E5F">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E6C">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0E6D">
            <w:pPr>
              <w:jc w:val="center"/>
              <w:rPr>
                <w:rFonts w:ascii="Arial" w:cs="Arial" w:eastAsia="Arial" w:hAnsi="Arial"/>
                <w:b w:val="1"/>
                <w:i w:val="1"/>
              </w:rPr>
            </w:pPr>
            <w:r w:rsidDel="00000000" w:rsidR="00000000" w:rsidRPr="00000000">
              <w:rPr>
                <w:rFonts w:ascii="Arial" w:cs="Arial" w:eastAsia="Arial" w:hAnsi="Arial"/>
                <w:b w:val="1"/>
                <w:i w:val="1"/>
                <w:rtl w:val="0"/>
              </w:rPr>
              <w:t xml:space="preserve">SUBACK FLAGS</w:t>
            </w:r>
          </w:p>
        </w:tc>
      </w:tr>
      <w:tr>
        <w:trPr>
          <w:cantSplit w:val="0"/>
          <w:trHeight w:val="200" w:hRule="atLeast"/>
          <w:tblHeader w:val="0"/>
        </w:trPr>
        <w:tc>
          <w:tcPr>
            <w:vMerge w:val="continue"/>
          </w:tcPr>
          <w:p w:rsidR="00000000" w:rsidDel="00000000" w:rsidP="00000000" w:rsidRDefault="00000000" w:rsidRPr="00000000" w14:paraId="00000E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E7B">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7C">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0E7E">
            <w:pPr>
              <w:jc w:val="center"/>
              <w:rPr>
                <w:rFonts w:ascii="Arial" w:cs="Arial" w:eastAsia="Arial" w:hAnsi="Arial"/>
                <w:i w:val="1"/>
              </w:rPr>
            </w:pPr>
            <w:r w:rsidDel="00000000" w:rsidR="00000000" w:rsidRPr="00000000">
              <w:rPr>
                <w:rFonts w:ascii="Arial" w:cs="Arial" w:eastAsia="Arial" w:hAnsi="Arial"/>
                <w:i w:val="1"/>
                <w:rtl w:val="0"/>
              </w:rPr>
              <w:t xml:space="preserve">Reserved</w:t>
            </w:r>
          </w:p>
          <w:p w:rsidR="00000000" w:rsidDel="00000000" w:rsidP="00000000" w:rsidRDefault="00000000" w:rsidRPr="00000000" w14:paraId="00000E7F">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0E8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E8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E85">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E87">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E88">
            <w:pPr>
              <w:jc w:val="cente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E8B">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E8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8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8F">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E90">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E93">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9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E96">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E98">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E99">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0E9A">
            <w:pPr>
              <w:jc w:val="center"/>
              <w:rPr>
                <w:rFonts w:ascii="Arial" w:cs="Arial" w:eastAsia="Arial" w:hAnsi="Arial"/>
              </w:rPr>
            </w:pPr>
            <w:r w:rsidDel="00000000" w:rsidR="00000000" w:rsidRPr="00000000">
              <w:rPr>
                <w:rFonts w:ascii="Arial" w:cs="Arial" w:eastAsia="Arial" w:hAnsi="Arial"/>
                <w:rtl w:val="0"/>
              </w:rPr>
              <w:t xml:space="preserve">Topic Data MSB</w:t>
            </w:r>
          </w:p>
        </w:tc>
      </w:tr>
      <w:tr>
        <w:trPr>
          <w:cantSplit w:val="0"/>
          <w:tblHeader w:val="0"/>
        </w:trPr>
        <w:tc>
          <w:tcPr/>
          <w:p w:rsidR="00000000" w:rsidDel="00000000" w:rsidP="00000000" w:rsidRDefault="00000000" w:rsidRPr="00000000" w14:paraId="00000EA7">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0EA8">
            <w:pPr>
              <w:jc w:val="center"/>
              <w:rPr>
                <w:rFonts w:ascii="Arial" w:cs="Arial" w:eastAsia="Arial" w:hAnsi="Arial"/>
              </w:rPr>
            </w:pPr>
            <w:r w:rsidDel="00000000" w:rsidR="00000000" w:rsidRPr="00000000">
              <w:rPr>
                <w:rFonts w:ascii="Arial" w:cs="Arial" w:eastAsia="Arial" w:hAnsi="Arial"/>
                <w:rtl w:val="0"/>
              </w:rPr>
              <w:t xml:space="preserve">Topic Data LSB</w:t>
            </w:r>
          </w:p>
        </w:tc>
      </w:tr>
      <w:tr>
        <w:trPr>
          <w:cantSplit w:val="0"/>
          <w:tblHeader w:val="0"/>
        </w:trPr>
        <w:tc>
          <w:tcPr/>
          <w:p w:rsidR="00000000" w:rsidDel="00000000" w:rsidP="00000000" w:rsidRDefault="00000000" w:rsidRPr="00000000" w14:paraId="00000EB5">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0EB6">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EC3">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0EC4">
            <w:pPr>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ED1">
            <w:pPr>
              <w:rPr>
                <w:rFonts w:ascii="Arial" w:cs="Arial" w:eastAsia="Arial" w:hAnsi="Arial"/>
              </w:rPr>
            </w:pPr>
            <w:r w:rsidDel="00000000" w:rsidR="00000000" w:rsidRPr="00000000">
              <w:rPr>
                <w:rFonts w:ascii="Arial" w:cs="Arial" w:eastAsia="Arial" w:hAnsi="Arial"/>
                <w:rtl w:val="0"/>
              </w:rPr>
              <w:t xml:space="preserve">Byte 8</w:t>
            </w:r>
          </w:p>
        </w:tc>
        <w:tc>
          <w:tcPr>
            <w:gridSpan w:val="13"/>
          </w:tcPr>
          <w:p w:rsidR="00000000" w:rsidDel="00000000" w:rsidP="00000000" w:rsidRDefault="00000000" w:rsidRPr="00000000" w14:paraId="00000ED2">
            <w:pPr>
              <w:keepNext w:val="1"/>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37: SUBACK packet</w:t>
      </w:r>
    </w:p>
    <w:p w:rsidR="00000000" w:rsidDel="00000000" w:rsidP="00000000" w:rsidRDefault="00000000" w:rsidRPr="00000000" w14:paraId="00000EE0">
      <w:pPr>
        <w:ind w:left="-15" w:right="4" w:firstLine="0"/>
        <w:rPr>
          <w:rFonts w:ascii="Arial" w:cs="Arial" w:eastAsia="Arial" w:hAnsi="Arial"/>
        </w:rPr>
      </w:pPr>
      <w:r w:rsidDel="00000000" w:rsidR="00000000" w:rsidRPr="00000000">
        <w:rPr>
          <w:rFonts w:ascii="Arial" w:cs="Arial" w:eastAsia="Arial" w:hAnsi="Arial"/>
          <w:rtl w:val="0"/>
        </w:rPr>
        <w:t xml:space="preserve">The SUBACK packet is sent by a gateway to a client as an acknowledgment to the receipt and processing of a SUBSCRIBE packet.</w:t>
      </w:r>
    </w:p>
    <w:p w:rsidR="00000000" w:rsidDel="00000000" w:rsidP="00000000" w:rsidRDefault="00000000" w:rsidRPr="00000000" w14:paraId="00000EE1">
      <w:pPr>
        <w:pStyle w:val="Heading4"/>
        <w:ind w:left="0" w:right="4" w:firstLine="0"/>
        <w:rPr>
          <w:rFonts w:ascii="Arial" w:cs="Arial" w:eastAsia="Arial" w:hAnsi="Arial"/>
        </w:rPr>
      </w:pPr>
      <w:bookmarkStart w:colFirst="0" w:colLast="0" w:name="_heading=h.44bvf6o" w:id="155"/>
      <w:bookmarkEnd w:id="155"/>
      <w:r w:rsidDel="00000000" w:rsidR="00000000" w:rsidRPr="00000000">
        <w:rPr>
          <w:rFonts w:ascii="Arial" w:cs="Arial" w:eastAsia="Arial" w:hAnsi="Arial"/>
          <w:rtl w:val="0"/>
        </w:rPr>
        <w:t xml:space="preserve">3.1.18.1 Length &amp; Packet Type</w:t>
      </w:r>
    </w:p>
    <w:p w:rsidR="00000000" w:rsidDel="00000000" w:rsidP="00000000" w:rsidRDefault="00000000" w:rsidRPr="00000000" w14:paraId="00000EE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EE3">
      <w:pPr>
        <w:pStyle w:val="Heading4"/>
        <w:ind w:left="0" w:right="4" w:firstLine="0"/>
        <w:rPr>
          <w:rFonts w:ascii="Arial" w:cs="Arial" w:eastAsia="Arial" w:hAnsi="Arial"/>
        </w:rPr>
      </w:pPr>
      <w:bookmarkStart w:colFirst="0" w:colLast="0" w:name="_heading=h.2jh5peh" w:id="156"/>
      <w:bookmarkEnd w:id="156"/>
      <w:r w:rsidDel="00000000" w:rsidR="00000000" w:rsidRPr="00000000">
        <w:rPr>
          <w:rFonts w:ascii="Arial" w:cs="Arial" w:eastAsia="Arial" w:hAnsi="Arial"/>
          <w:rtl w:val="0"/>
        </w:rPr>
        <w:t xml:space="preserve">3.1.18.2 Flags</w:t>
      </w:r>
    </w:p>
    <w:p w:rsidR="00000000" w:rsidDel="00000000" w:rsidP="00000000" w:rsidRDefault="00000000" w:rsidRPr="00000000" w14:paraId="00000EE4">
      <w:pPr>
        <w:ind w:right="4"/>
        <w:rPr>
          <w:rFonts w:ascii="Arial" w:cs="Arial" w:eastAsia="Arial" w:hAnsi="Arial"/>
        </w:rPr>
      </w:pPr>
      <w:r w:rsidDel="00000000" w:rsidR="00000000" w:rsidRPr="00000000">
        <w:rPr>
          <w:rFonts w:ascii="Arial" w:cs="Arial" w:eastAsia="Arial" w:hAnsi="Arial"/>
          <w:rtl w:val="0"/>
        </w:rPr>
        <w:t xml:space="preserve">The SUBACK Flags field is 1-byte located in Byte 3 position of the SUBACK control packet. The SUBACK Flags includes the following flags:</w:t>
      </w:r>
    </w:p>
    <w:p w:rsidR="00000000" w:rsidDel="00000000" w:rsidP="00000000" w:rsidRDefault="00000000" w:rsidRPr="00000000" w14:paraId="00000EE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8.00000000000006" w:lineRule="auto"/>
        <w:ind w:left="499" w:right="6" w:hanging="198"/>
        <w:jc w:val="both"/>
        <w:rPr>
          <w:rFonts w:ascii="Arial" w:cs="Arial" w:eastAsia="Arial" w:hAnsi="Arial"/>
          <w:b w:val="0"/>
          <w:i w:val="0"/>
          <w:smallCaps w:val="0"/>
          <w:strike w:val="0"/>
          <w:color w:val="000000"/>
          <w:sz w:val="20"/>
          <w:szCs w:val="20"/>
          <w:u w:val="none"/>
          <w:shd w:fill="auto" w:val="clear"/>
          <w:vertAlign w:val="baseline"/>
        </w:rPr>
      </w:pPr>
      <w:sdt>
        <w:sdtPr>
          <w:tag w:val="goog_rdk_48"/>
        </w:sdtPr>
        <w:sdtContent>
          <w:commentRangeStart w:id="43"/>
        </w:sdtContent>
      </w:sdt>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commentRangeEnd w:id="43"/>
      <w:r w:rsidDel="00000000" w:rsidR="00000000" w:rsidRPr="00000000">
        <w:commentReference w:id="43"/>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rtl w:val="0"/>
        </w:rPr>
        <w:t xml:space="preserve">This is a 2-bit field in Bit 0 and 1 which determines the format of the topic data field. Refer to </w:t>
      </w:r>
      <w:hyperlink w:anchor="_heading=h.2zbgiuw">
        <w:r w:rsidDel="00000000" w:rsidR="00000000" w:rsidRPr="00000000">
          <w:rPr>
            <w:rFonts w:ascii="Arial" w:cs="Arial" w:eastAsia="Arial" w:hAnsi="Arial"/>
            <w:color w:val="0000ee"/>
            <w:rtl w:val="0"/>
          </w:rPr>
          <w:t xml:space="preserve">Table 10</w:t>
        </w:r>
      </w:hyperlink>
      <w:r w:rsidDel="00000000" w:rsidR="00000000" w:rsidRPr="00000000">
        <w:rPr>
          <w:rFonts w:ascii="Arial" w:cs="Arial" w:eastAsia="Arial" w:hAnsi="Arial"/>
          <w:rtl w:val="0"/>
        </w:rPr>
        <w:t xml:space="preserve"> for the definition of the various topic types.</w:t>
      </w:r>
      <w:r w:rsidDel="00000000" w:rsidR="00000000" w:rsidRPr="00000000">
        <w:rPr>
          <w:rtl w:val="0"/>
        </w:rPr>
      </w:r>
    </w:p>
    <w:p w:rsidR="00000000" w:rsidDel="00000000" w:rsidP="00000000" w:rsidRDefault="00000000" w:rsidRPr="00000000" w14:paraId="00000EE6">
      <w:pPr>
        <w:pStyle w:val="Heading4"/>
        <w:ind w:left="0" w:right="4" w:firstLine="0"/>
        <w:rPr>
          <w:rFonts w:ascii="Arial" w:cs="Arial" w:eastAsia="Arial" w:hAnsi="Arial"/>
        </w:rPr>
      </w:pPr>
      <w:bookmarkStart w:colFirst="0" w:colLast="0" w:name="_heading=h.ymfzma" w:id="157"/>
      <w:bookmarkEnd w:id="157"/>
      <w:r w:rsidDel="00000000" w:rsidR="00000000" w:rsidRPr="00000000">
        <w:rPr>
          <w:rFonts w:ascii="Arial" w:cs="Arial" w:eastAsia="Arial" w:hAnsi="Arial"/>
          <w:rtl w:val="0"/>
        </w:rPr>
        <w:t xml:space="preserve">3.1.18.3 Topic Data</w:t>
      </w:r>
    </w:p>
    <w:p w:rsidR="00000000" w:rsidDel="00000000" w:rsidP="00000000" w:rsidRDefault="00000000" w:rsidRPr="00000000" w14:paraId="00000EE7">
      <w:pPr>
        <w:spacing w:after="147"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In case of “accepted” the </w:t>
      </w:r>
      <w:sdt>
        <w:sdtPr>
          <w:tag w:val="goog_rdk_49"/>
        </w:sdtPr>
        <w:sdtContent>
          <w:ins w:author="davide.lenzarini@u-blox.com" w:id="2" w:date="2024-03-20T08:37:30Z">
            <w:r w:rsidDel="00000000" w:rsidR="00000000" w:rsidRPr="00000000">
              <w:rPr>
                <w:rFonts w:ascii="Arial" w:cs="Arial" w:eastAsia="Arial" w:hAnsi="Arial"/>
                <w:rtl w:val="0"/>
              </w:rPr>
              <w:t xml:space="preserve">returned Topic Data</w:t>
            </w:r>
          </w:ins>
        </w:sdtContent>
      </w:sdt>
      <w:sdt>
        <w:sdtPr>
          <w:tag w:val="goog_rdk_50"/>
        </w:sdtPr>
        <w:sdtContent>
          <w:del w:author="davide.lenzarini@u-blox.com" w:id="2" w:date="2024-03-20T08:37:30Z">
            <w:r w:rsidDel="00000000" w:rsidR="00000000" w:rsidRPr="00000000">
              <w:rPr>
                <w:rFonts w:ascii="Arial" w:cs="Arial" w:eastAsia="Arial" w:hAnsi="Arial"/>
                <w:rtl w:val="0"/>
              </w:rPr>
              <w:delText xml:space="preserve">value that</w:delText>
            </w:r>
          </w:del>
        </w:sdtContent>
      </w:sdt>
      <w:r w:rsidDel="00000000" w:rsidR="00000000" w:rsidRPr="00000000">
        <w:rPr>
          <w:rFonts w:ascii="Arial" w:cs="Arial" w:eastAsia="Arial" w:hAnsi="Arial"/>
          <w:rtl w:val="0"/>
        </w:rPr>
        <w:t xml:space="preserve"> will be used as topic alias by the gateway when sending PUBLISH packets to the client (</w:t>
      </w:r>
      <w:sdt>
        <w:sdtPr>
          <w:tag w:val="goog_rdk_51"/>
        </w:sdtPr>
        <w:sdtContent>
          <w:commentRangeStart w:id="44"/>
        </w:sdtContent>
      </w:sdt>
      <w:r w:rsidDel="00000000" w:rsidR="00000000" w:rsidRPr="00000000">
        <w:rPr>
          <w:rFonts w:ascii="Arial" w:cs="Arial" w:eastAsia="Arial" w:hAnsi="Arial"/>
          <w:rtl w:val="0"/>
        </w:rPr>
        <w:t xml:space="preserve">not relevant</w:t>
      </w:r>
      <w:sdt>
        <w:sdtPr>
          <w:tag w:val="goog_rdk_52"/>
        </w:sdtPr>
        <w:sdtContent>
          <w:ins w:author="davide.lenzarini@u-blox.com" w:id="3" w:date="2024-03-20T08:39:06Z">
            <w:r w:rsidDel="00000000" w:rsidR="00000000" w:rsidRPr="00000000">
              <w:rPr>
                <w:rFonts w:ascii="Arial" w:cs="Arial" w:eastAsia="Arial" w:hAnsi="Arial"/>
                <w:rtl w:val="0"/>
              </w:rPr>
              <w:t xml:space="preserve">, 0x0000,</w:t>
            </w:r>
          </w:ins>
        </w:sdtContent>
      </w:sdt>
      <w:r w:rsidDel="00000000" w:rsidR="00000000" w:rsidRPr="00000000">
        <w:rPr>
          <w:rFonts w:ascii="Arial" w:cs="Arial" w:eastAsia="Arial" w:hAnsi="Arial"/>
          <w:rtl w:val="0"/>
        </w:rPr>
        <w:t xml:space="preserve"> in case of subscriptions to a short topic name or to a topic name which contains wildcard characters</w:t>
      </w:r>
      <w:commentRangeEnd w:id="44"/>
      <w:r w:rsidDel="00000000" w:rsidR="00000000" w:rsidRPr="00000000">
        <w:commentReference w:id="44"/>
      </w:r>
      <w:r w:rsidDel="00000000" w:rsidR="00000000" w:rsidRPr="00000000">
        <w:rPr>
          <w:rFonts w:ascii="Arial" w:cs="Arial" w:eastAsia="Arial" w:hAnsi="Arial"/>
          <w:rtl w:val="0"/>
        </w:rPr>
        <w:t xml:space="preserve">)</w:t>
      </w:r>
    </w:p>
    <w:p w:rsidR="00000000" w:rsidDel="00000000" w:rsidP="00000000" w:rsidRDefault="00000000" w:rsidRPr="00000000" w14:paraId="00000EE8">
      <w:pPr>
        <w:pStyle w:val="Heading4"/>
        <w:ind w:left="0" w:right="4" w:firstLine="0"/>
        <w:rPr>
          <w:rFonts w:ascii="Arial" w:cs="Arial" w:eastAsia="Arial" w:hAnsi="Arial"/>
        </w:rPr>
      </w:pPr>
      <w:bookmarkStart w:colFirst="0" w:colLast="0" w:name="_heading=h.3im3ia3" w:id="158"/>
      <w:bookmarkEnd w:id="158"/>
      <w:r w:rsidDel="00000000" w:rsidR="00000000" w:rsidRPr="00000000">
        <w:rPr>
          <w:rFonts w:ascii="Arial" w:cs="Arial" w:eastAsia="Arial" w:hAnsi="Arial"/>
          <w:rtl w:val="0"/>
        </w:rPr>
        <w:t xml:space="preserve">3.1.18.4 Packet Identifier</w:t>
      </w:r>
    </w:p>
    <w:p w:rsidR="00000000" w:rsidDel="00000000" w:rsidP="00000000" w:rsidRDefault="00000000" w:rsidRPr="00000000" w14:paraId="00000EE9">
      <w:pPr>
        <w:spacing w:after="0" w:before="0" w:line="240"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SUBSCRIBE Packet being acknowledged.</w:t>
      </w:r>
    </w:p>
    <w:p w:rsidR="00000000" w:rsidDel="00000000" w:rsidP="00000000" w:rsidRDefault="00000000" w:rsidRPr="00000000" w14:paraId="00000EEA">
      <w:pPr>
        <w:pStyle w:val="Heading4"/>
        <w:ind w:left="0" w:right="4" w:firstLine="0"/>
        <w:rPr>
          <w:rFonts w:ascii="Arial" w:cs="Arial" w:eastAsia="Arial" w:hAnsi="Arial"/>
        </w:rPr>
      </w:pPr>
      <w:bookmarkStart w:colFirst="0" w:colLast="0" w:name="_heading=h.1xrdshw" w:id="159"/>
      <w:bookmarkEnd w:id="159"/>
      <w:r w:rsidDel="00000000" w:rsidR="00000000" w:rsidRPr="00000000">
        <w:rPr>
          <w:rFonts w:ascii="Arial" w:cs="Arial" w:eastAsia="Arial" w:hAnsi="Arial"/>
          <w:rtl w:val="0"/>
        </w:rPr>
        <w:t xml:space="preserve">3.1.18.5 Reason Code</w:t>
      </w:r>
    </w:p>
    <w:p w:rsidR="00000000" w:rsidDel="00000000" w:rsidP="00000000" w:rsidRDefault="00000000" w:rsidRPr="00000000" w14:paraId="00000EEB">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Byte 8 in the SUBACK packet holds the Reason code in response to the SUBSCRIBE packet. The SUBACK Reason Codes are shown in </w:t>
      </w:r>
      <w:r w:rsidDel="00000000" w:rsidR="00000000" w:rsidRPr="00000000">
        <w:rPr>
          <w:rtl w:val="0"/>
        </w:rPr>
        <w:t xml:space="preserve">Table 9: Reason Code Values.</w:t>
      </w:r>
      <w:r w:rsidDel="00000000" w:rsidR="00000000" w:rsidRPr="00000000">
        <w:rPr>
          <w:rFonts w:ascii="Arial" w:cs="Arial" w:eastAsia="Arial" w:hAnsi="Arial"/>
          <w:rtl w:val="0"/>
        </w:rPr>
        <w:t xml:space="preserve">The Server sending the SUBACK packet MUST use one of the SUBACK Reason Codes.</w:t>
      </w:r>
      <w:r w:rsidDel="00000000" w:rsidR="00000000" w:rsidRPr="00000000">
        <w:rPr>
          <w:rtl w:val="0"/>
        </w:rPr>
      </w:r>
    </w:p>
    <w:p w:rsidR="00000000" w:rsidDel="00000000" w:rsidP="00000000" w:rsidRDefault="00000000" w:rsidRPr="00000000" w14:paraId="00000EEC">
      <w:pPr>
        <w:pStyle w:val="Heading3"/>
        <w:keepLines w:val="1"/>
        <w:spacing w:after="118" w:before="0" w:line="259" w:lineRule="auto"/>
        <w:ind w:left="0" w:firstLine="0"/>
        <w:rPr>
          <w:rFonts w:ascii="Arial" w:cs="Arial" w:eastAsia="Arial" w:hAnsi="Arial"/>
        </w:rPr>
      </w:pPr>
      <w:bookmarkStart w:colFirst="0" w:colLast="0" w:name="_heading=h.4hr1b5p" w:id="160"/>
      <w:bookmarkEnd w:id="160"/>
      <w:r w:rsidDel="00000000" w:rsidR="00000000" w:rsidRPr="00000000">
        <w:rPr>
          <w:rtl w:val="0"/>
        </w:rPr>
        <w:t xml:space="preserve">3.1.19 </w:t>
      </w:r>
      <w:r w:rsidDel="00000000" w:rsidR="00000000" w:rsidRPr="00000000">
        <w:rPr>
          <w:rFonts w:ascii="Arial" w:cs="Arial" w:eastAsia="Arial" w:hAnsi="Arial"/>
          <w:rtl w:val="0"/>
        </w:rPr>
        <w:t xml:space="preserve">UNSUBSCRIBE - Unsubscribe Request</w:t>
      </w:r>
    </w:p>
    <w:tbl>
      <w:tblPr>
        <w:tblStyle w:val="Table3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74"/>
        <w:gridCol w:w="1075"/>
        <w:gridCol w:w="45"/>
        <w:gridCol w:w="849"/>
        <w:gridCol w:w="821"/>
        <w:gridCol w:w="42"/>
        <w:gridCol w:w="965"/>
        <w:gridCol w:w="70"/>
        <w:gridCol w:w="175"/>
        <w:gridCol w:w="516"/>
        <w:gridCol w:w="660"/>
        <w:gridCol w:w="1074"/>
        <w:gridCol w:w="972"/>
        <w:gridCol w:w="26"/>
        <w:gridCol w:w="986"/>
        <w:tblGridChange w:id="0">
          <w:tblGrid>
            <w:gridCol w:w="1074"/>
            <w:gridCol w:w="1075"/>
            <w:gridCol w:w="45"/>
            <w:gridCol w:w="849"/>
            <w:gridCol w:w="821"/>
            <w:gridCol w:w="42"/>
            <w:gridCol w:w="965"/>
            <w:gridCol w:w="70"/>
            <w:gridCol w:w="175"/>
            <w:gridCol w:w="516"/>
            <w:gridCol w:w="660"/>
            <w:gridCol w:w="1074"/>
            <w:gridCol w:w="972"/>
            <w:gridCol w:w="26"/>
            <w:gridCol w:w="986"/>
          </w:tblGrid>
        </w:tblGridChange>
      </w:tblGrid>
      <w:tr>
        <w:trPr>
          <w:cantSplit w:val="0"/>
          <w:tblHeader w:val="0"/>
        </w:trPr>
        <w:tc>
          <w:tcPr>
            <w:shd w:fill="cfe2f3" w:val="clear"/>
          </w:tcPr>
          <w:p w:rsidR="00000000" w:rsidDel="00000000" w:rsidP="00000000" w:rsidRDefault="00000000" w:rsidRPr="00000000" w14:paraId="00000EED">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EEE">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0EEF">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0EF1">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EF3">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4"/>
            <w:shd w:fill="cfe2f3" w:val="clear"/>
          </w:tcPr>
          <w:p w:rsidR="00000000" w:rsidDel="00000000" w:rsidP="00000000" w:rsidRDefault="00000000" w:rsidRPr="00000000" w14:paraId="00000EF4">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EF8">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EF9">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0EFA">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EFC">
            <w:pPr>
              <w:rPr>
                <w:rFonts w:ascii="Arial" w:cs="Arial" w:eastAsia="Arial" w:hAnsi="Arial"/>
              </w:rPr>
            </w:pPr>
            <w:r w:rsidDel="00000000" w:rsidR="00000000" w:rsidRPr="00000000">
              <w:rPr>
                <w:rFonts w:ascii="Arial" w:cs="Arial" w:eastAsia="Arial" w:hAnsi="Arial"/>
                <w:rtl w:val="0"/>
              </w:rPr>
              <w:t xml:space="preserve">Byte 1</w:t>
            </w:r>
          </w:p>
        </w:tc>
        <w:tc>
          <w:tcPr>
            <w:gridSpan w:val="14"/>
          </w:tcPr>
          <w:p w:rsidR="00000000" w:rsidDel="00000000" w:rsidP="00000000" w:rsidRDefault="00000000" w:rsidRPr="00000000" w14:paraId="00000EFD">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0B">
            <w:pPr>
              <w:rPr>
                <w:rFonts w:ascii="Arial" w:cs="Arial" w:eastAsia="Arial" w:hAnsi="Arial"/>
              </w:rPr>
            </w:pPr>
            <w:r w:rsidDel="00000000" w:rsidR="00000000" w:rsidRPr="00000000">
              <w:rPr>
                <w:rFonts w:ascii="Arial" w:cs="Arial" w:eastAsia="Arial" w:hAnsi="Arial"/>
                <w:rtl w:val="0"/>
              </w:rPr>
              <w:t xml:space="preserve">Byte 2</w:t>
            </w:r>
          </w:p>
        </w:tc>
        <w:tc>
          <w:tcPr>
            <w:gridSpan w:val="14"/>
          </w:tcPr>
          <w:p w:rsidR="00000000" w:rsidDel="00000000" w:rsidP="00000000" w:rsidRDefault="00000000" w:rsidRPr="00000000" w14:paraId="00000F0C">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0F1A">
            <w:pPr>
              <w:jc w:val="center"/>
              <w:rPr>
                <w:rFonts w:ascii="Arial" w:cs="Arial" w:eastAsia="Arial" w:hAnsi="Arial"/>
                <w:i w:val="1"/>
              </w:rPr>
            </w:pPr>
            <w:r w:rsidDel="00000000" w:rsidR="00000000" w:rsidRPr="00000000">
              <w:rPr>
                <w:rtl w:val="0"/>
              </w:rPr>
            </w:r>
          </w:p>
        </w:tc>
        <w:tc>
          <w:tcPr>
            <w:gridSpan w:val="14"/>
            <w:shd w:fill="cccccc" w:val="clear"/>
          </w:tcPr>
          <w:p w:rsidR="00000000" w:rsidDel="00000000" w:rsidP="00000000" w:rsidRDefault="00000000" w:rsidRPr="00000000" w14:paraId="00000F1B">
            <w:pPr>
              <w:jc w:val="center"/>
              <w:rPr>
                <w:rFonts w:ascii="Arial" w:cs="Arial" w:eastAsia="Arial" w:hAnsi="Arial"/>
                <w:b w:val="1"/>
                <w:i w:val="1"/>
              </w:rPr>
            </w:pPr>
            <w:r w:rsidDel="00000000" w:rsidR="00000000" w:rsidRPr="00000000">
              <w:rPr>
                <w:rFonts w:ascii="Arial" w:cs="Arial" w:eastAsia="Arial" w:hAnsi="Arial"/>
                <w:b w:val="1"/>
                <w:i w:val="1"/>
                <w:rtl w:val="0"/>
              </w:rPr>
              <w:t xml:space="preserve">UNSUBSCRIBE FLAGS</w:t>
            </w:r>
          </w:p>
        </w:tc>
      </w:tr>
      <w:tr>
        <w:trPr>
          <w:cantSplit w:val="0"/>
          <w:trHeight w:val="200" w:hRule="atLeast"/>
          <w:tblHeader w:val="0"/>
        </w:trPr>
        <w:tc>
          <w:tcPr>
            <w:vMerge w:val="continue"/>
          </w:tcPr>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0F2A">
            <w:pP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2"/>
          </w:tcPr>
          <w:p w:rsidR="00000000" w:rsidDel="00000000" w:rsidP="00000000" w:rsidRDefault="00000000" w:rsidRPr="00000000" w14:paraId="00000F2C">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2E">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1">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0F34">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3"/>
          </w:tcPr>
          <w:p w:rsidR="00000000" w:rsidDel="00000000" w:rsidP="00000000" w:rsidRDefault="00000000" w:rsidRPr="00000000" w14:paraId="00000F35">
            <w:pPr>
              <w:jc w:val="center"/>
              <w:rPr>
                <w:rFonts w:ascii="Arial" w:cs="Arial" w:eastAsia="Arial" w:hAnsi="Arial"/>
                <w:i w:val="1"/>
              </w:rPr>
            </w:pPr>
            <w:r w:rsidDel="00000000" w:rsidR="00000000" w:rsidRPr="00000000">
              <w:rPr>
                <w:rFonts w:ascii="Arial" w:cs="Arial" w:eastAsia="Arial" w:hAnsi="Arial"/>
                <w:i w:val="1"/>
                <w:rtl w:val="0"/>
              </w:rPr>
              <w:t xml:space="preserve">Topic Type</w:t>
            </w:r>
          </w:p>
          <w:p w:rsidR="00000000" w:rsidDel="00000000" w:rsidP="00000000" w:rsidRDefault="00000000" w:rsidRPr="00000000" w14:paraId="00000F36">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0F39">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0F3A">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3C">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3D">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3E">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0F41">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0F44">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2"/>
          </w:tcPr>
          <w:p w:rsidR="00000000" w:rsidDel="00000000" w:rsidP="00000000" w:rsidRDefault="00000000" w:rsidRPr="00000000" w14:paraId="00000F45">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0F47">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0F48">
            <w:pPr>
              <w:rPr>
                <w:rFonts w:ascii="Arial" w:cs="Arial" w:eastAsia="Arial" w:hAnsi="Arial"/>
              </w:rPr>
            </w:pPr>
            <w:r w:rsidDel="00000000" w:rsidR="00000000" w:rsidRPr="00000000">
              <w:rPr>
                <w:rFonts w:ascii="Arial" w:cs="Arial" w:eastAsia="Arial" w:hAnsi="Arial"/>
                <w:rtl w:val="0"/>
              </w:rPr>
              <w:t xml:space="preserve">Byte 4</w:t>
            </w:r>
          </w:p>
        </w:tc>
        <w:tc>
          <w:tcPr>
            <w:gridSpan w:val="14"/>
          </w:tcPr>
          <w:p w:rsidR="00000000" w:rsidDel="00000000" w:rsidP="00000000" w:rsidRDefault="00000000" w:rsidRPr="00000000" w14:paraId="00000F49">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57">
            <w:pPr>
              <w:rPr>
                <w:rFonts w:ascii="Arial" w:cs="Arial" w:eastAsia="Arial" w:hAnsi="Arial"/>
              </w:rPr>
            </w:pPr>
            <w:r w:rsidDel="00000000" w:rsidR="00000000" w:rsidRPr="00000000">
              <w:rPr>
                <w:rFonts w:ascii="Arial" w:cs="Arial" w:eastAsia="Arial" w:hAnsi="Arial"/>
                <w:rtl w:val="0"/>
              </w:rPr>
              <w:t xml:space="preserve">Byte 5</w:t>
            </w:r>
          </w:p>
        </w:tc>
        <w:tc>
          <w:tcPr>
            <w:gridSpan w:val="14"/>
          </w:tcPr>
          <w:p w:rsidR="00000000" w:rsidDel="00000000" w:rsidP="00000000" w:rsidRDefault="00000000" w:rsidRPr="00000000" w14:paraId="00000F58">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0F66">
            <w:pPr>
              <w:rPr>
                <w:rFonts w:ascii="Arial" w:cs="Arial" w:eastAsia="Arial" w:hAnsi="Arial"/>
              </w:rPr>
            </w:pPr>
            <w:r w:rsidDel="00000000" w:rsidR="00000000" w:rsidRPr="00000000">
              <w:rPr>
                <w:rFonts w:ascii="Arial" w:cs="Arial" w:eastAsia="Arial" w:hAnsi="Arial"/>
                <w:rtl w:val="0"/>
              </w:rPr>
              <w:t xml:space="preserve">Byte 6</w:t>
            </w:r>
          </w:p>
        </w:tc>
        <w:tc>
          <w:tcPr>
            <w:gridSpan w:val="8"/>
            <w:tcBorders>
              <w:bottom w:color="000000" w:space="0" w:sz="0" w:val="nil"/>
              <w:right w:color="000000" w:space="0" w:sz="0" w:val="nil"/>
            </w:tcBorders>
          </w:tcPr>
          <w:p w:rsidR="00000000" w:rsidDel="00000000" w:rsidP="00000000" w:rsidRDefault="00000000" w:rsidRPr="00000000" w14:paraId="00000F67">
            <w:pPr>
              <w:jc w:val="center"/>
              <w:rPr>
                <w:rFonts w:ascii="Arial" w:cs="Arial" w:eastAsia="Arial" w:hAnsi="Arial"/>
              </w:rPr>
            </w:pPr>
            <w:r w:rsidDel="00000000" w:rsidR="00000000" w:rsidRPr="00000000">
              <w:rPr>
                <w:rFonts w:ascii="Arial" w:cs="Arial" w:eastAsia="Arial" w:hAnsi="Arial"/>
                <w:rtl w:val="0"/>
              </w:rPr>
              <w:t xml:space="preserve">Topic Data MSB</w:t>
            </w:r>
          </w:p>
        </w:tc>
        <w:tc>
          <w:tcPr>
            <w:vMerge w:val="restart"/>
            <w:tcBorders>
              <w:left w:color="000000" w:space="0" w:sz="0" w:val="nil"/>
              <w:right w:color="000000" w:space="0" w:sz="0" w:val="nil"/>
            </w:tcBorders>
          </w:tcPr>
          <w:p w:rsidR="00000000" w:rsidDel="00000000" w:rsidP="00000000" w:rsidRDefault="00000000" w:rsidRPr="00000000" w14:paraId="00000F6F">
            <w:pPr>
              <w:jc w:val="center"/>
              <w:rPr>
                <w:rFonts w:ascii="Arial" w:cs="Arial" w:eastAsia="Arial" w:hAnsi="Arial"/>
                <w:b w:val="1"/>
              </w:rPr>
            </w:pPr>
            <w:r w:rsidDel="00000000" w:rsidR="00000000" w:rsidRPr="00000000">
              <w:rPr>
                <w:rFonts w:ascii="Arial" w:cs="Arial" w:eastAsia="Arial" w:hAnsi="Arial"/>
                <w:b w:val="1"/>
                <w:rtl w:val="0"/>
              </w:rPr>
              <w:t xml:space="preserve">OR</w:t>
            </w:r>
          </w:p>
        </w:tc>
        <w:tc>
          <w:tcPr>
            <w:gridSpan w:val="5"/>
            <w:vMerge w:val="restart"/>
            <w:tcBorders>
              <w:left w:color="000000" w:space="0" w:sz="0" w:val="nil"/>
            </w:tcBorders>
          </w:tcPr>
          <w:p w:rsidR="00000000" w:rsidDel="00000000" w:rsidP="00000000" w:rsidRDefault="00000000" w:rsidRPr="00000000" w14:paraId="00000F70">
            <w:pPr>
              <w:jc w:val="center"/>
              <w:rPr>
                <w:rFonts w:ascii="Arial" w:cs="Arial" w:eastAsia="Arial" w:hAnsi="Arial"/>
              </w:rPr>
            </w:pPr>
            <w:r w:rsidDel="00000000" w:rsidR="00000000" w:rsidRPr="00000000">
              <w:rPr>
                <w:rFonts w:ascii="Arial" w:cs="Arial" w:eastAsia="Arial" w:hAnsi="Arial"/>
                <w:rtl w:val="0"/>
              </w:rPr>
              <w:t xml:space="preserve">Topic Filter</w:t>
            </w:r>
          </w:p>
          <w:p w:rsidR="00000000" w:rsidDel="00000000" w:rsidP="00000000" w:rsidRDefault="00000000" w:rsidRPr="00000000" w14:paraId="00000F71">
            <w:pPr>
              <w:jc w:val="center"/>
              <w:rPr>
                <w:rFonts w:ascii="Arial" w:cs="Arial" w:eastAsia="Arial" w:hAnsi="Arial"/>
              </w:rPr>
            </w:pPr>
            <w:r w:rsidDel="00000000" w:rsidR="00000000" w:rsidRPr="00000000">
              <w:rPr>
                <w:rFonts w:ascii="Arial" w:cs="Arial" w:eastAsia="Arial" w:hAnsi="Arial"/>
                <w:rtl w:val="0"/>
              </w:rPr>
              <w:t xml:space="preserve">Byte 6 … N</w:t>
            </w:r>
          </w:p>
        </w:tc>
      </w:tr>
      <w:tr>
        <w:trPr>
          <w:cantSplit w:val="0"/>
          <w:tblHeader w:val="0"/>
        </w:trPr>
        <w:tc>
          <w:tcPr/>
          <w:p w:rsidR="00000000" w:rsidDel="00000000" w:rsidP="00000000" w:rsidRDefault="00000000" w:rsidRPr="00000000" w14:paraId="00000F76">
            <w:pPr>
              <w:rPr>
                <w:rFonts w:ascii="Arial" w:cs="Arial" w:eastAsia="Arial" w:hAnsi="Arial"/>
              </w:rPr>
            </w:pPr>
            <w:r w:rsidDel="00000000" w:rsidR="00000000" w:rsidRPr="00000000">
              <w:rPr>
                <w:rFonts w:ascii="Arial" w:cs="Arial" w:eastAsia="Arial" w:hAnsi="Arial"/>
                <w:rtl w:val="0"/>
              </w:rPr>
              <w:t xml:space="preserve">Byte 7</w:t>
            </w:r>
          </w:p>
        </w:tc>
        <w:tc>
          <w:tcPr>
            <w:gridSpan w:val="8"/>
            <w:tcBorders>
              <w:top w:color="000000" w:space="0" w:sz="0" w:val="nil"/>
              <w:right w:color="000000" w:space="0" w:sz="0" w:val="nil"/>
            </w:tcBorders>
          </w:tcPr>
          <w:p w:rsidR="00000000" w:rsidDel="00000000" w:rsidP="00000000" w:rsidRDefault="00000000" w:rsidRPr="00000000" w14:paraId="00000F77">
            <w:pPr>
              <w:jc w:val="center"/>
              <w:rPr>
                <w:rFonts w:ascii="Arial" w:cs="Arial" w:eastAsia="Arial" w:hAnsi="Arial"/>
              </w:rPr>
            </w:pPr>
            <w:r w:rsidDel="00000000" w:rsidR="00000000" w:rsidRPr="00000000">
              <w:rPr>
                <w:rFonts w:ascii="Arial" w:cs="Arial" w:eastAsia="Arial" w:hAnsi="Arial"/>
                <w:rtl w:val="0"/>
              </w:rPr>
              <w:t xml:space="preserve">Topic Data LSB</w:t>
            </w:r>
          </w:p>
        </w:tc>
        <w:tc>
          <w:tcPr>
            <w:vMerge w:val="continue"/>
            <w:tcBorders>
              <w:left w:color="000000" w:space="0" w:sz="0" w:val="nil"/>
              <w:right w:color="000000" w:space="0" w:sz="0" w:val="nil"/>
            </w:tcBorders>
          </w:tcPr>
          <w:p w:rsidR="00000000" w:rsidDel="00000000" w:rsidP="00000000" w:rsidRDefault="00000000" w:rsidRPr="00000000" w14:paraId="00000F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c>
          <w:tcPr>
            <w:gridSpan w:val="5"/>
            <w:vMerge w:val="continue"/>
            <w:tcBorders>
              <w:left w:color="000000" w:space="0" w:sz="0" w:val="nil"/>
            </w:tcBorders>
          </w:tcPr>
          <w:p w:rsidR="00000000" w:rsidDel="00000000" w:rsidP="00000000" w:rsidRDefault="00000000" w:rsidRPr="00000000" w14:paraId="00000F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tc>
      </w:tr>
    </w:tbl>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39: UNSUBSCRIBE packet</w:t>
      </w:r>
    </w:p>
    <w:p w:rsidR="00000000" w:rsidDel="00000000" w:rsidP="00000000" w:rsidRDefault="00000000" w:rsidRPr="00000000" w14:paraId="00000F86">
      <w:pPr>
        <w:spacing w:after="119" w:lineRule="auto"/>
        <w:ind w:left="-5" w:right="990" w:firstLine="0"/>
        <w:rPr>
          <w:rFonts w:ascii="Arial" w:cs="Arial" w:eastAsia="Arial" w:hAnsi="Arial"/>
        </w:rPr>
      </w:pPr>
      <w:bookmarkStart w:colFirst="0" w:colLast="0" w:name="_heading=h.2wwbldi" w:id="161"/>
      <w:bookmarkEnd w:id="161"/>
      <w:r w:rsidDel="00000000" w:rsidR="00000000" w:rsidRPr="00000000">
        <w:rPr>
          <w:rFonts w:ascii="Arial" w:cs="Arial" w:eastAsia="Arial" w:hAnsi="Arial"/>
          <w:rtl w:val="0"/>
        </w:rPr>
        <w:t xml:space="preserve">An UNSUBSCRIBE packet is sent by the client to the GW to unsubscribe from named topics.</w:t>
      </w:r>
    </w:p>
    <w:p w:rsidR="00000000" w:rsidDel="00000000" w:rsidP="00000000" w:rsidRDefault="00000000" w:rsidRPr="00000000" w14:paraId="00000F87">
      <w:pPr>
        <w:pStyle w:val="Heading4"/>
        <w:ind w:left="0" w:firstLine="0"/>
        <w:rPr>
          <w:rFonts w:ascii="Arial" w:cs="Arial" w:eastAsia="Arial" w:hAnsi="Arial"/>
        </w:rPr>
      </w:pPr>
      <w:bookmarkStart w:colFirst="0" w:colLast="0" w:name="_heading=h.1c1lvlb" w:id="162"/>
      <w:bookmarkEnd w:id="162"/>
      <w:r w:rsidDel="00000000" w:rsidR="00000000" w:rsidRPr="00000000">
        <w:rPr>
          <w:rFonts w:ascii="Arial" w:cs="Arial" w:eastAsia="Arial" w:hAnsi="Arial"/>
          <w:rtl w:val="0"/>
        </w:rPr>
        <w:t xml:space="preserve">3.1.19.1 Length &amp; Packet Type</w:t>
      </w:r>
    </w:p>
    <w:p w:rsidR="00000000" w:rsidDel="00000000" w:rsidP="00000000" w:rsidRDefault="00000000" w:rsidRPr="00000000" w14:paraId="00000F88">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89">
      <w:pPr>
        <w:pStyle w:val="Heading4"/>
        <w:ind w:left="0" w:right="4" w:firstLine="0"/>
        <w:rPr>
          <w:rFonts w:ascii="Arial" w:cs="Arial" w:eastAsia="Arial" w:hAnsi="Arial"/>
        </w:rPr>
      </w:pPr>
      <w:bookmarkStart w:colFirst="0" w:colLast="0" w:name="_heading=h.3w19e94" w:id="163"/>
      <w:bookmarkEnd w:id="163"/>
      <w:r w:rsidDel="00000000" w:rsidR="00000000" w:rsidRPr="00000000">
        <w:rPr>
          <w:rFonts w:ascii="Arial" w:cs="Arial" w:eastAsia="Arial" w:hAnsi="Arial"/>
          <w:rtl w:val="0"/>
        </w:rPr>
        <w:t xml:space="preserve">3.1.19.2 UNSUBSCRIBE Flags</w:t>
      </w:r>
    </w:p>
    <w:p w:rsidR="00000000" w:rsidDel="00000000" w:rsidP="00000000" w:rsidRDefault="00000000" w:rsidRPr="00000000" w14:paraId="00000F8A">
      <w:pPr>
        <w:ind w:right="4"/>
        <w:rPr>
          <w:rFonts w:ascii="Arial" w:cs="Arial" w:eastAsia="Arial" w:hAnsi="Arial"/>
        </w:rPr>
      </w:pPr>
      <w:r w:rsidDel="00000000" w:rsidR="00000000" w:rsidRPr="00000000">
        <w:rPr>
          <w:rFonts w:ascii="Arial" w:cs="Arial" w:eastAsia="Arial" w:hAnsi="Arial"/>
          <w:rtl w:val="0"/>
        </w:rPr>
        <w:t xml:space="preserve">For The UNSUBSCRIBE Flags is 1 byte field in Byte position 3 of the UNSUBSCRIBE packet.  </w:t>
      </w:r>
    </w:p>
    <w:p w:rsidR="00000000" w:rsidDel="00000000" w:rsidP="00000000" w:rsidRDefault="00000000" w:rsidRPr="00000000" w14:paraId="00000F8B">
      <w:pPr>
        <w:ind w:right="4"/>
        <w:rPr>
          <w:rFonts w:ascii="Arial" w:cs="Arial" w:eastAsia="Arial" w:hAnsi="Arial"/>
        </w:rPr>
      </w:pPr>
      <w:r w:rsidDel="00000000" w:rsidR="00000000" w:rsidRPr="00000000">
        <w:rPr>
          <w:rFonts w:ascii="Arial" w:cs="Arial" w:eastAsia="Arial" w:hAnsi="Arial"/>
          <w:rtl w:val="0"/>
        </w:rPr>
        <w:t xml:space="preserve">The UNSUBSCRIBE Flags field includes the following flag:</w:t>
      </w:r>
    </w:p>
    <w:p w:rsidR="00000000" w:rsidDel="00000000" w:rsidP="00000000" w:rsidRDefault="00000000" w:rsidRPr="00000000" w14:paraId="00000F8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Topic Type.</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This is a 2-bit field in Bit 0 and 1 which determines the format of the topic Id value. Refer to </w:t>
      </w:r>
      <w:hyperlink w:anchor="_heading=h.2zbgiuw">
        <w:r w:rsidDel="00000000" w:rsidR="00000000" w:rsidRPr="00000000">
          <w:rPr>
            <w:rFonts w:ascii="Arial" w:cs="Arial" w:eastAsia="Arial" w:hAnsi="Arial"/>
            <w:b w:val="0"/>
            <w:i w:val="0"/>
            <w:smallCaps w:val="0"/>
            <w:strike w:val="0"/>
            <w:color w:val="0000ee"/>
            <w:sz w:val="20"/>
            <w:szCs w:val="20"/>
            <w:u w:val="none"/>
            <w:shd w:fill="auto" w:val="clear"/>
            <w:vertAlign w:val="baseline"/>
            <w:rtl w:val="0"/>
          </w:rPr>
          <w:t xml:space="preserve">Table 10</w:t>
        </w:r>
      </w:hyperlink>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for the definition of the various topic types.</w:t>
      </w:r>
    </w:p>
    <w:p w:rsidR="00000000" w:rsidDel="00000000" w:rsidP="00000000" w:rsidRDefault="00000000" w:rsidRPr="00000000" w14:paraId="00000F8D">
      <w:pPr>
        <w:pStyle w:val="Heading4"/>
        <w:ind w:left="0" w:right="4" w:firstLine="0"/>
        <w:rPr>
          <w:rFonts w:ascii="Arial" w:cs="Arial" w:eastAsia="Arial" w:hAnsi="Arial"/>
        </w:rPr>
      </w:pPr>
      <w:bookmarkStart w:colFirst="0" w:colLast="0" w:name="_heading=h.2b6jogx" w:id="164"/>
      <w:bookmarkEnd w:id="164"/>
      <w:r w:rsidDel="00000000" w:rsidR="00000000" w:rsidRPr="00000000">
        <w:rPr>
          <w:rFonts w:ascii="Arial" w:cs="Arial" w:eastAsia="Arial" w:hAnsi="Arial"/>
          <w:rtl w:val="0"/>
        </w:rPr>
        <w:t xml:space="preserve">3.1.19.3 Packet Identifier</w:t>
      </w:r>
    </w:p>
    <w:p w:rsidR="00000000" w:rsidDel="00000000" w:rsidP="00000000" w:rsidRDefault="00000000" w:rsidRPr="00000000" w14:paraId="00000F8E">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UNSUBACK packet. It should ideally be populated with a random integer value.</w:t>
      </w:r>
    </w:p>
    <w:p w:rsidR="00000000" w:rsidDel="00000000" w:rsidP="00000000" w:rsidRDefault="00000000" w:rsidRPr="00000000" w14:paraId="00000F8F">
      <w:pPr>
        <w:pStyle w:val="Heading4"/>
        <w:ind w:left="0" w:right="4" w:firstLine="0"/>
        <w:rPr>
          <w:rFonts w:ascii="Arial" w:cs="Arial" w:eastAsia="Arial" w:hAnsi="Arial"/>
        </w:rPr>
      </w:pPr>
      <w:bookmarkStart w:colFirst="0" w:colLast="0" w:name="_heading=h.qbtyoq" w:id="165"/>
      <w:bookmarkEnd w:id="165"/>
      <w:r w:rsidDel="00000000" w:rsidR="00000000" w:rsidRPr="00000000">
        <w:rPr>
          <w:rFonts w:ascii="Arial" w:cs="Arial" w:eastAsia="Arial" w:hAnsi="Arial"/>
          <w:rtl w:val="0"/>
        </w:rPr>
        <w:t xml:space="preserve">3.1.19.4 Topic Data or Topic Filter</w:t>
      </w:r>
    </w:p>
    <w:p w:rsidR="00000000" w:rsidDel="00000000" w:rsidP="00000000" w:rsidRDefault="00000000" w:rsidRPr="00000000" w14:paraId="00000F90">
      <w:pPr>
        <w:spacing w:after="306"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Contains Fixed Length UTF-8 Encoded String topic filter, topic alias (predefined or normal), or short topic name as indicated in the </w:t>
      </w:r>
      <w:r w:rsidDel="00000000" w:rsidR="00000000" w:rsidRPr="00000000">
        <w:rPr>
          <w:rFonts w:ascii="Arial" w:cs="Arial" w:eastAsia="Arial" w:hAnsi="Arial"/>
          <w:i w:val="1"/>
          <w:rtl w:val="0"/>
        </w:rPr>
        <w:t xml:space="preserve">Topic Type </w:t>
      </w:r>
      <w:r w:rsidDel="00000000" w:rsidR="00000000" w:rsidRPr="00000000">
        <w:rPr>
          <w:rFonts w:ascii="Arial" w:cs="Arial" w:eastAsia="Arial" w:hAnsi="Arial"/>
          <w:rtl w:val="0"/>
        </w:rPr>
        <w:t xml:space="preserve">field in flags. Determines the topic names which this subscription is interested in.</w:t>
      </w:r>
    </w:p>
    <w:p w:rsidR="00000000" w:rsidDel="00000000" w:rsidP="00000000" w:rsidRDefault="00000000" w:rsidRPr="00000000" w14:paraId="00000F91">
      <w:pPr>
        <w:pStyle w:val="Heading4"/>
        <w:keepNext w:val="0"/>
        <w:pBdr>
          <w:top w:color="auto" w:space="0" w:sz="0" w:val="none"/>
        </w:pBdr>
        <w:spacing w:after="80" w:before="280" w:line="248.00000000000006" w:lineRule="auto"/>
        <w:ind w:left="-15" w:firstLine="0"/>
        <w:jc w:val="both"/>
        <w:rPr/>
      </w:pPr>
      <w:bookmarkStart w:colFirst="0" w:colLast="0" w:name="_heading=h.yu0e4zurjnhj" w:id="166"/>
      <w:bookmarkEnd w:id="166"/>
      <w:r w:rsidDel="00000000" w:rsidR="00000000" w:rsidRPr="00000000">
        <w:rPr>
          <w:rtl w:val="0"/>
        </w:rPr>
        <w:t xml:space="preserve">3.1.19.4 UNSUBSCRIBE Actions</w:t>
      </w:r>
    </w:p>
    <w:p w:rsidR="00000000" w:rsidDel="00000000" w:rsidP="00000000" w:rsidRDefault="00000000" w:rsidRPr="00000000" w14:paraId="00000F92">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Topic Filter (whether it contains wildcards or not) supplied in an UNSUBSCRIBE packet MUST be compared character-by-character with the current set of Topic Filters held by the Server for the Client. If any filter matches exactly then its owning Subscription MUST be deleted</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[MQTT-SN-3.1.19.4-1]</w:t>
      </w:r>
      <w:r w:rsidDel="00000000" w:rsidR="00000000" w:rsidRPr="00000000">
        <w:rPr>
          <w:rFonts w:ascii="Arial" w:cs="Arial" w:eastAsia="Arial" w:hAnsi="Arial"/>
          <w:rtl w:val="0"/>
        </w:rPr>
        <w:t xml:space="preserve">, otherwise no additional processing occurs. </w:t>
      </w:r>
    </w:p>
    <w:p w:rsidR="00000000" w:rsidDel="00000000" w:rsidP="00000000" w:rsidRDefault="00000000" w:rsidRPr="00000000" w14:paraId="00000F93">
      <w:pPr>
        <w:spacing w:after="240" w:before="24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When a Server receives UNSUBSCRIBE </w:t>
      </w:r>
      <w:r w:rsidDel="00000000" w:rsidR="00000000" w:rsidRPr="00000000">
        <w:rPr>
          <w:rFonts w:ascii="Arial" w:cs="Arial" w:eastAsia="Arial" w:hAnsi="Arial"/>
          <w:rtl w:val="0"/>
        </w:rPr>
        <w:t xml:space="preserve">:</w:t>
      </w:r>
    </w:p>
    <w:p w:rsidR="00000000" w:rsidDel="00000000" w:rsidP="00000000" w:rsidRDefault="00000000" w:rsidRPr="00000000" w14:paraId="00000F94">
      <w:pPr>
        <w:numPr>
          <w:ilvl w:val="0"/>
          <w:numId w:val="53"/>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stop adding any new Application Messages which match the Topic Filters, for delivery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[MQTT-SN-3.1.19.4-2]</w:t>
      </w:r>
      <w:r w:rsidDel="00000000" w:rsidR="00000000" w:rsidRPr="00000000">
        <w:rPr>
          <w:rFonts w:ascii="Arial" w:cs="Arial" w:eastAsia="Arial" w:hAnsi="Arial"/>
          <w:rtl w:val="0"/>
        </w:rPr>
        <w:t xml:space="preserve">.</w:t>
      </w:r>
    </w:p>
    <w:p w:rsidR="00000000" w:rsidDel="00000000" w:rsidP="00000000" w:rsidRDefault="00000000" w:rsidRPr="00000000" w14:paraId="00000F95">
      <w:pPr>
        <w:numPr>
          <w:ilvl w:val="0"/>
          <w:numId w:val="53"/>
        </w:numPr>
        <w:spacing w:after="0" w:afterAutospacing="0" w:before="0" w:line="248.00000000000006"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It MUST complete the delivery of any QoS 1 or QoS 2 Application Messages which match the Topic Filters and it has started to send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[MQTT-SN-3.1.19.4-3]</w:t>
      </w:r>
      <w:r w:rsidDel="00000000" w:rsidR="00000000" w:rsidRPr="00000000">
        <w:rPr>
          <w:rFonts w:ascii="Arial" w:cs="Arial" w:eastAsia="Arial" w:hAnsi="Arial"/>
          <w:rtl w:val="0"/>
        </w:rPr>
        <w:t xml:space="preserve">.</w:t>
      </w:r>
    </w:p>
    <w:p w:rsidR="00000000" w:rsidDel="00000000" w:rsidP="00000000" w:rsidRDefault="00000000" w:rsidRPr="00000000" w14:paraId="00000F96">
      <w:pPr>
        <w:numPr>
          <w:ilvl w:val="0"/>
          <w:numId w:val="53"/>
        </w:numPr>
        <w:spacing w:after="240" w:before="0" w:line="248.00000000000006" w:lineRule="auto"/>
        <w:ind w:left="720" w:right="0" w:hanging="360"/>
        <w:rPr>
          <w:rFonts w:ascii="Arial" w:cs="Arial" w:eastAsia="Arial" w:hAnsi="Arial"/>
        </w:rPr>
      </w:pPr>
      <w:r w:rsidDel="00000000" w:rsidR="00000000" w:rsidRPr="00000000">
        <w:rPr>
          <w:rFonts w:ascii="Arial" w:cs="Arial" w:eastAsia="Arial" w:hAnsi="Arial"/>
          <w:rtl w:val="0"/>
        </w:rPr>
        <w:t xml:space="preserve">It MAY continue to deliver any existing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buffered for delivery to the Client.</w:t>
      </w:r>
    </w:p>
    <w:p w:rsidR="00000000" w:rsidDel="00000000" w:rsidP="00000000" w:rsidRDefault="00000000" w:rsidRPr="00000000" w14:paraId="00000F97">
      <w:pPr>
        <w:spacing w:after="240" w:before="0" w:line="248.00000000000006"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The Server MUST respond to an UNSUBSCRIBE request by sending an UNSUBACK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[MQTT-3.1.19.4-4]</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The UNSUBACK packet MUST have the same Packet Identifier as the UNSUBSCRIBE packet. Even where no Topic Subscriptions are deleted, the Server MUST respond with an UNSUBACK</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[MQTT-3.1.19.4-5]</w:t>
      </w:r>
      <w:r w:rsidDel="00000000" w:rsidR="00000000" w:rsidRPr="00000000">
        <w:rPr>
          <w:rFonts w:ascii="Arial" w:cs="Arial" w:eastAsia="Arial" w:hAnsi="Arial"/>
          <w:rtl w:val="0"/>
        </w:rPr>
        <w:t xml:space="preserve">.</w:t>
      </w:r>
    </w:p>
    <w:p w:rsidR="00000000" w:rsidDel="00000000" w:rsidP="00000000" w:rsidRDefault="00000000" w:rsidRPr="00000000" w14:paraId="00000F98">
      <w:pPr>
        <w:pStyle w:val="Heading3"/>
        <w:keepLines w:val="1"/>
        <w:spacing w:after="48" w:before="0" w:line="259" w:lineRule="auto"/>
        <w:ind w:left="0" w:right="4" w:firstLine="0"/>
        <w:rPr>
          <w:rFonts w:ascii="Arial" w:cs="Arial" w:eastAsia="Arial" w:hAnsi="Arial"/>
        </w:rPr>
      </w:pPr>
      <w:bookmarkStart w:colFirst="0" w:colLast="0" w:name="_heading=h.3abhhcj" w:id="167"/>
      <w:bookmarkEnd w:id="167"/>
      <w:r w:rsidDel="00000000" w:rsidR="00000000" w:rsidRPr="00000000">
        <w:rPr>
          <w:rtl w:val="0"/>
        </w:rPr>
        <w:t xml:space="preserve">3.1.20 </w:t>
      </w:r>
      <w:r w:rsidDel="00000000" w:rsidR="00000000" w:rsidRPr="00000000">
        <w:rPr>
          <w:rFonts w:ascii="Arial" w:cs="Arial" w:eastAsia="Arial" w:hAnsi="Arial"/>
          <w:rtl w:val="0"/>
        </w:rPr>
        <w:t xml:space="preserve">UNSUBACK - Unsubscribe Acknowledgement</w:t>
      </w:r>
    </w:p>
    <w:tbl>
      <w:tblPr>
        <w:tblStyle w:val="Table33"/>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99">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9A">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9B">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9C">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9D">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9E">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9F">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A0">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A1">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A2">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A3">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AB">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AC">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B4">
            <w:pPr>
              <w:ind w:right="4"/>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B5">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MSB</w:t>
            </w:r>
          </w:p>
        </w:tc>
      </w:tr>
      <w:tr>
        <w:trPr>
          <w:cantSplit w:val="0"/>
          <w:tblHeader w:val="0"/>
        </w:trPr>
        <w:tc>
          <w:tcPr/>
          <w:p w:rsidR="00000000" w:rsidDel="00000000" w:rsidP="00000000" w:rsidRDefault="00000000" w:rsidRPr="00000000" w14:paraId="00000FBD">
            <w:pPr>
              <w:ind w:right="4"/>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BE">
            <w:pPr>
              <w:ind w:right="4"/>
              <w:jc w:val="center"/>
              <w:rPr>
                <w:rFonts w:ascii="Arial" w:cs="Arial" w:eastAsia="Arial" w:hAnsi="Arial"/>
              </w:rPr>
            </w:pPr>
            <w:r w:rsidDel="00000000" w:rsidR="00000000" w:rsidRPr="00000000">
              <w:rPr>
                <w:rFonts w:ascii="Arial" w:cs="Arial" w:eastAsia="Arial" w:hAnsi="Arial"/>
                <w:rtl w:val="0"/>
              </w:rPr>
              <w:t xml:space="preserve">Packet Id</w:t>
            </w:r>
            <w:r w:rsidDel="00000000" w:rsidR="00000000" w:rsidRPr="00000000">
              <w:rPr>
                <w:rFonts w:ascii="Arial" w:cs="Arial" w:eastAsia="Arial" w:hAnsi="Arial"/>
                <w:rtl w:val="0"/>
              </w:rPr>
              <w:t xml:space="preserve">entifier</w:t>
            </w:r>
            <w:r w:rsidDel="00000000" w:rsidR="00000000" w:rsidRPr="00000000">
              <w:rPr>
                <w:rFonts w:ascii="Arial" w:cs="Arial" w:eastAsia="Arial" w:hAnsi="Arial"/>
                <w:rtl w:val="0"/>
              </w:rPr>
              <w:t xml:space="preserve"> LSB</w:t>
            </w:r>
          </w:p>
        </w:tc>
      </w:tr>
      <w:tr>
        <w:trPr>
          <w:cantSplit w:val="0"/>
          <w:tblHeader w:val="0"/>
        </w:trPr>
        <w:tc>
          <w:tcPr/>
          <w:p w:rsidR="00000000" w:rsidDel="00000000" w:rsidP="00000000" w:rsidRDefault="00000000" w:rsidRPr="00000000" w14:paraId="00000FC6">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0FC7">
            <w:pPr>
              <w:keepNext w:val="1"/>
              <w:ind w:right="4"/>
              <w:jc w:val="center"/>
              <w:rPr>
                <w:rFonts w:ascii="Arial" w:cs="Arial" w:eastAsia="Arial" w:hAnsi="Arial"/>
              </w:rPr>
            </w:pPr>
            <w:r w:rsidDel="00000000" w:rsidR="00000000" w:rsidRPr="00000000">
              <w:rPr>
                <w:rFonts w:ascii="Arial" w:cs="Arial" w:eastAsia="Arial" w:hAnsi="Arial"/>
                <w:rtl w:val="0"/>
              </w:rPr>
              <w:t xml:space="preserve">Reason Code</w:t>
            </w:r>
          </w:p>
        </w:tc>
      </w:tr>
    </w:tbl>
    <w:p w:rsidR="00000000" w:rsidDel="00000000" w:rsidP="00000000" w:rsidRDefault="00000000" w:rsidRPr="00000000" w14:paraId="00000F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40: UNSUBACK packet</w:t>
      </w:r>
    </w:p>
    <w:p w:rsidR="00000000" w:rsidDel="00000000" w:rsidP="00000000" w:rsidRDefault="00000000" w:rsidRPr="00000000" w14:paraId="00000FD0">
      <w:pPr>
        <w:spacing w:after="144" w:lineRule="auto"/>
        <w:ind w:left="-15" w:right="4" w:firstLine="0"/>
        <w:rPr>
          <w:rFonts w:ascii="Arial" w:cs="Arial" w:eastAsia="Arial" w:hAnsi="Arial"/>
        </w:rPr>
      </w:pPr>
      <w:r w:rsidDel="00000000" w:rsidR="00000000" w:rsidRPr="00000000">
        <w:rPr>
          <w:rFonts w:ascii="Arial" w:cs="Arial" w:eastAsia="Arial" w:hAnsi="Arial"/>
          <w:rtl w:val="0"/>
        </w:rPr>
        <w:t xml:space="preserve">An UNSUBACK packet is sent by a GW to acknowledge the receipt and processing of an UNSUBSCRIBE packet.</w:t>
      </w:r>
    </w:p>
    <w:p w:rsidR="00000000" w:rsidDel="00000000" w:rsidP="00000000" w:rsidRDefault="00000000" w:rsidRPr="00000000" w14:paraId="00000FD1">
      <w:pPr>
        <w:pStyle w:val="Heading4"/>
        <w:ind w:left="0" w:right="4" w:firstLine="0"/>
        <w:rPr>
          <w:rFonts w:ascii="Arial" w:cs="Arial" w:eastAsia="Arial" w:hAnsi="Arial"/>
        </w:rPr>
      </w:pPr>
      <w:bookmarkStart w:colFirst="0" w:colLast="0" w:name="_heading=h.1pgrrkc" w:id="168"/>
      <w:bookmarkEnd w:id="168"/>
      <w:r w:rsidDel="00000000" w:rsidR="00000000" w:rsidRPr="00000000">
        <w:rPr>
          <w:rFonts w:ascii="Arial" w:cs="Arial" w:eastAsia="Arial" w:hAnsi="Arial"/>
          <w:rtl w:val="0"/>
        </w:rPr>
        <w:t xml:space="preserve">3.1.20.1 Length &amp; Packet Type</w:t>
      </w:r>
    </w:p>
    <w:p w:rsidR="00000000" w:rsidDel="00000000" w:rsidP="00000000" w:rsidRDefault="00000000" w:rsidRPr="00000000" w14:paraId="00000FD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0FD3">
      <w:pPr>
        <w:pStyle w:val="Heading4"/>
        <w:ind w:left="0" w:right="4" w:firstLine="0"/>
        <w:rPr>
          <w:rFonts w:ascii="Arial" w:cs="Arial" w:eastAsia="Arial" w:hAnsi="Arial"/>
        </w:rPr>
      </w:pPr>
      <w:bookmarkStart w:colFirst="0" w:colLast="0" w:name="_heading=h.49gfa85" w:id="169"/>
      <w:bookmarkEnd w:id="169"/>
      <w:r w:rsidDel="00000000" w:rsidR="00000000" w:rsidRPr="00000000">
        <w:rPr>
          <w:rFonts w:ascii="Arial" w:cs="Arial" w:eastAsia="Arial" w:hAnsi="Arial"/>
          <w:rtl w:val="0"/>
        </w:rPr>
        <w:t xml:space="preserve">3.1.20.2 Packet Identifier</w:t>
      </w:r>
    </w:p>
    <w:p w:rsidR="00000000" w:rsidDel="00000000" w:rsidP="00000000" w:rsidRDefault="00000000" w:rsidRPr="00000000" w14:paraId="00000FD4">
      <w:pPr>
        <w:spacing w:after="295"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UNSUBSCRIBE packet being acknowledged.</w:t>
      </w:r>
    </w:p>
    <w:p w:rsidR="00000000" w:rsidDel="00000000" w:rsidP="00000000" w:rsidRDefault="00000000" w:rsidRPr="00000000" w14:paraId="00000FD5">
      <w:pPr>
        <w:pStyle w:val="Heading4"/>
        <w:ind w:left="0" w:right="4" w:firstLine="0"/>
        <w:rPr>
          <w:rFonts w:ascii="Arial" w:cs="Arial" w:eastAsia="Arial" w:hAnsi="Arial"/>
        </w:rPr>
      </w:pPr>
      <w:bookmarkStart w:colFirst="0" w:colLast="0" w:name="_heading=h.2olpkfy" w:id="170"/>
      <w:bookmarkEnd w:id="170"/>
      <w:r w:rsidDel="00000000" w:rsidR="00000000" w:rsidRPr="00000000">
        <w:rPr>
          <w:rFonts w:ascii="Arial" w:cs="Arial" w:eastAsia="Arial" w:hAnsi="Arial"/>
          <w:rtl w:val="0"/>
        </w:rPr>
        <w:t xml:space="preserve">3.1.20.3 Reason Code</w:t>
      </w:r>
    </w:p>
    <w:p w:rsidR="00000000" w:rsidDel="00000000" w:rsidP="00000000" w:rsidRDefault="00000000" w:rsidRPr="00000000" w14:paraId="00000FD6">
      <w:pPr>
        <w:spacing w:after="174" w:before="0" w:line="248.00000000000006" w:lineRule="auto"/>
        <w:ind w:right="4"/>
        <w:jc w:val="both"/>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Arial" w:cs="Arial" w:eastAsia="Arial" w:hAnsi="Arial"/>
          <w:rtl w:val="0"/>
        </w:rPr>
        <w:t xml:space="preserve">Byte 5 in the UNSUBACK packet holds the Reason code in response to UNSUBSCRIBE packet. The UNSUBACK Reason Codes are shown in </w:t>
      </w:r>
      <w:r w:rsidDel="00000000" w:rsidR="00000000" w:rsidRPr="00000000">
        <w:rPr>
          <w:rtl w:val="0"/>
        </w:rPr>
        <w:t xml:space="preserve">Table 9: Reason Code Values. </w:t>
      </w:r>
      <w:r w:rsidDel="00000000" w:rsidR="00000000" w:rsidRPr="00000000">
        <w:rPr>
          <w:rFonts w:ascii="Arial" w:cs="Arial" w:eastAsia="Arial" w:hAnsi="Arial"/>
          <w:rtl w:val="0"/>
        </w:rPr>
        <w:t xml:space="preserve">The server sending the UNSUBACK packet MUST use one of the UNSUBACK Reason Codes.</w:t>
      </w:r>
      <w:r w:rsidDel="00000000" w:rsidR="00000000" w:rsidRPr="00000000">
        <w:rPr>
          <w:rtl w:val="0"/>
        </w:rPr>
      </w:r>
    </w:p>
    <w:p w:rsidR="00000000" w:rsidDel="00000000" w:rsidP="00000000" w:rsidRDefault="00000000" w:rsidRPr="00000000" w14:paraId="00000FD7">
      <w:pPr>
        <w:pStyle w:val="Heading3"/>
        <w:keepLines w:val="1"/>
        <w:spacing w:after="77" w:before="0" w:line="259" w:lineRule="auto"/>
        <w:ind w:left="0" w:firstLine="0"/>
        <w:rPr>
          <w:rFonts w:ascii="Arial" w:cs="Arial" w:eastAsia="Arial" w:hAnsi="Arial"/>
        </w:rPr>
      </w:pPr>
      <w:bookmarkStart w:colFirst="0" w:colLast="0" w:name="_heading=h.13qzunr" w:id="171"/>
      <w:bookmarkEnd w:id="171"/>
      <w:r w:rsidDel="00000000" w:rsidR="00000000" w:rsidRPr="00000000">
        <w:rPr>
          <w:rtl w:val="0"/>
        </w:rPr>
        <w:t xml:space="preserve">3.1.21 </w:t>
      </w:r>
      <w:r w:rsidDel="00000000" w:rsidR="00000000" w:rsidRPr="00000000">
        <w:rPr>
          <w:rFonts w:ascii="Arial" w:cs="Arial" w:eastAsia="Arial" w:hAnsi="Arial"/>
          <w:rtl w:val="0"/>
        </w:rPr>
        <w:t xml:space="preserve">PINGREQ - Ping Request</w:t>
      </w:r>
    </w:p>
    <w:tbl>
      <w:tblPr>
        <w:tblStyle w:val="Table34"/>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0FD8">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0FD9">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0FDA">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0FD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0FDC">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0FDD">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0FDE">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0FD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0FE0">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0FE1">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0FE2">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0FEA">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0FEB">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0FF3">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0FF4">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0FFC">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0FFD">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05">
            <w:pPr>
              <w:rPr>
                <w:rFonts w:ascii="Arial" w:cs="Arial" w:eastAsia="Arial" w:hAnsi="Arial"/>
              </w:rPr>
            </w:pPr>
            <w:r w:rsidDel="00000000" w:rsidR="00000000" w:rsidRPr="00000000">
              <w:rPr>
                <w:rFonts w:ascii="Arial" w:cs="Arial" w:eastAsia="Arial" w:hAnsi="Arial"/>
                <w:rtl w:val="0"/>
              </w:rPr>
              <w:t xml:space="preserve">Byte 5…N</w:t>
            </w:r>
          </w:p>
        </w:tc>
        <w:tc>
          <w:tcPr>
            <w:gridSpan w:val="8"/>
          </w:tcPr>
          <w:p w:rsidR="00000000" w:rsidDel="00000000" w:rsidP="00000000" w:rsidRDefault="00000000" w:rsidRPr="00000000" w14:paraId="00001006">
            <w:pPr>
              <w:keepNext w:val="1"/>
              <w:jc w:val="center"/>
              <w:rPr>
                <w:rFonts w:ascii="Arial" w:cs="Arial" w:eastAsia="Arial" w:hAnsi="Arial"/>
              </w:rPr>
            </w:pPr>
            <w:r w:rsidDel="00000000" w:rsidR="00000000" w:rsidRPr="00000000">
              <w:rPr>
                <w:rFonts w:ascii="Arial" w:cs="Arial" w:eastAsia="Arial" w:hAnsi="Arial"/>
                <w:rtl w:val="0"/>
              </w:rPr>
              <w:t xml:space="preserve">Client Identifier (optional)</w:t>
            </w:r>
          </w:p>
        </w:tc>
      </w:tr>
    </w:tbl>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42: PINGREQ packet</w:t>
      </w:r>
    </w:p>
    <w:p w:rsidR="00000000" w:rsidDel="00000000" w:rsidP="00000000" w:rsidRDefault="00000000" w:rsidRPr="00000000" w14:paraId="0000100F">
      <w:pPr>
        <w:ind w:left="-15" w:right="4" w:firstLine="0"/>
        <w:rPr>
          <w:rFonts w:ascii="Arial" w:cs="Arial" w:eastAsia="Arial" w:hAnsi="Arial"/>
        </w:rPr>
      </w:pPr>
      <w:r w:rsidDel="00000000" w:rsidR="00000000" w:rsidRPr="00000000">
        <w:rPr>
          <w:rFonts w:ascii="Arial" w:cs="Arial" w:eastAsia="Arial" w:hAnsi="Arial"/>
          <w:rtl w:val="0"/>
        </w:rPr>
        <w:t xml:space="preserve">As with MQTT, the PINGREQ packet is an ”are you alive” packet that is sent from or received by a connected client.</w:t>
      </w:r>
    </w:p>
    <w:p w:rsidR="00000000" w:rsidDel="00000000" w:rsidP="00000000" w:rsidRDefault="00000000" w:rsidRPr="00000000" w14:paraId="00001010">
      <w:pPr>
        <w:pStyle w:val="Heading4"/>
        <w:ind w:left="0" w:right="4" w:firstLine="0"/>
        <w:rPr>
          <w:rFonts w:ascii="Arial" w:cs="Arial" w:eastAsia="Arial" w:hAnsi="Arial"/>
        </w:rPr>
      </w:pPr>
      <w:bookmarkStart w:colFirst="0" w:colLast="0" w:name="_heading=h.3nqndbk" w:id="172"/>
      <w:bookmarkEnd w:id="172"/>
      <w:r w:rsidDel="00000000" w:rsidR="00000000" w:rsidRPr="00000000">
        <w:rPr>
          <w:rFonts w:ascii="Arial" w:cs="Arial" w:eastAsia="Arial" w:hAnsi="Arial"/>
          <w:rtl w:val="0"/>
        </w:rPr>
        <w:t xml:space="preserve">3.1.21.1 Length &amp; Packet Type</w:t>
      </w:r>
    </w:p>
    <w:p w:rsidR="00000000" w:rsidDel="00000000" w:rsidP="00000000" w:rsidRDefault="00000000" w:rsidRPr="00000000" w14:paraId="0000101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12">
      <w:pPr>
        <w:pStyle w:val="Heading4"/>
        <w:ind w:left="0" w:firstLine="0"/>
        <w:rPr>
          <w:rFonts w:ascii="Arial" w:cs="Arial" w:eastAsia="Arial" w:hAnsi="Arial"/>
        </w:rPr>
      </w:pPr>
      <w:bookmarkStart w:colFirst="0" w:colLast="0" w:name="_heading=h.sqbpplpqb01e" w:id="173"/>
      <w:bookmarkEnd w:id="173"/>
      <w:r w:rsidDel="00000000" w:rsidR="00000000" w:rsidRPr="00000000">
        <w:rPr>
          <w:rFonts w:ascii="Arial" w:cs="Arial" w:eastAsia="Arial" w:hAnsi="Arial"/>
          <w:rtl w:val="0"/>
        </w:rPr>
        <w:t xml:space="preserve">3.1.21.2 Packet Identifier</w:t>
      </w:r>
    </w:p>
    <w:p w:rsidR="00000000" w:rsidDel="00000000" w:rsidP="00000000" w:rsidRDefault="00000000" w:rsidRPr="00000000" w14:paraId="00001013">
      <w:pPr>
        <w:spacing w:after="174" w:before="0" w:line="248.00000000000006" w:lineRule="auto"/>
        <w:ind w:right="990"/>
        <w:jc w:val="both"/>
        <w:rPr>
          <w:rFonts w:ascii="Arial" w:cs="Arial" w:eastAsia="Arial" w:hAnsi="Arial"/>
        </w:rPr>
      </w:pPr>
      <w:r w:rsidDel="00000000" w:rsidR="00000000" w:rsidRPr="00000000">
        <w:rPr>
          <w:rFonts w:ascii="Arial" w:cs="Arial" w:eastAsia="Arial" w:hAnsi="Arial"/>
          <w:rtl w:val="0"/>
        </w:rPr>
        <w:t xml:space="preserve">Used to identify the corresponding PINGRESP packet. It should ideally be set to a random integer value.</w:t>
      </w:r>
    </w:p>
    <w:p w:rsidR="00000000" w:rsidDel="00000000" w:rsidP="00000000" w:rsidRDefault="00000000" w:rsidRPr="00000000" w14:paraId="00001014">
      <w:pPr>
        <w:pStyle w:val="Heading4"/>
        <w:ind w:left="0" w:right="4" w:firstLine="0"/>
        <w:rPr>
          <w:rFonts w:ascii="Arial" w:cs="Arial" w:eastAsia="Arial" w:hAnsi="Arial"/>
        </w:rPr>
      </w:pPr>
      <w:bookmarkStart w:colFirst="0" w:colLast="0" w:name="_heading=h.22vxnjd" w:id="174"/>
      <w:bookmarkEnd w:id="174"/>
      <w:r w:rsidDel="00000000" w:rsidR="00000000" w:rsidRPr="00000000">
        <w:rPr>
          <w:rFonts w:ascii="Arial" w:cs="Arial" w:eastAsia="Arial" w:hAnsi="Arial"/>
          <w:rtl w:val="0"/>
        </w:rPr>
        <w:t xml:space="preserve">3.1.21.3 Client Identifier (optional)</w:t>
      </w:r>
    </w:p>
    <w:p w:rsidR="00000000" w:rsidDel="00000000" w:rsidP="00000000" w:rsidRDefault="00000000" w:rsidRPr="00000000" w14:paraId="00001015">
      <w:pPr>
        <w:spacing w:after="308" w:before="0" w:line="246" w:lineRule="auto"/>
        <w:ind w:right="4"/>
        <w:rPr>
          <w:rFonts w:ascii="Arial" w:cs="Arial" w:eastAsia="Arial" w:hAnsi="Arial"/>
        </w:rPr>
      </w:pPr>
      <w:r w:rsidDel="00000000" w:rsidR="00000000" w:rsidRPr="00000000">
        <w:rPr>
          <w:rFonts w:ascii="Arial" w:cs="Arial" w:eastAsia="Arial" w:hAnsi="Arial"/>
          <w:rtl w:val="0"/>
        </w:rPr>
        <w:t xml:space="preserve">Contains the client identifier (ClientID); this field is optional and is included by a “sleeping” client when it goes to the “awake” state and is waiting for packets sent by the server/gateway.</w:t>
      </w:r>
    </w:p>
    <w:p w:rsidR="00000000" w:rsidDel="00000000" w:rsidP="00000000" w:rsidRDefault="00000000" w:rsidRPr="00000000" w14:paraId="00001016">
      <w:pPr>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Client Identifier MUST be a Fixed Length UTF-8 Encoded String </w:t>
      </w:r>
      <w:r w:rsidDel="00000000" w:rsidR="00000000" w:rsidRPr="00000000">
        <w:rPr>
          <w:rFonts w:ascii="Arial" w:cs="Arial" w:eastAsia="Arial" w:hAnsi="Arial"/>
          <w:color w:val="ff0000"/>
          <w:rtl w:val="0"/>
        </w:rPr>
        <w:t xml:space="preserve">[MQTT-SN-3.1.21.3-1].</w:t>
      </w:r>
      <w:r w:rsidDel="00000000" w:rsidR="00000000" w:rsidRPr="00000000">
        <w:rPr>
          <w:rtl w:val="0"/>
        </w:rPr>
      </w:r>
    </w:p>
    <w:p w:rsidR="00000000" w:rsidDel="00000000" w:rsidP="00000000" w:rsidRDefault="00000000" w:rsidRPr="00000000" w14:paraId="00001017">
      <w:pPr>
        <w:pStyle w:val="Heading4"/>
        <w:keepNext w:val="0"/>
        <w:pBdr>
          <w:top w:color="auto" w:space="0" w:sz="0" w:val="none"/>
        </w:pBdr>
        <w:spacing w:after="80" w:before="280" w:lineRule="auto"/>
        <w:ind w:left="-15" w:firstLine="0"/>
        <w:rPr/>
      </w:pPr>
      <w:bookmarkStart w:colFirst="0" w:colLast="0" w:name="_heading=h.1bpzu4dgtzqz" w:id="175"/>
      <w:bookmarkEnd w:id="175"/>
      <w:r w:rsidDel="00000000" w:rsidR="00000000" w:rsidRPr="00000000">
        <w:rPr>
          <w:rtl w:val="0"/>
        </w:rPr>
        <w:t xml:space="preserve">3.1.21.4 PINGREQ Actions</w:t>
      </w:r>
    </w:p>
    <w:p w:rsidR="00000000" w:rsidDel="00000000" w:rsidP="00000000" w:rsidRDefault="00000000" w:rsidRPr="00000000" w14:paraId="00001018">
      <w:pPr>
        <w:spacing w:after="240" w:before="240" w:lineRule="auto"/>
        <w:ind w:left="0" w:right="0" w:firstLine="0"/>
        <w:rPr>
          <w:rFonts w:ascii="Arial" w:cs="Arial" w:eastAsia="Arial" w:hAnsi="Arial"/>
          <w:color w:val="000000"/>
          <w:highlight w:val="yellow"/>
        </w:rPr>
      </w:pPr>
      <w:r w:rsidDel="00000000" w:rsidR="00000000" w:rsidRPr="00000000">
        <w:rPr>
          <w:rFonts w:ascii="Arial" w:cs="Arial" w:eastAsia="Arial" w:hAnsi="Arial"/>
          <w:color w:val="000000"/>
          <w:highlight w:val="yellow"/>
          <w:rtl w:val="0"/>
        </w:rPr>
        <w:t xml:space="preserve">The Server MUST send a PINGRESP packet in response to a PINGREQ packet </w:t>
      </w:r>
      <w:r w:rsidDel="00000000" w:rsidR="00000000" w:rsidRPr="00000000">
        <w:rPr>
          <w:rFonts w:ascii="Arial" w:cs="Arial" w:eastAsia="Arial" w:hAnsi="Arial"/>
          <w:color w:val="ff0000"/>
          <w:rtl w:val="0"/>
        </w:rPr>
        <w:t xml:space="preserve">[MQTT-SN-3.1.21.4-1]</w:t>
      </w:r>
      <w:r w:rsidDel="00000000" w:rsidR="00000000" w:rsidRPr="00000000">
        <w:rPr>
          <w:rFonts w:ascii="Arial" w:cs="Arial" w:eastAsia="Arial" w:hAnsi="Arial"/>
          <w:color w:val="000000"/>
          <w:highlight w:val="yellow"/>
          <w:rtl w:val="0"/>
        </w:rPr>
        <w:t xml:space="preserve">.</w:t>
      </w:r>
    </w:p>
    <w:p w:rsidR="00000000" w:rsidDel="00000000" w:rsidP="00000000" w:rsidRDefault="00000000" w:rsidRPr="00000000" w14:paraId="00001019">
      <w:pPr>
        <w:pStyle w:val="Heading3"/>
        <w:keepLines w:val="1"/>
        <w:spacing w:after="77" w:before="0" w:line="259" w:lineRule="auto"/>
        <w:ind w:left="0" w:right="4" w:firstLine="0"/>
        <w:rPr>
          <w:rFonts w:ascii="Arial" w:cs="Arial" w:eastAsia="Arial" w:hAnsi="Arial"/>
        </w:rPr>
      </w:pPr>
      <w:bookmarkStart w:colFirst="0" w:colLast="0" w:name="_heading=h.i17xr6" w:id="176"/>
      <w:bookmarkEnd w:id="176"/>
      <w:r w:rsidDel="00000000" w:rsidR="00000000" w:rsidRPr="00000000">
        <w:rPr>
          <w:rtl w:val="0"/>
        </w:rPr>
        <w:t xml:space="preserve">3.1.22 </w:t>
      </w:r>
      <w:r w:rsidDel="00000000" w:rsidR="00000000" w:rsidRPr="00000000">
        <w:rPr>
          <w:rFonts w:ascii="Arial" w:cs="Arial" w:eastAsia="Arial" w:hAnsi="Arial"/>
          <w:rtl w:val="0"/>
        </w:rPr>
        <w:t xml:space="preserve">PINGRESP - Ping Response</w:t>
      </w:r>
    </w:p>
    <w:tbl>
      <w:tblPr>
        <w:tblStyle w:val="Table3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806"/>
        <w:gridCol w:w="1039"/>
        <w:gridCol w:w="1039"/>
        <w:gridCol w:w="1039"/>
        <w:gridCol w:w="1039"/>
        <w:gridCol w:w="1039"/>
        <w:gridCol w:w="1039"/>
        <w:gridCol w:w="1039"/>
        <w:tblGridChange w:id="0">
          <w:tblGrid>
            <w:gridCol w:w="1271"/>
            <w:gridCol w:w="806"/>
            <w:gridCol w:w="1039"/>
            <w:gridCol w:w="1039"/>
            <w:gridCol w:w="1039"/>
            <w:gridCol w:w="1039"/>
            <w:gridCol w:w="1039"/>
            <w:gridCol w:w="1039"/>
            <w:gridCol w:w="1039"/>
          </w:tblGrid>
        </w:tblGridChange>
      </w:tblGrid>
      <w:tr>
        <w:trPr>
          <w:cantSplit w:val="0"/>
          <w:tblHeader w:val="0"/>
        </w:trPr>
        <w:tc>
          <w:tcPr>
            <w:shd w:fill="cfe2f3" w:val="clear"/>
          </w:tcPr>
          <w:p w:rsidR="00000000" w:rsidDel="00000000" w:rsidP="00000000" w:rsidRDefault="00000000" w:rsidRPr="00000000" w14:paraId="0000101A">
            <w:pPr>
              <w:ind w:right="4"/>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1B">
            <w:pPr>
              <w:ind w:right="4"/>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01C">
            <w:pPr>
              <w:ind w:right="4"/>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01D">
            <w:pPr>
              <w:ind w:right="4"/>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01E">
            <w:pPr>
              <w:ind w:right="4"/>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01F">
            <w:pPr>
              <w:ind w:right="4"/>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020">
            <w:pPr>
              <w:ind w:right="4"/>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021">
            <w:pPr>
              <w:ind w:right="4"/>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022">
            <w:pPr>
              <w:ind w:right="4"/>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23">
            <w:pPr>
              <w:ind w:right="4"/>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024">
            <w:pPr>
              <w:ind w:right="4"/>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2C">
            <w:pPr>
              <w:ind w:right="4"/>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02D">
            <w:pPr>
              <w:ind w:right="4"/>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035">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036">
            <w:pPr>
              <w:jc w:val="center"/>
              <w:rPr>
                <w:rFonts w:ascii="Arial" w:cs="Arial" w:eastAsia="Arial" w:hAnsi="Arial"/>
              </w:rPr>
            </w:pPr>
            <w:r w:rsidDel="00000000" w:rsidR="00000000" w:rsidRPr="00000000">
              <w:rPr>
                <w:rFonts w:ascii="Arial" w:cs="Arial" w:eastAsia="Arial" w:hAnsi="Arial"/>
                <w:rtl w:val="0"/>
              </w:rPr>
              <w:t xml:space="preserve">Packet Identifier MSB</w:t>
            </w:r>
          </w:p>
        </w:tc>
      </w:tr>
      <w:tr>
        <w:trPr>
          <w:cantSplit w:val="0"/>
          <w:tblHeader w:val="0"/>
        </w:trPr>
        <w:tc>
          <w:tcPr/>
          <w:p w:rsidR="00000000" w:rsidDel="00000000" w:rsidP="00000000" w:rsidRDefault="00000000" w:rsidRPr="00000000" w14:paraId="0000103E">
            <w:pPr>
              <w:rPr>
                <w:rFonts w:ascii="Arial" w:cs="Arial" w:eastAsia="Arial" w:hAnsi="Arial"/>
              </w:rPr>
            </w:pPr>
            <w:r w:rsidDel="00000000" w:rsidR="00000000" w:rsidRPr="00000000">
              <w:rPr>
                <w:rFonts w:ascii="Arial" w:cs="Arial" w:eastAsia="Arial" w:hAnsi="Arial"/>
                <w:rtl w:val="0"/>
              </w:rPr>
              <w:t xml:space="preserve">Byte 4</w:t>
            </w:r>
          </w:p>
        </w:tc>
        <w:tc>
          <w:tcPr>
            <w:gridSpan w:val="8"/>
          </w:tcPr>
          <w:p w:rsidR="00000000" w:rsidDel="00000000" w:rsidP="00000000" w:rsidRDefault="00000000" w:rsidRPr="00000000" w14:paraId="0000103F">
            <w:pPr>
              <w:jc w:val="center"/>
              <w:rPr>
                <w:rFonts w:ascii="Arial" w:cs="Arial" w:eastAsia="Arial" w:hAnsi="Arial"/>
              </w:rPr>
            </w:pPr>
            <w:r w:rsidDel="00000000" w:rsidR="00000000" w:rsidRPr="00000000">
              <w:rPr>
                <w:rFonts w:ascii="Arial" w:cs="Arial" w:eastAsia="Arial" w:hAnsi="Arial"/>
                <w:rtl w:val="0"/>
              </w:rPr>
              <w:t xml:space="preserve">Packet Identifier LSB</w:t>
            </w:r>
          </w:p>
        </w:tc>
      </w:tr>
      <w:tr>
        <w:trPr>
          <w:cantSplit w:val="0"/>
          <w:tblHeader w:val="0"/>
        </w:trPr>
        <w:tc>
          <w:tcPr/>
          <w:p w:rsidR="00000000" w:rsidDel="00000000" w:rsidP="00000000" w:rsidRDefault="00000000" w:rsidRPr="00000000" w14:paraId="00001047">
            <w:pPr>
              <w:ind w:right="4"/>
              <w:rPr>
                <w:rFonts w:ascii="Arial" w:cs="Arial" w:eastAsia="Arial" w:hAnsi="Arial"/>
              </w:rPr>
            </w:pPr>
            <w:r w:rsidDel="00000000" w:rsidR="00000000" w:rsidRPr="00000000">
              <w:rPr>
                <w:rFonts w:ascii="Arial" w:cs="Arial" w:eastAsia="Arial" w:hAnsi="Arial"/>
                <w:rtl w:val="0"/>
              </w:rPr>
              <w:t xml:space="preserve">Byte 5</w:t>
            </w:r>
          </w:p>
        </w:tc>
        <w:tc>
          <w:tcPr>
            <w:gridSpan w:val="8"/>
          </w:tcPr>
          <w:p w:rsidR="00000000" w:rsidDel="00000000" w:rsidP="00000000" w:rsidRDefault="00000000" w:rsidRPr="00000000" w14:paraId="00001048">
            <w:pPr>
              <w:keepNext w:val="1"/>
              <w:ind w:right="4"/>
              <w:jc w:val="center"/>
              <w:rPr>
                <w:rFonts w:ascii="Arial" w:cs="Arial" w:eastAsia="Arial" w:hAnsi="Arial"/>
              </w:rPr>
            </w:pPr>
            <w:r w:rsidDel="00000000" w:rsidR="00000000" w:rsidRPr="00000000">
              <w:rPr>
                <w:rFonts w:ascii="Arial" w:cs="Arial" w:eastAsia="Arial" w:hAnsi="Arial"/>
                <w:rtl w:val="0"/>
              </w:rPr>
              <w:t xml:space="preserve">Application Messages Remaining (optional)</w:t>
            </w:r>
          </w:p>
        </w:tc>
      </w:tr>
    </w:tbl>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43: PINGRESP packet</w:t>
      </w:r>
    </w:p>
    <w:p w:rsidR="00000000" w:rsidDel="00000000" w:rsidP="00000000" w:rsidRDefault="00000000" w:rsidRPr="00000000" w14:paraId="0000105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As with MQTT, a PINGRESP packet is the response to a PINGREQ packet and means ”yes I am alive”. PINGREQ packets flow in either direction, sent either by a connected client or the gateway. it has only a header and no variable part.</w:t>
      </w:r>
    </w:p>
    <w:p w:rsidR="00000000" w:rsidDel="00000000" w:rsidP="00000000" w:rsidRDefault="00000000" w:rsidRPr="00000000" w14:paraId="00001052">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Moreover, a PINGRESP packet is sent by a gateway to inform a sleeping client that it has no more buffered packets for that client.</w:t>
      </w:r>
    </w:p>
    <w:p w:rsidR="00000000" w:rsidDel="00000000" w:rsidP="00000000" w:rsidRDefault="00000000" w:rsidRPr="00000000" w14:paraId="00001053">
      <w:pPr>
        <w:pStyle w:val="Heading4"/>
        <w:ind w:left="0" w:right="4" w:firstLine="0"/>
        <w:rPr>
          <w:rFonts w:ascii="Arial" w:cs="Arial" w:eastAsia="Arial" w:hAnsi="Arial"/>
        </w:rPr>
      </w:pPr>
      <w:bookmarkStart w:colFirst="0" w:colLast="0" w:name="_heading=h.320vgez" w:id="177"/>
      <w:bookmarkEnd w:id="177"/>
      <w:r w:rsidDel="00000000" w:rsidR="00000000" w:rsidRPr="00000000">
        <w:rPr>
          <w:rFonts w:ascii="Arial" w:cs="Arial" w:eastAsia="Arial" w:hAnsi="Arial"/>
          <w:rtl w:val="0"/>
        </w:rPr>
        <w:t xml:space="preserve">3.1.22.1 Length &amp; Packet Type</w:t>
      </w:r>
    </w:p>
    <w:p w:rsidR="00000000" w:rsidDel="00000000" w:rsidP="00000000" w:rsidRDefault="00000000" w:rsidRPr="00000000" w14:paraId="0000105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055">
      <w:pPr>
        <w:pStyle w:val="Heading4"/>
        <w:ind w:left="0" w:firstLine="0"/>
        <w:rPr>
          <w:rFonts w:ascii="Arial" w:cs="Arial" w:eastAsia="Arial" w:hAnsi="Arial"/>
        </w:rPr>
      </w:pPr>
      <w:bookmarkStart w:colFirst="0" w:colLast="0" w:name="_heading=h.fodwg3l5deju" w:id="178"/>
      <w:bookmarkEnd w:id="178"/>
      <w:r w:rsidDel="00000000" w:rsidR="00000000" w:rsidRPr="00000000">
        <w:rPr>
          <w:rFonts w:ascii="Arial" w:cs="Arial" w:eastAsia="Arial" w:hAnsi="Arial"/>
          <w:rtl w:val="0"/>
        </w:rPr>
        <w:t xml:space="preserve">3.1.22.2 Packet Identifier</w:t>
      </w:r>
    </w:p>
    <w:p w:rsidR="00000000" w:rsidDel="00000000" w:rsidP="00000000" w:rsidRDefault="00000000" w:rsidRPr="00000000" w14:paraId="00001056">
      <w:pPr>
        <w:spacing w:after="295" w:before="0" w:line="248.00000000000006" w:lineRule="auto"/>
        <w:jc w:val="both"/>
        <w:rPr>
          <w:rFonts w:ascii="Arial" w:cs="Arial" w:eastAsia="Arial" w:hAnsi="Arial"/>
        </w:rPr>
      </w:pPr>
      <w:r w:rsidDel="00000000" w:rsidR="00000000" w:rsidRPr="00000000">
        <w:rPr>
          <w:rFonts w:ascii="Arial" w:cs="Arial" w:eastAsia="Arial" w:hAnsi="Arial"/>
          <w:rtl w:val="0"/>
        </w:rPr>
        <w:t xml:space="preserve">The same value as the Packet Identifier in the PINGREQ Packet being acknowledged.</w:t>
      </w:r>
    </w:p>
    <w:p w:rsidR="00000000" w:rsidDel="00000000" w:rsidP="00000000" w:rsidRDefault="00000000" w:rsidRPr="00000000" w14:paraId="00001057">
      <w:pPr>
        <w:pStyle w:val="Heading4"/>
        <w:ind w:left="0" w:right="4" w:firstLine="0"/>
        <w:rPr>
          <w:rFonts w:ascii="Arial" w:cs="Arial" w:eastAsia="Arial" w:hAnsi="Arial"/>
        </w:rPr>
      </w:pPr>
      <w:bookmarkStart w:colFirst="0" w:colLast="0" w:name="_heading=h.1h65qms" w:id="179"/>
      <w:bookmarkEnd w:id="179"/>
      <w:r w:rsidDel="00000000" w:rsidR="00000000" w:rsidRPr="00000000">
        <w:rPr>
          <w:rFonts w:ascii="Arial" w:cs="Arial" w:eastAsia="Arial" w:hAnsi="Arial"/>
          <w:rtl w:val="0"/>
        </w:rPr>
        <w:t xml:space="preserve">3.1.22.3 Application Messages Remaining</w:t>
      </w:r>
    </w:p>
    <w:p w:rsidR="00000000" w:rsidDel="00000000" w:rsidP="00000000" w:rsidRDefault="00000000" w:rsidRPr="00000000" w14:paraId="00001058">
      <w:pPr>
        <w:spacing w:after="307" w:lineRule="auto"/>
        <w:ind w:left="-15" w:right="4" w:firstLine="0"/>
        <w:rPr>
          <w:rFonts w:ascii="Arial" w:cs="Arial" w:eastAsia="Arial" w:hAnsi="Arial"/>
        </w:rPr>
      </w:pPr>
      <w:r w:rsidDel="00000000" w:rsidR="00000000" w:rsidRPr="00000000">
        <w:rPr>
          <w:rFonts w:ascii="Arial" w:cs="Arial" w:eastAsia="Arial" w:hAnsi="Arial"/>
          <w:rtl w:val="0"/>
        </w:rPr>
        <w:t xml:space="preserve">The number of Application Messages still queued for delivery at the Server when a Client is sent back to sleep. Optional – for use at the end of a client's awake period.  Values can be:</w:t>
      </w:r>
    </w:p>
    <w:tbl>
      <w:tblPr>
        <w:tblStyle w:val="Table36"/>
        <w:tblW w:w="933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85"/>
        <w:gridCol w:w="7545"/>
        <w:tblGridChange w:id="0">
          <w:tblGrid>
            <w:gridCol w:w="1785"/>
            <w:gridCol w:w="7545"/>
          </w:tblGrid>
        </w:tblGridChange>
      </w:tblGrid>
      <w:tr>
        <w:trPr>
          <w:cantSplit w:val="0"/>
          <w:trHeight w:val="795.4951171875001" w:hRule="atLeast"/>
          <w:tblHeader w:val="0"/>
        </w:trPr>
        <w:tc>
          <w:tcPr>
            <w:shd w:fill="cfe2f3" w:val="clear"/>
          </w:tcPr>
          <w:p w:rsidR="00000000" w:rsidDel="00000000" w:rsidP="00000000" w:rsidRDefault="00000000" w:rsidRPr="00000000" w14:paraId="00001059">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Allowed Values</w:t>
            </w:r>
          </w:p>
        </w:tc>
        <w:tc>
          <w:tcPr>
            <w:shd w:fill="cfe2f3" w:val="clear"/>
          </w:tcPr>
          <w:p w:rsidR="00000000" w:rsidDel="00000000" w:rsidP="00000000" w:rsidRDefault="00000000" w:rsidRPr="00000000" w14:paraId="0000105A">
            <w:pPr>
              <w:spacing w:after="307" w:lineRule="auto"/>
              <w:ind w:right="-135"/>
              <w:jc w:val="center"/>
              <w:rPr>
                <w:rFonts w:ascii="Arial" w:cs="Arial" w:eastAsia="Arial" w:hAnsi="Arial"/>
                <w:b w:val="1"/>
              </w:rPr>
            </w:pPr>
            <w:r w:rsidDel="00000000" w:rsidR="00000000" w:rsidRPr="00000000">
              <w:rPr>
                <w:rFonts w:ascii="Arial" w:cs="Arial" w:eastAsia="Arial" w:hAnsi="Arial"/>
                <w:b w:val="1"/>
                <w:rtl w:val="0"/>
              </w:rPr>
              <w:t xml:space="preserve">Description</w:t>
            </w:r>
          </w:p>
        </w:tc>
      </w:tr>
      <w:tr>
        <w:trPr>
          <w:cantSplit w:val="0"/>
          <w:trHeight w:val="795.4951171875001" w:hRule="atLeast"/>
          <w:tblHeader w:val="0"/>
        </w:trPr>
        <w:tc>
          <w:tcPr>
            <w:shd w:fill="d9d9d9" w:val="clear"/>
          </w:tcPr>
          <w:p w:rsidR="00000000" w:rsidDel="00000000" w:rsidP="00000000" w:rsidRDefault="00000000" w:rsidRPr="00000000" w14:paraId="0000105B">
            <w:pPr>
              <w:ind w:right="-135"/>
              <w:jc w:val="center"/>
              <w:rPr>
                <w:rFonts w:ascii="Arial" w:cs="Arial" w:eastAsia="Arial" w:hAnsi="Arial"/>
              </w:rPr>
            </w:pPr>
            <w:r w:rsidDel="00000000" w:rsidR="00000000" w:rsidRPr="00000000">
              <w:rPr>
                <w:rFonts w:ascii="Arial" w:cs="Arial" w:eastAsia="Arial" w:hAnsi="Arial"/>
                <w:rtl w:val="0"/>
              </w:rPr>
              <w:t xml:space="preserve">0</w:t>
            </w:r>
          </w:p>
        </w:tc>
        <w:tc>
          <w:tcPr/>
          <w:p w:rsidR="00000000" w:rsidDel="00000000" w:rsidP="00000000" w:rsidRDefault="00000000" w:rsidRPr="00000000" w14:paraId="0000105C">
            <w:pPr>
              <w:ind w:left="0" w:right="-60" w:firstLine="0"/>
              <w:rPr>
                <w:rFonts w:ascii="Arial" w:cs="Arial" w:eastAsia="Arial" w:hAnsi="Arial"/>
              </w:rPr>
            </w:pPr>
            <w:r w:rsidDel="00000000" w:rsidR="00000000" w:rsidRPr="00000000">
              <w:rPr>
                <w:rFonts w:ascii="Arial" w:cs="Arial" w:eastAsia="Arial" w:hAnsi="Arial"/>
                <w:rtl w:val="0"/>
              </w:rPr>
              <w:t xml:space="preserve">No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are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5D">
            <w:pPr>
              <w:ind w:right="-135"/>
              <w:jc w:val="center"/>
              <w:rPr>
                <w:rFonts w:ascii="Arial" w:cs="Arial" w:eastAsia="Arial" w:hAnsi="Arial"/>
              </w:rPr>
            </w:pPr>
            <w:r w:rsidDel="00000000" w:rsidR="00000000" w:rsidRPr="00000000">
              <w:rPr>
                <w:rFonts w:ascii="Arial" w:cs="Arial" w:eastAsia="Arial" w:hAnsi="Arial"/>
                <w:rtl w:val="0"/>
              </w:rPr>
              <w:t xml:space="preserve">1 – 254 (incl.)</w:t>
            </w:r>
          </w:p>
        </w:tc>
        <w:tc>
          <w:tcPr/>
          <w:p w:rsidR="00000000" w:rsidDel="00000000" w:rsidP="00000000" w:rsidRDefault="00000000" w:rsidRPr="00000000" w14:paraId="0000105E">
            <w:pPr>
              <w:ind w:left="0" w:right="-60" w:firstLine="0"/>
              <w:rPr>
                <w:rFonts w:ascii="Arial" w:cs="Arial" w:eastAsia="Arial" w:hAnsi="Arial"/>
              </w:rPr>
            </w:pPr>
            <w:r w:rsidDel="00000000" w:rsidR="00000000" w:rsidRPr="00000000">
              <w:rPr>
                <w:rFonts w:ascii="Arial" w:cs="Arial" w:eastAsia="Arial" w:hAnsi="Arial"/>
                <w:rtl w:val="0"/>
              </w:rPr>
              <w:t xml:space="preserve">The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w:t>
            </w:r>
          </w:p>
        </w:tc>
      </w:tr>
      <w:tr>
        <w:trPr>
          <w:cantSplit w:val="0"/>
          <w:trHeight w:val="795.4951171875001" w:hRule="atLeast"/>
          <w:tblHeader w:val="0"/>
        </w:trPr>
        <w:tc>
          <w:tcPr>
            <w:shd w:fill="d9d9d9" w:val="clear"/>
          </w:tcPr>
          <w:p w:rsidR="00000000" w:rsidDel="00000000" w:rsidP="00000000" w:rsidRDefault="00000000" w:rsidRPr="00000000" w14:paraId="0000105F">
            <w:pPr>
              <w:ind w:right="-135"/>
              <w:jc w:val="center"/>
              <w:rPr>
                <w:rFonts w:ascii="Arial" w:cs="Arial" w:eastAsia="Arial" w:hAnsi="Arial"/>
              </w:rPr>
            </w:pPr>
            <w:r w:rsidDel="00000000" w:rsidR="00000000" w:rsidRPr="00000000">
              <w:rPr>
                <w:rFonts w:ascii="Arial" w:cs="Arial" w:eastAsia="Arial" w:hAnsi="Arial"/>
                <w:rtl w:val="0"/>
              </w:rPr>
              <w:t xml:space="preserve">255 (0xFF)</w:t>
            </w:r>
          </w:p>
        </w:tc>
        <w:tc>
          <w:tcPr/>
          <w:p w:rsidR="00000000" w:rsidDel="00000000" w:rsidP="00000000" w:rsidRDefault="00000000" w:rsidRPr="00000000" w14:paraId="00001060">
            <w:pPr>
              <w:keepNext w:val="1"/>
              <w:ind w:left="0" w:right="-60" w:firstLine="0"/>
              <w:rPr>
                <w:rFonts w:ascii="Arial" w:cs="Arial" w:eastAsia="Arial" w:hAnsi="Arial"/>
              </w:rPr>
            </w:pPr>
            <w:r w:rsidDel="00000000" w:rsidR="00000000" w:rsidRPr="00000000">
              <w:rPr>
                <w:rFonts w:ascii="Arial" w:cs="Arial" w:eastAsia="Arial" w:hAnsi="Arial"/>
                <w:rtl w:val="0"/>
              </w:rPr>
              <w:t xml:space="preserve">An unspecified positive number of </w:t>
            </w:r>
            <w:r w:rsidDel="00000000" w:rsidR="00000000" w:rsidRPr="00000000">
              <w:rPr>
                <w:rFonts w:ascii="Arial" w:cs="Arial" w:eastAsia="Arial" w:hAnsi="Arial"/>
                <w:sz w:val="21"/>
                <w:szCs w:val="21"/>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waiting to be delivered greater than 0.</w:t>
            </w:r>
          </w:p>
        </w:tc>
      </w:tr>
    </w:tbl>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Arial" w:cs="Arial" w:eastAsia="Arial" w:hAnsi="Arial"/>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44:  Allowed PINGRESP continuation values</w:t>
      </w:r>
      <w:r w:rsidDel="00000000" w:rsidR="00000000" w:rsidRPr="00000000">
        <w:rPr>
          <w:rtl w:val="0"/>
        </w:rPr>
      </w:r>
    </w:p>
    <w:p w:rsidR="00000000" w:rsidDel="00000000" w:rsidP="00000000" w:rsidRDefault="00000000" w:rsidRPr="00000000" w14:paraId="00001062">
      <w:pPr>
        <w:pStyle w:val="Heading3"/>
        <w:keepLines w:val="1"/>
        <w:spacing w:after="77" w:before="0" w:line="259" w:lineRule="auto"/>
        <w:ind w:left="0" w:firstLine="0"/>
        <w:rPr>
          <w:rFonts w:ascii="Arial" w:cs="Arial" w:eastAsia="Arial" w:hAnsi="Arial"/>
        </w:rPr>
      </w:pPr>
      <w:bookmarkStart w:colFirst="0" w:colLast="0" w:name="_heading=h.415t9al" w:id="180"/>
      <w:bookmarkEnd w:id="180"/>
      <w:r w:rsidDel="00000000" w:rsidR="00000000" w:rsidRPr="00000000">
        <w:rPr>
          <w:rtl w:val="0"/>
        </w:rPr>
        <w:t xml:space="preserve">3.1.23 </w:t>
      </w:r>
      <w:r w:rsidDel="00000000" w:rsidR="00000000" w:rsidRPr="00000000">
        <w:rPr>
          <w:rFonts w:ascii="Arial" w:cs="Arial" w:eastAsia="Arial" w:hAnsi="Arial"/>
          <w:rtl w:val="0"/>
        </w:rPr>
        <w:t xml:space="preserve">DISCONNECT - Disconnect Notification</w:t>
      </w:r>
    </w:p>
    <w:tbl>
      <w:tblPr>
        <w:tblStyle w:val="Table37"/>
        <w:tblW w:w="94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40"/>
        <w:gridCol w:w="750"/>
        <w:gridCol w:w="105"/>
        <w:gridCol w:w="1005"/>
        <w:gridCol w:w="105"/>
        <w:gridCol w:w="1005"/>
        <w:gridCol w:w="105"/>
        <w:gridCol w:w="1005"/>
        <w:gridCol w:w="105"/>
        <w:gridCol w:w="735"/>
        <w:gridCol w:w="105"/>
        <w:gridCol w:w="960"/>
        <w:gridCol w:w="105"/>
        <w:gridCol w:w="960"/>
        <w:gridCol w:w="105"/>
        <w:gridCol w:w="105"/>
        <w:gridCol w:w="1035"/>
        <w:tblGridChange w:id="0">
          <w:tblGrid>
            <w:gridCol w:w="1140"/>
            <w:gridCol w:w="750"/>
            <w:gridCol w:w="105"/>
            <w:gridCol w:w="1005"/>
            <w:gridCol w:w="105"/>
            <w:gridCol w:w="1005"/>
            <w:gridCol w:w="105"/>
            <w:gridCol w:w="1005"/>
            <w:gridCol w:w="105"/>
            <w:gridCol w:w="735"/>
            <w:gridCol w:w="105"/>
            <w:gridCol w:w="960"/>
            <w:gridCol w:w="105"/>
            <w:gridCol w:w="960"/>
            <w:gridCol w:w="105"/>
            <w:gridCol w:w="105"/>
            <w:gridCol w:w="1035"/>
          </w:tblGrid>
        </w:tblGridChange>
      </w:tblGrid>
      <w:tr>
        <w:trPr>
          <w:cantSplit w:val="0"/>
          <w:tblHeader w:val="0"/>
        </w:trPr>
        <w:tc>
          <w:tcPr>
            <w:shd w:fill="cfe2f3" w:val="clear"/>
          </w:tcPr>
          <w:p w:rsidR="00000000" w:rsidDel="00000000" w:rsidP="00000000" w:rsidRDefault="00000000" w:rsidRPr="00000000" w14:paraId="00001063">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064">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065">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06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gridSpan w:val="2"/>
            <w:shd w:fill="cfe2f3" w:val="clear"/>
          </w:tcPr>
          <w:p w:rsidR="00000000" w:rsidDel="00000000" w:rsidP="00000000" w:rsidRDefault="00000000" w:rsidRPr="00000000" w14:paraId="00001069">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06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06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06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3"/>
            <w:shd w:fill="cfe2f3" w:val="clear"/>
          </w:tcPr>
          <w:p w:rsidR="00000000" w:rsidDel="00000000" w:rsidP="00000000" w:rsidRDefault="00000000" w:rsidRPr="00000000" w14:paraId="00001071">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074">
            <w:pPr>
              <w:rPr>
                <w:rFonts w:ascii="Arial" w:cs="Arial" w:eastAsia="Arial" w:hAnsi="Arial"/>
              </w:rPr>
            </w:pPr>
            <w:r w:rsidDel="00000000" w:rsidR="00000000" w:rsidRPr="00000000">
              <w:rPr>
                <w:rFonts w:ascii="Arial" w:cs="Arial" w:eastAsia="Arial" w:hAnsi="Arial"/>
                <w:rtl w:val="0"/>
              </w:rPr>
              <w:t xml:space="preserve">Byte 1</w:t>
            </w:r>
          </w:p>
        </w:tc>
        <w:tc>
          <w:tcPr>
            <w:gridSpan w:val="16"/>
          </w:tcPr>
          <w:p w:rsidR="00000000" w:rsidDel="00000000" w:rsidP="00000000" w:rsidRDefault="00000000" w:rsidRPr="00000000" w14:paraId="0000107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085">
            <w:pPr>
              <w:rPr>
                <w:rFonts w:ascii="Arial" w:cs="Arial" w:eastAsia="Arial" w:hAnsi="Arial"/>
              </w:rPr>
            </w:pPr>
            <w:r w:rsidDel="00000000" w:rsidR="00000000" w:rsidRPr="00000000">
              <w:rPr>
                <w:rFonts w:ascii="Arial" w:cs="Arial" w:eastAsia="Arial" w:hAnsi="Arial"/>
                <w:rtl w:val="0"/>
              </w:rPr>
              <w:t xml:space="preserve">Byte 2</w:t>
            </w:r>
          </w:p>
        </w:tc>
        <w:tc>
          <w:tcPr>
            <w:gridSpan w:val="16"/>
          </w:tcPr>
          <w:p w:rsidR="00000000" w:rsidDel="00000000" w:rsidP="00000000" w:rsidRDefault="00000000" w:rsidRPr="00000000" w14:paraId="00001086">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096">
            <w:pPr>
              <w:rPr>
                <w:rFonts w:ascii="Arial" w:cs="Arial" w:eastAsia="Arial" w:hAnsi="Arial"/>
              </w:rPr>
            </w:pPr>
            <w:r w:rsidDel="00000000" w:rsidR="00000000" w:rsidRPr="00000000">
              <w:rPr>
                <w:rtl w:val="0"/>
              </w:rPr>
            </w:r>
          </w:p>
        </w:tc>
        <w:tc>
          <w:tcPr>
            <w:gridSpan w:val="16"/>
            <w:shd w:fill="cccccc" w:val="clear"/>
          </w:tcPr>
          <w:p w:rsidR="00000000" w:rsidDel="00000000" w:rsidP="00000000" w:rsidRDefault="00000000" w:rsidRPr="00000000" w14:paraId="00001097">
            <w:pPr>
              <w:jc w:val="center"/>
              <w:rPr>
                <w:rFonts w:ascii="Arial" w:cs="Arial" w:eastAsia="Arial" w:hAnsi="Arial"/>
                <w:b w:val="1"/>
                <w:i w:val="1"/>
              </w:rPr>
            </w:pPr>
            <w:r w:rsidDel="00000000" w:rsidR="00000000" w:rsidRPr="00000000">
              <w:rPr>
                <w:rFonts w:ascii="Arial" w:cs="Arial" w:eastAsia="Arial" w:hAnsi="Arial"/>
                <w:b w:val="1"/>
                <w:i w:val="1"/>
                <w:rtl w:val="0"/>
              </w:rPr>
              <w:t xml:space="preserve">DISCONNECT FLAGS</w:t>
            </w:r>
          </w:p>
        </w:tc>
      </w:tr>
      <w:tr>
        <w:trPr>
          <w:cantSplit w:val="0"/>
          <w:trHeight w:val="200" w:hRule="atLeast"/>
          <w:tblHeader w:val="0"/>
        </w:trPr>
        <w:tc>
          <w:tcPr>
            <w:vMerge w:val="continue"/>
          </w:tcPr>
          <w:p w:rsidR="00000000" w:rsidDel="00000000" w:rsidP="00000000" w:rsidRDefault="00000000" w:rsidRPr="00000000" w14:paraId="00001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8"/>
          </w:tcPr>
          <w:p w:rsidR="00000000" w:rsidDel="00000000" w:rsidP="00000000" w:rsidRDefault="00000000" w:rsidRPr="00000000" w14:paraId="000010A8">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Reserved</w:t>
            </w:r>
          </w:p>
        </w:tc>
        <w:tc>
          <w:tcPr>
            <w:gridSpan w:val="2"/>
          </w:tcPr>
          <w:p w:rsidR="00000000" w:rsidDel="00000000" w:rsidP="00000000" w:rsidRDefault="00000000" w:rsidRPr="00000000" w14:paraId="000010B0">
            <w:pPr>
              <w:jc w:val="center"/>
              <w:rPr>
                <w:rFonts w:ascii="Arial" w:cs="Arial" w:eastAsia="Arial" w:hAnsi="Arial"/>
                <w:i w:val="1"/>
                <w:sz w:val="18"/>
                <w:szCs w:val="18"/>
              </w:rPr>
            </w:pPr>
            <w:sdt>
              <w:sdtPr>
                <w:tag w:val="goog_rdk_53"/>
              </w:sdtPr>
              <w:sdtContent>
                <w:commentRangeStart w:id="45"/>
              </w:sdtContent>
            </w:sdt>
            <w:r w:rsidDel="00000000" w:rsidR="00000000" w:rsidRPr="00000000">
              <w:rPr>
                <w:rFonts w:ascii="Arial" w:cs="Arial" w:eastAsia="Arial" w:hAnsi="Arial"/>
                <w:i w:val="1"/>
                <w:sz w:val="18"/>
                <w:szCs w:val="18"/>
                <w:rtl w:val="0"/>
              </w:rPr>
              <w:t xml:space="preserve">Reason Code Present</w:t>
            </w:r>
          </w:p>
        </w:tc>
        <w:tc>
          <w:tcPr>
            <w:gridSpan w:val="2"/>
          </w:tcPr>
          <w:p w:rsidR="00000000" w:rsidDel="00000000" w:rsidP="00000000" w:rsidRDefault="00000000" w:rsidRPr="00000000" w14:paraId="000010B2">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Session Expiry Interval Present</w:t>
            </w:r>
          </w:p>
        </w:tc>
        <w:tc>
          <w:tcPr>
            <w:gridSpan w:val="3"/>
          </w:tcPr>
          <w:p w:rsidR="00000000" w:rsidDel="00000000" w:rsidP="00000000" w:rsidRDefault="00000000" w:rsidRPr="00000000" w14:paraId="000010B4">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Reason String Present</w:t>
            </w:r>
          </w:p>
        </w:tc>
        <w:tc>
          <w:tcPr/>
          <w:p w:rsidR="00000000" w:rsidDel="00000000" w:rsidP="00000000" w:rsidRDefault="00000000" w:rsidRPr="00000000" w14:paraId="000010B7">
            <w:pPr>
              <w:jc w:val="center"/>
              <w:rPr>
                <w:rFonts w:ascii="Arial" w:cs="Arial" w:eastAsia="Arial" w:hAnsi="Arial"/>
                <w:i w:val="1"/>
                <w:sz w:val="18"/>
                <w:szCs w:val="18"/>
              </w:rPr>
            </w:pPr>
            <w:r w:rsidDel="00000000" w:rsidR="00000000" w:rsidRPr="00000000">
              <w:rPr>
                <w:rFonts w:ascii="Arial" w:cs="Arial" w:eastAsia="Arial" w:hAnsi="Arial"/>
                <w:i w:val="1"/>
                <w:sz w:val="18"/>
                <w:szCs w:val="18"/>
                <w:rtl w:val="0"/>
              </w:rPr>
              <w:t xml:space="preserve">Retain Registrations</w:t>
            </w:r>
          </w:p>
        </w:tc>
      </w:tr>
      <w:tr>
        <w:trPr>
          <w:cantSplit w:val="0"/>
          <w:tblHeader w:val="0"/>
        </w:trPr>
        <w:tc>
          <w:tcPr/>
          <w:p w:rsidR="00000000" w:rsidDel="00000000" w:rsidP="00000000" w:rsidRDefault="00000000" w:rsidRPr="00000000" w14:paraId="000010B8">
            <w:pPr>
              <w:rPr>
                <w:rFonts w:ascii="Arial" w:cs="Arial" w:eastAsia="Arial" w:hAnsi="Arial"/>
              </w:rPr>
            </w:pPr>
            <w:commentRangeEnd w:id="45"/>
            <w:r w:rsidDel="00000000" w:rsidR="00000000" w:rsidRPr="00000000">
              <w:commentReference w:id="45"/>
            </w: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0B9">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BB">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BD">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BF">
            <w:pPr>
              <w:jc w:val="center"/>
              <w:rPr>
                <w:rFonts w:ascii="Arial" w:cs="Arial" w:eastAsia="Arial" w:hAnsi="Arial"/>
              </w:rPr>
            </w:pPr>
            <w:r w:rsidDel="00000000" w:rsidR="00000000" w:rsidRPr="00000000">
              <w:rPr>
                <w:rFonts w:ascii="Arial" w:cs="Arial" w:eastAsia="Arial" w:hAnsi="Arial"/>
                <w:rtl w:val="0"/>
              </w:rPr>
              <w:t xml:space="preserve">0</w:t>
            </w:r>
          </w:p>
        </w:tc>
        <w:tc>
          <w:tcPr>
            <w:gridSpan w:val="2"/>
          </w:tcPr>
          <w:p w:rsidR="00000000" w:rsidDel="00000000" w:rsidP="00000000" w:rsidRDefault="00000000" w:rsidRPr="00000000" w14:paraId="000010C1">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3">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5">
            <w:pPr>
              <w:jc w:val="center"/>
              <w:rPr>
                <w:rFonts w:ascii="Arial" w:cs="Arial" w:eastAsia="Arial" w:hAnsi="Arial"/>
              </w:rPr>
            </w:pPr>
            <w:r w:rsidDel="00000000" w:rsidR="00000000" w:rsidRPr="00000000">
              <w:rPr>
                <w:rFonts w:ascii="Arial" w:cs="Arial" w:eastAsia="Arial" w:hAnsi="Arial"/>
                <w:rtl w:val="0"/>
              </w:rPr>
              <w:t xml:space="preserve">X</w:t>
            </w:r>
          </w:p>
        </w:tc>
        <w:tc>
          <w:tcPr>
            <w:gridSpan w:val="2"/>
          </w:tcPr>
          <w:p w:rsidR="00000000" w:rsidDel="00000000" w:rsidP="00000000" w:rsidRDefault="00000000" w:rsidRPr="00000000" w14:paraId="000010C7">
            <w:pPr>
              <w:jc w:val="center"/>
              <w:rPr>
                <w:rFonts w:ascii="Arial" w:cs="Arial" w:eastAsia="Arial" w:hAnsi="Arial"/>
              </w:rPr>
            </w:pPr>
            <w:r w:rsidDel="00000000" w:rsidR="00000000" w:rsidRPr="00000000">
              <w:rPr>
                <w:rFonts w:ascii="Arial" w:cs="Arial" w:eastAsia="Arial" w:hAnsi="Arial"/>
                <w:rtl w:val="0"/>
              </w:rPr>
              <w:t xml:space="preserve">X</w:t>
            </w:r>
          </w:p>
        </w:tc>
      </w:tr>
      <w:tr>
        <w:trPr>
          <w:cantSplit w:val="0"/>
          <w:tblHeader w:val="0"/>
        </w:trPr>
        <w:tc>
          <w:tcPr/>
          <w:p w:rsidR="00000000" w:rsidDel="00000000" w:rsidP="00000000" w:rsidRDefault="00000000" w:rsidRPr="00000000" w14:paraId="000010C9">
            <w:pPr>
              <w:rPr>
                <w:rFonts w:ascii="Arial" w:cs="Arial" w:eastAsia="Arial" w:hAnsi="Arial"/>
              </w:rPr>
            </w:pPr>
            <w:r w:rsidDel="00000000" w:rsidR="00000000" w:rsidRPr="00000000">
              <w:rPr>
                <w:rFonts w:ascii="Arial" w:cs="Arial" w:eastAsia="Arial" w:hAnsi="Arial"/>
                <w:rtl w:val="0"/>
              </w:rPr>
              <w:t xml:space="preserve">Byte 4</w:t>
            </w:r>
          </w:p>
        </w:tc>
        <w:tc>
          <w:tcPr>
            <w:gridSpan w:val="16"/>
          </w:tcPr>
          <w:p w:rsidR="00000000" w:rsidDel="00000000" w:rsidP="00000000" w:rsidRDefault="00000000" w:rsidRPr="00000000" w14:paraId="000010CA">
            <w:pPr>
              <w:jc w:val="center"/>
              <w:rPr>
                <w:rFonts w:ascii="Arial" w:cs="Arial" w:eastAsia="Arial" w:hAnsi="Arial"/>
              </w:rPr>
            </w:pPr>
            <w:r w:rsidDel="00000000" w:rsidR="00000000" w:rsidRPr="00000000">
              <w:rPr>
                <w:rFonts w:ascii="Arial" w:cs="Arial" w:eastAsia="Arial" w:hAnsi="Arial"/>
                <w:rtl w:val="0"/>
              </w:rPr>
              <w:t xml:space="preserve">Reason Code (optional)</w:t>
            </w:r>
          </w:p>
        </w:tc>
      </w:tr>
      <w:tr>
        <w:trPr>
          <w:cantSplit w:val="0"/>
          <w:tblHeader w:val="0"/>
        </w:trPr>
        <w:tc>
          <w:tcPr/>
          <w:p w:rsidR="00000000" w:rsidDel="00000000" w:rsidP="00000000" w:rsidRDefault="00000000" w:rsidRPr="00000000" w14:paraId="000010DA">
            <w:pPr>
              <w:rPr>
                <w:rFonts w:ascii="Arial" w:cs="Arial" w:eastAsia="Arial" w:hAnsi="Arial"/>
              </w:rPr>
            </w:pPr>
            <w:r w:rsidDel="00000000" w:rsidR="00000000" w:rsidRPr="00000000">
              <w:rPr>
                <w:rFonts w:ascii="Arial" w:cs="Arial" w:eastAsia="Arial" w:hAnsi="Arial"/>
                <w:rtl w:val="0"/>
              </w:rPr>
              <w:t xml:space="preserve">Byte 5</w:t>
            </w:r>
          </w:p>
        </w:tc>
        <w:tc>
          <w:tcPr>
            <w:gridSpan w:val="16"/>
          </w:tcPr>
          <w:p w:rsidR="00000000" w:rsidDel="00000000" w:rsidP="00000000" w:rsidRDefault="00000000" w:rsidRPr="00000000" w14:paraId="000010DB">
            <w:pPr>
              <w:jc w:val="center"/>
              <w:rPr>
                <w:rFonts w:ascii="Arial" w:cs="Arial" w:eastAsia="Arial" w:hAnsi="Arial"/>
              </w:rPr>
            </w:pPr>
            <w:r w:rsidDel="00000000" w:rsidR="00000000" w:rsidRPr="00000000">
              <w:rPr>
                <w:rFonts w:ascii="Arial" w:cs="Arial" w:eastAsia="Arial" w:hAnsi="Arial"/>
                <w:rtl w:val="0"/>
              </w:rPr>
              <w:t xml:space="preserve">Session Expiry Interval MSB (optional)</w:t>
            </w:r>
          </w:p>
        </w:tc>
      </w:tr>
      <w:tr>
        <w:trPr>
          <w:cantSplit w:val="0"/>
          <w:tblHeader w:val="0"/>
        </w:trPr>
        <w:tc>
          <w:tcPr/>
          <w:p w:rsidR="00000000" w:rsidDel="00000000" w:rsidP="00000000" w:rsidRDefault="00000000" w:rsidRPr="00000000" w14:paraId="000010EB">
            <w:pPr>
              <w:rPr>
                <w:rFonts w:ascii="Arial" w:cs="Arial" w:eastAsia="Arial" w:hAnsi="Arial"/>
              </w:rPr>
            </w:pPr>
            <w:r w:rsidDel="00000000" w:rsidR="00000000" w:rsidRPr="00000000">
              <w:rPr>
                <w:rFonts w:ascii="Arial" w:cs="Arial" w:eastAsia="Arial" w:hAnsi="Arial"/>
                <w:rtl w:val="0"/>
              </w:rPr>
              <w:t xml:space="preserve">Byte 6</w:t>
            </w:r>
          </w:p>
        </w:tc>
        <w:tc>
          <w:tcPr>
            <w:gridSpan w:val="16"/>
          </w:tcPr>
          <w:p w:rsidR="00000000" w:rsidDel="00000000" w:rsidP="00000000" w:rsidRDefault="00000000" w:rsidRPr="00000000" w14:paraId="000010EC">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0FC">
            <w:pPr>
              <w:rPr>
                <w:rFonts w:ascii="Arial" w:cs="Arial" w:eastAsia="Arial" w:hAnsi="Arial"/>
              </w:rPr>
            </w:pPr>
            <w:r w:rsidDel="00000000" w:rsidR="00000000" w:rsidRPr="00000000">
              <w:rPr>
                <w:rFonts w:ascii="Arial" w:cs="Arial" w:eastAsia="Arial" w:hAnsi="Arial"/>
                <w:rtl w:val="0"/>
              </w:rPr>
              <w:t xml:space="preserve">Byte 7</w:t>
            </w:r>
          </w:p>
        </w:tc>
        <w:tc>
          <w:tcPr>
            <w:gridSpan w:val="16"/>
          </w:tcPr>
          <w:p w:rsidR="00000000" w:rsidDel="00000000" w:rsidP="00000000" w:rsidRDefault="00000000" w:rsidRPr="00000000" w14:paraId="000010FD">
            <w:pPr>
              <w:jc w:val="center"/>
              <w:rPr>
                <w:rFonts w:ascii="Arial" w:cs="Arial" w:eastAsia="Arial" w:hAnsi="Arial"/>
              </w:rPr>
            </w:pPr>
            <w:r w:rsidDel="00000000" w:rsidR="00000000" w:rsidRPr="00000000">
              <w:rPr>
                <w:rFonts w:ascii="Arial" w:cs="Arial" w:eastAsia="Arial" w:hAnsi="Arial"/>
                <w:rtl w:val="0"/>
              </w:rPr>
              <w:t xml:space="preserve">Session Expiry Interval (optional)</w:t>
            </w:r>
          </w:p>
        </w:tc>
      </w:tr>
      <w:tr>
        <w:trPr>
          <w:cantSplit w:val="0"/>
          <w:tblHeader w:val="0"/>
        </w:trPr>
        <w:tc>
          <w:tcPr/>
          <w:p w:rsidR="00000000" w:rsidDel="00000000" w:rsidP="00000000" w:rsidRDefault="00000000" w:rsidRPr="00000000" w14:paraId="0000110D">
            <w:pPr>
              <w:rPr>
                <w:rFonts w:ascii="Arial" w:cs="Arial" w:eastAsia="Arial" w:hAnsi="Arial"/>
              </w:rPr>
            </w:pPr>
            <w:r w:rsidDel="00000000" w:rsidR="00000000" w:rsidRPr="00000000">
              <w:rPr>
                <w:rFonts w:ascii="Arial" w:cs="Arial" w:eastAsia="Arial" w:hAnsi="Arial"/>
                <w:rtl w:val="0"/>
              </w:rPr>
              <w:t xml:space="preserve">Byte 8</w:t>
            </w:r>
          </w:p>
        </w:tc>
        <w:tc>
          <w:tcPr>
            <w:gridSpan w:val="16"/>
          </w:tcPr>
          <w:p w:rsidR="00000000" w:rsidDel="00000000" w:rsidP="00000000" w:rsidRDefault="00000000" w:rsidRPr="00000000" w14:paraId="0000110E">
            <w:pPr>
              <w:jc w:val="center"/>
              <w:rPr>
                <w:rFonts w:ascii="Arial" w:cs="Arial" w:eastAsia="Arial" w:hAnsi="Arial"/>
              </w:rPr>
            </w:pPr>
            <w:r w:rsidDel="00000000" w:rsidR="00000000" w:rsidRPr="00000000">
              <w:rPr>
                <w:rFonts w:ascii="Arial" w:cs="Arial" w:eastAsia="Arial" w:hAnsi="Arial"/>
                <w:rtl w:val="0"/>
              </w:rPr>
              <w:t xml:space="preserve">Session Expiry Interval LSB (optional)</w:t>
            </w:r>
          </w:p>
        </w:tc>
      </w:tr>
      <w:tr>
        <w:trPr>
          <w:cantSplit w:val="0"/>
          <w:tblHeader w:val="0"/>
        </w:trPr>
        <w:tc>
          <w:tcPr/>
          <w:p w:rsidR="00000000" w:rsidDel="00000000" w:rsidP="00000000" w:rsidRDefault="00000000" w:rsidRPr="00000000" w14:paraId="0000111E">
            <w:pPr>
              <w:rPr>
                <w:rFonts w:ascii="Arial" w:cs="Arial" w:eastAsia="Arial" w:hAnsi="Arial"/>
              </w:rPr>
            </w:pPr>
            <w:r w:rsidDel="00000000" w:rsidR="00000000" w:rsidRPr="00000000">
              <w:rPr>
                <w:rFonts w:ascii="Arial" w:cs="Arial" w:eastAsia="Arial" w:hAnsi="Arial"/>
                <w:rtl w:val="0"/>
              </w:rPr>
              <w:t xml:space="preserve">Bytes 9..N</w:t>
            </w:r>
          </w:p>
        </w:tc>
        <w:tc>
          <w:tcPr>
            <w:gridSpan w:val="16"/>
          </w:tcPr>
          <w:p w:rsidR="00000000" w:rsidDel="00000000" w:rsidP="00000000" w:rsidRDefault="00000000" w:rsidRPr="00000000" w14:paraId="0000111F">
            <w:pPr>
              <w:keepNext w:val="1"/>
              <w:jc w:val="center"/>
              <w:rPr>
                <w:rFonts w:ascii="Arial" w:cs="Arial" w:eastAsia="Arial" w:hAnsi="Arial"/>
              </w:rPr>
            </w:pPr>
            <w:r w:rsidDel="00000000" w:rsidR="00000000" w:rsidRPr="00000000">
              <w:rPr>
                <w:rFonts w:ascii="Arial" w:cs="Arial" w:eastAsia="Arial" w:hAnsi="Arial"/>
                <w:rtl w:val="0"/>
              </w:rPr>
              <w:t xml:space="preserve">Reason String (optional)</w:t>
            </w:r>
          </w:p>
        </w:tc>
      </w:tr>
    </w:tbl>
    <w:p w:rsidR="00000000" w:rsidDel="00000000" w:rsidP="00000000" w:rsidRDefault="00000000" w:rsidRPr="00000000" w14:paraId="000011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45: DISCONNECT packet</w:t>
      </w:r>
    </w:p>
    <w:p w:rsidR="00000000" w:rsidDel="00000000" w:rsidP="00000000" w:rsidRDefault="00000000" w:rsidRPr="00000000" w14:paraId="00001130">
      <w:pPr>
        <w:spacing w:after="23" w:lineRule="auto"/>
        <w:ind w:right="4"/>
        <w:rPr>
          <w:rFonts w:ascii="Arial" w:cs="Arial" w:eastAsia="Arial" w:hAnsi="Arial"/>
        </w:rPr>
      </w:pPr>
      <w:r w:rsidDel="00000000" w:rsidR="00000000" w:rsidRPr="00000000">
        <w:rPr>
          <w:rFonts w:ascii="Arial" w:cs="Arial" w:eastAsia="Arial" w:hAnsi="Arial"/>
          <w:rtl w:val="0"/>
        </w:rPr>
        <w:t xml:space="preserve">As</w:t>
      </w:r>
      <w:r w:rsidDel="00000000" w:rsidR="00000000" w:rsidRPr="00000000">
        <w:rPr>
          <w:rFonts w:ascii="Arial" w:cs="Arial" w:eastAsia="Arial" w:hAnsi="Arial"/>
          <w:rtl w:val="0"/>
        </w:rPr>
        <w:t xml:space="preserve"> with MQTT</w:t>
      </w:r>
      <w:r w:rsidDel="00000000" w:rsidR="00000000" w:rsidRPr="00000000">
        <w:rPr>
          <w:rFonts w:ascii="Arial" w:cs="Arial" w:eastAsia="Arial" w:hAnsi="Arial"/>
          <w:rtl w:val="0"/>
        </w:rPr>
        <w:t xml:space="preserve">, the DISCONNECT packet is sent by a client to indicate that it </w:t>
      </w:r>
      <w:sdt>
        <w:sdtPr>
          <w:tag w:val="goog_rdk_54"/>
        </w:sdtPr>
        <w:sdtContent>
          <w:commentRangeStart w:id="46"/>
        </w:sdtContent>
      </w:sdt>
      <w:r w:rsidDel="00000000" w:rsidR="00000000" w:rsidRPr="00000000">
        <w:rPr>
          <w:rFonts w:ascii="Arial" w:cs="Arial" w:eastAsia="Arial" w:hAnsi="Arial"/>
          <w:rtl w:val="0"/>
        </w:rPr>
        <w:t xml:space="preserve">wants to </w:t>
      </w:r>
      <w:commentRangeEnd w:id="46"/>
      <w:r w:rsidDel="00000000" w:rsidR="00000000" w:rsidRPr="00000000">
        <w:commentReference w:id="46"/>
      </w:r>
      <w:r w:rsidDel="00000000" w:rsidR="00000000" w:rsidRPr="00000000">
        <w:rPr>
          <w:rFonts w:ascii="Arial" w:cs="Arial" w:eastAsia="Arial" w:hAnsi="Arial"/>
          <w:rtl w:val="0"/>
        </w:rPr>
        <w:t xml:space="preserve">delete</w:t>
      </w:r>
      <w:sdt>
        <w:sdtPr>
          <w:tag w:val="goog_rdk_55"/>
        </w:sdtPr>
        <w:sdtContent>
          <w:commentRangeStart w:id="47"/>
        </w:sdtContent>
      </w:sdt>
      <w:r w:rsidDel="00000000" w:rsidR="00000000" w:rsidRPr="00000000">
        <w:rPr>
          <w:rFonts w:ascii="Arial" w:cs="Arial" w:eastAsia="Arial" w:hAnsi="Arial"/>
          <w:rtl w:val="0"/>
        </w:rPr>
        <w:t xml:space="preserve"> </w:t>
      </w:r>
      <w:commentRangeEnd w:id="47"/>
      <w:r w:rsidDel="00000000" w:rsidR="00000000" w:rsidRPr="00000000">
        <w:commentReference w:id="47"/>
      </w:r>
      <w:r w:rsidDel="00000000" w:rsidR="00000000" w:rsidRPr="00000000">
        <w:rPr>
          <w:rFonts w:ascii="Arial" w:cs="Arial" w:eastAsia="Arial" w:hAnsi="Arial"/>
          <w:rtl w:val="0"/>
        </w:rPr>
        <w:t xml:space="preserve">the Virtual connection. </w:t>
      </w:r>
      <w:sdt>
        <w:sdtPr>
          <w:tag w:val="goog_rdk_56"/>
        </w:sdtPr>
        <w:sdtContent>
          <w:commentRangeStart w:id="48"/>
        </w:sdtContent>
      </w:sdt>
      <w:r w:rsidDel="00000000" w:rsidR="00000000" w:rsidRPr="00000000">
        <w:rPr>
          <w:rFonts w:ascii="Arial" w:cs="Arial" w:eastAsia="Arial" w:hAnsi="Arial"/>
          <w:rtl w:val="0"/>
        </w:rPr>
        <w:t xml:space="preserve">The gateway will acknowledge the receipt of that packet by returning a DISCONNECT to the client.</w:t>
      </w:r>
      <w:commentRangeEnd w:id="48"/>
      <w:r w:rsidDel="00000000" w:rsidR="00000000" w:rsidRPr="00000000">
        <w:commentReference w:id="48"/>
      </w:r>
      <w:r w:rsidDel="00000000" w:rsidR="00000000" w:rsidRPr="00000000">
        <w:rPr>
          <w:rFonts w:ascii="Arial" w:cs="Arial" w:eastAsia="Arial" w:hAnsi="Arial"/>
          <w:rtl w:val="0"/>
        </w:rPr>
        <w:t xml:space="preserve"> </w:t>
      </w:r>
      <w:sdt>
        <w:sdtPr>
          <w:tag w:val="goog_rdk_57"/>
        </w:sdtPr>
        <w:sdtContent>
          <w:commentRangeStart w:id="49"/>
        </w:sdtContent>
      </w:sdt>
      <w:r w:rsidDel="00000000" w:rsidR="00000000" w:rsidRPr="00000000">
        <w:rPr>
          <w:rFonts w:ascii="Arial" w:cs="Arial" w:eastAsia="Arial" w:hAnsi="Arial"/>
          <w:rtl w:val="0"/>
        </w:rPr>
        <w:t xml:space="preserve">A server or gateway may also send a DISCONNECT to a client, e.g. in case a gateway, due to an error, cannot map a received packet to a client. </w:t>
      </w:r>
      <w:commentRangeEnd w:id="49"/>
      <w:r w:rsidDel="00000000" w:rsidR="00000000" w:rsidRPr="00000000">
        <w:commentReference w:id="49"/>
      </w:r>
      <w:sdt>
        <w:sdtPr>
          <w:tag w:val="goog_rdk_58"/>
        </w:sdtPr>
        <w:sdtContent>
          <w:commentRangeStart w:id="50"/>
        </w:sdtContent>
      </w:sdt>
      <w:r w:rsidDel="00000000" w:rsidR="00000000" w:rsidRPr="00000000">
        <w:rPr>
          <w:rFonts w:ascii="Arial" w:cs="Arial" w:eastAsia="Arial" w:hAnsi="Arial"/>
          <w:rtl w:val="0"/>
        </w:rPr>
        <w:t xml:space="preserve">Upon receiving such a DISCONNECT packet, a client should try to create another Virtual Connection by sending a CONNECT packet to the gateway or server.</w:t>
      </w:r>
      <w:commentRangeEnd w:id="50"/>
      <w:r w:rsidDel="00000000" w:rsidR="00000000" w:rsidRPr="00000000">
        <w:commentReference w:id="50"/>
      </w:r>
      <w:r w:rsidDel="00000000" w:rsidR="00000000" w:rsidRPr="00000000">
        <w:rPr>
          <w:rtl w:val="0"/>
        </w:rPr>
      </w:r>
    </w:p>
    <w:p w:rsidR="00000000" w:rsidDel="00000000" w:rsidP="00000000" w:rsidRDefault="00000000" w:rsidRPr="00000000" w14:paraId="00001131">
      <w:pPr>
        <w:spacing w:after="23" w:lineRule="auto"/>
        <w:ind w:right="4"/>
        <w:rPr>
          <w:rFonts w:ascii="Arial" w:cs="Arial" w:eastAsia="Arial" w:hAnsi="Arial"/>
        </w:rPr>
      </w:pPr>
      <w:r w:rsidDel="00000000" w:rsidR="00000000" w:rsidRPr="00000000">
        <w:rPr>
          <w:rFonts w:ascii="Arial" w:cs="Arial" w:eastAsia="Arial" w:hAnsi="Arial"/>
          <w:highlight w:val="yellow"/>
          <w:rtl w:val="0"/>
        </w:rPr>
        <w:t xml:space="preserve">A Server MUST NOT send a DISCONNECT until after it has sent a CONNACK with Reason Code of less than 0x80 [MQTT-SN-3.1.23-1].</w:t>
      </w:r>
      <w:r w:rsidDel="00000000" w:rsidR="00000000" w:rsidRPr="00000000">
        <w:rPr>
          <w:rtl w:val="0"/>
        </w:rPr>
      </w:r>
    </w:p>
    <w:p w:rsidR="00000000" w:rsidDel="00000000" w:rsidP="00000000" w:rsidRDefault="00000000" w:rsidRPr="00000000" w14:paraId="00001132">
      <w:pPr>
        <w:spacing w:after="306" w:lineRule="auto"/>
        <w:ind w:right="4"/>
        <w:rPr>
          <w:rFonts w:ascii="Arial" w:cs="Arial" w:eastAsia="Arial" w:hAnsi="Arial"/>
        </w:rPr>
      </w:pPr>
      <w:sdt>
        <w:sdtPr>
          <w:tag w:val="goog_rdk_59"/>
        </w:sdtPr>
        <w:sdtContent>
          <w:commentRangeStart w:id="51"/>
        </w:sdtContent>
      </w:sdt>
      <w:r w:rsidDel="00000000" w:rsidR="00000000" w:rsidRPr="00000000">
        <w:rPr>
          <w:rFonts w:ascii="Arial" w:cs="Arial" w:eastAsia="Arial" w:hAnsi="Arial"/>
          <w:rtl w:val="0"/>
        </w:rPr>
        <w:t xml:space="preserve">A DISCONNECT packet with a </w:t>
      </w:r>
      <w:r w:rsidDel="00000000" w:rsidR="00000000" w:rsidRPr="00000000">
        <w:rPr>
          <w:rFonts w:ascii="Arial" w:cs="Arial" w:eastAsia="Arial" w:hAnsi="Arial"/>
          <w:i w:val="1"/>
          <w:rtl w:val="0"/>
        </w:rPr>
        <w:t xml:space="preserve">Session Expiry Interval </w:t>
      </w:r>
      <w:r w:rsidDel="00000000" w:rsidR="00000000" w:rsidRPr="00000000">
        <w:rPr>
          <w:rFonts w:ascii="Arial" w:cs="Arial" w:eastAsia="Arial" w:hAnsi="Arial"/>
          <w:rtl w:val="0"/>
        </w:rPr>
        <w:t xml:space="preserve">field is sent by a client when it wants to go to the “asleep” state. The receipt of this packet is also acknowledged by the gateway by means of a DISCONNECT packet.</w:t>
      </w:r>
      <w:commentRangeEnd w:id="51"/>
      <w:r w:rsidDel="00000000" w:rsidR="00000000" w:rsidRPr="00000000">
        <w:commentReference w:id="51"/>
      </w:r>
      <w:r w:rsidDel="00000000" w:rsidR="00000000" w:rsidRPr="00000000">
        <w:rPr>
          <w:rtl w:val="0"/>
        </w:rPr>
      </w:r>
    </w:p>
    <w:p w:rsidR="00000000" w:rsidDel="00000000" w:rsidP="00000000" w:rsidRDefault="00000000" w:rsidRPr="00000000" w14:paraId="00001133">
      <w:pPr>
        <w:pStyle w:val="Heading4"/>
        <w:ind w:left="0" w:right="4" w:firstLine="0"/>
        <w:rPr>
          <w:rFonts w:ascii="Arial" w:cs="Arial" w:eastAsia="Arial" w:hAnsi="Arial"/>
        </w:rPr>
      </w:pPr>
      <w:bookmarkStart w:colFirst="0" w:colLast="0" w:name="_heading=h.2gb3jie" w:id="181"/>
      <w:bookmarkEnd w:id="181"/>
      <w:r w:rsidDel="00000000" w:rsidR="00000000" w:rsidRPr="00000000">
        <w:rPr>
          <w:rFonts w:ascii="Arial" w:cs="Arial" w:eastAsia="Arial" w:hAnsi="Arial"/>
          <w:rtl w:val="0"/>
        </w:rPr>
        <w:t xml:space="preserve">3.1.23.1 Length &amp; Packet Type</w:t>
      </w:r>
    </w:p>
    <w:p w:rsidR="00000000" w:rsidDel="00000000" w:rsidP="00000000" w:rsidRDefault="00000000" w:rsidRPr="00000000" w14:paraId="00001134">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135">
      <w:pPr>
        <w:pStyle w:val="Heading4"/>
        <w:ind w:left="0" w:firstLine="0"/>
        <w:rPr>
          <w:rFonts w:ascii="Arial" w:cs="Arial" w:eastAsia="Arial" w:hAnsi="Arial"/>
        </w:rPr>
      </w:pPr>
      <w:bookmarkStart w:colFirst="0" w:colLast="0" w:name="_heading=h.vgdtq7" w:id="182"/>
      <w:bookmarkEnd w:id="182"/>
      <w:r w:rsidDel="00000000" w:rsidR="00000000" w:rsidRPr="00000000">
        <w:rPr>
          <w:rFonts w:ascii="Arial" w:cs="Arial" w:eastAsia="Arial" w:hAnsi="Arial"/>
          <w:rtl w:val="0"/>
        </w:rPr>
        <w:t xml:space="preserve">3.1.23.2 Disconnect Flags</w:t>
      </w:r>
    </w:p>
    <w:p w:rsidR="00000000" w:rsidDel="00000000" w:rsidP="00000000" w:rsidRDefault="00000000" w:rsidRPr="00000000" w14:paraId="00001136">
      <w:pPr>
        <w:rPr>
          <w:rFonts w:ascii="Arial" w:cs="Arial" w:eastAsia="Arial" w:hAnsi="Arial"/>
          <w:color w:val="000000"/>
        </w:rPr>
      </w:pPr>
      <w:r w:rsidDel="00000000" w:rsidR="00000000" w:rsidRPr="00000000">
        <w:rPr>
          <w:rFonts w:ascii="Arial" w:cs="Arial" w:eastAsia="Arial" w:hAnsi="Arial"/>
          <w:color w:val="000000"/>
          <w:rtl w:val="0"/>
        </w:rPr>
        <w:t xml:space="preserve">The Disconnect Flags is 1 byte field located at byte </w:t>
      </w:r>
      <w:r w:rsidDel="00000000" w:rsidR="00000000" w:rsidRPr="00000000">
        <w:rPr>
          <w:rFonts w:ascii="Arial" w:cs="Arial" w:eastAsia="Arial" w:hAnsi="Arial"/>
          <w:rtl w:val="0"/>
        </w:rPr>
        <w:t xml:space="preserve">3</w:t>
      </w:r>
      <w:r w:rsidDel="00000000" w:rsidR="00000000" w:rsidRPr="00000000">
        <w:rPr>
          <w:rFonts w:ascii="Arial" w:cs="Arial" w:eastAsia="Arial" w:hAnsi="Arial"/>
          <w:color w:val="000000"/>
          <w:rtl w:val="0"/>
        </w:rPr>
        <w:t xml:space="preserve"> which contains parameters specifying the behavior of the MQTT-SN sleep on the gateway. </w:t>
      </w:r>
    </w:p>
    <w:p w:rsidR="00000000" w:rsidDel="00000000" w:rsidP="00000000" w:rsidRDefault="00000000" w:rsidRPr="00000000" w14:paraId="00001137">
      <w:pPr>
        <w:ind w:right="4"/>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color w:val="000000"/>
          <w:rtl w:val="0"/>
        </w:rPr>
        <w:t xml:space="preserve">Disconnect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8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Code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3 Does the reason code exist on the packet</w:t>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Session Expiry Interval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2, Does the session expiry interval field exist.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Reason String Present:</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1, Does the reason string field exist</w:t>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4" w:hanging="36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1"/>
          <w:i w:val="0"/>
          <w:smallCaps w:val="0"/>
          <w:strike w:val="0"/>
          <w:color w:val="000000"/>
          <w:sz w:val="20"/>
          <w:szCs w:val="20"/>
          <w:u w:val="none"/>
          <w:shd w:fill="auto" w:val="clear"/>
          <w:vertAlign w:val="baseline"/>
          <w:rtl w:val="0"/>
        </w:rPr>
        <w:t xml:space="preserve">Retain Registrations:</w:t>
      </w: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 Stored in Bit 0 and specifies whether registrations should be retained by the gateway during the sleep state. “0” indicates registrations should be removed during the sleeping period and renegotiated when AWAKE or ACTIVE. “1” indicates registrations should be retained during the SLEEP period, and therefore not renegotiated when AWAKE or ACTIVE.</w:t>
      </w:r>
    </w:p>
    <w:p w:rsidR="00000000" w:rsidDel="00000000" w:rsidP="00000000" w:rsidRDefault="00000000" w:rsidRPr="00000000" w14:paraId="00001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4" w:firstLine="0"/>
        <w:jc w:val="left"/>
        <w:rPr>
          <w:rFonts w:ascii="Arial" w:cs="Arial" w:eastAsia="Arial" w:hAnsi="Arial"/>
          <w:color w:val="000000"/>
          <w:sz w:val="20"/>
          <w:szCs w:val="20"/>
          <w:u w:val="none"/>
          <w:shd w:fill="auto" w:val="clear"/>
        </w:rPr>
      </w:pPr>
      <w:r w:rsidDel="00000000" w:rsidR="00000000" w:rsidRPr="00000000">
        <w:rPr>
          <w:rtl w:val="0"/>
        </w:rPr>
      </w:r>
    </w:p>
    <w:p w:rsidR="00000000" w:rsidDel="00000000" w:rsidP="00000000" w:rsidRDefault="00000000" w:rsidRPr="00000000" w14:paraId="0000113D">
      <w:pPr>
        <w:ind w:right="4"/>
        <w:rPr>
          <w:rFonts w:ascii="Arial" w:cs="Arial" w:eastAsia="Arial" w:hAnsi="Arial"/>
        </w:rPr>
      </w:pPr>
      <w:r w:rsidDel="00000000" w:rsidR="00000000" w:rsidRPr="00000000">
        <w:rPr>
          <w:rFonts w:ascii="Arial" w:cs="Arial" w:eastAsia="Arial" w:hAnsi="Arial"/>
          <w:highlight w:val="yellow"/>
          <w:rtl w:val="0"/>
        </w:rPr>
        <w:t xml:space="preserve">The </w:t>
      </w:r>
      <w:sdt>
        <w:sdtPr>
          <w:tag w:val="goog_rdk_60"/>
        </w:sdtPr>
        <w:sdtContent>
          <w:commentRangeStart w:id="52"/>
        </w:sdtContent>
      </w:sdt>
      <w:r w:rsidDel="00000000" w:rsidR="00000000" w:rsidRPr="00000000">
        <w:rPr>
          <w:rFonts w:ascii="Arial" w:cs="Arial" w:eastAsia="Arial" w:hAnsi="Arial"/>
          <w:highlight w:val="yellow"/>
          <w:rtl w:val="0"/>
        </w:rPr>
        <w:t xml:space="preserve">Gateway</w:t>
      </w:r>
      <w:commentRangeEnd w:id="52"/>
      <w:r w:rsidDel="00000000" w:rsidR="00000000" w:rsidRPr="00000000">
        <w:commentReference w:id="52"/>
      </w:r>
      <w:r w:rsidDel="00000000" w:rsidR="00000000" w:rsidRPr="00000000">
        <w:rPr>
          <w:rFonts w:ascii="Arial" w:cs="Arial" w:eastAsia="Arial" w:hAnsi="Arial"/>
          <w:highlight w:val="yellow"/>
          <w:rtl w:val="0"/>
        </w:rPr>
        <w:t xml:space="preserve"> MUST validate that the reserved flags in the DISCONNECT packet are set to 0. If any of the reserved flags is not 0 it is a Malformed Packet.</w:t>
      </w:r>
      <w:r w:rsidDel="00000000" w:rsidR="00000000" w:rsidRPr="00000000">
        <w:rPr>
          <w:rtl w:val="0"/>
        </w:rPr>
      </w:r>
    </w:p>
    <w:p w:rsidR="00000000" w:rsidDel="00000000" w:rsidP="00000000" w:rsidRDefault="00000000" w:rsidRPr="00000000" w14:paraId="0000113E">
      <w:pPr>
        <w:pStyle w:val="Heading4"/>
        <w:ind w:left="0" w:right="4" w:firstLine="0"/>
        <w:rPr>
          <w:rFonts w:ascii="Arial" w:cs="Arial" w:eastAsia="Arial" w:hAnsi="Arial"/>
        </w:rPr>
      </w:pPr>
      <w:bookmarkStart w:colFirst="0" w:colLast="0" w:name="_heading=h.3fg1ce0" w:id="183"/>
      <w:bookmarkEnd w:id="183"/>
      <w:r w:rsidDel="00000000" w:rsidR="00000000" w:rsidRPr="00000000">
        <w:rPr>
          <w:rFonts w:ascii="Arial" w:cs="Arial" w:eastAsia="Arial" w:hAnsi="Arial"/>
          <w:rtl w:val="0"/>
        </w:rPr>
        <w:t xml:space="preserve">3.1.23.3 Reason Code</w:t>
      </w:r>
    </w:p>
    <w:p w:rsidR="00000000" w:rsidDel="00000000" w:rsidP="00000000" w:rsidRDefault="00000000" w:rsidRPr="00000000" w14:paraId="0000113F">
      <w:pPr>
        <w:spacing w:after="174"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Reason Code for the DISCONNECT packet is optional. If provided, Byte 3 in the DISCONNECT control packet holds the Reason Code of the disconnection. If not provided, 0x00 (Normal disconnection) is assumed. </w:t>
      </w:r>
    </w:p>
    <w:p w:rsidR="00000000" w:rsidDel="00000000" w:rsidP="00000000" w:rsidRDefault="00000000" w:rsidRPr="00000000" w14:paraId="00001140">
      <w:pPr>
        <w:spacing w:after="174" w:before="0" w:line="248.00000000000006" w:lineRule="auto"/>
        <w:ind w:right="4"/>
        <w:rPr>
          <w:rFonts w:ascii="Arial" w:cs="Arial" w:eastAsia="Arial" w:hAnsi="Arial"/>
          <w:color w:val="ff0000"/>
        </w:rPr>
      </w:pPr>
      <w:r w:rsidDel="00000000" w:rsidR="00000000" w:rsidRPr="00000000">
        <w:rPr>
          <w:rFonts w:ascii="Arial" w:cs="Arial" w:eastAsia="Arial" w:hAnsi="Arial"/>
          <w:rtl w:val="0"/>
        </w:rPr>
        <w:t xml:space="preserve">The DISCONNECT Reason Codes are shown in </w:t>
      </w:r>
      <w:r w:rsidDel="00000000" w:rsidR="00000000" w:rsidRPr="00000000">
        <w:rPr>
          <w:rtl w:val="0"/>
        </w:rPr>
        <w:t xml:space="preserve">Table 9: Reason Code Values. </w:t>
      </w:r>
      <w:r w:rsidDel="00000000" w:rsidR="00000000" w:rsidRPr="00000000">
        <w:rPr>
          <w:rFonts w:ascii="Arial" w:cs="Arial" w:eastAsia="Arial" w:hAnsi="Arial"/>
          <w:highlight w:val="yellow"/>
          <w:rtl w:val="0"/>
        </w:rPr>
        <w:t xml:space="preserve">The Client or Server sending the DISCONNECT packet MUST use one of the DISCONNECT Reason Code values </w:t>
      </w:r>
      <w:r w:rsidDel="00000000" w:rsidR="00000000" w:rsidRPr="00000000">
        <w:rPr>
          <w:rFonts w:ascii="Arial" w:cs="Arial" w:eastAsia="Arial" w:hAnsi="Arial"/>
          <w:color w:val="ff0000"/>
          <w:rtl w:val="0"/>
        </w:rPr>
        <w:t xml:space="preserve">[MQTT-SN-3.1.23.3-1].</w:t>
      </w:r>
    </w:p>
    <w:p w:rsidR="00000000" w:rsidDel="00000000" w:rsidP="00000000" w:rsidRDefault="00000000" w:rsidRPr="00000000" w14:paraId="00001141">
      <w:pPr>
        <w:pStyle w:val="Heading4"/>
        <w:ind w:left="0" w:right="4" w:firstLine="0"/>
        <w:rPr>
          <w:rFonts w:ascii="Arial" w:cs="Arial" w:eastAsia="Arial" w:hAnsi="Arial"/>
        </w:rPr>
      </w:pPr>
      <w:bookmarkStart w:colFirst="0" w:colLast="0" w:name="_heading=h.1ulbmlt" w:id="184"/>
      <w:bookmarkEnd w:id="184"/>
      <w:r w:rsidDel="00000000" w:rsidR="00000000" w:rsidRPr="00000000">
        <w:rPr>
          <w:rFonts w:ascii="Arial" w:cs="Arial" w:eastAsia="Arial" w:hAnsi="Arial"/>
          <w:rtl w:val="0"/>
        </w:rPr>
        <w:t xml:space="preserve">3.1.23.4</w:t>
      </w:r>
      <w:r w:rsidDel="00000000" w:rsidR="00000000" w:rsidRPr="00000000">
        <w:rPr>
          <w:rFonts w:ascii="Arial" w:cs="Arial" w:eastAsia="Arial" w:hAnsi="Arial"/>
          <w:rtl w:val="0"/>
        </w:rPr>
        <w:t xml:space="preserve"> Session Expiry Interval</w:t>
      </w:r>
      <w:r w:rsidDel="00000000" w:rsidR="00000000" w:rsidRPr="00000000">
        <w:rPr>
          <w:rtl w:val="0"/>
        </w:rPr>
      </w:r>
    </w:p>
    <w:p w:rsidR="00000000" w:rsidDel="00000000" w:rsidP="00000000" w:rsidRDefault="00000000" w:rsidRPr="00000000" w14:paraId="00001142">
      <w:pPr>
        <w:rPr>
          <w:rFonts w:ascii="Arial" w:cs="Arial" w:eastAsia="Arial" w:hAnsi="Arial"/>
        </w:rPr>
      </w:pPr>
      <w:r w:rsidDel="00000000" w:rsidR="00000000" w:rsidRPr="00000000">
        <w:rPr>
          <w:rFonts w:ascii="Arial" w:cs="Arial" w:eastAsia="Arial" w:hAnsi="Arial"/>
          <w:rtl w:val="0"/>
        </w:rPr>
        <w:t xml:space="preserve">The Session Expiry Interval is a four-byte integer time interval measured in seconds. If the Session Expiry Interval is set to 0 or omitted, the Session is transitioned to the “</w:t>
      </w:r>
      <w:r w:rsidDel="00000000" w:rsidR="00000000" w:rsidRPr="00000000">
        <w:rPr>
          <w:rFonts w:ascii="Arial" w:cs="Arial" w:eastAsia="Arial" w:hAnsi="Arial"/>
          <w:b w:val="1"/>
          <w:i w:val="1"/>
          <w:rtl w:val="0"/>
        </w:rPr>
        <w:t xml:space="preserve">disconnected</w:t>
      </w:r>
      <w:r w:rsidDel="00000000" w:rsidR="00000000" w:rsidRPr="00000000">
        <w:rPr>
          <w:rFonts w:ascii="Arial" w:cs="Arial" w:eastAsia="Arial" w:hAnsi="Arial"/>
          <w:rtl w:val="0"/>
        </w:rPr>
        <w:t xml:space="preserve">” state. When the value of this field is greater than zero, it is deemed to be sent by a client that wants to transition to the “</w:t>
      </w:r>
      <w:r w:rsidDel="00000000" w:rsidR="00000000" w:rsidRPr="00000000">
        <w:rPr>
          <w:rFonts w:ascii="Arial" w:cs="Arial" w:eastAsia="Arial" w:hAnsi="Arial"/>
          <w:b w:val="1"/>
          <w:i w:val="1"/>
          <w:rtl w:val="0"/>
        </w:rPr>
        <w:t xml:space="preserve">asleep</w:t>
      </w:r>
      <w:r w:rsidDel="00000000" w:rsidR="00000000" w:rsidRPr="00000000">
        <w:rPr>
          <w:rFonts w:ascii="Arial" w:cs="Arial" w:eastAsia="Arial" w:hAnsi="Arial"/>
          <w:rtl w:val="0"/>
        </w:rPr>
        <w:t xml:space="preserve">” state, see Section 3.19 for further details. At this point the keep alive timer becomes obsolete until the device issues a new CONNECT.</w:t>
      </w:r>
    </w:p>
    <w:p w:rsidR="00000000" w:rsidDel="00000000" w:rsidP="00000000" w:rsidRDefault="00000000" w:rsidRPr="00000000" w14:paraId="00001143">
      <w:pPr>
        <w:rPr>
          <w:rFonts w:ascii="Arial" w:cs="Arial" w:eastAsia="Arial" w:hAnsi="Arial"/>
          <w:color w:val="ff0000"/>
        </w:rPr>
      </w:pPr>
      <w:r w:rsidDel="00000000" w:rsidR="00000000" w:rsidRPr="00000000">
        <w:rPr>
          <w:rFonts w:ascii="Arial" w:cs="Arial" w:eastAsia="Arial" w:hAnsi="Arial"/>
          <w:color w:val="000000"/>
          <w:highlight w:val="yellow"/>
          <w:rtl w:val="0"/>
        </w:rPr>
        <w:t xml:space="preserve">The Session Expiry Interval MUST NOT be sent on a DISCONNECT by the Server </w:t>
      </w:r>
      <w:r w:rsidDel="00000000" w:rsidR="00000000" w:rsidRPr="00000000">
        <w:rPr>
          <w:rFonts w:ascii="Arial" w:cs="Arial" w:eastAsia="Arial" w:hAnsi="Arial"/>
          <w:color w:val="ff0000"/>
          <w:rtl w:val="0"/>
        </w:rPr>
        <w:t xml:space="preserve">[MQTT–SN-3.1.23.4-1].</w:t>
      </w:r>
    </w:p>
    <w:p w:rsidR="00000000" w:rsidDel="00000000" w:rsidP="00000000" w:rsidRDefault="00000000" w:rsidRPr="00000000" w14:paraId="00001144">
      <w:pPr>
        <w:pStyle w:val="Heading4"/>
        <w:ind w:left="0" w:right="4" w:firstLine="0"/>
        <w:rPr>
          <w:rFonts w:ascii="Arial" w:cs="Arial" w:eastAsia="Arial" w:hAnsi="Arial"/>
        </w:rPr>
      </w:pPr>
      <w:bookmarkStart w:colFirst="0" w:colLast="0" w:name="_heading=h.4ekz59m" w:id="185"/>
      <w:bookmarkEnd w:id="185"/>
      <w:r w:rsidDel="00000000" w:rsidR="00000000" w:rsidRPr="00000000">
        <w:rPr>
          <w:rFonts w:ascii="Arial" w:cs="Arial" w:eastAsia="Arial" w:hAnsi="Arial"/>
          <w:rtl w:val="0"/>
        </w:rPr>
        <w:t xml:space="preserve">3.1.23.5 </w:t>
      </w:r>
      <w:r w:rsidDel="00000000" w:rsidR="00000000" w:rsidRPr="00000000">
        <w:rPr>
          <w:rFonts w:ascii="Arial" w:cs="Arial" w:eastAsia="Arial" w:hAnsi="Arial"/>
          <w:rtl w:val="0"/>
        </w:rPr>
        <w:t xml:space="preserve">Reason String</w:t>
      </w:r>
      <w:r w:rsidDel="00000000" w:rsidR="00000000" w:rsidRPr="00000000">
        <w:rPr>
          <w:rtl w:val="0"/>
        </w:rPr>
      </w:r>
    </w:p>
    <w:p w:rsidR="00000000" w:rsidDel="00000000" w:rsidP="00000000" w:rsidRDefault="00000000" w:rsidRPr="00000000" w14:paraId="00001145">
      <w:pPr>
        <w:rPr>
          <w:rFonts w:ascii="Arial" w:cs="Arial" w:eastAsia="Arial" w:hAnsi="Arial"/>
        </w:rPr>
      </w:pPr>
      <w:r w:rsidDel="00000000" w:rsidR="00000000" w:rsidRPr="00000000">
        <w:rPr>
          <w:rFonts w:ascii="Arial" w:cs="Arial" w:eastAsia="Arial" w:hAnsi="Arial"/>
          <w:rtl w:val="0"/>
        </w:rPr>
        <w:t xml:space="preserve">Fixed Length UTF-8 Encoded String representing a clear text description of disconnection.</w:t>
      </w:r>
    </w:p>
    <w:p w:rsidR="00000000" w:rsidDel="00000000" w:rsidP="00000000" w:rsidRDefault="00000000" w:rsidRPr="00000000" w14:paraId="00001146">
      <w:pPr>
        <w:pStyle w:val="Heading4"/>
        <w:keepNext w:val="0"/>
        <w:pBdr>
          <w:top w:color="auto" w:space="0" w:sz="0" w:val="none"/>
        </w:pBdr>
        <w:spacing w:after="80" w:before="280" w:lineRule="auto"/>
        <w:ind w:left="-15" w:firstLine="0"/>
        <w:rPr/>
      </w:pPr>
      <w:bookmarkStart w:colFirst="0" w:colLast="0" w:name="_heading=h.wsl51zt8cr34" w:id="186"/>
      <w:bookmarkEnd w:id="186"/>
      <w:r w:rsidDel="00000000" w:rsidR="00000000" w:rsidRPr="00000000">
        <w:rPr>
          <w:rtl w:val="0"/>
        </w:rPr>
        <w:t xml:space="preserve">3.1.23.6 DISCONNECT Actions</w:t>
      </w:r>
    </w:p>
    <w:p w:rsidR="00000000" w:rsidDel="00000000" w:rsidP="00000000" w:rsidRDefault="00000000" w:rsidRPr="00000000" w14:paraId="00001147">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sender</w:t>
      </w:r>
      <w:r w:rsidDel="00000000" w:rsidR="00000000" w:rsidRPr="00000000">
        <w:rPr>
          <w:rFonts w:ascii="Arial" w:cs="Arial" w:eastAsia="Arial" w:hAnsi="Arial"/>
          <w:rtl w:val="0"/>
        </w:rPr>
        <w:t xml:space="preserve">:</w:t>
      </w:r>
    </w:p>
    <w:p w:rsidR="00000000" w:rsidDel="00000000" w:rsidP="00000000" w:rsidRDefault="00000000" w:rsidRPr="00000000" w14:paraId="00001148">
      <w:pPr>
        <w:numPr>
          <w:ilvl w:val="0"/>
          <w:numId w:val="34"/>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NOT send any more MQTT-SN Control Packets on that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[MQTT-SN-3.1.23.6-1]</w:t>
      </w:r>
      <w:r w:rsidDel="00000000" w:rsidR="00000000" w:rsidRPr="00000000">
        <w:rPr>
          <w:rFonts w:ascii="Arial" w:cs="Arial" w:eastAsia="Arial" w:hAnsi="Arial"/>
          <w:rtl w:val="0"/>
        </w:rPr>
        <w:t xml:space="preserve">.</w:t>
      </w:r>
    </w:p>
    <w:p w:rsidR="00000000" w:rsidDel="00000000" w:rsidP="00000000" w:rsidRDefault="00000000" w:rsidRPr="00000000" w14:paraId="00001149">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After sending a DISCONNECT packet the Server</w:t>
      </w:r>
      <w:r w:rsidDel="00000000" w:rsidR="00000000" w:rsidRPr="00000000">
        <w:rPr>
          <w:rFonts w:ascii="Arial" w:cs="Arial" w:eastAsia="Arial" w:hAnsi="Arial"/>
          <w:rtl w:val="0"/>
        </w:rPr>
        <w:t xml:space="preserve">:</w:t>
      </w:r>
    </w:p>
    <w:p w:rsidR="00000000" w:rsidDel="00000000" w:rsidP="00000000" w:rsidRDefault="00000000" w:rsidRPr="00000000" w14:paraId="0000114A">
      <w:pPr>
        <w:numPr>
          <w:ilvl w:val="0"/>
          <w:numId w:val="34"/>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delete the Virtual Connection</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[MQTT-SN-3.1.23.6-2]</w:t>
      </w:r>
      <w:r w:rsidDel="00000000" w:rsidR="00000000" w:rsidRPr="00000000">
        <w:rPr>
          <w:rFonts w:ascii="Arial" w:cs="Arial" w:eastAsia="Arial" w:hAnsi="Arial"/>
          <w:rtl w:val="0"/>
        </w:rPr>
        <w:t xml:space="preserve">.</w:t>
      </w:r>
    </w:p>
    <w:p w:rsidR="00000000" w:rsidDel="00000000" w:rsidP="00000000" w:rsidRDefault="00000000" w:rsidRPr="00000000" w14:paraId="0000114B">
      <w:pPr>
        <w:spacing w:after="240" w:before="240" w:lineRule="auto"/>
        <w:ind w:left="0" w:right="0" w:firstLine="0"/>
        <w:rPr>
          <w:rFonts w:ascii="Arial" w:cs="Arial" w:eastAsia="Arial" w:hAnsi="Arial"/>
          <w:shd w:fill="auto" w:val="clear"/>
        </w:rPr>
      </w:pPr>
      <w:r w:rsidDel="00000000" w:rsidR="00000000" w:rsidRPr="00000000">
        <w:rPr>
          <w:rFonts w:ascii="Arial" w:cs="Arial" w:eastAsia="Arial" w:hAnsi="Arial"/>
          <w:shd w:fill="auto" w:val="clear"/>
          <w:rtl w:val="0"/>
        </w:rPr>
        <w:t xml:space="preserve">After sending a DISCONNECT packet the Client:</w:t>
      </w:r>
    </w:p>
    <w:p w:rsidR="00000000" w:rsidDel="00000000" w:rsidP="00000000" w:rsidRDefault="00000000" w:rsidRPr="00000000" w14:paraId="0000114C">
      <w:pPr>
        <w:numPr>
          <w:ilvl w:val="0"/>
          <w:numId w:val="11"/>
        </w:numPr>
        <w:spacing w:after="240" w:before="0" w:lineRule="auto"/>
        <w:ind w:left="720" w:right="0" w:hanging="360"/>
        <w:rPr>
          <w:rFonts w:ascii="Arial" w:cs="Arial" w:eastAsia="Arial" w:hAnsi="Arial"/>
          <w:shd w:fill="auto" w:val="clear"/>
        </w:rPr>
      </w:pPr>
      <w:r w:rsidDel="00000000" w:rsidR="00000000" w:rsidRPr="00000000">
        <w:rPr>
          <w:rFonts w:ascii="Arial" w:cs="Arial" w:eastAsia="Arial" w:hAnsi="Arial"/>
          <w:shd w:fill="auto" w:val="clear"/>
          <w:rtl w:val="0"/>
        </w:rPr>
        <w:t xml:space="preserve">SHOULD wait for a DISCONNECT packet in response from the Server.</w:t>
      </w:r>
    </w:p>
    <w:p w:rsidR="00000000" w:rsidDel="00000000" w:rsidP="00000000" w:rsidRDefault="00000000" w:rsidRPr="00000000" w14:paraId="0000114D">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On receipt of DISCONNECT with a Reason Code of 0x00 (Success) the Server</w:t>
      </w:r>
      <w:r w:rsidDel="00000000" w:rsidR="00000000" w:rsidRPr="00000000">
        <w:rPr>
          <w:rFonts w:ascii="Arial" w:cs="Arial" w:eastAsia="Arial" w:hAnsi="Arial"/>
          <w:rtl w:val="0"/>
        </w:rPr>
        <w:t xml:space="preserve">:</w:t>
      </w:r>
    </w:p>
    <w:p w:rsidR="00000000" w:rsidDel="00000000" w:rsidP="00000000" w:rsidRDefault="00000000" w:rsidRPr="00000000" w14:paraId="0000114E">
      <w:pPr>
        <w:numPr>
          <w:ilvl w:val="0"/>
          <w:numId w:val="35"/>
        </w:numPr>
        <w:spacing w:after="0" w:afterAutospacing="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discard any Will Message associated with the current Connection without publishing it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[MQTT-SN-3.1.23.6-3]</w:t>
      </w:r>
      <w:r w:rsidDel="00000000" w:rsidR="00000000" w:rsidRPr="00000000">
        <w:rPr>
          <w:rFonts w:ascii="Arial" w:cs="Arial" w:eastAsia="Arial" w:hAnsi="Arial"/>
          <w:rtl w:val="0"/>
        </w:rPr>
        <w:t xml:space="preserve">, as described in </w:t>
      </w:r>
      <w:hyperlink w:anchor="_heading=h.u38i2mpp332q">
        <w:r w:rsidDel="00000000" w:rsidR="00000000" w:rsidRPr="00000000">
          <w:rPr>
            <w:rFonts w:ascii="Arial" w:cs="Arial" w:eastAsia="Arial" w:hAnsi="Arial"/>
            <w:color w:val="1155cc"/>
            <w:u w:val="single"/>
            <w:rtl w:val="0"/>
          </w:rPr>
          <w:t xml:space="preserve">section 3.1.4.9</w:t>
        </w:r>
      </w:hyperlink>
      <w:r w:rsidDel="00000000" w:rsidR="00000000" w:rsidRPr="00000000">
        <w:rPr>
          <w:rFonts w:ascii="Arial" w:cs="Arial" w:eastAsia="Arial" w:hAnsi="Arial"/>
          <w:rtl w:val="0"/>
        </w:rPr>
        <w:t xml:space="preserve">.</w:t>
      </w:r>
    </w:p>
    <w:p w:rsidR="00000000" w:rsidDel="00000000" w:rsidP="00000000" w:rsidRDefault="00000000" w:rsidRPr="00000000" w14:paraId="0000114F">
      <w:pPr>
        <w:numPr>
          <w:ilvl w:val="0"/>
          <w:numId w:val="35"/>
        </w:numPr>
        <w:spacing w:after="240" w:before="0" w:lineRule="auto"/>
        <w:ind w:left="720" w:right="0" w:hanging="360"/>
        <w:rPr>
          <w:rFonts w:ascii="Arial" w:cs="Arial" w:eastAsia="Arial" w:hAnsi="Arial"/>
        </w:rPr>
      </w:pPr>
      <w:r w:rsidDel="00000000" w:rsidR="00000000" w:rsidRPr="00000000">
        <w:rPr>
          <w:rFonts w:ascii="Arial" w:cs="Arial" w:eastAsia="Arial" w:hAnsi="Arial"/>
          <w:highlight w:val="yellow"/>
          <w:rtl w:val="0"/>
        </w:rPr>
        <w:t xml:space="preserve">MUST send a DISCONNECT packet in response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[MQTT-SN-3.1.23.6-4], </w:t>
      </w:r>
      <w:r w:rsidDel="00000000" w:rsidR="00000000" w:rsidRPr="00000000">
        <w:rPr>
          <w:rFonts w:ascii="Arial" w:cs="Arial" w:eastAsia="Arial" w:hAnsi="Arial"/>
          <w:color w:val="000000"/>
          <w:rtl w:val="0"/>
        </w:rPr>
        <w:t xml:space="preserve">and SHOULD delete the Virtual Connection</w:t>
      </w:r>
      <w:r w:rsidDel="00000000" w:rsidR="00000000" w:rsidRPr="00000000">
        <w:rPr>
          <w:rFonts w:ascii="Arial" w:cs="Arial" w:eastAsia="Arial" w:hAnsi="Arial"/>
          <w:rtl w:val="0"/>
        </w:rPr>
        <w:t xml:space="preserve">.</w:t>
      </w:r>
    </w:p>
    <w:p w:rsidR="00000000" w:rsidDel="00000000" w:rsidP="00000000" w:rsidRDefault="00000000" w:rsidRPr="00000000" w14:paraId="00001150">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On receipt of DISCONNECT, the Client:</w:t>
      </w:r>
    </w:p>
    <w:p w:rsidR="00000000" w:rsidDel="00000000" w:rsidP="00000000" w:rsidRDefault="00000000" w:rsidRPr="00000000" w14:paraId="00001151">
      <w:pPr>
        <w:numPr>
          <w:ilvl w:val="0"/>
          <w:numId w:val="16"/>
        </w:numPr>
        <w:spacing w:after="240" w:before="0" w:lineRule="auto"/>
        <w:ind w:left="720" w:right="0" w:hanging="360"/>
        <w:rPr>
          <w:rFonts w:ascii="Arial" w:cs="Arial" w:eastAsia="Arial" w:hAnsi="Arial"/>
        </w:rPr>
      </w:pPr>
      <w:r w:rsidDel="00000000" w:rsidR="00000000" w:rsidRPr="00000000">
        <w:rPr>
          <w:rFonts w:ascii="Arial" w:cs="Arial" w:eastAsia="Arial" w:hAnsi="Arial"/>
          <w:rtl w:val="0"/>
        </w:rPr>
        <w:t xml:space="preserve">SHOULD delete the Virtual Connection.</w:t>
      </w:r>
      <w:r w:rsidDel="00000000" w:rsidR="00000000" w:rsidRPr="00000000">
        <w:rPr>
          <w:rtl w:val="0"/>
        </w:rPr>
      </w:r>
    </w:p>
    <w:p w:rsidR="00000000" w:rsidDel="00000000" w:rsidP="00000000" w:rsidRDefault="00000000" w:rsidRPr="00000000" w14:paraId="00001152">
      <w:pPr>
        <w:pStyle w:val="Heading3"/>
        <w:ind w:left="0" w:firstLine="0"/>
        <w:rPr>
          <w:rFonts w:ascii="Arial" w:cs="Arial" w:eastAsia="Arial" w:hAnsi="Arial"/>
        </w:rPr>
      </w:pPr>
      <w:bookmarkStart w:colFirst="0" w:colLast="0" w:name="_heading=h.1e03kqp" w:id="187"/>
      <w:bookmarkEnd w:id="187"/>
      <w:r w:rsidDel="00000000" w:rsidR="00000000" w:rsidRPr="00000000">
        <w:rPr>
          <w:rtl w:val="0"/>
        </w:rPr>
        <w:t xml:space="preserve">3.1.24 </w:t>
      </w:r>
      <w:r w:rsidDel="00000000" w:rsidR="00000000" w:rsidRPr="00000000">
        <w:rPr>
          <w:rFonts w:ascii="Arial" w:cs="Arial" w:eastAsia="Arial" w:hAnsi="Arial"/>
          <w:rtl w:val="0"/>
        </w:rPr>
        <w:t xml:space="preserve">Forwarder Encapsulation</w:t>
      </w:r>
    </w:p>
    <w:p w:rsidR="00000000" w:rsidDel="00000000" w:rsidP="00000000" w:rsidRDefault="00000000" w:rsidRPr="00000000" w14:paraId="00001153">
      <w:pPr>
        <w:spacing w:after="9" w:lineRule="auto"/>
        <w:ind w:left="-5" w:right="990" w:firstLine="0"/>
        <w:rPr>
          <w:rFonts w:ascii="Arial" w:cs="Arial" w:eastAsia="Arial" w:hAnsi="Arial"/>
        </w:rPr>
      </w:pPr>
      <w:r w:rsidDel="00000000" w:rsidR="00000000" w:rsidRPr="00000000">
        <w:rPr>
          <w:rtl w:val="0"/>
        </w:rPr>
      </w:r>
    </w:p>
    <w:tbl>
      <w:tblPr>
        <w:tblStyle w:val="Table3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12"/>
        <w:gridCol w:w="735"/>
        <w:gridCol w:w="850"/>
        <w:gridCol w:w="803"/>
        <w:gridCol w:w="1030"/>
        <w:gridCol w:w="1030"/>
        <w:gridCol w:w="1030"/>
        <w:gridCol w:w="1030"/>
        <w:gridCol w:w="1030"/>
        <w:tblGridChange w:id="0">
          <w:tblGrid>
            <w:gridCol w:w="1812"/>
            <w:gridCol w:w="735"/>
            <w:gridCol w:w="850"/>
            <w:gridCol w:w="803"/>
            <w:gridCol w:w="1030"/>
            <w:gridCol w:w="1030"/>
            <w:gridCol w:w="1030"/>
            <w:gridCol w:w="1030"/>
            <w:gridCol w:w="1030"/>
          </w:tblGrid>
        </w:tblGridChange>
      </w:tblGrid>
      <w:tr>
        <w:trPr>
          <w:cantSplit w:val="0"/>
          <w:tblHeader w:val="0"/>
        </w:trPr>
        <w:tc>
          <w:tcPr>
            <w:shd w:fill="cfe2f3" w:val="clear"/>
          </w:tcPr>
          <w:p w:rsidR="00000000" w:rsidDel="00000000" w:rsidP="00000000" w:rsidRDefault="00000000" w:rsidRPr="00000000" w14:paraId="0000115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5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shd w:fill="cfe2f3" w:val="clear"/>
          </w:tcPr>
          <w:p w:rsidR="00000000" w:rsidDel="00000000" w:rsidP="00000000" w:rsidRDefault="00000000" w:rsidRPr="00000000" w14:paraId="0000115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shd w:fill="cfe2f3" w:val="clear"/>
          </w:tcPr>
          <w:p w:rsidR="00000000" w:rsidDel="00000000" w:rsidP="00000000" w:rsidRDefault="00000000" w:rsidRPr="00000000" w14:paraId="00001157">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58">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shd w:fill="cfe2f3" w:val="clear"/>
          </w:tcPr>
          <w:p w:rsidR="00000000" w:rsidDel="00000000" w:rsidP="00000000" w:rsidRDefault="00000000" w:rsidRPr="00000000" w14:paraId="00001159">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5A">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15B">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5C">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5D">
            <w:pPr>
              <w:rPr>
                <w:rFonts w:ascii="Arial" w:cs="Arial" w:eastAsia="Arial" w:hAnsi="Arial"/>
              </w:rPr>
            </w:pPr>
            <w:r w:rsidDel="00000000" w:rsidR="00000000" w:rsidRPr="00000000">
              <w:rPr>
                <w:rFonts w:ascii="Arial" w:cs="Arial" w:eastAsia="Arial" w:hAnsi="Arial"/>
                <w:rtl w:val="0"/>
              </w:rPr>
              <w:t xml:space="preserve">Byte 1</w:t>
            </w:r>
          </w:p>
        </w:tc>
        <w:tc>
          <w:tcPr>
            <w:gridSpan w:val="8"/>
          </w:tcPr>
          <w:p w:rsidR="00000000" w:rsidDel="00000000" w:rsidP="00000000" w:rsidRDefault="00000000" w:rsidRPr="00000000" w14:paraId="0000115E">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66">
            <w:pPr>
              <w:rPr>
                <w:rFonts w:ascii="Arial" w:cs="Arial" w:eastAsia="Arial" w:hAnsi="Arial"/>
              </w:rPr>
            </w:pPr>
            <w:r w:rsidDel="00000000" w:rsidR="00000000" w:rsidRPr="00000000">
              <w:rPr>
                <w:rFonts w:ascii="Arial" w:cs="Arial" w:eastAsia="Arial" w:hAnsi="Arial"/>
                <w:rtl w:val="0"/>
              </w:rPr>
              <w:t xml:space="preserve">Byte 2</w:t>
            </w:r>
          </w:p>
        </w:tc>
        <w:tc>
          <w:tcPr>
            <w:gridSpan w:val="8"/>
          </w:tcPr>
          <w:p w:rsidR="00000000" w:rsidDel="00000000" w:rsidP="00000000" w:rsidRDefault="00000000" w:rsidRPr="00000000" w14:paraId="00001167">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blHeader w:val="0"/>
        </w:trPr>
        <w:tc>
          <w:tcPr/>
          <w:p w:rsidR="00000000" w:rsidDel="00000000" w:rsidP="00000000" w:rsidRDefault="00000000" w:rsidRPr="00000000" w14:paraId="0000116F">
            <w:pPr>
              <w:rPr>
                <w:rFonts w:ascii="Arial" w:cs="Arial" w:eastAsia="Arial" w:hAnsi="Arial"/>
              </w:rPr>
            </w:pPr>
            <w:r w:rsidDel="00000000" w:rsidR="00000000" w:rsidRPr="00000000">
              <w:rPr>
                <w:rFonts w:ascii="Arial" w:cs="Arial" w:eastAsia="Arial" w:hAnsi="Arial"/>
                <w:rtl w:val="0"/>
              </w:rPr>
              <w:t xml:space="preserve">Byte 3</w:t>
            </w:r>
          </w:p>
        </w:tc>
        <w:tc>
          <w:tcPr>
            <w:gridSpan w:val="8"/>
          </w:tcPr>
          <w:p w:rsidR="00000000" w:rsidDel="00000000" w:rsidP="00000000" w:rsidRDefault="00000000" w:rsidRPr="00000000" w14:paraId="00001170">
            <w:pPr>
              <w:jc w:val="center"/>
              <w:rPr>
                <w:rFonts w:ascii="Arial" w:cs="Arial" w:eastAsia="Arial" w:hAnsi="Arial"/>
              </w:rPr>
            </w:pPr>
            <w:r w:rsidDel="00000000" w:rsidR="00000000" w:rsidRPr="00000000">
              <w:rPr>
                <w:rFonts w:ascii="Arial" w:cs="Arial" w:eastAsia="Arial" w:hAnsi="Arial"/>
                <w:rtl w:val="0"/>
              </w:rPr>
              <w:t xml:space="preserve">Ctrl</w:t>
            </w:r>
          </w:p>
        </w:tc>
      </w:tr>
      <w:tr>
        <w:trPr>
          <w:cantSplit w:val="0"/>
          <w:tblHeader w:val="0"/>
        </w:trPr>
        <w:tc>
          <w:tcPr/>
          <w:p w:rsidR="00000000" w:rsidDel="00000000" w:rsidP="00000000" w:rsidRDefault="00000000" w:rsidRPr="00000000" w14:paraId="00001178">
            <w:pPr>
              <w:rPr>
                <w:rFonts w:ascii="Arial" w:cs="Arial" w:eastAsia="Arial" w:hAnsi="Arial"/>
              </w:rPr>
            </w:pPr>
            <w:r w:rsidDel="00000000" w:rsidR="00000000" w:rsidRPr="00000000">
              <w:rPr>
                <w:rFonts w:ascii="Arial" w:cs="Arial" w:eastAsia="Arial" w:hAnsi="Arial"/>
                <w:rtl w:val="0"/>
              </w:rPr>
              <w:t xml:space="preserve">Byte 4 .. N</w:t>
            </w:r>
          </w:p>
        </w:tc>
        <w:tc>
          <w:tcPr>
            <w:gridSpan w:val="8"/>
          </w:tcPr>
          <w:p w:rsidR="00000000" w:rsidDel="00000000" w:rsidP="00000000" w:rsidRDefault="00000000" w:rsidRPr="00000000" w14:paraId="00001179">
            <w:pPr>
              <w:jc w:val="center"/>
              <w:rPr>
                <w:rFonts w:ascii="Arial" w:cs="Arial" w:eastAsia="Arial" w:hAnsi="Arial"/>
              </w:rPr>
            </w:pPr>
            <w:sdt>
              <w:sdtPr>
                <w:tag w:val="goog_rdk_61"/>
              </w:sdtPr>
              <w:sdtContent>
                <w:commentRangeStart w:id="53"/>
              </w:sdtContent>
            </w:sdt>
            <w:sdt>
              <w:sdtPr>
                <w:tag w:val="goog_rdk_62"/>
              </w:sdtPr>
              <w:sdtContent>
                <w:commentRangeStart w:id="54"/>
              </w:sdtContent>
            </w:sdt>
            <w:sdt>
              <w:sdtPr>
                <w:tag w:val="goog_rdk_63"/>
              </w:sdtPr>
              <w:sdtContent>
                <w:commentRangeStart w:id="55"/>
              </w:sdtContent>
            </w:sdt>
            <w:r w:rsidDel="00000000" w:rsidR="00000000" w:rsidRPr="00000000">
              <w:rPr>
                <w:rFonts w:ascii="Arial" w:cs="Arial" w:eastAsia="Arial" w:hAnsi="Arial"/>
                <w:rtl w:val="0"/>
              </w:rPr>
              <w:t xml:space="preserve">Wireless Node Id</w:t>
            </w:r>
            <w:commentRangeEnd w:id="53"/>
            <w:r w:rsidDel="00000000" w:rsidR="00000000" w:rsidRPr="00000000">
              <w:commentReference w:id="53"/>
            </w:r>
            <w:commentRangeEnd w:id="54"/>
            <w:r w:rsidDel="00000000" w:rsidR="00000000" w:rsidRPr="00000000">
              <w:commentReference w:id="54"/>
            </w:r>
            <w:commentRangeEnd w:id="55"/>
            <w:r w:rsidDel="00000000" w:rsidR="00000000" w:rsidRPr="00000000">
              <w:commentReference w:id="55"/>
            </w:r>
            <w:r w:rsidDel="00000000" w:rsidR="00000000" w:rsidRPr="00000000">
              <w:rPr>
                <w:rtl w:val="0"/>
              </w:rPr>
            </w:r>
          </w:p>
        </w:tc>
      </w:tr>
      <w:tr>
        <w:trPr>
          <w:cantSplit w:val="0"/>
          <w:tblHeader w:val="0"/>
        </w:trPr>
        <w:tc>
          <w:tcPr/>
          <w:p w:rsidR="00000000" w:rsidDel="00000000" w:rsidP="00000000" w:rsidRDefault="00000000" w:rsidRPr="00000000" w14:paraId="00001181">
            <w:pPr>
              <w:rPr>
                <w:rFonts w:ascii="Arial" w:cs="Arial" w:eastAsia="Arial" w:hAnsi="Arial"/>
              </w:rPr>
            </w:pPr>
            <w:r w:rsidDel="00000000" w:rsidR="00000000" w:rsidRPr="00000000">
              <w:rPr>
                <w:rFonts w:ascii="Arial" w:cs="Arial" w:eastAsia="Arial" w:hAnsi="Arial"/>
                <w:rtl w:val="0"/>
              </w:rPr>
              <w:t xml:space="preserve">Byte (N + 1 ,,, M)</w:t>
            </w:r>
          </w:p>
        </w:tc>
        <w:tc>
          <w:tcPr>
            <w:gridSpan w:val="8"/>
          </w:tcPr>
          <w:p w:rsidR="00000000" w:rsidDel="00000000" w:rsidP="00000000" w:rsidRDefault="00000000" w:rsidRPr="00000000" w14:paraId="00001182">
            <w:pPr>
              <w:keepNext w:val="1"/>
              <w:jc w:val="center"/>
              <w:rPr>
                <w:rFonts w:ascii="Arial" w:cs="Arial" w:eastAsia="Arial" w:hAnsi="Arial"/>
              </w:rPr>
            </w:pPr>
            <w:r w:rsidDel="00000000" w:rsidR="00000000" w:rsidRPr="00000000">
              <w:rPr>
                <w:rFonts w:ascii="Arial" w:cs="Arial" w:eastAsia="Arial" w:hAnsi="Arial"/>
                <w:rtl w:val="0"/>
              </w:rPr>
              <w:t xml:space="preserve">MQTT SN packet</w:t>
            </w:r>
          </w:p>
        </w:tc>
      </w:tr>
    </w:tbl>
    <w:p w:rsidR="00000000" w:rsidDel="00000000" w:rsidP="00000000" w:rsidRDefault="00000000" w:rsidRPr="00000000" w14:paraId="000011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53: Format of an encapsulated MQTT-SN frame</w:t>
      </w:r>
    </w:p>
    <w:p w:rsidR="00000000" w:rsidDel="00000000" w:rsidP="00000000" w:rsidRDefault="00000000" w:rsidRPr="00000000" w14:paraId="0000118B">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As detailed in Section 4, MQTT-SN clients can also access a gateway via a forwarder in case the gateway is not directly attached to their WSNs. The forwarder simply encapsulates the MQTT-SN </w:t>
      </w:r>
      <w:sdt>
        <w:sdtPr>
          <w:tag w:val="goog_rdk_64"/>
        </w:sdtPr>
        <w:sdtContent>
          <w:commentRangeStart w:id="56"/>
        </w:sdtContent>
      </w:sdt>
      <w:r w:rsidDel="00000000" w:rsidR="00000000" w:rsidRPr="00000000">
        <w:rPr>
          <w:rFonts w:ascii="Arial" w:cs="Arial" w:eastAsia="Arial" w:hAnsi="Arial"/>
          <w:rtl w:val="0"/>
        </w:rPr>
        <w:t xml:space="preserve">frames </w:t>
      </w:r>
      <w:commentRangeEnd w:id="56"/>
      <w:r w:rsidDel="00000000" w:rsidR="00000000" w:rsidRPr="00000000">
        <w:commentReference w:id="56"/>
      </w:r>
      <w:r w:rsidDel="00000000" w:rsidR="00000000" w:rsidRPr="00000000">
        <w:rPr>
          <w:rFonts w:ascii="Arial" w:cs="Arial" w:eastAsia="Arial" w:hAnsi="Arial"/>
          <w:rtl w:val="0"/>
        </w:rPr>
        <w:t xml:space="preserve">it receives on the</w:t>
      </w:r>
      <w:sdt>
        <w:sdtPr>
          <w:tag w:val="goog_rdk_65"/>
        </w:sdtPr>
        <w:sdtContent>
          <w:commentRangeStart w:id="57"/>
        </w:sdtContent>
      </w:sdt>
      <w:r w:rsidDel="00000000" w:rsidR="00000000" w:rsidRPr="00000000">
        <w:rPr>
          <w:rFonts w:ascii="Arial" w:cs="Arial" w:eastAsia="Arial" w:hAnsi="Arial"/>
          <w:rtl w:val="0"/>
        </w:rPr>
        <w:t xml:space="preserve"> wireless side </w:t>
      </w:r>
      <w:commentRangeEnd w:id="57"/>
      <w:r w:rsidDel="00000000" w:rsidR="00000000" w:rsidRPr="00000000">
        <w:commentReference w:id="57"/>
      </w:r>
      <w:r w:rsidDel="00000000" w:rsidR="00000000" w:rsidRPr="00000000">
        <w:rPr>
          <w:rFonts w:ascii="Arial" w:cs="Arial" w:eastAsia="Arial" w:hAnsi="Arial"/>
          <w:rtl w:val="0"/>
        </w:rPr>
        <w:t xml:space="preserve">and forwards them unchanged to the gateway; in the opposite direction, it decapsulates the</w:t>
      </w:r>
      <w:sdt>
        <w:sdtPr>
          <w:tag w:val="goog_rdk_66"/>
        </w:sdtPr>
        <w:sdtContent>
          <w:commentRangeStart w:id="58"/>
        </w:sdtContent>
      </w:sdt>
      <w:r w:rsidDel="00000000" w:rsidR="00000000" w:rsidRPr="00000000">
        <w:rPr>
          <w:rFonts w:ascii="Arial" w:cs="Arial" w:eastAsia="Arial" w:hAnsi="Arial"/>
          <w:rtl w:val="0"/>
        </w:rPr>
        <w:t xml:space="preserve"> frames</w:t>
      </w:r>
      <w:commentRangeEnd w:id="58"/>
      <w:r w:rsidDel="00000000" w:rsidR="00000000" w:rsidRPr="00000000">
        <w:commentReference w:id="58"/>
      </w:r>
      <w:r w:rsidDel="00000000" w:rsidR="00000000" w:rsidRPr="00000000">
        <w:rPr>
          <w:rFonts w:ascii="Arial" w:cs="Arial" w:eastAsia="Arial" w:hAnsi="Arial"/>
          <w:rtl w:val="0"/>
        </w:rPr>
        <w:t xml:space="preserve"> it receives from the gateway and sends them to the clients, unchanged too.</w:t>
      </w:r>
    </w:p>
    <w:p w:rsidR="00000000" w:rsidDel="00000000" w:rsidP="00000000" w:rsidRDefault="00000000" w:rsidRPr="00000000" w14:paraId="0000118C">
      <w:pPr>
        <w:pStyle w:val="Heading4"/>
        <w:ind w:left="0" w:right="4" w:firstLine="0"/>
        <w:rPr>
          <w:rFonts w:ascii="Arial" w:cs="Arial" w:eastAsia="Arial" w:hAnsi="Arial"/>
        </w:rPr>
      </w:pPr>
      <w:bookmarkStart w:colFirst="0" w:colLast="0" w:name="_heading=h.3xzr3ei" w:id="188"/>
      <w:bookmarkEnd w:id="188"/>
      <w:r w:rsidDel="00000000" w:rsidR="00000000" w:rsidRPr="00000000">
        <w:rPr>
          <w:rFonts w:ascii="Arial" w:cs="Arial" w:eastAsia="Arial" w:hAnsi="Arial"/>
          <w:rtl w:val="0"/>
        </w:rPr>
        <w:t xml:space="preserve">3.1.24.1 Length</w:t>
      </w:r>
    </w:p>
    <w:p w:rsidR="00000000" w:rsidDel="00000000" w:rsidP="00000000" w:rsidRDefault="00000000" w:rsidRPr="00000000" w14:paraId="0000118D">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1-byte long, specifies the number of bytes up to the end of the “Wireless Node Id” field (incl. the Length byte itself)</w:t>
      </w:r>
    </w:p>
    <w:p w:rsidR="00000000" w:rsidDel="00000000" w:rsidP="00000000" w:rsidRDefault="00000000" w:rsidRPr="00000000" w14:paraId="0000118E">
      <w:pPr>
        <w:pStyle w:val="Heading4"/>
        <w:ind w:left="0" w:right="4" w:firstLine="0"/>
        <w:rPr>
          <w:rFonts w:ascii="Arial" w:cs="Arial" w:eastAsia="Arial" w:hAnsi="Arial"/>
        </w:rPr>
      </w:pPr>
      <w:bookmarkStart w:colFirst="0" w:colLast="0" w:name="_heading=h.2d51dmb" w:id="189"/>
      <w:bookmarkEnd w:id="189"/>
      <w:r w:rsidDel="00000000" w:rsidR="00000000" w:rsidRPr="00000000">
        <w:rPr>
          <w:rFonts w:ascii="Arial" w:cs="Arial" w:eastAsia="Arial" w:hAnsi="Arial"/>
          <w:rtl w:val="0"/>
        </w:rPr>
        <w:t xml:space="preserve">3.1.24.2 Packet Type</w:t>
      </w:r>
    </w:p>
    <w:p w:rsidR="00000000" w:rsidDel="00000000" w:rsidP="00000000" w:rsidRDefault="00000000" w:rsidRPr="00000000" w14:paraId="0000118F">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“0xFE”, see Table 6</w:t>
      </w:r>
    </w:p>
    <w:p w:rsidR="00000000" w:rsidDel="00000000" w:rsidP="00000000" w:rsidRDefault="00000000" w:rsidRPr="00000000" w14:paraId="00001190">
      <w:pPr>
        <w:pStyle w:val="Heading4"/>
        <w:ind w:left="0" w:right="4" w:firstLine="0"/>
        <w:rPr>
          <w:rFonts w:ascii="Arial" w:cs="Arial" w:eastAsia="Arial" w:hAnsi="Arial"/>
        </w:rPr>
      </w:pPr>
      <w:bookmarkStart w:colFirst="0" w:colLast="0" w:name="_heading=h.sabnu4" w:id="190"/>
      <w:bookmarkEnd w:id="190"/>
      <w:r w:rsidDel="00000000" w:rsidR="00000000" w:rsidRPr="00000000">
        <w:rPr>
          <w:rFonts w:ascii="Arial" w:cs="Arial" w:eastAsia="Arial" w:hAnsi="Arial"/>
          <w:rtl w:val="0"/>
        </w:rPr>
        <w:t xml:space="preserve">3.1.24.3 Ctrl</w:t>
      </w:r>
    </w:p>
    <w:p w:rsidR="00000000" w:rsidDel="00000000" w:rsidP="00000000" w:rsidRDefault="00000000" w:rsidRPr="00000000" w14:paraId="00001191">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Ctrl byte contains control information exchanged between the GW and the forwarder. </w:t>
      </w:r>
    </w:p>
    <w:tbl>
      <w:tblPr>
        <w:tblStyle w:val="Table39"/>
        <w:tblW w:w="93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9"/>
        <w:gridCol w:w="1248"/>
        <w:gridCol w:w="1222"/>
        <w:gridCol w:w="1230"/>
        <w:gridCol w:w="795"/>
        <w:gridCol w:w="965"/>
        <w:gridCol w:w="992"/>
        <w:gridCol w:w="993"/>
        <w:gridCol w:w="986"/>
        <w:tblGridChange w:id="0">
          <w:tblGrid>
            <w:gridCol w:w="909"/>
            <w:gridCol w:w="1248"/>
            <w:gridCol w:w="1222"/>
            <w:gridCol w:w="1230"/>
            <w:gridCol w:w="795"/>
            <w:gridCol w:w="965"/>
            <w:gridCol w:w="992"/>
            <w:gridCol w:w="993"/>
            <w:gridCol w:w="986"/>
          </w:tblGrid>
        </w:tblGridChange>
      </w:tblGrid>
      <w:tr>
        <w:trPr>
          <w:cantSplit w:val="0"/>
          <w:tblHeader w:val="0"/>
        </w:trPr>
        <w:tc>
          <w:tcPr>
            <w:tcBorders>
              <w:top w:color="000000" w:space="0" w:sz="8" w:val="single"/>
              <w:left w:color="000000" w:space="0" w:sz="8" w:val="single"/>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2">
            <w:pPr>
              <w:ind w:right="4"/>
              <w:jc w:val="center"/>
              <w:rPr>
                <w:rFonts w:ascii="Arial" w:cs="Arial" w:eastAsia="Arial" w:hAnsi="Arial"/>
              </w:rPr>
            </w:pPr>
            <w:r w:rsidDel="00000000" w:rsidR="00000000" w:rsidRPr="00000000">
              <w:rPr>
                <w:rFonts w:ascii="Arial" w:cs="Arial" w:eastAsia="Arial" w:hAnsi="Arial"/>
                <w:b w:val="1"/>
                <w:rtl w:val="0"/>
              </w:rPr>
              <w:t xml:space="preserve">Bit</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3">
            <w:pPr>
              <w:ind w:right="4"/>
              <w:jc w:val="center"/>
              <w:rPr>
                <w:rFonts w:ascii="Arial" w:cs="Arial" w:eastAsia="Arial" w:hAnsi="Arial"/>
              </w:rPr>
            </w:pPr>
            <w:r w:rsidDel="00000000" w:rsidR="00000000" w:rsidRPr="00000000">
              <w:rPr>
                <w:rFonts w:ascii="Arial" w:cs="Arial" w:eastAsia="Arial" w:hAnsi="Arial"/>
                <w:b w:val="1"/>
                <w:rtl w:val="0"/>
              </w:rPr>
              <w:t xml:space="preserve">7</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4">
            <w:pPr>
              <w:ind w:right="4"/>
              <w:jc w:val="center"/>
              <w:rPr>
                <w:rFonts w:ascii="Arial" w:cs="Arial" w:eastAsia="Arial" w:hAnsi="Arial"/>
              </w:rPr>
            </w:pPr>
            <w:r w:rsidDel="00000000" w:rsidR="00000000" w:rsidRPr="00000000">
              <w:rPr>
                <w:rFonts w:ascii="Arial" w:cs="Arial" w:eastAsia="Arial" w:hAnsi="Arial"/>
                <w:b w:val="1"/>
                <w:rtl w:val="0"/>
              </w:rPr>
              <w:t xml:space="preserve">6</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5">
            <w:pPr>
              <w:ind w:right="4"/>
              <w:jc w:val="center"/>
              <w:rPr>
                <w:rFonts w:ascii="Arial" w:cs="Arial" w:eastAsia="Arial" w:hAnsi="Arial"/>
              </w:rPr>
            </w:pPr>
            <w:r w:rsidDel="00000000" w:rsidR="00000000" w:rsidRPr="00000000">
              <w:rPr>
                <w:rFonts w:ascii="Arial" w:cs="Arial" w:eastAsia="Arial" w:hAnsi="Arial"/>
                <w:b w:val="1"/>
                <w:rtl w:val="0"/>
              </w:rPr>
              <w:t xml:space="preserve">5</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6">
            <w:pPr>
              <w:ind w:right="4"/>
              <w:jc w:val="center"/>
              <w:rPr>
                <w:rFonts w:ascii="Arial" w:cs="Arial" w:eastAsia="Arial" w:hAnsi="Arial"/>
              </w:rPr>
            </w:pPr>
            <w:r w:rsidDel="00000000" w:rsidR="00000000" w:rsidRPr="00000000">
              <w:rPr>
                <w:rFonts w:ascii="Arial" w:cs="Arial" w:eastAsia="Arial" w:hAnsi="Arial"/>
                <w:b w:val="1"/>
                <w:rtl w:val="0"/>
              </w:rPr>
              <w:t xml:space="preserve">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7">
            <w:pPr>
              <w:ind w:right="4"/>
              <w:jc w:val="center"/>
              <w:rPr>
                <w:rFonts w:ascii="Arial" w:cs="Arial" w:eastAsia="Arial" w:hAnsi="Arial"/>
              </w:rPr>
            </w:pPr>
            <w:r w:rsidDel="00000000" w:rsidR="00000000" w:rsidRPr="00000000">
              <w:rPr>
                <w:rFonts w:ascii="Arial" w:cs="Arial" w:eastAsia="Arial" w:hAnsi="Arial"/>
                <w:b w:val="1"/>
                <w:rtl w:val="0"/>
              </w:rPr>
              <w:t xml:space="preserve">3</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8">
            <w:pPr>
              <w:ind w:right="4"/>
              <w:jc w:val="center"/>
              <w:rPr>
                <w:rFonts w:ascii="Arial" w:cs="Arial" w:eastAsia="Arial" w:hAnsi="Arial"/>
              </w:rPr>
            </w:pPr>
            <w:r w:rsidDel="00000000" w:rsidR="00000000" w:rsidRPr="00000000">
              <w:rPr>
                <w:rFonts w:ascii="Arial" w:cs="Arial" w:eastAsia="Arial" w:hAnsi="Arial"/>
                <w:b w:val="1"/>
                <w:rtl w:val="0"/>
              </w:rPr>
              <w:t xml:space="preserve">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9">
            <w:pPr>
              <w:ind w:right="4"/>
              <w:jc w:val="center"/>
              <w:rPr>
                <w:rFonts w:ascii="Arial" w:cs="Arial" w:eastAsia="Arial" w:hAnsi="Arial"/>
              </w:rPr>
            </w:pPr>
            <w:r w:rsidDel="00000000" w:rsidR="00000000" w:rsidRPr="00000000">
              <w:rPr>
                <w:rFonts w:ascii="Arial" w:cs="Arial" w:eastAsia="Arial" w:hAnsi="Arial"/>
                <w:b w:val="1"/>
                <w:rtl w:val="0"/>
              </w:rPr>
              <w:t xml:space="preserve">1</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shd w:fill="cfe2f3" w:val="clear"/>
            <w:tcMar>
              <w:top w:w="0.0" w:type="dxa"/>
              <w:left w:w="108.0" w:type="dxa"/>
              <w:bottom w:w="0.0" w:type="dxa"/>
              <w:right w:w="108.0" w:type="dxa"/>
            </w:tcMar>
          </w:tcPr>
          <w:p w:rsidR="00000000" w:rsidDel="00000000" w:rsidP="00000000" w:rsidRDefault="00000000" w:rsidRPr="00000000" w14:paraId="0000119A">
            <w:pPr>
              <w:ind w:right="4"/>
              <w:jc w:val="center"/>
              <w:rPr>
                <w:rFonts w:ascii="Arial" w:cs="Arial" w:eastAsia="Arial" w:hAnsi="Arial"/>
              </w:rPr>
            </w:pPr>
            <w:r w:rsidDel="00000000" w:rsidR="00000000" w:rsidRPr="00000000">
              <w:rPr>
                <w:rFonts w:ascii="Arial" w:cs="Arial" w:eastAsia="Arial" w:hAnsi="Arial"/>
                <w:b w:val="1"/>
                <w:rtl w:val="0"/>
              </w:rPr>
              <w:t xml:space="preserve">0</w:t>
            </w:r>
            <w:r w:rsidDel="00000000" w:rsidR="00000000" w:rsidRPr="00000000">
              <w:rPr>
                <w:rtl w:val="0"/>
              </w:rPr>
            </w:r>
          </w:p>
        </w:tc>
      </w:tr>
      <w:tr>
        <w:trPr>
          <w:cantSplit w:val="0"/>
          <w:trHeight w:val="274" w:hRule="atLeast"/>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B">
            <w:pPr>
              <w:ind w:right="4"/>
              <w:rPr>
                <w:rFonts w:ascii="Arial" w:cs="Arial" w:eastAsia="Arial" w:hAnsi="Arial"/>
              </w:rPr>
            </w:pPr>
            <w:r w:rsidDel="00000000" w:rsidR="00000000" w:rsidRPr="00000000">
              <w:rPr>
                <w:rtl w:val="0"/>
              </w:rPr>
            </w:r>
          </w:p>
        </w:tc>
        <w:tc>
          <w:tcPr>
            <w:gridSpan w:val="6"/>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9C">
            <w:pPr>
              <w:ind w:right="4"/>
              <w:jc w:val="center"/>
              <w:rPr>
                <w:rFonts w:ascii="Arial" w:cs="Arial" w:eastAsia="Arial" w:hAnsi="Arial"/>
              </w:rPr>
            </w:pPr>
            <w:r w:rsidDel="00000000" w:rsidR="00000000" w:rsidRPr="00000000">
              <w:rPr>
                <w:rFonts w:ascii="Arial" w:cs="Arial" w:eastAsia="Arial" w:hAnsi="Arial"/>
                <w:rtl w:val="0"/>
              </w:rPr>
              <w:t xml:space="preserve">Reserved</w:t>
            </w:r>
          </w:p>
        </w:tc>
        <w:tc>
          <w:tcPr>
            <w:gridSpan w:val="2"/>
            <w:tcBorders>
              <w:top w:color="000000" w:space="0" w:sz="0" w:val="nil"/>
              <w:left w:color="000000" w:space="0" w:sz="0" w:val="nil"/>
              <w:bottom w:color="000000" w:space="0" w:sz="8" w:val="single"/>
              <w:right w:color="000000" w:space="0" w:sz="8" w:val="single"/>
            </w:tcBorders>
          </w:tcPr>
          <w:p w:rsidR="00000000" w:rsidDel="00000000" w:rsidP="00000000" w:rsidRDefault="00000000" w:rsidRPr="00000000" w14:paraId="000011A2">
            <w:pPr>
              <w:ind w:right="4"/>
              <w:jc w:val="center"/>
              <w:rPr>
                <w:rFonts w:ascii="Arial" w:cs="Arial" w:eastAsia="Arial" w:hAnsi="Arial"/>
                <w:i w:val="1"/>
              </w:rPr>
            </w:pPr>
            <w:r w:rsidDel="00000000" w:rsidR="00000000" w:rsidRPr="00000000">
              <w:rPr>
                <w:rFonts w:ascii="Arial" w:cs="Arial" w:eastAsia="Arial" w:hAnsi="Arial"/>
                <w:i w:val="1"/>
                <w:rtl w:val="0"/>
              </w:rPr>
              <w:t xml:space="preserve">Radius</w:t>
            </w:r>
          </w:p>
          <w:p w:rsidR="00000000" w:rsidDel="00000000" w:rsidP="00000000" w:rsidRDefault="00000000" w:rsidRPr="00000000" w14:paraId="000011A3">
            <w:pPr>
              <w:ind w:right="4"/>
              <w:jc w:val="center"/>
              <w:rPr>
                <w:rFonts w:ascii="Arial" w:cs="Arial" w:eastAsia="Arial" w:hAnsi="Arial"/>
              </w:rPr>
            </w:pPr>
            <w:r w:rsidDel="00000000" w:rsidR="00000000" w:rsidRPr="00000000">
              <w:rPr>
                <w:rtl w:val="0"/>
              </w:rPr>
            </w:r>
          </w:p>
        </w:tc>
      </w:tr>
      <w:tr>
        <w:trPr>
          <w:cantSplit w:val="0"/>
          <w:tblHeader w:val="0"/>
        </w:trPr>
        <w:tc>
          <w:tcPr>
            <w:tcBorders>
              <w:top w:color="000000" w:space="0" w:sz="0" w:val="nil"/>
              <w:left w:color="000000" w:space="0" w:sz="8" w:val="single"/>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5">
            <w:pPr>
              <w:ind w:right="4"/>
              <w:rPr>
                <w:rFonts w:ascii="Arial" w:cs="Arial" w:eastAsia="Arial" w:hAnsi="Arial"/>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6">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7">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8">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9">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A">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B">
            <w:pPr>
              <w:ind w:right="4"/>
              <w:jc w:val="center"/>
              <w:rPr>
                <w:rFonts w:ascii="Arial" w:cs="Arial" w:eastAsia="Arial" w:hAnsi="Arial"/>
              </w:rPr>
            </w:pPr>
            <w:r w:rsidDel="00000000" w:rsidR="00000000" w:rsidRPr="00000000">
              <w:rPr>
                <w:rFonts w:ascii="Arial" w:cs="Arial" w:eastAsia="Arial" w:hAnsi="Arial"/>
                <w:rtl w:val="0"/>
              </w:rPr>
              <w:t xml:space="preserve">0</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C">
            <w:pPr>
              <w:ind w:right="4"/>
              <w:jc w:val="center"/>
              <w:rPr>
                <w:rFonts w:ascii="Arial" w:cs="Arial" w:eastAsia="Arial" w:hAnsi="Arial"/>
              </w:rPr>
            </w:pPr>
            <w:r w:rsidDel="00000000" w:rsidR="00000000" w:rsidRPr="00000000">
              <w:rPr>
                <w:rFonts w:ascii="Arial" w:cs="Arial" w:eastAsia="Arial" w:hAnsi="Arial"/>
                <w:rtl w:val="0"/>
              </w:rPr>
              <w:t xml:space="preserve">X</w:t>
            </w:r>
          </w:p>
        </w:tc>
        <w:tc>
          <w:tcPr>
            <w:tcBorders>
              <w:top w:color="000000" w:space="0" w:sz="0" w:val="nil"/>
              <w:left w:color="000000" w:space="0" w:sz="0" w:val="nil"/>
              <w:bottom w:color="000000" w:space="0" w:sz="8" w:val="single"/>
              <w:right w:color="000000" w:space="0" w:sz="8" w:val="single"/>
            </w:tcBorders>
            <w:tcMar>
              <w:top w:w="0.0" w:type="dxa"/>
              <w:left w:w="108.0" w:type="dxa"/>
              <w:bottom w:w="0.0" w:type="dxa"/>
              <w:right w:w="108.0" w:type="dxa"/>
            </w:tcMar>
          </w:tcPr>
          <w:p w:rsidR="00000000" w:rsidDel="00000000" w:rsidP="00000000" w:rsidRDefault="00000000" w:rsidRPr="00000000" w14:paraId="000011AD">
            <w:pPr>
              <w:keepNext w:val="1"/>
              <w:ind w:right="4"/>
              <w:jc w:val="center"/>
              <w:rPr>
                <w:rFonts w:ascii="Arial" w:cs="Arial" w:eastAsia="Arial" w:hAnsi="Arial"/>
              </w:rPr>
            </w:pPr>
            <w:r w:rsidDel="00000000" w:rsidR="00000000" w:rsidRPr="00000000">
              <w:rPr>
                <w:rFonts w:ascii="Arial" w:cs="Arial" w:eastAsia="Arial" w:hAnsi="Arial"/>
                <w:rtl w:val="0"/>
              </w:rPr>
              <w:t xml:space="preserve">X</w:t>
            </w:r>
          </w:p>
        </w:tc>
      </w:tr>
    </w:tbl>
    <w:p w:rsidR="00000000" w:rsidDel="00000000" w:rsidP="00000000" w:rsidRDefault="00000000" w:rsidRPr="00000000" w14:paraId="000011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360" w:lineRule="auto"/>
        <w:ind w:left="0" w:right="0" w:firstLine="0"/>
        <w:jc w:val="center"/>
        <w:rPr>
          <w:rFonts w:ascii="Liberation Sans" w:cs="Liberation Sans" w:eastAsia="Liberation Sans" w:hAnsi="Liberation Sans"/>
          <w:b w:val="0"/>
          <w:i w:val="0"/>
          <w:smallCaps w:val="0"/>
          <w:strike w:val="0"/>
          <w:color w:val="000000"/>
          <w:sz w:val="20"/>
          <w:szCs w:val="20"/>
          <w:u w:val="singl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20"/>
          <w:szCs w:val="20"/>
          <w:u w:val="single"/>
          <w:shd w:fill="auto" w:val="clear"/>
          <w:vertAlign w:val="baseline"/>
          <w:rtl w:val="0"/>
        </w:rPr>
        <w:t xml:space="preserve">Table 54: Format of the ctrl byte</w:t>
      </w:r>
    </w:p>
    <w:p w:rsidR="00000000" w:rsidDel="00000000" w:rsidP="00000000" w:rsidRDefault="00000000" w:rsidRPr="00000000" w14:paraId="000011AF">
      <w:pPr>
        <w:pStyle w:val="Heading4"/>
        <w:ind w:left="0" w:right="4" w:firstLine="0"/>
        <w:rPr>
          <w:rFonts w:ascii="Arial" w:cs="Arial" w:eastAsia="Arial" w:hAnsi="Arial"/>
        </w:rPr>
      </w:pPr>
      <w:bookmarkStart w:colFirst="0" w:colLast="0" w:name="_heading=h.3c9z6hx" w:id="191"/>
      <w:bookmarkEnd w:id="191"/>
      <w:r w:rsidDel="00000000" w:rsidR="00000000" w:rsidRPr="00000000">
        <w:rPr>
          <w:rFonts w:ascii="Arial" w:cs="Arial" w:eastAsia="Arial" w:hAnsi="Arial"/>
          <w:rtl w:val="0"/>
        </w:rPr>
        <w:t xml:space="preserve">3.1.24.4 Radius</w:t>
      </w:r>
    </w:p>
    <w:p w:rsidR="00000000" w:rsidDel="00000000" w:rsidP="00000000" w:rsidRDefault="00000000" w:rsidRPr="00000000" w14:paraId="000011B0">
      <w:pPr>
        <w:ind w:right="4"/>
        <w:rPr>
          <w:rFonts w:ascii="Arial" w:cs="Arial" w:eastAsia="Arial" w:hAnsi="Arial"/>
        </w:rPr>
      </w:pPr>
      <w:r w:rsidDel="00000000" w:rsidR="00000000" w:rsidRPr="00000000">
        <w:rPr>
          <w:rFonts w:ascii="Arial" w:cs="Arial" w:eastAsia="Arial" w:hAnsi="Arial"/>
          <w:rtl w:val="0"/>
        </w:rPr>
        <w:t xml:space="preserve">Transmission radius (only relevant in direction gateway to forwarder)</w:t>
      </w:r>
    </w:p>
    <w:p w:rsidR="00000000" w:rsidDel="00000000" w:rsidP="00000000" w:rsidRDefault="00000000" w:rsidRPr="00000000" w14:paraId="000011B1">
      <w:pPr>
        <w:pStyle w:val="Heading4"/>
        <w:ind w:left="0" w:right="4" w:firstLine="0"/>
        <w:rPr>
          <w:rFonts w:ascii="Arial" w:cs="Arial" w:eastAsia="Arial" w:hAnsi="Arial"/>
        </w:rPr>
      </w:pPr>
      <w:bookmarkStart w:colFirst="0" w:colLast="0" w:name="_heading=h.1rf9gpq" w:id="192"/>
      <w:bookmarkEnd w:id="192"/>
      <w:r w:rsidDel="00000000" w:rsidR="00000000" w:rsidRPr="00000000">
        <w:rPr>
          <w:rFonts w:ascii="Arial" w:cs="Arial" w:eastAsia="Arial" w:hAnsi="Arial"/>
          <w:rtl w:val="0"/>
        </w:rPr>
        <w:t xml:space="preserve">3.1.24.5 Wireless Node Id</w:t>
      </w:r>
    </w:p>
    <w:p w:rsidR="00000000" w:rsidDel="00000000" w:rsidP="00000000" w:rsidRDefault="00000000" w:rsidRPr="00000000" w14:paraId="000011B2">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Identifies the wireless node which has sent or should receive the encapsulated MQTT-SN packet. The mapping between this Id and the address of the wireless node is implemented by the forwarder, if needed.</w:t>
      </w:r>
    </w:p>
    <w:p w:rsidR="00000000" w:rsidDel="00000000" w:rsidP="00000000" w:rsidRDefault="00000000" w:rsidRPr="00000000" w14:paraId="000011B3">
      <w:pPr>
        <w:pStyle w:val="Heading4"/>
        <w:ind w:left="0" w:right="4" w:firstLine="0"/>
        <w:rPr>
          <w:rFonts w:ascii="Arial" w:cs="Arial" w:eastAsia="Arial" w:hAnsi="Arial"/>
        </w:rPr>
      </w:pPr>
      <w:bookmarkStart w:colFirst="0" w:colLast="0" w:name="_heading=h.4bewzdj" w:id="193"/>
      <w:bookmarkEnd w:id="193"/>
      <w:r w:rsidDel="00000000" w:rsidR="00000000" w:rsidRPr="00000000">
        <w:rPr>
          <w:rFonts w:ascii="Arial" w:cs="Arial" w:eastAsia="Arial" w:hAnsi="Arial"/>
          <w:rtl w:val="0"/>
        </w:rPr>
        <w:t xml:space="preserve">3.1.24.6 MQTT SN Packet</w:t>
      </w:r>
    </w:p>
    <w:p w:rsidR="00000000" w:rsidDel="00000000" w:rsidP="00000000" w:rsidRDefault="00000000" w:rsidRPr="00000000" w14:paraId="000011B4">
      <w:pPr>
        <w:spacing w:after="149"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MQTT-SN packet, encoded according to the packet type.</w:t>
      </w:r>
    </w:p>
    <w:p w:rsidR="00000000" w:rsidDel="00000000" w:rsidP="00000000" w:rsidRDefault="00000000" w:rsidRPr="00000000" w14:paraId="000011B5">
      <w:pPr>
        <w:pStyle w:val="Heading3"/>
        <w:ind w:left="0" w:firstLine="0"/>
        <w:rPr/>
      </w:pPr>
      <w:bookmarkStart w:colFirst="0" w:colLast="0" w:name="_heading=h.15cqrsoyxc87" w:id="194"/>
      <w:bookmarkEnd w:id="194"/>
      <w:r w:rsidDel="00000000" w:rsidR="00000000" w:rsidRPr="00000000">
        <w:rPr>
          <w:rtl w:val="0"/>
        </w:rPr>
        <w:t xml:space="preserve">3.1.25 Protection Encapsulation</w:t>
      </w:r>
    </w:p>
    <w:p w:rsidR="00000000" w:rsidDel="00000000" w:rsidP="00000000" w:rsidRDefault="00000000" w:rsidRPr="00000000" w14:paraId="000011B6">
      <w:pPr>
        <w:pStyle w:val="Heading3"/>
        <w:keepLines w:val="1"/>
        <w:spacing w:after="77" w:before="0" w:line="259" w:lineRule="auto"/>
        <w:ind w:left="1440" w:firstLine="0"/>
        <w:rPr/>
      </w:pPr>
      <w:bookmarkStart w:colFirst="0" w:colLast="0" w:name="_heading=h.efvs1al4eeri" w:id="195"/>
      <w:bookmarkEnd w:id="195"/>
      <w:r w:rsidDel="00000000" w:rsidR="00000000" w:rsidRPr="00000000">
        <w:rPr>
          <w:rtl w:val="0"/>
        </w:rPr>
      </w:r>
    </w:p>
    <w:tbl>
      <w:tblPr>
        <w:tblStyle w:val="Table40"/>
        <w:tblW w:w="955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00"/>
        <w:gridCol w:w="990"/>
        <w:gridCol w:w="105"/>
        <w:gridCol w:w="855"/>
        <w:gridCol w:w="840"/>
        <w:gridCol w:w="105"/>
        <w:gridCol w:w="930"/>
        <w:gridCol w:w="105"/>
        <w:gridCol w:w="1125"/>
        <w:gridCol w:w="1050"/>
        <w:gridCol w:w="105"/>
        <w:gridCol w:w="1080"/>
        <w:gridCol w:w="1065"/>
        <w:tblGridChange w:id="0">
          <w:tblGrid>
            <w:gridCol w:w="1200"/>
            <w:gridCol w:w="990"/>
            <w:gridCol w:w="105"/>
            <w:gridCol w:w="855"/>
            <w:gridCol w:w="840"/>
            <w:gridCol w:w="105"/>
            <w:gridCol w:w="930"/>
            <w:gridCol w:w="105"/>
            <w:gridCol w:w="1125"/>
            <w:gridCol w:w="1050"/>
            <w:gridCol w:w="105"/>
            <w:gridCol w:w="1080"/>
            <w:gridCol w:w="1065"/>
          </w:tblGrid>
        </w:tblGridChange>
      </w:tblGrid>
      <w:tr>
        <w:trPr>
          <w:cantSplit w:val="0"/>
          <w:tblHeader w:val="0"/>
        </w:trPr>
        <w:tc>
          <w:tcPr>
            <w:shd w:fill="cfe2f3" w:val="clear"/>
          </w:tcPr>
          <w:p w:rsidR="00000000" w:rsidDel="00000000" w:rsidP="00000000" w:rsidRDefault="00000000" w:rsidRPr="00000000" w14:paraId="000011B7">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1B8">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1B9">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1BB">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1BD">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1BE">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shd w:fill="cfe2f3" w:val="clear"/>
          </w:tcPr>
          <w:p w:rsidR="00000000" w:rsidDel="00000000" w:rsidP="00000000" w:rsidRDefault="00000000" w:rsidRPr="00000000" w14:paraId="000011C0">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gridSpan w:val="2"/>
            <w:shd w:fill="cfe2f3" w:val="clear"/>
          </w:tcPr>
          <w:p w:rsidR="00000000" w:rsidDel="00000000" w:rsidP="00000000" w:rsidRDefault="00000000" w:rsidRPr="00000000" w14:paraId="000011C1">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shd w:fill="cfe2f3" w:val="clear"/>
          </w:tcPr>
          <w:p w:rsidR="00000000" w:rsidDel="00000000" w:rsidP="00000000" w:rsidRDefault="00000000" w:rsidRPr="00000000" w14:paraId="000011C3">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1C4">
            <w:pPr>
              <w:rPr>
                <w:rFonts w:ascii="Arial" w:cs="Arial" w:eastAsia="Arial" w:hAnsi="Arial"/>
              </w:rPr>
            </w:pPr>
            <w:r w:rsidDel="00000000" w:rsidR="00000000" w:rsidRPr="00000000">
              <w:rPr>
                <w:rFonts w:ascii="Arial" w:cs="Arial" w:eastAsia="Arial" w:hAnsi="Arial"/>
                <w:rtl w:val="0"/>
              </w:rPr>
              <w:t xml:space="preserve">Byte 1</w:t>
            </w:r>
          </w:p>
        </w:tc>
        <w:tc>
          <w:tcPr>
            <w:gridSpan w:val="12"/>
          </w:tcPr>
          <w:p w:rsidR="00000000" w:rsidDel="00000000" w:rsidP="00000000" w:rsidRDefault="00000000" w:rsidRPr="00000000" w14:paraId="000011C5">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1D1">
            <w:pPr>
              <w:rPr>
                <w:rFonts w:ascii="Arial" w:cs="Arial" w:eastAsia="Arial" w:hAnsi="Arial"/>
              </w:rPr>
            </w:pPr>
            <w:r w:rsidDel="00000000" w:rsidR="00000000" w:rsidRPr="00000000">
              <w:rPr>
                <w:rFonts w:ascii="Arial" w:cs="Arial" w:eastAsia="Arial" w:hAnsi="Arial"/>
                <w:rtl w:val="0"/>
              </w:rPr>
              <w:t xml:space="preserve">Byte 2</w:t>
            </w:r>
          </w:p>
        </w:tc>
        <w:tc>
          <w:tcPr>
            <w:gridSpan w:val="12"/>
          </w:tcPr>
          <w:p w:rsidR="00000000" w:rsidDel="00000000" w:rsidP="00000000" w:rsidRDefault="00000000" w:rsidRPr="00000000" w14:paraId="000011D2">
            <w:pPr>
              <w:jc w:val="center"/>
              <w:rPr>
                <w:rFonts w:ascii="Arial" w:cs="Arial" w:eastAsia="Arial" w:hAnsi="Arial"/>
              </w:rPr>
            </w:pPr>
            <w:r w:rsidDel="00000000" w:rsidR="00000000" w:rsidRPr="00000000">
              <w:rPr>
                <w:rFonts w:ascii="Arial" w:cs="Arial" w:eastAsia="Arial" w:hAnsi="Arial"/>
                <w:rtl w:val="0"/>
              </w:rPr>
              <w:t xml:space="preserve">Packet Type</w:t>
            </w:r>
          </w:p>
        </w:tc>
      </w:tr>
      <w:tr>
        <w:trPr>
          <w:cantSplit w:val="0"/>
          <w:trHeight w:val="200" w:hRule="atLeast"/>
          <w:tblHeader w:val="0"/>
        </w:trPr>
        <w:tc>
          <w:tcPr>
            <w:vMerge w:val="restart"/>
          </w:tcPr>
          <w:p w:rsidR="00000000" w:rsidDel="00000000" w:rsidP="00000000" w:rsidRDefault="00000000" w:rsidRPr="00000000" w14:paraId="000011DE">
            <w:pPr>
              <w:jc w:val="center"/>
              <w:rPr>
                <w:rFonts w:ascii="Arial" w:cs="Arial" w:eastAsia="Arial" w:hAnsi="Arial"/>
                <w:i w:val="1"/>
              </w:rPr>
            </w:pPr>
            <w:r w:rsidDel="00000000" w:rsidR="00000000" w:rsidRPr="00000000">
              <w:rPr>
                <w:rtl w:val="0"/>
              </w:rPr>
            </w:r>
          </w:p>
        </w:tc>
        <w:tc>
          <w:tcPr>
            <w:gridSpan w:val="12"/>
            <w:shd w:fill="cccccc" w:val="clear"/>
          </w:tcPr>
          <w:p w:rsidR="00000000" w:rsidDel="00000000" w:rsidP="00000000" w:rsidRDefault="00000000" w:rsidRPr="00000000" w14:paraId="000011DF">
            <w:pPr>
              <w:jc w:val="center"/>
              <w:rPr>
                <w:rFonts w:ascii="Arial" w:cs="Arial" w:eastAsia="Arial" w:hAnsi="Arial"/>
                <w:i w:val="1"/>
              </w:rPr>
            </w:pPr>
            <w:r w:rsidDel="00000000" w:rsidR="00000000" w:rsidRPr="00000000">
              <w:rPr>
                <w:rFonts w:ascii="Arial" w:cs="Arial" w:eastAsia="Arial" w:hAnsi="Arial"/>
                <w:i w:val="1"/>
                <w:rtl w:val="0"/>
              </w:rPr>
              <w:t xml:space="preserve">PROTECTION FLAGS</w:t>
            </w:r>
          </w:p>
        </w:tc>
      </w:tr>
      <w:tr>
        <w:trPr>
          <w:cantSplit w:val="0"/>
          <w:trHeight w:val="200" w:hRule="atLeast"/>
          <w:tblHeader w:val="0"/>
        </w:trPr>
        <w:tc>
          <w:tcPr>
            <w:vMerge w:val="continue"/>
          </w:tcPr>
          <w:p w:rsidR="00000000" w:rsidDel="00000000" w:rsidP="00000000" w:rsidRDefault="00000000" w:rsidRPr="00000000" w14:paraId="00001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rPr>
            </w:pPr>
            <w:r w:rsidDel="00000000" w:rsidR="00000000" w:rsidRPr="00000000">
              <w:rPr>
                <w:rtl w:val="0"/>
              </w:rPr>
            </w:r>
          </w:p>
        </w:tc>
        <w:tc>
          <w:tcPr>
            <w:gridSpan w:val="7"/>
          </w:tcPr>
          <w:p w:rsidR="00000000" w:rsidDel="00000000" w:rsidP="00000000" w:rsidRDefault="00000000" w:rsidRPr="00000000" w14:paraId="000011EC">
            <w:pPr>
              <w:jc w:val="center"/>
              <w:rPr>
                <w:rFonts w:ascii="Arial" w:cs="Arial" w:eastAsia="Arial" w:hAnsi="Arial"/>
                <w:i w:val="1"/>
              </w:rPr>
            </w:pPr>
            <w:r w:rsidDel="00000000" w:rsidR="00000000" w:rsidRPr="00000000">
              <w:rPr>
                <w:rFonts w:ascii="Arial" w:cs="Arial" w:eastAsia="Arial" w:hAnsi="Arial"/>
                <w:i w:val="1"/>
                <w:rtl w:val="0"/>
              </w:rPr>
              <w:t xml:space="preserve">Auth Tag Length</w:t>
            </w:r>
          </w:p>
        </w:tc>
        <w:tc>
          <w:tcPr>
            <w:gridSpan w:val="3"/>
          </w:tcPr>
          <w:p w:rsidR="00000000" w:rsidDel="00000000" w:rsidP="00000000" w:rsidRDefault="00000000" w:rsidRPr="00000000" w14:paraId="000011F3">
            <w:pPr>
              <w:jc w:val="center"/>
              <w:rPr>
                <w:rFonts w:ascii="Arial" w:cs="Arial" w:eastAsia="Arial" w:hAnsi="Arial"/>
                <w:i w:val="1"/>
              </w:rPr>
            </w:pPr>
            <w:r w:rsidDel="00000000" w:rsidR="00000000" w:rsidRPr="00000000">
              <w:rPr>
                <w:rFonts w:ascii="Arial" w:cs="Arial" w:eastAsia="Arial" w:hAnsi="Arial"/>
                <w:i w:val="1"/>
                <w:rtl w:val="0"/>
              </w:rPr>
              <w:t xml:space="preserve">Crypto Material Length</w:t>
            </w:r>
          </w:p>
        </w:tc>
        <w:tc>
          <w:tcPr>
            <w:gridSpan w:val="2"/>
          </w:tcPr>
          <w:p w:rsidR="00000000" w:rsidDel="00000000" w:rsidP="00000000" w:rsidRDefault="00000000" w:rsidRPr="00000000" w14:paraId="000011F6">
            <w:pPr>
              <w:jc w:val="center"/>
              <w:rPr>
                <w:rFonts w:ascii="Arial" w:cs="Arial" w:eastAsia="Arial" w:hAnsi="Arial"/>
                <w:i w:val="1"/>
              </w:rPr>
            </w:pPr>
            <w:r w:rsidDel="00000000" w:rsidR="00000000" w:rsidRPr="00000000">
              <w:rPr>
                <w:rFonts w:ascii="Arial" w:cs="Arial" w:eastAsia="Arial" w:hAnsi="Arial"/>
                <w:i w:val="1"/>
                <w:rtl w:val="0"/>
              </w:rPr>
              <w:t xml:space="preserve">Monotonic Counter Length</w:t>
            </w:r>
          </w:p>
        </w:tc>
      </w:tr>
      <w:tr>
        <w:trPr>
          <w:cantSplit w:val="0"/>
          <w:tblHeader w:val="0"/>
        </w:trPr>
        <w:tc>
          <w:tcPr/>
          <w:p w:rsidR="00000000" w:rsidDel="00000000" w:rsidP="00000000" w:rsidRDefault="00000000" w:rsidRPr="00000000" w14:paraId="000011F8">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1F9">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FB">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1FC">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1FD">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0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2"/>
          </w:tcPr>
          <w:p w:rsidR="00000000" w:rsidDel="00000000" w:rsidP="00000000" w:rsidRDefault="00000000" w:rsidRPr="00000000" w14:paraId="0000120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03">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204">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205">
            <w:pPr>
              <w:rPr>
                <w:rFonts w:ascii="Arial" w:cs="Arial" w:eastAsia="Arial" w:hAnsi="Arial"/>
              </w:rPr>
            </w:pPr>
            <w:r w:rsidDel="00000000" w:rsidR="00000000" w:rsidRPr="00000000">
              <w:rPr>
                <w:rFonts w:ascii="Arial" w:cs="Arial" w:eastAsia="Arial" w:hAnsi="Arial"/>
                <w:rtl w:val="0"/>
              </w:rPr>
              <w:t xml:space="preserve">Byte 4</w:t>
            </w:r>
          </w:p>
        </w:tc>
        <w:tc>
          <w:tcPr>
            <w:gridSpan w:val="12"/>
          </w:tcPr>
          <w:p w:rsidR="00000000" w:rsidDel="00000000" w:rsidP="00000000" w:rsidRDefault="00000000" w:rsidRPr="00000000" w14:paraId="00001206">
            <w:pPr>
              <w:keepNext w:val="1"/>
              <w:jc w:val="center"/>
              <w:rPr>
                <w:rFonts w:ascii="Arial" w:cs="Arial" w:eastAsia="Arial" w:hAnsi="Arial"/>
              </w:rPr>
            </w:pPr>
            <w:r w:rsidDel="00000000" w:rsidR="00000000" w:rsidRPr="00000000">
              <w:rPr>
                <w:rFonts w:ascii="Arial" w:cs="Arial" w:eastAsia="Arial" w:hAnsi="Arial"/>
                <w:rtl w:val="0"/>
              </w:rPr>
              <w:t xml:space="preserve">Protection Scheme</w:t>
            </w:r>
          </w:p>
        </w:tc>
      </w:tr>
      <w:tr>
        <w:trPr>
          <w:cantSplit w:val="0"/>
          <w:tblHeader w:val="0"/>
        </w:trPr>
        <w:tc>
          <w:tcPr/>
          <w:p w:rsidR="00000000" w:rsidDel="00000000" w:rsidP="00000000" w:rsidRDefault="00000000" w:rsidRPr="00000000" w14:paraId="00001212">
            <w:pPr>
              <w:rPr>
                <w:rFonts w:ascii="Arial" w:cs="Arial" w:eastAsia="Arial" w:hAnsi="Arial"/>
              </w:rPr>
            </w:pPr>
            <w:r w:rsidDel="00000000" w:rsidR="00000000" w:rsidRPr="00000000">
              <w:rPr>
                <w:rFonts w:ascii="Arial" w:cs="Arial" w:eastAsia="Arial" w:hAnsi="Arial"/>
                <w:rtl w:val="0"/>
              </w:rPr>
              <w:t xml:space="preserve">Byte 5 - 12</w:t>
            </w:r>
          </w:p>
        </w:tc>
        <w:tc>
          <w:tcPr>
            <w:gridSpan w:val="12"/>
          </w:tcPr>
          <w:p w:rsidR="00000000" w:rsidDel="00000000" w:rsidP="00000000" w:rsidRDefault="00000000" w:rsidRPr="00000000" w14:paraId="00001213">
            <w:pPr>
              <w:keepNext w:val="1"/>
              <w:jc w:val="center"/>
              <w:rPr>
                <w:rFonts w:ascii="Arial" w:cs="Arial" w:eastAsia="Arial" w:hAnsi="Arial"/>
              </w:rPr>
            </w:pPr>
            <w:r w:rsidDel="00000000" w:rsidR="00000000" w:rsidRPr="00000000">
              <w:rPr>
                <w:rFonts w:ascii="Arial" w:cs="Arial" w:eastAsia="Arial" w:hAnsi="Arial"/>
                <w:rtl w:val="0"/>
              </w:rPr>
              <w:t xml:space="preserve">Sender Id</w:t>
            </w:r>
          </w:p>
        </w:tc>
      </w:tr>
      <w:tr>
        <w:trPr>
          <w:cantSplit w:val="0"/>
          <w:tblHeader w:val="0"/>
        </w:trPr>
        <w:tc>
          <w:tcPr/>
          <w:p w:rsidR="00000000" w:rsidDel="00000000" w:rsidP="00000000" w:rsidRDefault="00000000" w:rsidRPr="00000000" w14:paraId="0000121F">
            <w:pPr>
              <w:ind w:right="-285.5905511811022"/>
              <w:rPr>
                <w:rFonts w:ascii="Arial" w:cs="Arial" w:eastAsia="Arial" w:hAnsi="Arial"/>
              </w:rPr>
            </w:pPr>
            <w:r w:rsidDel="00000000" w:rsidR="00000000" w:rsidRPr="00000000">
              <w:rPr>
                <w:rFonts w:ascii="Arial" w:cs="Arial" w:eastAsia="Arial" w:hAnsi="Arial"/>
                <w:rtl w:val="0"/>
              </w:rPr>
              <w:t xml:space="preserve">Byte 13 - 16</w:t>
            </w:r>
          </w:p>
        </w:tc>
        <w:tc>
          <w:tcPr>
            <w:gridSpan w:val="12"/>
          </w:tcPr>
          <w:p w:rsidR="00000000" w:rsidDel="00000000" w:rsidP="00000000" w:rsidRDefault="00000000" w:rsidRPr="00000000" w14:paraId="00001220">
            <w:pPr>
              <w:keepNext w:val="1"/>
              <w:jc w:val="center"/>
              <w:rPr>
                <w:rFonts w:ascii="Arial" w:cs="Arial" w:eastAsia="Arial" w:hAnsi="Arial"/>
              </w:rPr>
            </w:pPr>
            <w:r w:rsidDel="00000000" w:rsidR="00000000" w:rsidRPr="00000000">
              <w:rPr>
                <w:rFonts w:ascii="Arial" w:cs="Arial" w:eastAsia="Arial" w:hAnsi="Arial"/>
                <w:rtl w:val="0"/>
              </w:rPr>
              <w:t xml:space="preserve">Random</w:t>
            </w:r>
          </w:p>
        </w:tc>
      </w:tr>
      <w:tr>
        <w:trPr>
          <w:cantSplit w:val="0"/>
          <w:tblHeader w:val="0"/>
        </w:trPr>
        <w:tc>
          <w:tcPr/>
          <w:p w:rsidR="00000000" w:rsidDel="00000000" w:rsidP="00000000" w:rsidRDefault="00000000" w:rsidRPr="00000000" w14:paraId="0000122C">
            <w:pPr>
              <w:rPr>
                <w:rFonts w:ascii="Arial" w:cs="Arial" w:eastAsia="Arial" w:hAnsi="Arial"/>
              </w:rPr>
            </w:pPr>
            <w:r w:rsidDel="00000000" w:rsidR="00000000" w:rsidRPr="00000000">
              <w:rPr>
                <w:rFonts w:ascii="Arial" w:cs="Arial" w:eastAsia="Arial" w:hAnsi="Arial"/>
                <w:rtl w:val="0"/>
              </w:rPr>
              <w:t xml:space="preserve">Byte 17 - P</w:t>
            </w:r>
          </w:p>
        </w:tc>
        <w:tc>
          <w:tcPr>
            <w:gridSpan w:val="12"/>
          </w:tcPr>
          <w:p w:rsidR="00000000" w:rsidDel="00000000" w:rsidP="00000000" w:rsidRDefault="00000000" w:rsidRPr="00000000" w14:paraId="0000122D">
            <w:pPr>
              <w:keepNext w:val="1"/>
              <w:jc w:val="center"/>
              <w:rPr>
                <w:rFonts w:ascii="Arial" w:cs="Arial" w:eastAsia="Arial" w:hAnsi="Arial"/>
              </w:rPr>
            </w:pPr>
            <w:r w:rsidDel="00000000" w:rsidR="00000000" w:rsidRPr="00000000">
              <w:rPr>
                <w:rFonts w:ascii="Arial" w:cs="Arial" w:eastAsia="Arial" w:hAnsi="Arial"/>
                <w:rtl w:val="0"/>
              </w:rPr>
              <w:t xml:space="preserve">Crypto Material (Optional)</w:t>
            </w:r>
          </w:p>
        </w:tc>
      </w:tr>
      <w:tr>
        <w:trPr>
          <w:cantSplit w:val="0"/>
          <w:tblHeader w:val="0"/>
        </w:trPr>
        <w:tc>
          <w:tcPr/>
          <w:p w:rsidR="00000000" w:rsidDel="00000000" w:rsidP="00000000" w:rsidRDefault="00000000" w:rsidRPr="00000000" w14:paraId="00001239">
            <w:pPr>
              <w:rPr>
                <w:rFonts w:ascii="Arial" w:cs="Arial" w:eastAsia="Arial" w:hAnsi="Arial"/>
              </w:rPr>
            </w:pPr>
            <w:r w:rsidDel="00000000" w:rsidR="00000000" w:rsidRPr="00000000">
              <w:rPr>
                <w:rFonts w:ascii="Arial" w:cs="Arial" w:eastAsia="Arial" w:hAnsi="Arial"/>
                <w:rtl w:val="0"/>
              </w:rPr>
              <w:t xml:space="preserve">Byte Q - R</w:t>
            </w:r>
          </w:p>
        </w:tc>
        <w:tc>
          <w:tcPr>
            <w:gridSpan w:val="12"/>
          </w:tcPr>
          <w:p w:rsidR="00000000" w:rsidDel="00000000" w:rsidP="00000000" w:rsidRDefault="00000000" w:rsidRPr="00000000" w14:paraId="0000123A">
            <w:pPr>
              <w:keepNext w:val="1"/>
              <w:jc w:val="center"/>
              <w:rPr>
                <w:rFonts w:ascii="Arial" w:cs="Arial" w:eastAsia="Arial" w:hAnsi="Arial"/>
              </w:rPr>
            </w:pPr>
            <w:r w:rsidDel="00000000" w:rsidR="00000000" w:rsidRPr="00000000">
              <w:rPr>
                <w:rFonts w:ascii="Arial" w:cs="Arial" w:eastAsia="Arial" w:hAnsi="Arial"/>
                <w:rtl w:val="0"/>
              </w:rPr>
              <w:t xml:space="preserve">Monotonic Counter (Optional)</w:t>
            </w:r>
          </w:p>
        </w:tc>
      </w:tr>
      <w:tr>
        <w:trPr>
          <w:cantSplit w:val="0"/>
          <w:tblHeader w:val="0"/>
        </w:trPr>
        <w:tc>
          <w:tcPr/>
          <w:p w:rsidR="00000000" w:rsidDel="00000000" w:rsidP="00000000" w:rsidRDefault="00000000" w:rsidRPr="00000000" w14:paraId="00001246">
            <w:pPr>
              <w:rPr>
                <w:rFonts w:ascii="Arial" w:cs="Arial" w:eastAsia="Arial" w:hAnsi="Arial"/>
              </w:rPr>
            </w:pPr>
            <w:r w:rsidDel="00000000" w:rsidR="00000000" w:rsidRPr="00000000">
              <w:rPr>
                <w:rFonts w:ascii="Arial" w:cs="Arial" w:eastAsia="Arial" w:hAnsi="Arial"/>
                <w:rtl w:val="0"/>
              </w:rPr>
              <w:t xml:space="preserve">Byte S - T</w:t>
            </w:r>
          </w:p>
        </w:tc>
        <w:tc>
          <w:tcPr>
            <w:gridSpan w:val="12"/>
          </w:tcPr>
          <w:p w:rsidR="00000000" w:rsidDel="00000000" w:rsidP="00000000" w:rsidRDefault="00000000" w:rsidRPr="00000000" w14:paraId="00001247">
            <w:pPr>
              <w:keepNext w:val="1"/>
              <w:jc w:val="center"/>
              <w:rPr>
                <w:rFonts w:ascii="Arial" w:cs="Arial" w:eastAsia="Arial" w:hAnsi="Arial"/>
              </w:rPr>
            </w:pPr>
            <w:r w:rsidDel="00000000" w:rsidR="00000000" w:rsidRPr="00000000">
              <w:rPr>
                <w:rFonts w:ascii="Arial" w:cs="Arial" w:eastAsia="Arial" w:hAnsi="Arial"/>
                <w:rtl w:val="0"/>
              </w:rPr>
              <w:t xml:space="preserve">Protected MQTT-SN Packet</w:t>
            </w:r>
          </w:p>
        </w:tc>
      </w:tr>
      <w:tr>
        <w:trPr>
          <w:cantSplit w:val="0"/>
          <w:tblHeader w:val="0"/>
        </w:trPr>
        <w:tc>
          <w:tcPr/>
          <w:p w:rsidR="00000000" w:rsidDel="00000000" w:rsidP="00000000" w:rsidRDefault="00000000" w:rsidRPr="00000000" w14:paraId="00001253">
            <w:pPr>
              <w:rPr>
                <w:rFonts w:ascii="Arial" w:cs="Arial" w:eastAsia="Arial" w:hAnsi="Arial"/>
              </w:rPr>
            </w:pPr>
            <w:r w:rsidDel="00000000" w:rsidR="00000000" w:rsidRPr="00000000">
              <w:rPr>
                <w:rFonts w:ascii="Arial" w:cs="Arial" w:eastAsia="Arial" w:hAnsi="Arial"/>
                <w:rtl w:val="0"/>
              </w:rPr>
              <w:t xml:space="preserve">Byte U - N</w:t>
            </w:r>
          </w:p>
        </w:tc>
        <w:tc>
          <w:tcPr>
            <w:gridSpan w:val="12"/>
          </w:tcPr>
          <w:p w:rsidR="00000000" w:rsidDel="00000000" w:rsidP="00000000" w:rsidRDefault="00000000" w:rsidRPr="00000000" w14:paraId="00001254">
            <w:pPr>
              <w:keepNext w:val="1"/>
              <w:jc w:val="center"/>
              <w:rPr>
                <w:rFonts w:ascii="Arial" w:cs="Arial" w:eastAsia="Arial" w:hAnsi="Arial"/>
              </w:rPr>
            </w:pPr>
            <w:r w:rsidDel="00000000" w:rsidR="00000000" w:rsidRPr="00000000">
              <w:rPr>
                <w:rFonts w:ascii="Arial" w:cs="Arial" w:eastAsia="Arial" w:hAnsi="Arial"/>
                <w:rtl w:val="0"/>
              </w:rPr>
              <w:t xml:space="preserve">Authentication Tag</w:t>
            </w:r>
          </w:p>
        </w:tc>
      </w:tr>
    </w:tbl>
    <w:p w:rsidR="00000000" w:rsidDel="00000000" w:rsidP="00000000" w:rsidRDefault="00000000" w:rsidRPr="00000000" w14:paraId="00001260">
      <w:pPr>
        <w:spacing w:after="120" w:before="120" w:line="360" w:lineRule="auto"/>
        <w:ind w:left="0" w:firstLine="0"/>
        <w:jc w:val="center"/>
        <w:rPr>
          <w:u w:val="single"/>
        </w:rPr>
      </w:pPr>
      <w:r w:rsidDel="00000000" w:rsidR="00000000" w:rsidRPr="00000000">
        <w:rPr>
          <w:u w:val="single"/>
          <w:rtl w:val="0"/>
        </w:rPr>
        <w:t xml:space="preserve">Table 53: Format of the protection encapsulated MQTT-SN packet</w:t>
      </w:r>
    </w:p>
    <w:p w:rsidR="00000000" w:rsidDel="00000000" w:rsidP="00000000" w:rsidRDefault="00000000" w:rsidRPr="00000000" w14:paraId="00001261">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Protection encapsulation provides a secure envelope for any MQTT-SN packet (with the exception of the Forward Encapsulation packet). The fields provided by the Protection Encapsulation provide a means by which the sender is identified and the</w:t>
      </w:r>
      <w:sdt>
        <w:sdtPr>
          <w:tag w:val="goog_rdk_67"/>
        </w:sdtPr>
        <w:sdtContent>
          <w:commentRangeStart w:id="59"/>
        </w:sdtContent>
      </w:sdt>
      <w:sdt>
        <w:sdtPr>
          <w:tag w:val="goog_rdk_68"/>
        </w:sdtPr>
        <w:sdtContent>
          <w:commentRangeStart w:id="60"/>
        </w:sdtContent>
      </w:sdt>
      <w:r w:rsidDel="00000000" w:rsidR="00000000" w:rsidRPr="00000000">
        <w:rPr>
          <w:rFonts w:ascii="Arial" w:cs="Arial" w:eastAsia="Arial" w:hAnsi="Arial"/>
          <w:rtl w:val="0"/>
        </w:rPr>
        <w:t xml:space="preserve"> packet is protected</w:t>
      </w:r>
      <w:commentRangeEnd w:id="59"/>
      <w:r w:rsidDel="00000000" w:rsidR="00000000" w:rsidRPr="00000000">
        <w:commentReference w:id="59"/>
      </w:r>
      <w:commentRangeEnd w:id="60"/>
      <w:r w:rsidDel="00000000" w:rsidR="00000000" w:rsidRPr="00000000">
        <w:commentReference w:id="60"/>
      </w:r>
      <w:r w:rsidDel="00000000" w:rsidR="00000000" w:rsidRPr="00000000">
        <w:rPr>
          <w:rFonts w:ascii="Arial" w:cs="Arial" w:eastAsia="Arial" w:hAnsi="Arial"/>
          <w:rtl w:val="0"/>
        </w:rPr>
        <w:t xml:space="preserve">, using a number of prescribed protection schemes. </w:t>
      </w:r>
    </w:p>
    <w:p w:rsidR="00000000" w:rsidDel="00000000" w:rsidP="00000000" w:rsidRDefault="00000000" w:rsidRPr="00000000" w14:paraId="00001262">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The sender is the originator of the “Protected MQTT-SN Packet” and responsible for its protection. This responsibility MUST NOT  be delegated to a third entity like a Forwarder. </w:t>
      </w:r>
    </w:p>
    <w:p w:rsidR="00000000" w:rsidDel="00000000" w:rsidP="00000000" w:rsidRDefault="00000000" w:rsidRPr="00000000" w14:paraId="00001263">
      <w:pPr>
        <w:spacing w:after="9" w:lineRule="auto"/>
        <w:ind w:left="-5" w:right="4" w:firstLine="0"/>
        <w:rPr>
          <w:rFonts w:ascii="Arial" w:cs="Arial" w:eastAsia="Arial" w:hAnsi="Arial"/>
        </w:rPr>
      </w:pPr>
      <w:sdt>
        <w:sdtPr>
          <w:tag w:val="goog_rdk_69"/>
        </w:sdtPr>
        <w:sdtContent>
          <w:commentRangeStart w:id="61"/>
        </w:sdtContent>
      </w:sdt>
      <w:sdt>
        <w:sdtPr>
          <w:tag w:val="goog_rdk_70"/>
        </w:sdtPr>
        <w:sdtContent>
          <w:commentRangeStart w:id="62"/>
        </w:sdtContent>
      </w:sdt>
      <w:r w:rsidDel="00000000" w:rsidR="00000000" w:rsidRPr="00000000">
        <w:rPr>
          <w:rFonts w:ascii="Arial" w:cs="Arial" w:eastAsia="Arial" w:hAnsi="Arial"/>
          <w:rtl w:val="0"/>
        </w:rPr>
        <w:t xml:space="preserve">The sender identification is required as the sender and the receiver of the protected packet must have access to the same shared key to be used directly or after derivation.</w:t>
      </w:r>
      <w:commentRangeEnd w:id="61"/>
      <w:r w:rsidDel="00000000" w:rsidR="00000000" w:rsidRPr="00000000">
        <w:commentReference w:id="61"/>
      </w:r>
      <w:commentRangeEnd w:id="62"/>
      <w:r w:rsidDel="00000000" w:rsidR="00000000" w:rsidRPr="00000000">
        <w:commentReference w:id="62"/>
      </w:r>
      <w:r w:rsidDel="00000000" w:rsidR="00000000" w:rsidRPr="00000000">
        <w:rPr>
          <w:rFonts w:ascii="Arial" w:cs="Arial" w:eastAsia="Arial" w:hAnsi="Arial"/>
          <w:rtl w:val="0"/>
        </w:rPr>
        <w:t xml:space="preserve"> The authentication of the sender and the receiver, their authorizations and the provisioning of the shared keys used to protect integrity and optionally confidentiality of the protected packet content are out of scope.</w:t>
      </w:r>
    </w:p>
    <w:p w:rsidR="00000000" w:rsidDel="00000000" w:rsidP="00000000" w:rsidRDefault="00000000" w:rsidRPr="00000000" w14:paraId="00001264">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A protected packet, like any other one, can be the payload of a Forwarder Encapsulated packet.</w:t>
      </w:r>
    </w:p>
    <w:p w:rsidR="00000000" w:rsidDel="00000000" w:rsidP="00000000" w:rsidRDefault="00000000" w:rsidRPr="00000000" w14:paraId="00001265">
      <w:pPr>
        <w:spacing w:after="9" w:lineRule="auto"/>
        <w:ind w:left="-5" w:right="4" w:firstLine="0"/>
        <w:rPr>
          <w:rFonts w:ascii="Arial" w:cs="Arial" w:eastAsia="Arial" w:hAnsi="Arial"/>
        </w:rPr>
      </w:pPr>
      <w:r w:rsidDel="00000000" w:rsidR="00000000" w:rsidRPr="00000000">
        <w:rPr>
          <w:rtl w:val="0"/>
        </w:rPr>
      </w:r>
    </w:p>
    <w:p w:rsidR="00000000" w:rsidDel="00000000" w:rsidP="00000000" w:rsidRDefault="00000000" w:rsidRPr="00000000" w14:paraId="00001266">
      <w:pPr>
        <w:spacing w:after="9" w:lineRule="auto"/>
        <w:ind w:left="-5" w:right="4" w:firstLine="0"/>
        <w:rPr>
          <w:rFonts w:ascii="Arial" w:cs="Arial" w:eastAsia="Arial" w:hAnsi="Arial"/>
          <w:b w:val="1"/>
        </w:rPr>
      </w:pPr>
      <w:sdt>
        <w:sdtPr>
          <w:tag w:val="goog_rdk_71"/>
        </w:sdtPr>
        <w:sdtContent>
          <w:commentRangeStart w:id="63"/>
        </w:sdtContent>
      </w:sdt>
      <w:sdt>
        <w:sdtPr>
          <w:tag w:val="goog_rdk_72"/>
        </w:sdtPr>
        <w:sdtContent>
          <w:commentRangeStart w:id="64"/>
        </w:sdtContent>
      </w:sdt>
      <w:r w:rsidDel="00000000" w:rsidR="00000000" w:rsidRPr="00000000">
        <w:rPr>
          <w:rFonts w:ascii="Arial" w:cs="Arial" w:eastAsia="Arial" w:hAnsi="Arial"/>
          <w:b w:val="1"/>
          <w:rtl w:val="0"/>
        </w:rPr>
        <w:t xml:space="preserve">//TODO - Break out the conformance aspects of this paragraph from recommendations.</w:t>
      </w:r>
    </w:p>
    <w:p w:rsidR="00000000" w:rsidDel="00000000" w:rsidP="00000000" w:rsidRDefault="00000000" w:rsidRPr="00000000" w14:paraId="00001267">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gateway, it is mandatory to use it to protect all MQTT-SN packets exchanged with a Client for which a shared key (indexed by its Sender Id) is available.</w:t>
      </w:r>
    </w:p>
    <w:p w:rsidR="00000000" w:rsidDel="00000000" w:rsidP="00000000" w:rsidRDefault="00000000" w:rsidRPr="00000000" w14:paraId="00001268">
      <w:pPr>
        <w:rPr>
          <w:rFonts w:ascii="Arial" w:cs="Arial" w:eastAsia="Arial" w:hAnsi="Arial"/>
          <w:highlight w:val="yellow"/>
        </w:rPr>
      </w:pPr>
      <w:r w:rsidDel="00000000" w:rsidR="00000000" w:rsidRPr="00000000">
        <w:rPr>
          <w:rFonts w:ascii="Arial" w:cs="Arial" w:eastAsia="Arial" w:hAnsi="Arial"/>
          <w:highlight w:val="yellow"/>
          <w:rtl w:val="0"/>
        </w:rPr>
        <w:t xml:space="preserve">If the client is not enrolled to the gateway (so the gateway has no access to a key shared with it on the basis of its Sender Id) and the Client and gateway are not in a private network, it is recommended for the gateway to process only MQTT-SN packets received over a DTLS session initiated with mutual authentication by the client.</w:t>
      </w:r>
    </w:p>
    <w:p w:rsidR="00000000" w:rsidDel="00000000" w:rsidP="00000000" w:rsidRDefault="00000000" w:rsidRPr="00000000" w14:paraId="00001269">
      <w:pPr>
        <w:rPr>
          <w:rFonts w:ascii="Arial" w:cs="Arial" w:eastAsia="Arial" w:hAnsi="Arial"/>
          <w:highlight w:val="yellow"/>
        </w:rPr>
      </w:pPr>
      <w:r w:rsidDel="00000000" w:rsidR="00000000" w:rsidRPr="00000000">
        <w:rPr>
          <w:rFonts w:ascii="Arial" w:cs="Arial" w:eastAsia="Arial" w:hAnsi="Arial"/>
          <w:highlight w:val="yellow"/>
          <w:rtl w:val="0"/>
        </w:rPr>
        <w:t xml:space="preserve">When the PROTECTION packet is handled by a Client, it is mandatory to use it to protect all MQTT-SN packets exchanged with a GW for which a shared key (indexed by its </w:t>
      </w:r>
      <w:r w:rsidDel="00000000" w:rsidR="00000000" w:rsidRPr="00000000">
        <w:rPr>
          <w:rFonts w:ascii="Arial" w:cs="Arial" w:eastAsia="Arial" w:hAnsi="Arial"/>
          <w:color w:val="222222"/>
          <w:highlight w:val="yellow"/>
          <w:rtl w:val="0"/>
        </w:rPr>
        <w:t xml:space="preserve">GwId</w:t>
      </w:r>
      <w:r w:rsidDel="00000000" w:rsidR="00000000" w:rsidRPr="00000000">
        <w:rPr>
          <w:rFonts w:ascii="Arial" w:cs="Arial" w:eastAsia="Arial" w:hAnsi="Arial"/>
          <w:highlight w:val="yellow"/>
          <w:rtl w:val="0"/>
        </w:rPr>
        <w:t xml:space="preserve">) is available.</w:t>
      </w:r>
    </w:p>
    <w:p w:rsidR="00000000" w:rsidDel="00000000" w:rsidP="00000000" w:rsidRDefault="00000000" w:rsidRPr="00000000" w14:paraId="0000126A">
      <w:pPr>
        <w:rPr>
          <w:rFonts w:ascii="Arial" w:cs="Arial" w:eastAsia="Arial" w:hAnsi="Arial"/>
          <w:highlight w:val="yellow"/>
        </w:rPr>
      </w:pPr>
      <w:r w:rsidDel="00000000" w:rsidR="00000000" w:rsidRPr="00000000">
        <w:rPr>
          <w:rFonts w:ascii="Arial" w:cs="Arial" w:eastAsia="Arial" w:hAnsi="Arial"/>
          <w:highlight w:val="yellow"/>
          <w:rtl w:val="0"/>
        </w:rPr>
        <w:t xml:space="preserve">If the GW is not enrolled to the Client (so the Client has no access to a key shared with it on the basis of its GwId) and the Client and GW are not in a private network, it is recommended for the Client to open a DTLS session and process only MQTT-SN packets received over it.</w:t>
      </w:r>
      <w:commentRangeEnd w:id="63"/>
      <w:r w:rsidDel="00000000" w:rsidR="00000000" w:rsidRPr="00000000">
        <w:commentReference w:id="63"/>
      </w:r>
      <w:commentRangeEnd w:id="64"/>
      <w:r w:rsidDel="00000000" w:rsidR="00000000" w:rsidRPr="00000000">
        <w:commentReference w:id="64"/>
      </w:r>
      <w:r w:rsidDel="00000000" w:rsidR="00000000" w:rsidRPr="00000000">
        <w:rPr>
          <w:rtl w:val="0"/>
        </w:rPr>
      </w:r>
    </w:p>
    <w:p w:rsidR="00000000" w:rsidDel="00000000" w:rsidP="00000000" w:rsidRDefault="00000000" w:rsidRPr="00000000" w14:paraId="0000126B">
      <w:pPr>
        <w:pStyle w:val="Heading4"/>
        <w:ind w:left="0" w:right="4" w:firstLine="0"/>
        <w:rPr>
          <w:rFonts w:ascii="Arial" w:cs="Arial" w:eastAsia="Arial" w:hAnsi="Arial"/>
        </w:rPr>
      </w:pPr>
      <w:bookmarkStart w:colFirst="0" w:colLast="0" w:name="_heading=h.j9tutdzg8gdj" w:id="196"/>
      <w:bookmarkEnd w:id="196"/>
      <w:r w:rsidDel="00000000" w:rsidR="00000000" w:rsidRPr="00000000">
        <w:rPr>
          <w:rFonts w:ascii="Arial" w:cs="Arial" w:eastAsia="Arial" w:hAnsi="Arial"/>
          <w:rtl w:val="0"/>
        </w:rPr>
        <w:t xml:space="preserve">3.1.25.1 Length</w:t>
      </w:r>
    </w:p>
    <w:p w:rsidR="00000000" w:rsidDel="00000000" w:rsidP="00000000" w:rsidRDefault="00000000" w:rsidRPr="00000000" w14:paraId="0000126C">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p>
    <w:p w:rsidR="00000000" w:rsidDel="00000000" w:rsidP="00000000" w:rsidRDefault="00000000" w:rsidRPr="00000000" w14:paraId="0000126D">
      <w:pPr>
        <w:pStyle w:val="Heading4"/>
        <w:ind w:left="0" w:right="4" w:firstLine="0"/>
        <w:rPr>
          <w:rFonts w:ascii="Arial" w:cs="Arial" w:eastAsia="Arial" w:hAnsi="Arial"/>
        </w:rPr>
      </w:pPr>
      <w:bookmarkStart w:colFirst="0" w:colLast="0" w:name="_heading=h.8duggxbcbw2" w:id="197"/>
      <w:bookmarkEnd w:id="197"/>
      <w:r w:rsidDel="00000000" w:rsidR="00000000" w:rsidRPr="00000000">
        <w:rPr>
          <w:rFonts w:ascii="Arial" w:cs="Arial" w:eastAsia="Arial" w:hAnsi="Arial"/>
          <w:rtl w:val="0"/>
        </w:rPr>
        <w:t xml:space="preserve">3.1.25.2 Packet Type</w:t>
      </w:r>
    </w:p>
    <w:p w:rsidR="00000000" w:rsidDel="00000000" w:rsidP="00000000" w:rsidRDefault="00000000" w:rsidRPr="00000000" w14:paraId="0000126E">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Coded “</w:t>
      </w:r>
      <w:r w:rsidDel="00000000" w:rsidR="00000000" w:rsidRPr="00000000">
        <w:rPr>
          <w:rFonts w:ascii="Roboto" w:cs="Roboto" w:eastAsia="Roboto" w:hAnsi="Roboto"/>
          <w:color w:val="222222"/>
          <w:sz w:val="22"/>
          <w:szCs w:val="22"/>
          <w:rtl w:val="0"/>
        </w:rPr>
        <w:t xml:space="preserve">0x1E</w:t>
      </w:r>
      <w:r w:rsidDel="00000000" w:rsidR="00000000" w:rsidRPr="00000000">
        <w:rPr>
          <w:rFonts w:ascii="Arial" w:cs="Arial" w:eastAsia="Arial" w:hAnsi="Arial"/>
          <w:rtl w:val="0"/>
        </w:rPr>
        <w:t xml:space="preserve">”, see Table 63</w:t>
      </w:r>
    </w:p>
    <w:p w:rsidR="00000000" w:rsidDel="00000000" w:rsidP="00000000" w:rsidRDefault="00000000" w:rsidRPr="00000000" w14:paraId="0000126F">
      <w:pPr>
        <w:pStyle w:val="Heading4"/>
        <w:ind w:left="0" w:right="4" w:firstLine="0"/>
        <w:rPr>
          <w:rFonts w:ascii="Arial" w:cs="Arial" w:eastAsia="Arial" w:hAnsi="Arial"/>
        </w:rPr>
      </w:pPr>
      <w:bookmarkStart w:colFirst="0" w:colLast="0" w:name="_heading=h.g1mmf1c4lvqh" w:id="198"/>
      <w:bookmarkEnd w:id="198"/>
      <w:r w:rsidDel="00000000" w:rsidR="00000000" w:rsidRPr="00000000">
        <w:rPr>
          <w:rFonts w:ascii="Arial" w:cs="Arial" w:eastAsia="Arial" w:hAnsi="Arial"/>
          <w:rtl w:val="0"/>
        </w:rPr>
        <w:t xml:space="preserve">3.1.25.3 Protection Flags</w:t>
      </w:r>
    </w:p>
    <w:p w:rsidR="00000000" w:rsidDel="00000000" w:rsidP="00000000" w:rsidRDefault="00000000" w:rsidRPr="00000000" w14:paraId="00001270">
      <w:pPr>
        <w:spacing w:after="98" w:before="0" w:line="248.00000000000006" w:lineRule="auto"/>
        <w:ind w:right="4"/>
        <w:rPr>
          <w:rFonts w:ascii="Arial" w:cs="Arial" w:eastAsia="Arial" w:hAnsi="Arial"/>
        </w:rPr>
      </w:pPr>
      <w:r w:rsidDel="00000000" w:rsidR="00000000" w:rsidRPr="00000000">
        <w:rPr>
          <w:rFonts w:ascii="Arial" w:cs="Arial" w:eastAsia="Arial" w:hAnsi="Arial"/>
          <w:rtl w:val="0"/>
        </w:rPr>
        <w:t xml:space="preserve">The PROTECTION Flags is 1 byte field in Byte position 3 of the packet, specifying the properties of the PROTECTION. </w:t>
      </w:r>
    </w:p>
    <w:p w:rsidR="00000000" w:rsidDel="00000000" w:rsidP="00000000" w:rsidRDefault="00000000" w:rsidRPr="00000000" w14:paraId="00001271">
      <w:pPr>
        <w:ind w:right="4"/>
        <w:rPr>
          <w:rFonts w:ascii="Arial" w:cs="Arial" w:eastAsia="Arial" w:hAnsi="Arial"/>
        </w:rPr>
      </w:pPr>
      <w:r w:rsidDel="00000000" w:rsidR="00000000" w:rsidRPr="00000000">
        <w:rPr>
          <w:rFonts w:ascii="Arial" w:cs="Arial" w:eastAsia="Arial" w:hAnsi="Arial"/>
          <w:rtl w:val="0"/>
        </w:rPr>
        <w:t xml:space="preserve">The PROTECTION Flags</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rtl w:val="0"/>
        </w:rPr>
        <w:t xml:space="preserve">field includes the following flags:</w:t>
      </w:r>
    </w:p>
    <w:p w:rsidR="00000000" w:rsidDel="00000000" w:rsidP="00000000" w:rsidRDefault="00000000" w:rsidRPr="00000000" w14:paraId="00001272">
      <w:pPr>
        <w:numPr>
          <w:ilvl w:val="0"/>
          <w:numId w:val="1"/>
        </w:numPr>
        <w:spacing w:after="98" w:before="0" w:line="248.00000000000006" w:lineRule="auto"/>
        <w:ind w:left="720" w:right="4" w:hanging="360"/>
        <w:rPr>
          <w:rFonts w:ascii="Arial" w:cs="Arial" w:eastAsia="Arial" w:hAnsi="Arial"/>
        </w:rPr>
      </w:pPr>
      <w:r w:rsidDel="00000000" w:rsidR="00000000" w:rsidRPr="00000000">
        <w:rPr>
          <w:rFonts w:ascii="Arial" w:cs="Arial" w:eastAsia="Arial" w:hAnsi="Arial"/>
          <w:b w:val="1"/>
          <w:color w:val="222222"/>
          <w:rtl w:val="0"/>
        </w:rPr>
        <w:t xml:space="preserve">(Auth)entication tag length</w:t>
      </w:r>
      <w:r w:rsidDel="00000000" w:rsidR="00000000" w:rsidRPr="00000000">
        <w:rPr>
          <w:rFonts w:ascii="Roboto" w:cs="Roboto" w:eastAsia="Roboto" w:hAnsi="Roboto"/>
          <w:b w:val="1"/>
          <w:color w:val="222222"/>
          <w:sz w:val="24"/>
          <w:szCs w:val="24"/>
          <w:rtl w:val="0"/>
        </w:rPr>
        <w:t xml:space="preserve"> -</w:t>
      </w:r>
      <w:r w:rsidDel="00000000" w:rsidR="00000000" w:rsidRPr="00000000">
        <w:rPr>
          <w:rFonts w:ascii="Roboto" w:cs="Roboto" w:eastAsia="Roboto" w:hAnsi="Roboto"/>
          <w:color w:val="222222"/>
          <w:sz w:val="24"/>
          <w:szCs w:val="24"/>
          <w:rtl w:val="0"/>
        </w:rPr>
        <w:t xml:space="preserve"> </w:t>
      </w:r>
      <w:r w:rsidDel="00000000" w:rsidR="00000000" w:rsidRPr="00000000">
        <w:rPr>
          <w:rFonts w:ascii="Arial" w:cs="Arial" w:eastAsia="Arial" w:hAnsi="Arial"/>
          <w:color w:val="222222"/>
          <w:rtl w:val="0"/>
        </w:rPr>
        <w:t xml:space="preserve">(4 bits) should represent the number of 16 bits groups forming the authentication tag in big-endian order.</w:t>
      </w:r>
      <w:r w:rsidDel="00000000" w:rsidR="00000000" w:rsidRPr="00000000">
        <w:rPr>
          <w:rtl w:val="0"/>
        </w:rPr>
      </w:r>
    </w:p>
    <w:p w:rsidR="00000000" w:rsidDel="00000000" w:rsidP="00000000" w:rsidRDefault="00000000" w:rsidRPr="00000000" w14:paraId="00001273">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Only 14 of the 16 possible values are allowed:</w:t>
      </w:r>
      <w:r w:rsidDel="00000000" w:rsidR="00000000" w:rsidRPr="00000000">
        <w:rPr>
          <w:rtl w:val="0"/>
        </w:rPr>
      </w:r>
    </w:p>
    <w:p w:rsidR="00000000" w:rsidDel="00000000" w:rsidP="00000000" w:rsidRDefault="00000000" w:rsidRPr="00000000" w14:paraId="00001274">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0x00, the authentication tag length is provider defined</w:t>
      </w:r>
      <w:r w:rsidDel="00000000" w:rsidR="00000000" w:rsidRPr="00000000">
        <w:rPr>
          <w:rtl w:val="0"/>
        </w:rPr>
      </w:r>
    </w:p>
    <w:p w:rsidR="00000000" w:rsidDel="00000000" w:rsidP="00000000" w:rsidRDefault="00000000" w:rsidRPr="00000000" w14:paraId="00001275">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the values from 0x1 to 0x2 are Reserved;</w:t>
      </w:r>
      <w:r w:rsidDel="00000000" w:rsidR="00000000" w:rsidRPr="00000000">
        <w:rPr>
          <w:rtl w:val="0"/>
        </w:rPr>
      </w:r>
    </w:p>
    <w:p w:rsidR="00000000" w:rsidDel="00000000" w:rsidP="00000000" w:rsidRDefault="00000000" w:rsidRPr="00000000" w14:paraId="00001276">
      <w:pPr>
        <w:numPr>
          <w:ilvl w:val="2"/>
          <w:numId w:val="1"/>
        </w:numPr>
        <w:spacing w:after="0" w:before="0" w:lineRule="auto"/>
        <w:ind w:left="216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any other value 0xZ, so between 0x3 and 0xF, is allowed and the authentication tag length will be (0xZ+1)*16 bits; for example</w:t>
      </w:r>
      <w:r w:rsidDel="00000000" w:rsidR="00000000" w:rsidRPr="00000000">
        <w:rPr>
          <w:rtl w:val="0"/>
        </w:rPr>
      </w:r>
    </w:p>
    <w:p w:rsidR="00000000" w:rsidDel="00000000" w:rsidP="00000000" w:rsidRDefault="00000000" w:rsidRPr="00000000" w14:paraId="00001277">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0xF, the Authentication tag length will be (0xF+1)*16=256 bits;</w:t>
      </w:r>
      <w:r w:rsidDel="00000000" w:rsidR="00000000" w:rsidRPr="00000000">
        <w:rPr>
          <w:rtl w:val="0"/>
        </w:rPr>
      </w:r>
    </w:p>
    <w:p w:rsidR="00000000" w:rsidDel="00000000" w:rsidP="00000000" w:rsidRDefault="00000000" w:rsidRPr="00000000" w14:paraId="00001278">
      <w:pPr>
        <w:numPr>
          <w:ilvl w:val="3"/>
          <w:numId w:val="1"/>
        </w:numPr>
        <w:spacing w:after="0" w:before="0" w:lineRule="auto"/>
        <w:ind w:left="288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the value is 0x3, the Authentication tag length will be (0x3+1)*16=64 bits;</w:t>
      </w:r>
      <w:r w:rsidDel="00000000" w:rsidR="00000000" w:rsidRPr="00000000">
        <w:rPr>
          <w:rtl w:val="0"/>
        </w:rPr>
      </w:r>
    </w:p>
    <w:p w:rsidR="00000000" w:rsidDel="00000000" w:rsidP="00000000" w:rsidRDefault="00000000" w:rsidRPr="00000000" w14:paraId="00001279">
      <w:pPr>
        <w:numPr>
          <w:ilvl w:val="1"/>
          <w:numId w:val="1"/>
        </w:numPr>
        <w:spacing w:after="0" w:before="0" w:lineRule="auto"/>
        <w:ind w:left="1440" w:hanging="360"/>
        <w:rPr>
          <w:rFonts w:ascii="Arial" w:cs="Arial" w:eastAsia="Arial" w:hAnsi="Arial"/>
          <w:color w:val="222222"/>
          <w:sz w:val="18"/>
          <w:szCs w:val="18"/>
        </w:rPr>
      </w:pPr>
      <w:r w:rsidDel="00000000" w:rsidR="00000000" w:rsidRPr="00000000">
        <w:rPr>
          <w:rFonts w:ascii="Arial" w:cs="Arial" w:eastAsia="Arial" w:hAnsi="Arial"/>
          <w:color w:val="222222"/>
          <w:rtl w:val="0"/>
        </w:rPr>
        <w:t xml:space="preserve">If a truncation of the output of the authentication algorithm is required, it has to be taken in most significant bits first order (leftmost bits).</w:t>
      </w:r>
      <w:r w:rsidDel="00000000" w:rsidR="00000000" w:rsidRPr="00000000">
        <w:rPr>
          <w:rtl w:val="0"/>
        </w:rPr>
      </w:r>
    </w:p>
    <w:p w:rsidR="00000000" w:rsidDel="00000000" w:rsidP="00000000" w:rsidRDefault="00000000" w:rsidRPr="00000000" w14:paraId="0000127A">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If an extension of the output of the authentication algorithm is required, 0s are appended until the Authentication tag length is reached.</w:t>
      </w:r>
    </w:p>
    <w:p w:rsidR="00000000" w:rsidDel="00000000" w:rsidP="00000000" w:rsidRDefault="00000000" w:rsidRPr="00000000" w14:paraId="0000127B">
      <w:pPr>
        <w:numPr>
          <w:ilvl w:val="1"/>
          <w:numId w:val="1"/>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Some values are not allowed for some protection schemes. For instance the values 0x03, 0x04, 0x05, 0x06 are not allowed for AES-CCM-128-128, AES-CCM-128-192, AES-CCM-128-256, AES-GCM-128-128, AES-GCM-128-192, AES-GCM-128-256 and ChaCha20/Poly1305 as for those protection schemes the 128-bit authentication tag can’t be truncated.</w:t>
      </w:r>
    </w:p>
    <w:p w:rsidR="00000000" w:rsidDel="00000000" w:rsidP="00000000" w:rsidRDefault="00000000" w:rsidRPr="00000000" w14:paraId="0000127C">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7D">
      <w:pPr>
        <w:numPr>
          <w:ilvl w:val="0"/>
          <w:numId w:val="25"/>
        </w:numPr>
        <w:spacing w:after="0" w:before="0" w:lineRule="auto"/>
        <w:ind w:left="720" w:hanging="360"/>
        <w:rPr/>
      </w:pPr>
      <w:r w:rsidDel="00000000" w:rsidR="00000000" w:rsidRPr="00000000">
        <w:rPr>
          <w:rFonts w:ascii="Arial" w:cs="Arial" w:eastAsia="Arial" w:hAnsi="Arial"/>
          <w:b w:val="1"/>
          <w:color w:val="222222"/>
          <w:rtl w:val="0"/>
        </w:rPr>
        <w:t xml:space="preserve">Crypto material length -</w:t>
      </w:r>
      <w:r w:rsidDel="00000000" w:rsidR="00000000" w:rsidRPr="00000000">
        <w:rPr>
          <w:rFonts w:ascii="Arial" w:cs="Arial" w:eastAsia="Arial" w:hAnsi="Arial"/>
          <w:color w:val="222222"/>
          <w:rtl w:val="0"/>
        </w:rPr>
        <w:t xml:space="preserve"> (2 bits) should represent the number of 16 bits groups forming the crypto material in big-endian order. Below the meaning of each possible value:</w:t>
      </w:r>
      <w:r w:rsidDel="00000000" w:rsidR="00000000" w:rsidRPr="00000000">
        <w:rPr>
          <w:rtl w:val="0"/>
        </w:rPr>
      </w:r>
    </w:p>
    <w:p w:rsidR="00000000" w:rsidDel="00000000" w:rsidP="00000000" w:rsidRDefault="00000000" w:rsidRPr="00000000" w14:paraId="0000127E">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0x3, a crypto material field of 96 bits (12 bytes) is present</w:t>
      </w:r>
      <w:r w:rsidDel="00000000" w:rsidR="00000000" w:rsidRPr="00000000">
        <w:rPr>
          <w:rtl w:val="0"/>
        </w:rPr>
      </w:r>
    </w:p>
    <w:p w:rsidR="00000000" w:rsidDel="00000000" w:rsidP="00000000" w:rsidRDefault="00000000" w:rsidRPr="00000000" w14:paraId="0000127F">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0x2, a crypto material field of 32 bits (4 bytes) is present</w:t>
      </w:r>
      <w:r w:rsidDel="00000000" w:rsidR="00000000" w:rsidRPr="00000000">
        <w:rPr>
          <w:rtl w:val="0"/>
        </w:rPr>
      </w:r>
    </w:p>
    <w:p w:rsidR="00000000" w:rsidDel="00000000" w:rsidP="00000000" w:rsidRDefault="00000000" w:rsidRPr="00000000" w14:paraId="00001280">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0x1, a crypto material field of 16 bits (2 bytes) is present</w:t>
      </w:r>
      <w:r w:rsidDel="00000000" w:rsidR="00000000" w:rsidRPr="00000000">
        <w:rPr>
          <w:rtl w:val="0"/>
        </w:rPr>
      </w:r>
    </w:p>
    <w:p w:rsidR="00000000" w:rsidDel="00000000" w:rsidP="00000000" w:rsidRDefault="00000000" w:rsidRPr="00000000" w14:paraId="00001281">
      <w:pPr>
        <w:numPr>
          <w:ilvl w:val="1"/>
          <w:numId w:val="25"/>
        </w:numPr>
        <w:spacing w:after="0" w:before="0" w:lineRule="auto"/>
        <w:ind w:left="1440" w:hanging="360"/>
        <w:rPr/>
      </w:pPr>
      <w:r w:rsidDel="00000000" w:rsidR="00000000" w:rsidRPr="00000000">
        <w:rPr>
          <w:rFonts w:ascii="Arial" w:cs="Arial" w:eastAsia="Arial" w:hAnsi="Arial"/>
          <w:color w:val="222222"/>
          <w:rtl w:val="0"/>
        </w:rPr>
        <w:t xml:space="preserve">if 0x0, the crypto material field is not present.</w:t>
      </w:r>
      <w:r w:rsidDel="00000000" w:rsidR="00000000" w:rsidRPr="00000000">
        <w:rPr>
          <w:rtl w:val="0"/>
        </w:rPr>
      </w:r>
    </w:p>
    <w:p w:rsidR="00000000" w:rsidDel="00000000" w:rsidP="00000000" w:rsidRDefault="00000000" w:rsidRPr="00000000" w14:paraId="00001282">
      <w:pPr>
        <w:spacing w:after="0" w:before="0" w:lineRule="auto"/>
        <w:rPr>
          <w:rFonts w:ascii="Arial" w:cs="Arial" w:eastAsia="Arial" w:hAnsi="Arial"/>
          <w:color w:val="222222"/>
        </w:rPr>
      </w:pPr>
      <w:r w:rsidDel="00000000" w:rsidR="00000000" w:rsidRPr="00000000">
        <w:rPr>
          <w:rtl w:val="0"/>
        </w:rPr>
      </w:r>
    </w:p>
    <w:p w:rsidR="00000000" w:rsidDel="00000000" w:rsidP="00000000" w:rsidRDefault="00000000" w:rsidRPr="00000000" w14:paraId="00001283">
      <w:pPr>
        <w:numPr>
          <w:ilvl w:val="0"/>
          <w:numId w:val="56"/>
        </w:numPr>
        <w:spacing w:after="0" w:before="0" w:lineRule="auto"/>
        <w:ind w:left="720" w:hanging="360"/>
        <w:rPr/>
      </w:pPr>
      <w:r w:rsidDel="00000000" w:rsidR="00000000" w:rsidRPr="00000000">
        <w:rPr>
          <w:rFonts w:ascii="Arial" w:cs="Arial" w:eastAsia="Arial" w:hAnsi="Arial"/>
          <w:b w:val="1"/>
          <w:color w:val="222222"/>
          <w:rtl w:val="0"/>
        </w:rPr>
        <w:t xml:space="preserve">Monotonic counter length -</w:t>
      </w:r>
      <w:r w:rsidDel="00000000" w:rsidR="00000000" w:rsidRPr="00000000">
        <w:rPr>
          <w:rFonts w:ascii="Arial" w:cs="Arial" w:eastAsia="Arial" w:hAnsi="Arial"/>
          <w:color w:val="222222"/>
          <w:rtl w:val="0"/>
        </w:rPr>
        <w:t xml:space="preserve"> (2 bits) should represent the number of bytes forming the monotonic counter in big-endian order. Only 3 of the 4 possible values are allowed:</w:t>
      </w:r>
      <w:r w:rsidDel="00000000" w:rsidR="00000000" w:rsidRPr="00000000">
        <w:rPr>
          <w:rtl w:val="0"/>
        </w:rPr>
      </w:r>
    </w:p>
    <w:p w:rsidR="00000000" w:rsidDel="00000000" w:rsidP="00000000" w:rsidRDefault="00000000" w:rsidRPr="00000000" w14:paraId="00001284">
      <w:pPr>
        <w:numPr>
          <w:ilvl w:val="1"/>
          <w:numId w:val="56"/>
        </w:numPr>
        <w:spacing w:after="0" w:before="0" w:lineRule="auto"/>
        <w:ind w:left="1440" w:hanging="360"/>
        <w:rPr/>
      </w:pPr>
      <w:r w:rsidDel="00000000" w:rsidR="00000000" w:rsidRPr="00000000">
        <w:rPr>
          <w:rFonts w:ascii="Arial" w:cs="Arial" w:eastAsia="Arial" w:hAnsi="Arial"/>
          <w:color w:val="222222"/>
          <w:rtl w:val="0"/>
        </w:rPr>
        <w:t xml:space="preserve">the value 0x3 is Reserved;</w:t>
      </w:r>
      <w:r w:rsidDel="00000000" w:rsidR="00000000" w:rsidRPr="00000000">
        <w:rPr>
          <w:rtl w:val="0"/>
        </w:rPr>
      </w:r>
    </w:p>
    <w:p w:rsidR="00000000" w:rsidDel="00000000" w:rsidP="00000000" w:rsidRDefault="00000000" w:rsidRPr="00000000" w14:paraId="00001285">
      <w:pPr>
        <w:numPr>
          <w:ilvl w:val="1"/>
          <w:numId w:val="56"/>
        </w:numPr>
        <w:spacing w:after="0" w:before="0" w:lineRule="auto"/>
        <w:ind w:left="1440" w:hanging="360"/>
        <w:rPr/>
      </w:pPr>
      <w:r w:rsidDel="00000000" w:rsidR="00000000" w:rsidRPr="00000000">
        <w:rPr>
          <w:rFonts w:ascii="Arial" w:cs="Arial" w:eastAsia="Arial" w:hAnsi="Arial"/>
          <w:color w:val="222222"/>
          <w:rtl w:val="0"/>
        </w:rPr>
        <w:t xml:space="preserve">if 0x2, a monotonic counter field of 32 bits (4 bytes) is present;</w:t>
      </w:r>
      <w:r w:rsidDel="00000000" w:rsidR="00000000" w:rsidRPr="00000000">
        <w:rPr>
          <w:rtl w:val="0"/>
        </w:rPr>
      </w:r>
    </w:p>
    <w:p w:rsidR="00000000" w:rsidDel="00000000" w:rsidP="00000000" w:rsidRDefault="00000000" w:rsidRPr="00000000" w14:paraId="00001286">
      <w:pPr>
        <w:numPr>
          <w:ilvl w:val="1"/>
          <w:numId w:val="56"/>
        </w:numPr>
        <w:spacing w:after="0" w:before="0" w:lineRule="auto"/>
        <w:ind w:left="1440" w:hanging="360"/>
        <w:rPr/>
      </w:pPr>
      <w:r w:rsidDel="00000000" w:rsidR="00000000" w:rsidRPr="00000000">
        <w:rPr>
          <w:rFonts w:ascii="Arial" w:cs="Arial" w:eastAsia="Arial" w:hAnsi="Arial"/>
          <w:color w:val="222222"/>
          <w:rtl w:val="0"/>
        </w:rPr>
        <w:t xml:space="preserve">if 0x1, a monotonic counter field of 16 bits (2 bytes) is present;</w:t>
      </w:r>
      <w:r w:rsidDel="00000000" w:rsidR="00000000" w:rsidRPr="00000000">
        <w:rPr>
          <w:rtl w:val="0"/>
        </w:rPr>
      </w:r>
    </w:p>
    <w:p w:rsidR="00000000" w:rsidDel="00000000" w:rsidP="00000000" w:rsidRDefault="00000000" w:rsidRPr="00000000" w14:paraId="00001287">
      <w:pPr>
        <w:numPr>
          <w:ilvl w:val="1"/>
          <w:numId w:val="56"/>
        </w:numPr>
        <w:spacing w:after="0" w:before="0" w:lineRule="auto"/>
        <w:ind w:left="1440" w:hanging="360"/>
        <w:rPr/>
      </w:pPr>
      <w:r w:rsidDel="00000000" w:rsidR="00000000" w:rsidRPr="00000000">
        <w:rPr>
          <w:rFonts w:ascii="Arial" w:cs="Arial" w:eastAsia="Arial" w:hAnsi="Arial"/>
          <w:color w:val="222222"/>
          <w:rtl w:val="0"/>
        </w:rPr>
        <w:t xml:space="preserve">if 0x0, the monotonic counter field is not present.</w:t>
      </w:r>
      <w:r w:rsidDel="00000000" w:rsidR="00000000" w:rsidRPr="00000000">
        <w:rPr>
          <w:rtl w:val="0"/>
        </w:rPr>
      </w:r>
    </w:p>
    <w:p w:rsidR="00000000" w:rsidDel="00000000" w:rsidP="00000000" w:rsidRDefault="00000000" w:rsidRPr="00000000" w14:paraId="00001288">
      <w:pPr>
        <w:pStyle w:val="Heading4"/>
        <w:ind w:left="0" w:right="4" w:firstLine="0"/>
        <w:rPr>
          <w:rFonts w:ascii="Arial" w:cs="Arial" w:eastAsia="Arial" w:hAnsi="Arial"/>
        </w:rPr>
      </w:pPr>
      <w:bookmarkStart w:colFirst="0" w:colLast="0" w:name="_heading=h.m1zk7agco355" w:id="199"/>
      <w:bookmarkEnd w:id="199"/>
      <w:r w:rsidDel="00000000" w:rsidR="00000000" w:rsidRPr="00000000">
        <w:rPr>
          <w:rFonts w:ascii="Arial" w:cs="Arial" w:eastAsia="Arial" w:hAnsi="Arial"/>
          <w:rtl w:val="0"/>
        </w:rPr>
        <w:t xml:space="preserve">3.1.25.4 Protection Scheme</w:t>
      </w:r>
    </w:p>
    <w:p w:rsidR="00000000" w:rsidDel="00000000" w:rsidP="00000000" w:rsidRDefault="00000000" w:rsidRPr="00000000" w14:paraId="00001289">
      <w:pPr>
        <w:spacing w:after="0" w:before="0" w:lineRule="auto"/>
        <w:ind w:left="432" w:firstLine="0"/>
        <w:rPr>
          <w:rFonts w:ascii="Arial" w:cs="Arial" w:eastAsia="Arial" w:hAnsi="Arial"/>
          <w:color w:val="222222"/>
        </w:rPr>
      </w:pPr>
      <w:r w:rsidDel="00000000" w:rsidR="00000000" w:rsidRPr="00000000">
        <w:rPr>
          <w:rFonts w:ascii="Arial" w:cs="Arial" w:eastAsia="Arial" w:hAnsi="Arial"/>
          <w:color w:val="222222"/>
          <w:rtl w:val="0"/>
        </w:rPr>
        <w:t xml:space="preserve">A (1 byte) field located at byte 4 should contain one of the not Reserved indexes in the following table. In general two types of protection scheme are considered: </w:t>
      </w:r>
      <w:r w:rsidDel="00000000" w:rsidR="00000000" w:rsidRPr="00000000">
        <w:rPr>
          <w:rFonts w:ascii="Arial" w:cs="Arial" w:eastAsia="Arial" w:hAnsi="Arial"/>
          <w:b w:val="1"/>
          <w:color w:val="222222"/>
          <w:rtl w:val="0"/>
        </w:rPr>
        <w:t xml:space="preserve">Authentication only</w:t>
      </w:r>
      <w:r w:rsidDel="00000000" w:rsidR="00000000" w:rsidRPr="00000000">
        <w:rPr>
          <w:rFonts w:ascii="Arial" w:cs="Arial" w:eastAsia="Arial" w:hAnsi="Arial"/>
          <w:color w:val="222222"/>
          <w:rtl w:val="0"/>
        </w:rPr>
        <w:t xml:space="preserve"> (like HMAC or CMAC) and </w:t>
      </w:r>
      <w:r w:rsidDel="00000000" w:rsidR="00000000" w:rsidRPr="00000000">
        <w:rPr>
          <w:rFonts w:ascii="Arial" w:cs="Arial" w:eastAsia="Arial" w:hAnsi="Arial"/>
          <w:b w:val="1"/>
          <w:color w:val="222222"/>
          <w:rtl w:val="0"/>
        </w:rPr>
        <w:t xml:space="preserve">AEAD</w:t>
      </w:r>
      <w:r w:rsidDel="00000000" w:rsidR="00000000" w:rsidRPr="00000000">
        <w:rPr>
          <w:rFonts w:ascii="Arial" w:cs="Arial" w:eastAsia="Arial" w:hAnsi="Arial"/>
          <w:color w:val="222222"/>
          <w:rtl w:val="0"/>
        </w:rPr>
        <w:t xml:space="preserve"> (Authenticated Encryption with Associated Data, like GCM, CCM or ChaCha20/Poly1305).</w:t>
      </w:r>
    </w:p>
    <w:p w:rsidR="00000000" w:rsidDel="00000000" w:rsidP="00000000" w:rsidRDefault="00000000" w:rsidRPr="00000000" w14:paraId="0000128A">
      <w:pPr>
        <w:spacing w:after="307" w:lineRule="auto"/>
        <w:ind w:left="-15" w:right="4" w:firstLine="0"/>
        <w:rPr>
          <w:rFonts w:ascii="Arial" w:cs="Arial" w:eastAsia="Arial" w:hAnsi="Arial"/>
        </w:rPr>
      </w:pPr>
      <w:r w:rsidDel="00000000" w:rsidR="00000000" w:rsidRPr="00000000">
        <w:rPr>
          <w:rtl w:val="0"/>
        </w:rPr>
      </w:r>
    </w:p>
    <w:tbl>
      <w:tblPr>
        <w:tblStyle w:val="Table41"/>
        <w:tblW w:w="9570.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15"/>
        <w:gridCol w:w="3375"/>
        <w:gridCol w:w="1660.0000000000002"/>
        <w:gridCol w:w="1660.0000000000002"/>
        <w:gridCol w:w="1660.0000000000002"/>
        <w:tblGridChange w:id="0">
          <w:tblGrid>
            <w:gridCol w:w="1215"/>
            <w:gridCol w:w="3375"/>
            <w:gridCol w:w="1660.0000000000002"/>
            <w:gridCol w:w="1660.0000000000002"/>
            <w:gridCol w:w="1660.0000000000002"/>
          </w:tblGrid>
        </w:tblGridChange>
      </w:tblGrid>
      <w:tr>
        <w:trPr>
          <w:cantSplit w:val="1"/>
          <w:tblHeader w:val="0"/>
        </w:trPr>
        <w:tc>
          <w:tcPr>
            <w:tcBorders>
              <w:top w:color="000000" w:space="0" w:sz="8" w:val="single"/>
              <w:left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B">
            <w:pPr>
              <w:spacing w:after="307" w:lineRule="auto"/>
              <w:rPr>
                <w:rFonts w:ascii="Arial" w:cs="Arial" w:eastAsia="Arial" w:hAnsi="Arial"/>
                <w:b w:val="1"/>
              </w:rPr>
            </w:pPr>
            <w:r w:rsidDel="00000000" w:rsidR="00000000" w:rsidRPr="00000000">
              <w:rPr>
                <w:rFonts w:ascii="Arial" w:cs="Arial" w:eastAsia="Arial" w:hAnsi="Arial"/>
                <w:b w:val="1"/>
                <w:rtl w:val="0"/>
              </w:rPr>
              <w:t xml:space="preserve">Index</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C">
            <w:pPr>
              <w:spacing w:after="307" w:lineRule="auto"/>
              <w:rPr>
                <w:rFonts w:ascii="Arial" w:cs="Arial" w:eastAsia="Arial" w:hAnsi="Arial"/>
                <w:b w:val="1"/>
              </w:rPr>
            </w:pPr>
            <w:r w:rsidDel="00000000" w:rsidR="00000000" w:rsidRPr="00000000">
              <w:rPr>
                <w:rFonts w:ascii="Arial" w:cs="Arial" w:eastAsia="Arial" w:hAnsi="Arial"/>
                <w:b w:val="1"/>
                <w:rtl w:val="0"/>
              </w:rPr>
              <w:t xml:space="preserve">Name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D">
            <w:pPr>
              <w:spacing w:after="307" w:lineRule="auto"/>
              <w:rPr>
                <w:rFonts w:ascii="Arial" w:cs="Arial" w:eastAsia="Arial" w:hAnsi="Arial"/>
                <w:b w:val="1"/>
              </w:rPr>
            </w:pPr>
            <w:r w:rsidDel="00000000" w:rsidR="00000000" w:rsidRPr="00000000">
              <w:rPr>
                <w:rFonts w:ascii="Arial" w:cs="Arial" w:eastAsia="Arial" w:hAnsi="Arial"/>
                <w:b w:val="1"/>
                <w:rtl w:val="0"/>
              </w:rPr>
              <w:t xml:space="preserve">Auth Only</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E">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Key size</w:t>
            </w:r>
          </w:p>
        </w:tc>
        <w:tc>
          <w:tcPr>
            <w:tcBorders>
              <w:top w:color="000000" w:space="0" w:sz="8" w:val="single"/>
              <w:bottom w:color="000000" w:space="0" w:sz="8" w:val="single"/>
              <w:right w:color="000000" w:space="0" w:sz="8" w:val="single"/>
            </w:tcBorders>
            <w:shd w:fill="cfe2f3" w:val="clear"/>
            <w:tcMar>
              <w:left w:w="0.0" w:type="dxa"/>
              <w:right w:w="0.0" w:type="dxa"/>
            </w:tcMar>
            <w:vAlign w:val="center"/>
          </w:tcPr>
          <w:p w:rsidR="00000000" w:rsidDel="00000000" w:rsidP="00000000" w:rsidRDefault="00000000" w:rsidRPr="00000000" w14:paraId="0000128F">
            <w:pPr>
              <w:spacing w:after="0" w:before="0" w:lineRule="auto"/>
              <w:rPr>
                <w:rFonts w:ascii="Arial" w:cs="Arial" w:eastAsia="Arial" w:hAnsi="Arial"/>
                <w:b w:val="1"/>
              </w:rPr>
            </w:pPr>
            <w:r w:rsidDel="00000000" w:rsidR="00000000" w:rsidRPr="00000000">
              <w:rPr>
                <w:rFonts w:ascii="Arial" w:cs="Arial" w:eastAsia="Arial" w:hAnsi="Arial"/>
                <w:b w:val="1"/>
                <w:rtl w:val="0"/>
              </w:rPr>
              <w:t xml:space="preserve">Tag size</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0">
            <w:pPr>
              <w:rPr>
                <w:rFonts w:ascii="Arial" w:cs="Arial" w:eastAsia="Arial" w:hAnsi="Arial"/>
                <w:color w:val="222222"/>
              </w:rPr>
            </w:pPr>
            <w:r w:rsidDel="00000000" w:rsidR="00000000" w:rsidRPr="00000000">
              <w:rPr>
                <w:rFonts w:ascii="Arial" w:cs="Arial" w:eastAsia="Arial" w:hAnsi="Arial"/>
                <w:color w:val="222222"/>
                <w:rtl w:val="0"/>
              </w:rPr>
              <w:t xml:space="preserve">0x00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1">
            <w:pPr>
              <w:rPr>
                <w:rFonts w:ascii="Arial" w:cs="Arial" w:eastAsia="Arial" w:hAnsi="Arial"/>
                <w:color w:val="222222"/>
              </w:rPr>
            </w:pPr>
            <w:r w:rsidDel="00000000" w:rsidR="00000000" w:rsidRPr="00000000">
              <w:rPr>
                <w:rFonts w:ascii="Arial" w:cs="Arial" w:eastAsia="Arial" w:hAnsi="Arial"/>
                <w:color w:val="222222"/>
                <w:rtl w:val="0"/>
              </w:rPr>
              <w:t xml:space="preserve">HMAC-SHA256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2">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5">
            <w:pPr>
              <w:rPr>
                <w:rFonts w:ascii="Arial" w:cs="Arial" w:eastAsia="Arial" w:hAnsi="Arial"/>
                <w:color w:val="222222"/>
              </w:rPr>
            </w:pPr>
            <w:r w:rsidDel="00000000" w:rsidR="00000000" w:rsidRPr="00000000">
              <w:rPr>
                <w:rFonts w:ascii="Arial" w:cs="Arial" w:eastAsia="Arial" w:hAnsi="Arial"/>
                <w:color w:val="222222"/>
                <w:rtl w:val="0"/>
              </w:rPr>
              <w:t xml:space="preserve">0x01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6">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HMAC-SHA3_256</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7">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8">
            <w:pPr>
              <w:spacing w:after="0" w:before="0" w:lineRule="auto"/>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Any size</w:t>
            </w:r>
            <w:r w:rsidDel="00000000" w:rsidR="00000000" w:rsidRPr="00000000">
              <w:rPr>
                <w:rFonts w:ascii="Arial" w:cs="Arial" w:eastAsia="Arial" w:hAnsi="Arial"/>
                <w:color w:val="222222"/>
                <w:sz w:val="16"/>
                <w:szCs w:val="16"/>
                <w:rtl w:val="0"/>
              </w:rPr>
              <w:t xml:space="preserve"> (Note 2)</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A">
            <w:pPr>
              <w:rPr>
                <w:rFonts w:ascii="Arial" w:cs="Arial" w:eastAsia="Arial" w:hAnsi="Arial"/>
                <w:color w:val="222222"/>
              </w:rPr>
            </w:pPr>
            <w:r w:rsidDel="00000000" w:rsidR="00000000" w:rsidRPr="00000000">
              <w:rPr>
                <w:rFonts w:ascii="Arial" w:cs="Arial" w:eastAsia="Arial" w:hAnsi="Arial"/>
                <w:color w:val="222222"/>
                <w:rtl w:val="0"/>
              </w:rPr>
              <w:t xml:space="preserve">0x02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B">
            <w:pPr>
              <w:rPr>
                <w:rFonts w:ascii="Arial" w:cs="Arial" w:eastAsia="Arial" w:hAnsi="Arial"/>
                <w:color w:val="222222"/>
              </w:rPr>
            </w:pPr>
            <w:r w:rsidDel="00000000" w:rsidR="00000000" w:rsidRPr="00000000">
              <w:rPr>
                <w:rFonts w:ascii="Arial" w:cs="Arial" w:eastAsia="Arial" w:hAnsi="Arial"/>
                <w:color w:val="222222"/>
                <w:rtl w:val="0"/>
              </w:rPr>
              <w:t xml:space="preserve">CMAC-128</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C">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9F">
            <w:pPr>
              <w:rPr>
                <w:rFonts w:ascii="Arial" w:cs="Arial" w:eastAsia="Arial" w:hAnsi="Arial"/>
                <w:color w:val="222222"/>
              </w:rPr>
            </w:pPr>
            <w:r w:rsidDel="00000000" w:rsidR="00000000" w:rsidRPr="00000000">
              <w:rPr>
                <w:rFonts w:ascii="Arial" w:cs="Arial" w:eastAsia="Arial" w:hAnsi="Arial"/>
                <w:color w:val="222222"/>
                <w:rtl w:val="0"/>
              </w:rPr>
              <w:t xml:space="preserve">0x03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0">
            <w:pPr>
              <w:rPr>
                <w:rFonts w:ascii="Arial" w:cs="Arial" w:eastAsia="Arial" w:hAnsi="Arial"/>
                <w:color w:val="222222"/>
                <w:vertAlign w:val="superscript"/>
              </w:rPr>
            </w:pPr>
            <w:r w:rsidDel="00000000" w:rsidR="00000000" w:rsidRPr="00000000">
              <w:rPr>
                <w:rFonts w:ascii="Arial" w:cs="Arial" w:eastAsia="Arial" w:hAnsi="Arial"/>
                <w:color w:val="222222"/>
                <w:rtl w:val="0"/>
              </w:rPr>
              <w:t xml:space="preserve">CMAC-192</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1">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4">
            <w:pPr>
              <w:rPr>
                <w:rFonts w:ascii="Arial" w:cs="Arial" w:eastAsia="Arial" w:hAnsi="Arial"/>
                <w:color w:val="222222"/>
              </w:rPr>
            </w:pPr>
            <w:r w:rsidDel="00000000" w:rsidR="00000000" w:rsidRPr="00000000">
              <w:rPr>
                <w:rFonts w:ascii="Arial" w:cs="Arial" w:eastAsia="Arial" w:hAnsi="Arial"/>
                <w:color w:val="222222"/>
                <w:rtl w:val="0"/>
              </w:rPr>
              <w:t xml:space="preserve">0x04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5">
            <w:pPr>
              <w:rPr>
                <w:rFonts w:ascii="Arial" w:cs="Arial" w:eastAsia="Arial" w:hAnsi="Arial"/>
                <w:color w:val="222222"/>
              </w:rPr>
            </w:pPr>
            <w:r w:rsidDel="00000000" w:rsidR="00000000" w:rsidRPr="00000000">
              <w:rPr>
                <w:rFonts w:ascii="Arial" w:cs="Arial" w:eastAsia="Arial" w:hAnsi="Arial"/>
                <w:color w:val="222222"/>
                <w:rtl w:val="0"/>
              </w:rPr>
              <w:t xml:space="preserve">CMAC-256</w:t>
            </w:r>
            <w:r w:rsidDel="00000000" w:rsidR="00000000" w:rsidRPr="00000000">
              <w:rPr>
                <w:rFonts w:ascii="Arial" w:cs="Arial" w:eastAsia="Arial" w:hAnsi="Arial"/>
                <w:color w:val="222222"/>
                <w:sz w:val="16"/>
                <w:szCs w:val="16"/>
                <w:rtl w:val="0"/>
              </w:rPr>
              <w:t xml:space="preserve"> (Note 3)</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6">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8">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9">
            <w:pPr>
              <w:rPr>
                <w:rFonts w:ascii="Arial" w:cs="Arial" w:eastAsia="Arial" w:hAnsi="Arial"/>
                <w:color w:val="222222"/>
              </w:rPr>
            </w:pPr>
            <w:r w:rsidDel="00000000" w:rsidR="00000000" w:rsidRPr="00000000">
              <w:rPr>
                <w:rFonts w:ascii="Arial" w:cs="Arial" w:eastAsia="Arial" w:hAnsi="Arial"/>
                <w:color w:val="222222"/>
                <w:rtl w:val="0"/>
              </w:rPr>
              <w:t xml:space="preserve">0x05-0x3B</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A">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B">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C">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D">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E">
            <w:pPr>
              <w:rPr>
                <w:rFonts w:ascii="Arial" w:cs="Arial" w:eastAsia="Arial" w:hAnsi="Arial"/>
                <w:color w:val="222222"/>
              </w:rPr>
            </w:pPr>
            <w:r w:rsidDel="00000000" w:rsidR="00000000" w:rsidRPr="00000000">
              <w:rPr>
                <w:rFonts w:ascii="Arial" w:cs="Arial" w:eastAsia="Arial" w:hAnsi="Arial"/>
                <w:color w:val="222222"/>
                <w:rtl w:val="0"/>
              </w:rPr>
              <w:t xml:space="preserve">0x3C-0x3F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AF">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0">
            <w:pPr>
              <w:rPr>
                <w:rFonts w:ascii="Arial" w:cs="Arial" w:eastAsia="Arial" w:hAnsi="Arial"/>
                <w:color w:val="222222"/>
              </w:rPr>
            </w:pPr>
            <w:r w:rsidDel="00000000" w:rsidR="00000000" w:rsidRPr="00000000">
              <w:rPr>
                <w:rFonts w:ascii="Arial" w:cs="Arial" w:eastAsia="Arial" w:hAnsi="Arial"/>
                <w:color w:val="222222"/>
                <w:rtl w:val="0"/>
              </w:rPr>
              <w:t xml:space="preserve">Yes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2">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3">
            <w:pPr>
              <w:rPr>
                <w:rFonts w:ascii="Arial" w:cs="Arial" w:eastAsia="Arial" w:hAnsi="Arial"/>
                <w:color w:val="222222"/>
              </w:rPr>
            </w:pPr>
            <w:r w:rsidDel="00000000" w:rsidR="00000000" w:rsidRPr="00000000">
              <w:rPr>
                <w:rFonts w:ascii="Arial" w:cs="Arial" w:eastAsia="Arial" w:hAnsi="Arial"/>
                <w:color w:val="222222"/>
                <w:rtl w:val="0"/>
              </w:rPr>
              <w:t xml:space="preserve">0x40</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4">
            <w:pPr>
              <w:shd w:fill="ffffff" w:val="clear"/>
              <w:rPr>
                <w:rFonts w:ascii="Arial" w:cs="Arial" w:eastAsia="Arial" w:hAnsi="Arial"/>
                <w:color w:val="212529"/>
              </w:rPr>
            </w:pPr>
            <w:r w:rsidDel="00000000" w:rsidR="00000000" w:rsidRPr="00000000">
              <w:rPr>
                <w:rFonts w:ascii="Arial" w:cs="Arial" w:eastAsia="Arial" w:hAnsi="Arial"/>
                <w:color w:val="212529"/>
                <w:rtl w:val="0"/>
              </w:rPr>
              <w:t xml:space="preserve">AES-CCM-64-128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5">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7">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8">
            <w:pPr>
              <w:rPr>
                <w:rFonts w:ascii="Arial" w:cs="Arial" w:eastAsia="Arial" w:hAnsi="Arial"/>
                <w:color w:val="222222"/>
              </w:rPr>
            </w:pPr>
            <w:r w:rsidDel="00000000" w:rsidR="00000000" w:rsidRPr="00000000">
              <w:rPr>
                <w:rFonts w:ascii="Arial" w:cs="Arial" w:eastAsia="Arial" w:hAnsi="Arial"/>
                <w:color w:val="222222"/>
                <w:rtl w:val="0"/>
              </w:rPr>
              <w:t xml:space="preserve">0x41</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9">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AES-CCM-64-192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A">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C">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D">
            <w:pPr>
              <w:rPr>
                <w:rFonts w:ascii="Arial" w:cs="Arial" w:eastAsia="Arial" w:hAnsi="Arial"/>
                <w:color w:val="222222"/>
              </w:rPr>
            </w:pPr>
            <w:r w:rsidDel="00000000" w:rsidR="00000000" w:rsidRPr="00000000">
              <w:rPr>
                <w:rFonts w:ascii="Arial" w:cs="Arial" w:eastAsia="Arial" w:hAnsi="Arial"/>
                <w:color w:val="222222"/>
                <w:rtl w:val="0"/>
              </w:rPr>
              <w:t xml:space="preserve">0x42</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E">
            <w:pPr>
              <w:rPr>
                <w:rFonts w:ascii="Arial" w:cs="Arial" w:eastAsia="Arial" w:hAnsi="Arial"/>
                <w:color w:val="212529"/>
              </w:rPr>
            </w:pPr>
            <w:r w:rsidDel="00000000" w:rsidR="00000000" w:rsidRPr="00000000">
              <w:rPr>
                <w:rFonts w:ascii="Arial" w:cs="Arial" w:eastAsia="Arial" w:hAnsi="Arial"/>
                <w:color w:val="212529"/>
                <w:rtl w:val="0"/>
              </w:rPr>
              <w:t xml:space="preserve">AES-CCM-64-256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BF">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1">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64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2">
            <w:pPr>
              <w:rPr>
                <w:rFonts w:ascii="Arial" w:cs="Arial" w:eastAsia="Arial" w:hAnsi="Arial"/>
                <w:color w:val="222222"/>
              </w:rPr>
            </w:pPr>
            <w:r w:rsidDel="00000000" w:rsidR="00000000" w:rsidRPr="00000000">
              <w:rPr>
                <w:rFonts w:ascii="Arial" w:cs="Arial" w:eastAsia="Arial" w:hAnsi="Arial"/>
                <w:color w:val="222222"/>
                <w:rtl w:val="0"/>
              </w:rPr>
              <w:t xml:space="preserve">0x43</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3">
            <w:pPr>
              <w:rPr>
                <w:rFonts w:ascii="Arial" w:cs="Arial" w:eastAsia="Arial" w:hAnsi="Arial"/>
                <w:color w:val="212529"/>
              </w:rPr>
            </w:pPr>
            <w:r w:rsidDel="00000000" w:rsidR="00000000" w:rsidRPr="00000000">
              <w:rPr>
                <w:rFonts w:ascii="Arial" w:cs="Arial" w:eastAsia="Arial" w:hAnsi="Arial"/>
                <w:color w:val="212529"/>
                <w:rtl w:val="0"/>
              </w:rPr>
              <w:t xml:space="preserve">AES-CCM-128-128</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4">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6">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7">
            <w:pPr>
              <w:rPr>
                <w:rFonts w:ascii="Arial" w:cs="Arial" w:eastAsia="Arial" w:hAnsi="Arial"/>
                <w:color w:val="222222"/>
              </w:rPr>
            </w:pPr>
            <w:r w:rsidDel="00000000" w:rsidR="00000000" w:rsidRPr="00000000">
              <w:rPr>
                <w:rFonts w:ascii="Arial" w:cs="Arial" w:eastAsia="Arial" w:hAnsi="Arial"/>
                <w:color w:val="222222"/>
                <w:rtl w:val="0"/>
              </w:rPr>
              <w:t xml:space="preserve">0x44</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8">
            <w:pPr>
              <w:rPr>
                <w:rFonts w:ascii="Arial" w:cs="Arial" w:eastAsia="Arial" w:hAnsi="Arial"/>
                <w:color w:val="212529"/>
              </w:rPr>
            </w:pPr>
            <w:r w:rsidDel="00000000" w:rsidR="00000000" w:rsidRPr="00000000">
              <w:rPr>
                <w:rFonts w:ascii="Arial" w:cs="Arial" w:eastAsia="Arial" w:hAnsi="Arial"/>
                <w:color w:val="212529"/>
                <w:rtl w:val="0"/>
              </w:rPr>
              <w:t xml:space="preserve">AES-CCM-128-192</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9">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B">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C">
            <w:pPr>
              <w:rPr>
                <w:rFonts w:ascii="Arial" w:cs="Arial" w:eastAsia="Arial" w:hAnsi="Arial"/>
                <w:color w:val="222222"/>
              </w:rPr>
            </w:pPr>
            <w:r w:rsidDel="00000000" w:rsidR="00000000" w:rsidRPr="00000000">
              <w:rPr>
                <w:rFonts w:ascii="Arial" w:cs="Arial" w:eastAsia="Arial" w:hAnsi="Arial"/>
                <w:color w:val="222222"/>
                <w:rtl w:val="0"/>
              </w:rPr>
              <w:t xml:space="preserve">0x45</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D">
            <w:pPr>
              <w:rPr>
                <w:rFonts w:ascii="Arial" w:cs="Arial" w:eastAsia="Arial" w:hAnsi="Arial"/>
                <w:color w:val="212529"/>
              </w:rPr>
            </w:pPr>
            <w:r w:rsidDel="00000000" w:rsidR="00000000" w:rsidRPr="00000000">
              <w:rPr>
                <w:rFonts w:ascii="Arial" w:cs="Arial" w:eastAsia="Arial" w:hAnsi="Arial"/>
                <w:color w:val="212529"/>
                <w:rtl w:val="0"/>
              </w:rPr>
              <w:t xml:space="preserve">AES-CCM-128-256</w:t>
            </w:r>
            <w:r w:rsidDel="00000000" w:rsidR="00000000" w:rsidRPr="00000000">
              <w:rPr>
                <w:rFonts w:ascii="Arial" w:cs="Arial" w:eastAsia="Arial" w:hAnsi="Arial"/>
                <w:color w:val="222222"/>
                <w:sz w:val="16"/>
                <w:szCs w:val="16"/>
                <w:rtl w:val="0"/>
              </w:rPr>
              <w:t xml:space="preserve"> (Notes 4,5)</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E">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C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0">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1">
            <w:pPr>
              <w:rPr>
                <w:rFonts w:ascii="Arial" w:cs="Arial" w:eastAsia="Arial" w:hAnsi="Arial"/>
                <w:color w:val="222222"/>
              </w:rPr>
            </w:pPr>
            <w:r w:rsidDel="00000000" w:rsidR="00000000" w:rsidRPr="00000000">
              <w:rPr>
                <w:rFonts w:ascii="Arial" w:cs="Arial" w:eastAsia="Arial" w:hAnsi="Arial"/>
                <w:color w:val="222222"/>
                <w:rtl w:val="0"/>
              </w:rPr>
              <w:t xml:space="preserve">0x46</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2">
            <w:pPr>
              <w:rPr>
                <w:rFonts w:ascii="Arial" w:cs="Arial" w:eastAsia="Arial" w:hAnsi="Arial"/>
                <w:color w:val="212529"/>
              </w:rPr>
            </w:pPr>
            <w:r w:rsidDel="00000000" w:rsidR="00000000" w:rsidRPr="00000000">
              <w:rPr>
                <w:rFonts w:ascii="Arial" w:cs="Arial" w:eastAsia="Arial" w:hAnsi="Arial"/>
                <w:color w:val="212529"/>
                <w:rtl w:val="0"/>
              </w:rPr>
              <w:t xml:space="preserve">AES-GCM-128-128</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3">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5">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6">
            <w:pPr>
              <w:rPr>
                <w:rFonts w:ascii="Arial" w:cs="Arial" w:eastAsia="Arial" w:hAnsi="Arial"/>
                <w:color w:val="222222"/>
              </w:rPr>
            </w:pPr>
            <w:r w:rsidDel="00000000" w:rsidR="00000000" w:rsidRPr="00000000">
              <w:rPr>
                <w:rFonts w:ascii="Arial" w:cs="Arial" w:eastAsia="Arial" w:hAnsi="Arial"/>
                <w:color w:val="222222"/>
                <w:rtl w:val="0"/>
              </w:rPr>
              <w:t xml:space="preserve">0x47</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7">
            <w:pPr>
              <w:rPr>
                <w:rFonts w:ascii="Arial" w:cs="Arial" w:eastAsia="Arial" w:hAnsi="Arial"/>
                <w:color w:val="212529"/>
                <w:vertAlign w:val="superscript"/>
              </w:rPr>
            </w:pPr>
            <w:r w:rsidDel="00000000" w:rsidR="00000000" w:rsidRPr="00000000">
              <w:rPr>
                <w:rFonts w:ascii="Arial" w:cs="Arial" w:eastAsia="Arial" w:hAnsi="Arial"/>
                <w:color w:val="212529"/>
                <w:rtl w:val="0"/>
              </w:rPr>
              <w:t xml:space="preserve">AES-GCM-128-192</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8">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9">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192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A">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B">
            <w:pPr>
              <w:rPr>
                <w:rFonts w:ascii="Arial" w:cs="Arial" w:eastAsia="Arial" w:hAnsi="Arial"/>
                <w:color w:val="222222"/>
              </w:rPr>
            </w:pPr>
            <w:r w:rsidDel="00000000" w:rsidR="00000000" w:rsidRPr="00000000">
              <w:rPr>
                <w:rFonts w:ascii="Arial" w:cs="Arial" w:eastAsia="Arial" w:hAnsi="Arial"/>
                <w:color w:val="222222"/>
                <w:rtl w:val="0"/>
              </w:rPr>
              <w:t xml:space="preserve">0x48</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C">
            <w:pPr>
              <w:rPr>
                <w:rFonts w:ascii="Arial" w:cs="Arial" w:eastAsia="Arial" w:hAnsi="Arial"/>
                <w:color w:val="212529"/>
              </w:rPr>
            </w:pPr>
            <w:r w:rsidDel="00000000" w:rsidR="00000000" w:rsidRPr="00000000">
              <w:rPr>
                <w:rFonts w:ascii="Arial" w:cs="Arial" w:eastAsia="Arial" w:hAnsi="Arial"/>
                <w:color w:val="212529"/>
                <w:rtl w:val="0"/>
              </w:rPr>
              <w:t xml:space="preserve">AES-GCM-128-256</w:t>
            </w:r>
            <w:r w:rsidDel="00000000" w:rsidR="00000000" w:rsidRPr="00000000">
              <w:rPr>
                <w:rFonts w:ascii="Arial" w:cs="Arial" w:eastAsia="Arial" w:hAnsi="Arial"/>
                <w:color w:val="222222"/>
                <w:sz w:val="16"/>
                <w:szCs w:val="16"/>
                <w:rtl w:val="0"/>
              </w:rPr>
              <w:t xml:space="preserve"> (Notes 6,7)</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D">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DF">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0">
            <w:pPr>
              <w:rPr>
                <w:rFonts w:ascii="Arial" w:cs="Arial" w:eastAsia="Arial" w:hAnsi="Arial"/>
                <w:color w:val="222222"/>
              </w:rPr>
            </w:pPr>
            <w:r w:rsidDel="00000000" w:rsidR="00000000" w:rsidRPr="00000000">
              <w:rPr>
                <w:rFonts w:ascii="Arial" w:cs="Arial" w:eastAsia="Arial" w:hAnsi="Arial"/>
                <w:color w:val="222222"/>
                <w:rtl w:val="0"/>
              </w:rPr>
              <w:t xml:space="preserve">0x49</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1">
            <w:pPr>
              <w:rPr>
                <w:rFonts w:ascii="Arial" w:cs="Arial" w:eastAsia="Arial" w:hAnsi="Arial"/>
                <w:color w:val="212529"/>
              </w:rPr>
            </w:pPr>
            <w:r w:rsidDel="00000000" w:rsidR="00000000" w:rsidRPr="00000000">
              <w:rPr>
                <w:rFonts w:ascii="Arial" w:cs="Arial" w:eastAsia="Arial" w:hAnsi="Arial"/>
                <w:color w:val="212529"/>
                <w:rtl w:val="0"/>
              </w:rPr>
              <w:t xml:space="preserve">ChaCha20/Poly1305</w:t>
            </w:r>
            <w:r w:rsidDel="00000000" w:rsidR="00000000" w:rsidRPr="00000000">
              <w:rPr>
                <w:rFonts w:ascii="Arial" w:cs="Arial" w:eastAsia="Arial" w:hAnsi="Arial"/>
                <w:color w:val="222222"/>
                <w:sz w:val="16"/>
                <w:szCs w:val="16"/>
                <w:rtl w:val="0"/>
              </w:rPr>
              <w:t xml:space="preserve"> (Notes 8,9)</w:t>
            </w: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2">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3">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256 bits</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4">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128 bits</w:t>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5">
            <w:pPr>
              <w:rPr>
                <w:rFonts w:ascii="Arial" w:cs="Arial" w:eastAsia="Arial" w:hAnsi="Arial"/>
                <w:color w:val="222222"/>
              </w:rPr>
            </w:pPr>
            <w:r w:rsidDel="00000000" w:rsidR="00000000" w:rsidRPr="00000000">
              <w:rPr>
                <w:rFonts w:ascii="Arial" w:cs="Arial" w:eastAsia="Arial" w:hAnsi="Arial"/>
                <w:color w:val="222222"/>
                <w:rtl w:val="0"/>
              </w:rPr>
              <w:t xml:space="preserve">0x4A-0xEF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6">
            <w:pPr>
              <w:rPr>
                <w:rFonts w:ascii="Arial" w:cs="Arial" w:eastAsia="Arial" w:hAnsi="Arial"/>
                <w:color w:val="222222"/>
              </w:rPr>
            </w:pPr>
            <w:r w:rsidDel="00000000" w:rsidR="00000000" w:rsidRPr="00000000">
              <w:rPr>
                <w:rFonts w:ascii="Arial" w:cs="Arial" w:eastAsia="Arial" w:hAnsi="Arial"/>
                <w:color w:val="222222"/>
                <w:rtl w:val="0"/>
              </w:rPr>
              <w:t xml:space="preserve">RESERVED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7">
            <w:pPr>
              <w:rPr>
                <w:rFonts w:ascii="Arial" w:cs="Arial" w:eastAsia="Arial" w:hAnsi="Arial"/>
                <w:color w:val="222222"/>
              </w:rPr>
            </w:pPr>
            <w:r w:rsidDel="00000000" w:rsidR="00000000" w:rsidRPr="00000000">
              <w:rPr>
                <w:rFonts w:ascii="Arial" w:cs="Arial" w:eastAsia="Arial" w:hAnsi="Arial"/>
                <w:color w:val="222222"/>
                <w:rtl w:val="0"/>
              </w:rPr>
              <w:t xml:space="preserve"> </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8">
            <w:pPr>
              <w:spacing w:after="0" w:before="0" w:lineRule="auto"/>
              <w:rPr>
                <w:rFonts w:ascii="Arial" w:cs="Arial" w:eastAsia="Arial" w:hAnsi="Arial"/>
                <w:color w:val="222222"/>
              </w:rPr>
            </w:pPr>
            <w:r w:rsidDel="00000000" w:rsidR="00000000" w:rsidRPr="00000000">
              <w:rPr>
                <w:rtl w:val="0"/>
              </w:rPr>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9">
            <w:pPr>
              <w:spacing w:after="0" w:before="0" w:lineRule="auto"/>
              <w:rPr>
                <w:rFonts w:ascii="Arial" w:cs="Arial" w:eastAsia="Arial" w:hAnsi="Arial"/>
                <w:color w:val="222222"/>
              </w:rPr>
            </w:pPr>
            <w:r w:rsidDel="00000000" w:rsidR="00000000" w:rsidRPr="00000000">
              <w:rPr>
                <w:rtl w:val="0"/>
              </w:rPr>
            </w:r>
          </w:p>
        </w:tc>
      </w:tr>
      <w:tr>
        <w:trPr>
          <w:cantSplit w:val="1"/>
          <w:tblHeader w:val="0"/>
        </w:trPr>
        <w:tc>
          <w:tcPr>
            <w:tcBorders>
              <w:left w:color="000000" w:space="0" w:sz="8" w:val="single"/>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A">
            <w:pPr>
              <w:rPr>
                <w:rFonts w:ascii="Arial" w:cs="Arial" w:eastAsia="Arial" w:hAnsi="Arial"/>
                <w:color w:val="222222"/>
              </w:rPr>
            </w:pPr>
            <w:r w:rsidDel="00000000" w:rsidR="00000000" w:rsidRPr="00000000">
              <w:rPr>
                <w:rFonts w:ascii="Arial" w:cs="Arial" w:eastAsia="Arial" w:hAnsi="Arial"/>
                <w:color w:val="222222"/>
                <w:rtl w:val="0"/>
              </w:rPr>
              <w:t xml:space="preserve">0xF0-0xFF</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B">
            <w:pPr>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C">
            <w:pPr>
              <w:rPr>
                <w:rFonts w:ascii="Arial" w:cs="Arial" w:eastAsia="Arial" w:hAnsi="Arial"/>
                <w:color w:val="222222"/>
              </w:rPr>
            </w:pPr>
            <w:r w:rsidDel="00000000" w:rsidR="00000000" w:rsidRPr="00000000">
              <w:rPr>
                <w:rFonts w:ascii="Arial" w:cs="Arial" w:eastAsia="Arial" w:hAnsi="Arial"/>
                <w:color w:val="222222"/>
                <w:rtl w:val="0"/>
              </w:rPr>
              <w:t xml:space="preserve">No</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D">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c>
          <w:tcPr>
            <w:tcBorders>
              <w:bottom w:color="000000" w:space="0" w:sz="8" w:val="single"/>
              <w:right w:color="000000" w:space="0" w:sz="8" w:val="single"/>
            </w:tcBorders>
            <w:shd w:fill="auto" w:val="clear"/>
            <w:tcMar>
              <w:left w:w="0.0" w:type="dxa"/>
              <w:right w:w="0.0" w:type="dxa"/>
            </w:tcMar>
            <w:vAlign w:val="center"/>
          </w:tcPr>
          <w:p w:rsidR="00000000" w:rsidDel="00000000" w:rsidP="00000000" w:rsidRDefault="00000000" w:rsidRPr="00000000" w14:paraId="000012EE">
            <w:pPr>
              <w:spacing w:after="0" w:before="0" w:lineRule="auto"/>
              <w:rPr>
                <w:rFonts w:ascii="Arial" w:cs="Arial" w:eastAsia="Arial" w:hAnsi="Arial"/>
                <w:color w:val="222222"/>
              </w:rPr>
            </w:pPr>
            <w:r w:rsidDel="00000000" w:rsidR="00000000" w:rsidRPr="00000000">
              <w:rPr>
                <w:rFonts w:ascii="Arial" w:cs="Arial" w:eastAsia="Arial" w:hAnsi="Arial"/>
                <w:color w:val="222222"/>
                <w:rtl w:val="0"/>
              </w:rPr>
              <w:t xml:space="preserve">Provider defined</w:t>
            </w:r>
          </w:p>
        </w:tc>
      </w:tr>
    </w:tbl>
    <w:p w:rsidR="00000000" w:rsidDel="00000000" w:rsidP="00000000" w:rsidRDefault="00000000" w:rsidRPr="00000000" w14:paraId="000012EF">
      <w:pPr>
        <w:spacing w:after="0" w:before="0" w:lineRule="auto"/>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2F0">
      <w:pPr>
        <w:spacing w:after="0" w:before="0" w:lineRule="auto"/>
        <w:rPr>
          <w:rFonts w:ascii="Arial" w:cs="Arial" w:eastAsia="Arial" w:hAnsi="Arial"/>
          <w:b w:val="1"/>
          <w:color w:val="222222"/>
        </w:rPr>
      </w:pPr>
      <w:r w:rsidDel="00000000" w:rsidR="00000000" w:rsidRPr="00000000">
        <w:rPr>
          <w:rFonts w:ascii="Arial" w:cs="Arial" w:eastAsia="Arial" w:hAnsi="Arial"/>
          <w:b w:val="1"/>
          <w:color w:val="222222"/>
          <w:rtl w:val="0"/>
        </w:rPr>
        <w:t xml:space="preserve">Note(s):</w:t>
      </w:r>
    </w:p>
    <w:p w:rsidR="00000000" w:rsidDel="00000000" w:rsidP="00000000" w:rsidRDefault="00000000" w:rsidRPr="00000000" w14:paraId="000012F1">
      <w:pPr>
        <w:numPr>
          <w:ilvl w:val="0"/>
          <w:numId w:val="17"/>
        </w:numPr>
        <w:spacing w:after="0" w:before="0" w:lineRule="auto"/>
        <w:ind w:left="720" w:hanging="360"/>
        <w:rPr>
          <w:rFonts w:ascii="Arial" w:cs="Arial" w:eastAsia="Arial" w:hAnsi="Arial"/>
          <w:u w:val="none"/>
        </w:rPr>
      </w:pPr>
      <w:sdt>
        <w:sdtPr>
          <w:tag w:val="goog_rdk_73"/>
        </w:sdtPr>
        <w:sdtContent>
          <w:commentRangeStart w:id="65"/>
        </w:sdtContent>
      </w:sdt>
      <w:r w:rsidDel="00000000" w:rsidR="00000000" w:rsidRPr="00000000">
        <w:rPr>
          <w:rFonts w:ascii="Arial" w:cs="Arial" w:eastAsia="Arial" w:hAnsi="Arial"/>
          <w:color w:val="222222"/>
          <w:rtl w:val="0"/>
        </w:rPr>
        <w:t xml:space="preserve">Reference </w:t>
      </w:r>
      <w:hyperlink r:id="rId64">
        <w:r w:rsidDel="00000000" w:rsidR="00000000" w:rsidRPr="00000000">
          <w:rPr>
            <w:rFonts w:ascii="Arial" w:cs="Arial" w:eastAsia="Arial" w:hAnsi="Arial"/>
            <w:color w:val="1155cc"/>
            <w:u w:val="single"/>
            <w:rtl w:val="0"/>
          </w:rPr>
          <w:t xml:space="preserve">https://www.rfc-editor.org/rfc/rfc2104</w:t>
        </w:r>
      </w:hyperlink>
      <w:r w:rsidDel="00000000" w:rsidR="00000000" w:rsidRPr="00000000">
        <w:rPr>
          <w:rtl w:val="0"/>
        </w:rPr>
      </w:r>
    </w:p>
    <w:p w:rsidR="00000000" w:rsidDel="00000000" w:rsidP="00000000" w:rsidRDefault="00000000" w:rsidRPr="00000000" w14:paraId="000012F2">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65">
        <w:r w:rsidDel="00000000" w:rsidR="00000000" w:rsidRPr="00000000">
          <w:rPr>
            <w:rFonts w:ascii="Arial" w:cs="Arial" w:eastAsia="Arial" w:hAnsi="Arial"/>
            <w:rtl w:val="0"/>
          </w:rPr>
          <w:t xml:space="preserve">https://nvlpubs.nist.gov/nistpubs/FIPS/NIST.FIPS.198-1.pdf</w:t>
        </w:r>
      </w:hyperlink>
      <w:r w:rsidDel="00000000" w:rsidR="00000000" w:rsidRPr="00000000">
        <w:rPr>
          <w:rtl w:val="0"/>
        </w:rPr>
      </w:r>
    </w:p>
    <w:p w:rsidR="00000000" w:rsidDel="00000000" w:rsidP="00000000" w:rsidRDefault="00000000" w:rsidRPr="00000000" w14:paraId="000012F3">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 </w:t>
      </w:r>
      <w:hyperlink r:id="rId66">
        <w:r w:rsidDel="00000000" w:rsidR="00000000" w:rsidRPr="00000000">
          <w:rPr>
            <w:rFonts w:ascii="Arial" w:cs="Arial" w:eastAsia="Arial" w:hAnsi="Arial"/>
            <w:rtl w:val="0"/>
          </w:rPr>
          <w:t xml:space="preserve">https://www.rfc-editor.org/rfc/rfc4493</w:t>
        </w:r>
      </w:hyperlink>
      <w:r w:rsidDel="00000000" w:rsidR="00000000" w:rsidRPr="00000000">
        <w:rPr>
          <w:rFonts w:ascii="Arial" w:cs="Arial" w:eastAsia="Arial" w:hAnsi="Arial"/>
          <w:rtl w:val="0"/>
        </w:rPr>
        <w:t xml:space="preserve"> and </w:t>
      </w:r>
      <w:hyperlink r:id="rId67">
        <w:r w:rsidDel="00000000" w:rsidR="00000000" w:rsidRPr="00000000">
          <w:rPr>
            <w:rFonts w:ascii="Arial" w:cs="Arial" w:eastAsia="Arial" w:hAnsi="Arial"/>
            <w:rtl w:val="0"/>
          </w:rPr>
          <w:t xml:space="preserve">https://nvlpubs.nist.gov/nistpubs/SpecialPublications/NIST.SP.800-38b.pdf</w:t>
        </w:r>
      </w:hyperlink>
      <w:r w:rsidDel="00000000" w:rsidR="00000000" w:rsidRPr="00000000">
        <w:rPr>
          <w:rFonts w:ascii="Arial" w:cs="Arial" w:eastAsia="Arial" w:hAnsi="Arial"/>
          <w:rtl w:val="0"/>
        </w:rPr>
        <w:t xml:space="preserve"> and https://csrc.nist.gov/CSRC/media/Projects/Cryptographic-Standards-and-Guidelines/documents/examples/AES_CMAC.pdf</w:t>
      </w:r>
      <w:r w:rsidDel="00000000" w:rsidR="00000000" w:rsidRPr="00000000">
        <w:rPr>
          <w:rtl w:val="0"/>
        </w:rPr>
      </w:r>
    </w:p>
    <w:p w:rsidR="00000000" w:rsidDel="00000000" w:rsidP="00000000" w:rsidRDefault="00000000" w:rsidRPr="00000000" w14:paraId="000012F4">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Reference</w:t>
      </w:r>
      <w:hyperlink r:id="rId68">
        <w:r w:rsidDel="00000000" w:rsidR="00000000" w:rsidRPr="00000000">
          <w:rPr>
            <w:rFonts w:ascii="Arial" w:cs="Arial" w:eastAsia="Arial" w:hAnsi="Arial"/>
            <w:rtl w:val="0"/>
          </w:rPr>
          <w:t xml:space="preserve"> </w:t>
        </w:r>
      </w:hyperlink>
      <w:hyperlink r:id="rId69">
        <w:r w:rsidDel="00000000" w:rsidR="00000000" w:rsidRPr="00000000">
          <w:rPr>
            <w:rFonts w:ascii="Arial" w:cs="Arial" w:eastAsia="Arial" w:hAnsi="Arial"/>
            <w:rtl w:val="0"/>
          </w:rPr>
          <w:t xml:space="preserve">https://www.rfc-editor.org/rfc/rfc3610</w:t>
        </w:r>
      </w:hyperlink>
      <w:r w:rsidDel="00000000" w:rsidR="00000000" w:rsidRPr="00000000">
        <w:rPr>
          <w:rFonts w:ascii="Arial" w:cs="Arial" w:eastAsia="Arial" w:hAnsi="Arial"/>
          <w:rtl w:val="0"/>
        </w:rPr>
        <w:t xml:space="preserve"> and security considerations on </w:t>
      </w:r>
      <w:hyperlink r:id="rId70">
        <w:r w:rsidDel="00000000" w:rsidR="00000000" w:rsidRPr="00000000">
          <w:rPr>
            <w:rFonts w:ascii="Arial" w:cs="Arial" w:eastAsia="Arial" w:hAnsi="Arial"/>
            <w:rtl w:val="0"/>
          </w:rPr>
          <w:t xml:space="preserve">https://www.rfc-editor.org/rfc/rfc8152#section-10.2.1</w:t>
        </w:r>
      </w:hyperlink>
      <w:r w:rsidDel="00000000" w:rsidR="00000000" w:rsidRPr="00000000">
        <w:rPr>
          <w:rtl w:val="0"/>
        </w:rPr>
      </w:r>
    </w:p>
    <w:p w:rsidR="00000000" w:rsidDel="00000000" w:rsidP="00000000" w:rsidRDefault="00000000" w:rsidRPr="00000000" w14:paraId="000012F5">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CCM requires a 13 bytes nonce as indicated in https://www.rfc-editor.org/rfc/rfc8152#section-10.2 and the nonce is obtained by performing SHA256, truncated to the leftmost 104 bits, of the sequence Byte 1 to Byte R (all packet fields until Protected MQTT-SN Packet)</w:t>
      </w:r>
      <w:r w:rsidDel="00000000" w:rsidR="00000000" w:rsidRPr="00000000">
        <w:rPr>
          <w:rtl w:val="0"/>
        </w:rPr>
      </w:r>
    </w:p>
    <w:p w:rsidR="00000000" w:rsidDel="00000000" w:rsidP="00000000" w:rsidRDefault="00000000" w:rsidRPr="00000000" w14:paraId="000012F6">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https://nvlpubs.nist.gov/nistpubs/Legacy/SP/nistspecialpublication800-38d.pdf</w:t>
      </w:r>
      <w:r w:rsidDel="00000000" w:rsidR="00000000" w:rsidRPr="00000000">
        <w:rPr>
          <w:rFonts w:ascii="Arial" w:cs="Arial" w:eastAsia="Arial" w:hAnsi="Arial"/>
          <w:rtl w:val="0"/>
        </w:rPr>
        <w:t xml:space="preserve"> and security considerations on https://www.rfc-editor.org/rfc/rfc8152#section-10.1.1</w:t>
      </w:r>
      <w:r w:rsidDel="00000000" w:rsidR="00000000" w:rsidRPr="00000000">
        <w:rPr>
          <w:rtl w:val="0"/>
        </w:rPr>
      </w:r>
    </w:p>
    <w:p w:rsidR="00000000" w:rsidDel="00000000" w:rsidP="00000000" w:rsidRDefault="00000000" w:rsidRPr="00000000" w14:paraId="000012F7">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rtl w:val="0"/>
        </w:rPr>
        <w:t xml:space="preserve">AES GCM requires a </w:t>
      </w:r>
      <w:r w:rsidDel="00000000" w:rsidR="00000000" w:rsidRPr="00000000">
        <w:rPr>
          <w:rFonts w:ascii="Arial" w:cs="Arial" w:eastAsia="Arial" w:hAnsi="Arial"/>
          <w:color w:val="222222"/>
          <w:rtl w:val="0"/>
        </w:rPr>
        <w:t xml:space="preserve">12 bytes IV as indicated in https://www.rfc-editor.org/rfc/rfc8152#section-10.1 and the IV is obtained by performing SHA256, truncated to the leftmost 96 bits, of the sequence Byte 1 to Byte R (all packet fields until Protected MQTT-SN Packet)</w:t>
      </w:r>
      <w:r w:rsidDel="00000000" w:rsidR="00000000" w:rsidRPr="00000000">
        <w:rPr>
          <w:rtl w:val="0"/>
        </w:rPr>
      </w:r>
    </w:p>
    <w:p w:rsidR="00000000" w:rsidDel="00000000" w:rsidP="00000000" w:rsidRDefault="00000000" w:rsidRPr="00000000" w14:paraId="000012F8">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Reference: https://www.rfc-editor.org/rfc/rfc7539 and security considerations on https://www.rfc-editor.org/rfc/rfc8152#section-10.3.1</w:t>
      </w:r>
      <w:r w:rsidDel="00000000" w:rsidR="00000000" w:rsidRPr="00000000">
        <w:rPr>
          <w:rtl w:val="0"/>
        </w:rPr>
      </w:r>
    </w:p>
    <w:p w:rsidR="00000000" w:rsidDel="00000000" w:rsidP="00000000" w:rsidRDefault="00000000" w:rsidRPr="00000000" w14:paraId="000012F9">
      <w:pPr>
        <w:numPr>
          <w:ilvl w:val="0"/>
          <w:numId w:val="17"/>
        </w:numPr>
        <w:spacing w:after="0" w:before="0" w:lineRule="auto"/>
        <w:ind w:left="720" w:hanging="360"/>
        <w:rPr>
          <w:rFonts w:ascii="Arial" w:cs="Arial" w:eastAsia="Arial" w:hAnsi="Arial"/>
          <w:u w:val="none"/>
        </w:rPr>
      </w:pPr>
      <w:r w:rsidDel="00000000" w:rsidR="00000000" w:rsidRPr="00000000">
        <w:rPr>
          <w:rFonts w:ascii="Arial" w:cs="Arial" w:eastAsia="Arial" w:hAnsi="Arial"/>
          <w:color w:val="212529"/>
          <w:rtl w:val="0"/>
        </w:rPr>
        <w:t xml:space="preserve">ChaCha20/Poly1305 requires a </w:t>
      </w:r>
      <w:r w:rsidDel="00000000" w:rsidR="00000000" w:rsidRPr="00000000">
        <w:rPr>
          <w:rFonts w:ascii="Arial" w:cs="Arial" w:eastAsia="Arial" w:hAnsi="Arial"/>
          <w:color w:val="222222"/>
          <w:rtl w:val="0"/>
        </w:rPr>
        <w:t xml:space="preserve">12 bytes nonce as indicated in https://www.rfc-editor.org/rfc/rfc8152#section-10.3 obtained by performing SHA256 truncated to 96 bit of the sequence Byte 1 to Byte R (all packet fields until Protected MQTT-SN Packet)</w:t>
      </w:r>
      <w:commentRangeEnd w:id="65"/>
      <w:r w:rsidDel="00000000" w:rsidR="00000000" w:rsidRPr="00000000">
        <w:commentReference w:id="65"/>
      </w:r>
      <w:r w:rsidDel="00000000" w:rsidR="00000000" w:rsidRPr="00000000">
        <w:rPr>
          <w:rtl w:val="0"/>
        </w:rPr>
      </w:r>
    </w:p>
    <w:p w:rsidR="00000000" w:rsidDel="00000000" w:rsidP="00000000" w:rsidRDefault="00000000" w:rsidRPr="00000000" w14:paraId="000012FA">
      <w:pPr>
        <w:pStyle w:val="Heading4"/>
        <w:ind w:left="0" w:right="4" w:firstLine="0"/>
        <w:rPr>
          <w:rFonts w:ascii="Roboto" w:cs="Roboto" w:eastAsia="Roboto" w:hAnsi="Roboto"/>
          <w:b w:val="1"/>
          <w:color w:val="222222"/>
          <w:sz w:val="24"/>
          <w:szCs w:val="24"/>
          <w:u w:val="single"/>
        </w:rPr>
      </w:pPr>
      <w:bookmarkStart w:colFirst="0" w:colLast="0" w:name="_heading=h.jo2d2fngx6hj" w:id="200"/>
      <w:bookmarkEnd w:id="200"/>
      <w:r w:rsidDel="00000000" w:rsidR="00000000" w:rsidRPr="00000000">
        <w:rPr>
          <w:rFonts w:ascii="Arial" w:cs="Arial" w:eastAsia="Arial" w:hAnsi="Arial"/>
          <w:rtl w:val="0"/>
        </w:rPr>
        <w:t xml:space="preserve">3.1.25.5 Sender Identifier</w:t>
      </w:r>
      <w:r w:rsidDel="00000000" w:rsidR="00000000" w:rsidRPr="00000000">
        <w:rPr>
          <w:rtl w:val="0"/>
        </w:rPr>
      </w:r>
    </w:p>
    <w:p w:rsidR="00000000" w:rsidDel="00000000" w:rsidP="00000000" w:rsidRDefault="00000000" w:rsidRPr="00000000" w14:paraId="000012FB">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Located at Bytes 5 - 12 the Sender Id field (8 bytes) should contain:</w:t>
      </w:r>
    </w:p>
    <w:p w:rsidR="00000000" w:rsidDel="00000000" w:rsidP="00000000" w:rsidRDefault="00000000" w:rsidRPr="00000000" w14:paraId="000012FC">
      <w:pPr>
        <w:spacing w:after="0" w:before="0" w:lineRule="auto"/>
        <w:ind w:left="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2FD">
      <w:pPr>
        <w:spacing w:after="0" w:before="0" w:lineRule="auto"/>
        <w:ind w:left="0" w:firstLine="72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Gateway</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2FE">
      <w:pPr>
        <w:numPr>
          <w:ilvl w:val="0"/>
          <w:numId w:val="67"/>
        </w:numPr>
        <w:spacing w:after="0" w:before="0" w:lineRule="auto"/>
        <w:ind w:left="1440" w:hanging="360"/>
        <w:rPr>
          <w:rFonts w:ascii="Arial" w:cs="Arial" w:eastAsia="Arial" w:hAnsi="Arial"/>
          <w:color w:val="222222"/>
        </w:rPr>
      </w:pPr>
      <w:r w:rsidDel="00000000" w:rsidR="00000000" w:rsidRPr="00000000">
        <w:rPr>
          <w:rFonts w:ascii="Arial" w:cs="Arial" w:eastAsia="Arial" w:hAnsi="Arial"/>
          <w:color w:val="222222"/>
          <w:rtl w:val="0"/>
        </w:rPr>
        <w:t xml:space="preserve">The SHA256 of the GwId truncated to the leftmost 64 bits (8 bytes); </w:t>
      </w:r>
    </w:p>
    <w:p w:rsidR="00000000" w:rsidDel="00000000" w:rsidP="00000000" w:rsidRDefault="00000000" w:rsidRPr="00000000" w14:paraId="000012FF">
      <w:pPr>
        <w:spacing w:after="0" w:before="0" w:lineRule="auto"/>
        <w:ind w:left="720" w:firstLine="0"/>
        <w:rPr>
          <w:rFonts w:ascii="Arial" w:cs="Arial" w:eastAsia="Arial" w:hAnsi="Arial"/>
          <w:color w:val="222222"/>
        </w:rPr>
      </w:pPr>
      <w:r w:rsidDel="00000000" w:rsidR="00000000" w:rsidRPr="00000000">
        <w:rPr>
          <w:rtl w:val="0"/>
        </w:rPr>
      </w:r>
    </w:p>
    <w:p w:rsidR="00000000" w:rsidDel="00000000" w:rsidP="00000000" w:rsidRDefault="00000000" w:rsidRPr="00000000" w14:paraId="00001300">
      <w:pPr>
        <w:spacing w:after="0" w:before="0" w:lineRule="auto"/>
        <w:ind w:left="720" w:firstLine="0"/>
        <w:rPr>
          <w:rFonts w:ascii="Arial" w:cs="Arial" w:eastAsia="Arial" w:hAnsi="Arial"/>
          <w:color w:val="222222"/>
        </w:rPr>
      </w:pPr>
      <w:r w:rsidDel="00000000" w:rsidR="00000000" w:rsidRPr="00000000">
        <w:rPr>
          <w:rFonts w:ascii="Arial" w:cs="Arial" w:eastAsia="Arial" w:hAnsi="Arial"/>
          <w:color w:val="222222"/>
          <w:rtl w:val="0"/>
        </w:rPr>
        <w:t xml:space="preserve">If the message is originated by the </w:t>
      </w:r>
      <w:r w:rsidDel="00000000" w:rsidR="00000000" w:rsidRPr="00000000">
        <w:rPr>
          <w:rFonts w:ascii="Arial" w:cs="Arial" w:eastAsia="Arial" w:hAnsi="Arial"/>
          <w:b w:val="1"/>
          <w:i w:val="1"/>
          <w:color w:val="222222"/>
          <w:rtl w:val="0"/>
        </w:rPr>
        <w:t xml:space="preserve">Client</w:t>
      </w:r>
      <w:r w:rsidDel="00000000" w:rsidR="00000000" w:rsidRPr="00000000">
        <w:rPr>
          <w:rFonts w:ascii="Arial" w:cs="Arial" w:eastAsia="Arial" w:hAnsi="Arial"/>
          <w:color w:val="222222"/>
          <w:rtl w:val="0"/>
        </w:rPr>
        <w:t xml:space="preserve">:</w:t>
      </w:r>
    </w:p>
    <w:p w:rsidR="00000000" w:rsidDel="00000000" w:rsidP="00000000" w:rsidRDefault="00000000" w:rsidRPr="00000000" w14:paraId="00001301">
      <w:pPr>
        <w:numPr>
          <w:ilvl w:val="0"/>
          <w:numId w:val="9"/>
        </w:numPr>
        <w:spacing w:after="0" w:before="0" w:lineRule="auto"/>
        <w:ind w:left="1440" w:hanging="360"/>
        <w:rPr>
          <w:rFonts w:ascii="Roboto" w:cs="Roboto" w:eastAsia="Roboto" w:hAnsi="Roboto"/>
          <w:color w:val="222222"/>
        </w:rPr>
      </w:pPr>
      <w:r w:rsidDel="00000000" w:rsidR="00000000" w:rsidRPr="00000000">
        <w:rPr>
          <w:rFonts w:ascii="Arial" w:cs="Arial" w:eastAsia="Arial" w:hAnsi="Arial"/>
          <w:b w:val="1"/>
          <w:color w:val="222222"/>
          <w:rtl w:val="0"/>
        </w:rPr>
        <w:t xml:space="preserve">If a session is available</w:t>
      </w:r>
      <w:r w:rsidDel="00000000" w:rsidR="00000000" w:rsidRPr="00000000">
        <w:rPr>
          <w:rFonts w:ascii="Arial" w:cs="Arial" w:eastAsia="Arial" w:hAnsi="Arial"/>
          <w:color w:val="222222"/>
          <w:rtl w:val="0"/>
        </w:rPr>
        <w:t xml:space="preserve">: the SHA256 of the [Client Identifier] truncated to the leftmost 64 bits (8 bytes);</w:t>
      </w:r>
      <w:r w:rsidDel="00000000" w:rsidR="00000000" w:rsidRPr="00000000">
        <w:rPr>
          <w:rtl w:val="0"/>
        </w:rPr>
      </w:r>
    </w:p>
    <w:p w:rsidR="00000000" w:rsidDel="00000000" w:rsidP="00000000" w:rsidRDefault="00000000" w:rsidRPr="00000000" w14:paraId="00001302">
      <w:pPr>
        <w:numPr>
          <w:ilvl w:val="0"/>
          <w:numId w:val="9"/>
        </w:numPr>
        <w:spacing w:after="0" w:before="0" w:lineRule="auto"/>
        <w:ind w:left="1440" w:hanging="360"/>
        <w:rPr>
          <w:rFonts w:ascii="Roboto" w:cs="Roboto" w:eastAsia="Roboto" w:hAnsi="Roboto"/>
        </w:rPr>
      </w:pPr>
      <w:r w:rsidDel="00000000" w:rsidR="00000000" w:rsidRPr="00000000">
        <w:rPr>
          <w:rFonts w:ascii="Arial" w:cs="Arial" w:eastAsia="Arial" w:hAnsi="Arial"/>
          <w:b w:val="1"/>
          <w:color w:val="222222"/>
          <w:rtl w:val="0"/>
        </w:rPr>
        <w:t xml:space="preserve">If a session is not available</w:t>
      </w:r>
      <w:r w:rsidDel="00000000" w:rsidR="00000000" w:rsidRPr="00000000">
        <w:rPr>
          <w:rFonts w:ascii="Arial" w:cs="Arial" w:eastAsia="Arial" w:hAnsi="Arial"/>
          <w:color w:val="222222"/>
          <w:rtl w:val="0"/>
        </w:rPr>
        <w:t xml:space="preserve">: a unique value per sender over 8 bytes (like a MAC address, or other identifying characteristics). </w:t>
      </w:r>
      <w:r w:rsidDel="00000000" w:rsidR="00000000" w:rsidRPr="00000000">
        <w:rPr>
          <w:rFonts w:ascii="Arial" w:cs="Arial" w:eastAsia="Arial" w:hAnsi="Arial"/>
          <w:rtl w:val="0"/>
        </w:rPr>
        <w:t xml:space="preserve">The methods to guarantee the uniqueness of the Sender Id in this case are out of scope for this technical proposal.</w:t>
      </w:r>
      <w:r w:rsidDel="00000000" w:rsidR="00000000" w:rsidRPr="00000000">
        <w:rPr>
          <w:rtl w:val="0"/>
        </w:rPr>
      </w:r>
    </w:p>
    <w:p w:rsidR="00000000" w:rsidDel="00000000" w:rsidP="00000000" w:rsidRDefault="00000000" w:rsidRPr="00000000" w14:paraId="00001303">
      <w:pPr>
        <w:spacing w:after="0" w:before="0" w:lineRule="auto"/>
        <w:rPr>
          <w:rFonts w:ascii="Arial" w:cs="Arial" w:eastAsia="Arial" w:hAnsi="Arial"/>
        </w:rPr>
      </w:pPr>
      <w:r w:rsidDel="00000000" w:rsidR="00000000" w:rsidRPr="00000000">
        <w:rPr>
          <w:rtl w:val="0"/>
        </w:rPr>
      </w:r>
    </w:p>
    <w:p w:rsidR="00000000" w:rsidDel="00000000" w:rsidP="00000000" w:rsidRDefault="00000000" w:rsidRPr="00000000" w14:paraId="00001304">
      <w:pPr>
        <w:numPr>
          <w:ilvl w:val="0"/>
          <w:numId w:val="45"/>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05">
      <w:pPr>
        <w:spacing w:after="174" w:before="0" w:line="248.00000000000006" w:lineRule="auto"/>
        <w:ind w:left="720" w:right="4" w:firstLine="0"/>
        <w:jc w:val="both"/>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8 bytes for the “Sender Id” field seems enough as it is calculated with a cryptographic hash, so the probability of collision is 1/2^64=5.42x10</w:t>
      </w:r>
      <w:r w:rsidDel="00000000" w:rsidR="00000000" w:rsidRPr="00000000">
        <w:rPr>
          <w:rFonts w:ascii="Arial" w:cs="Arial" w:eastAsia="Arial" w:hAnsi="Arial"/>
          <w:i w:val="1"/>
          <w:color w:val="222222"/>
          <w:shd w:fill="fff2cc" w:val="clear"/>
          <w:vertAlign w:val="superscript"/>
          <w:rtl w:val="0"/>
        </w:rPr>
        <w:t xml:space="preserve">-20</w:t>
      </w:r>
      <w:r w:rsidDel="00000000" w:rsidR="00000000" w:rsidRPr="00000000">
        <w:rPr>
          <w:rFonts w:ascii="Arial" w:cs="Arial" w:eastAsia="Arial" w:hAnsi="Arial"/>
          <w:i w:val="1"/>
          <w:color w:val="222222"/>
          <w:shd w:fill="fff2cc" w:val="clear"/>
          <w:rtl w:val="0"/>
        </w:rPr>
        <w:t xml:space="preserve">. </w:t>
      </w:r>
    </w:p>
    <w:p w:rsidR="00000000" w:rsidDel="00000000" w:rsidP="00000000" w:rsidRDefault="00000000" w:rsidRPr="00000000" w14:paraId="00001306">
      <w:pPr>
        <w:spacing w:after="0" w:before="0" w:lineRule="auto"/>
        <w:ind w:left="720" w:firstLine="0"/>
        <w:rPr>
          <w:rFonts w:ascii="Arial" w:cs="Arial" w:eastAsia="Arial" w:hAnsi="Arial"/>
          <w:b w:val="1"/>
          <w:i w:val="1"/>
          <w:color w:val="222222"/>
          <w:u w:val="single"/>
          <w:shd w:fill="fff2cc" w:val="clear"/>
        </w:rPr>
      </w:pPr>
      <w:sdt>
        <w:sdtPr>
          <w:tag w:val="goog_rdk_74"/>
        </w:sdtPr>
        <w:sdtContent>
          <w:commentRangeStart w:id="66"/>
        </w:sdtContent>
      </w:sdt>
      <w:r w:rsidDel="00000000" w:rsidR="00000000" w:rsidRPr="00000000">
        <w:rPr>
          <w:rFonts w:ascii="Arial" w:cs="Arial" w:eastAsia="Arial" w:hAnsi="Arial"/>
          <w:b w:val="1"/>
          <w:i w:val="1"/>
          <w:color w:val="222222"/>
          <w:u w:val="single"/>
          <w:shd w:fill="fff2cc" w:val="clear"/>
          <w:rtl w:val="0"/>
        </w:rPr>
        <w:t xml:space="preserve">Client Behavior</w:t>
      </w:r>
    </w:p>
    <w:p w:rsidR="00000000" w:rsidDel="00000000" w:rsidP="00000000" w:rsidRDefault="00000000" w:rsidRPr="00000000" w14:paraId="00001307">
      <w:pPr>
        <w:spacing w:after="0" w:before="0" w:lineRule="auto"/>
        <w:ind w:left="720" w:firstLine="0"/>
        <w:rPr>
          <w:rFonts w:ascii="Arial" w:cs="Arial" w:eastAsia="Arial" w:hAnsi="Arial"/>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Client should store a map of GwId </w:t>
      </w:r>
      <w:r w:rsidDel="00000000" w:rsidR="00000000" w:rsidRPr="00000000">
        <w:rPr>
          <w:rFonts w:ascii="Arial" w:cs="Arial" w:eastAsia="Arial" w:hAnsi="Arial"/>
          <w:color w:val="222222"/>
          <w:shd w:fill="fff2cc" w:val="clear"/>
          <w:rtl w:val="0"/>
        </w:rPr>
        <w:t xml:space="preserve">and SHA256(GwId) </w:t>
      </w:r>
      <w:r w:rsidDel="00000000" w:rsidR="00000000" w:rsidRPr="00000000">
        <w:rPr>
          <w:rFonts w:ascii="Arial" w:cs="Arial" w:eastAsia="Arial" w:hAnsi="Arial"/>
          <w:i w:val="1"/>
          <w:color w:val="222222"/>
          <w:shd w:fill="fff2cc" w:val="clear"/>
          <w:rtl w:val="0"/>
        </w:rPr>
        <w:t xml:space="preserve">truncated to the leftmost 64 bits. GwId can be obtained from pre-configuration, from an ADVERTISE packet or from a GWINFO packet</w:t>
      </w:r>
      <w:r w:rsidDel="00000000" w:rsidR="00000000" w:rsidRPr="00000000">
        <w:rPr>
          <w:rFonts w:ascii="Arial" w:cs="Arial" w:eastAsia="Arial" w:hAnsi="Arial"/>
          <w:color w:val="222222"/>
          <w:shd w:fill="fff2cc" w:val="clear"/>
          <w:rtl w:val="0"/>
        </w:rPr>
        <w:t xml:space="preserve">.</w:t>
      </w:r>
    </w:p>
    <w:p w:rsidR="00000000" w:rsidDel="00000000" w:rsidP="00000000" w:rsidRDefault="00000000" w:rsidRPr="00000000" w14:paraId="00001308">
      <w:pPr>
        <w:spacing w:after="0" w:before="0" w:lineRule="auto"/>
        <w:ind w:left="720" w:firstLine="0"/>
        <w:rPr>
          <w:rFonts w:ascii="Arial" w:cs="Arial" w:eastAsia="Arial" w:hAnsi="Arial"/>
          <w:color w:val="222222"/>
          <w:shd w:fill="fff2cc" w:val="clear"/>
        </w:rPr>
      </w:pPr>
      <w:r w:rsidDel="00000000" w:rsidR="00000000" w:rsidRPr="00000000">
        <w:rPr>
          <w:rtl w:val="0"/>
        </w:rPr>
      </w:r>
    </w:p>
    <w:p w:rsidR="00000000" w:rsidDel="00000000" w:rsidP="00000000" w:rsidRDefault="00000000" w:rsidRPr="00000000" w14:paraId="00001309">
      <w:pPr>
        <w:spacing w:after="0" w:before="0" w:lineRule="auto"/>
        <w:ind w:left="720" w:firstLine="0"/>
        <w:rPr>
          <w:rFonts w:ascii="Arial" w:cs="Arial" w:eastAsia="Arial" w:hAnsi="Arial"/>
          <w:b w:val="1"/>
          <w:i w:val="1"/>
          <w:color w:val="222222"/>
          <w:u w:val="single"/>
          <w:shd w:fill="fff2cc" w:val="clear"/>
        </w:rPr>
      </w:pPr>
      <w:r w:rsidDel="00000000" w:rsidR="00000000" w:rsidRPr="00000000">
        <w:rPr>
          <w:rFonts w:ascii="Arial" w:cs="Arial" w:eastAsia="Arial" w:hAnsi="Arial"/>
          <w:b w:val="1"/>
          <w:i w:val="1"/>
          <w:color w:val="222222"/>
          <w:u w:val="single"/>
          <w:shd w:fill="fff2cc" w:val="clear"/>
          <w:rtl w:val="0"/>
        </w:rPr>
        <w:t xml:space="preserve">Gateway Behavior</w:t>
      </w:r>
    </w:p>
    <w:p w:rsidR="00000000" w:rsidDel="00000000" w:rsidP="00000000" w:rsidRDefault="00000000" w:rsidRPr="00000000" w14:paraId="0000130A">
      <w:pPr>
        <w:spacing w:after="0" w:before="0" w:lineRule="auto"/>
        <w:ind w:left="720" w:firstLine="0"/>
        <w:rPr>
          <w:rFonts w:ascii="Arial" w:cs="Arial" w:eastAsia="Arial" w:hAnsi="Arial"/>
          <w:i w:val="1"/>
          <w:color w:val="222222"/>
          <w:shd w:fill="fff2cc" w:val="clear"/>
        </w:rPr>
      </w:pPr>
      <w:r w:rsidDel="00000000" w:rsidR="00000000" w:rsidRPr="00000000">
        <w:rPr>
          <w:rFonts w:ascii="Arial" w:cs="Arial" w:eastAsia="Arial" w:hAnsi="Arial"/>
          <w:i w:val="1"/>
          <w:color w:val="222222"/>
          <w:shd w:fill="fff2cc" w:val="clear"/>
          <w:rtl w:val="0"/>
        </w:rPr>
        <w:t xml:space="preserve">In order to create a whitelist of authorized senders, the MQTT-SN Gateway should store a map of ClientID and SHA256(ClientID) truncated to the leftmost 64 bits (8 bytes for each registered ClientID) for the clients having an active session and store a list of authorized Sender Ids for the clients not capable to establish sessions. </w:t>
      </w:r>
      <w:commentRangeEnd w:id="66"/>
      <w:r w:rsidDel="00000000" w:rsidR="00000000" w:rsidRPr="00000000">
        <w:commentReference w:id="66"/>
      </w:r>
      <w:r w:rsidDel="00000000" w:rsidR="00000000" w:rsidRPr="00000000">
        <w:rPr>
          <w:rtl w:val="0"/>
        </w:rPr>
      </w:r>
    </w:p>
    <w:p w:rsidR="00000000" w:rsidDel="00000000" w:rsidP="00000000" w:rsidRDefault="00000000" w:rsidRPr="00000000" w14:paraId="0000130B">
      <w:pPr>
        <w:spacing w:after="174" w:before="0" w:line="248.00000000000006" w:lineRule="auto"/>
        <w:ind w:right="4"/>
        <w:jc w:val="both"/>
        <w:rPr>
          <w:rFonts w:ascii="Arial" w:cs="Arial" w:eastAsia="Arial" w:hAnsi="Arial"/>
          <w:b w:val="1"/>
          <w:u w:val="single"/>
        </w:rPr>
      </w:pPr>
      <w:r w:rsidDel="00000000" w:rsidR="00000000" w:rsidRPr="00000000">
        <w:rPr>
          <w:rtl w:val="0"/>
        </w:rPr>
      </w:r>
    </w:p>
    <w:p w:rsidR="00000000" w:rsidDel="00000000" w:rsidP="00000000" w:rsidRDefault="00000000" w:rsidRPr="00000000" w14:paraId="0000130C">
      <w:pPr>
        <w:pStyle w:val="Heading4"/>
        <w:ind w:left="0" w:right="4" w:firstLine="0"/>
        <w:rPr>
          <w:rFonts w:ascii="Arial" w:cs="Arial" w:eastAsia="Arial" w:hAnsi="Arial"/>
        </w:rPr>
      </w:pPr>
      <w:bookmarkStart w:colFirst="0" w:colLast="0" w:name="_heading=h.vjl219ghlhvi" w:id="201"/>
      <w:bookmarkEnd w:id="201"/>
      <w:r w:rsidDel="00000000" w:rsidR="00000000" w:rsidRPr="00000000">
        <w:rPr>
          <w:rFonts w:ascii="Arial" w:cs="Arial" w:eastAsia="Arial" w:hAnsi="Arial"/>
          <w:rtl w:val="0"/>
        </w:rPr>
        <w:t xml:space="preserve">3.1.25.6 Random</w:t>
      </w:r>
    </w:p>
    <w:p w:rsidR="00000000" w:rsidDel="00000000" w:rsidP="00000000" w:rsidRDefault="00000000" w:rsidRPr="00000000" w14:paraId="0000130D">
      <w:pPr>
        <w:spacing w:after="0" w:before="0" w:lineRule="auto"/>
        <w:ind w:left="0" w:firstLine="0"/>
        <w:rPr>
          <w:rFonts w:ascii="Arial" w:cs="Arial" w:eastAsia="Arial" w:hAnsi="Arial"/>
          <w:color w:val="222222"/>
        </w:rPr>
      </w:pPr>
      <w:r w:rsidDel="00000000" w:rsidR="00000000" w:rsidRPr="00000000">
        <w:rPr>
          <w:rFonts w:ascii="Arial" w:cs="Arial" w:eastAsia="Arial" w:hAnsi="Arial"/>
          <w:b w:val="1"/>
          <w:color w:val="222222"/>
          <w:u w:val="single"/>
          <w:rtl w:val="0"/>
        </w:rPr>
        <w:t xml:space="preserve">Located at Byte 13 - 16</w:t>
      </w:r>
      <w:r w:rsidDel="00000000" w:rsidR="00000000" w:rsidRPr="00000000">
        <w:rPr>
          <w:rFonts w:ascii="Arial" w:cs="Arial" w:eastAsia="Arial" w:hAnsi="Arial"/>
          <w:color w:val="222222"/>
          <w:rtl w:val="0"/>
        </w:rPr>
        <w:t xml:space="preserve"> , the “</w:t>
      </w:r>
      <w:r w:rsidDel="00000000" w:rsidR="00000000" w:rsidRPr="00000000">
        <w:rPr>
          <w:rFonts w:ascii="Arial" w:cs="Arial" w:eastAsia="Arial" w:hAnsi="Arial"/>
          <w:b w:val="1"/>
          <w:color w:val="222222"/>
          <w:rtl w:val="0"/>
        </w:rPr>
        <w:t xml:space="preserve">Random</w:t>
      </w:r>
      <w:r w:rsidDel="00000000" w:rsidR="00000000" w:rsidRPr="00000000">
        <w:rPr>
          <w:rFonts w:ascii="Arial" w:cs="Arial" w:eastAsia="Arial" w:hAnsi="Arial"/>
          <w:color w:val="222222"/>
          <w:rtl w:val="0"/>
        </w:rPr>
        <w:t xml:space="preserve">” field (4 bytes) should contain a random number (not guessable) generated at the PROTECTION packet creation .</w:t>
      </w:r>
    </w:p>
    <w:p w:rsidR="00000000" w:rsidDel="00000000" w:rsidP="00000000" w:rsidRDefault="00000000" w:rsidRPr="00000000" w14:paraId="0000130E">
      <w:pPr>
        <w:spacing w:after="149" w:before="0" w:line="248.00000000000006" w:lineRule="auto"/>
        <w:ind w:right="4"/>
        <w:jc w:val="both"/>
        <w:rPr>
          <w:rFonts w:ascii="Roboto" w:cs="Roboto" w:eastAsia="Roboto" w:hAnsi="Roboto"/>
          <w:color w:val="222222"/>
          <w:sz w:val="24"/>
          <w:szCs w:val="24"/>
        </w:rPr>
      </w:pPr>
      <w:r w:rsidDel="00000000" w:rsidR="00000000" w:rsidRPr="00000000">
        <w:rPr>
          <w:rtl w:val="0"/>
        </w:rPr>
      </w:r>
    </w:p>
    <w:p w:rsidR="00000000" w:rsidDel="00000000" w:rsidP="00000000" w:rsidRDefault="00000000" w:rsidRPr="00000000" w14:paraId="0000130F">
      <w:pPr>
        <w:numPr>
          <w:ilvl w:val="0"/>
          <w:numId w:val="45"/>
        </w:numPr>
        <w:spacing w:after="240" w:before="240" w:line="248.00000000000006" w:lineRule="auto"/>
        <w:ind w:left="720" w:hanging="360"/>
        <w:rPr>
          <w:rFonts w:ascii="Arial" w:cs="Arial" w:eastAsia="Arial" w:hAnsi="Arial"/>
          <w:b w:val="1"/>
          <w:shd w:fill="fff2cc" w:val="clear"/>
        </w:rPr>
      </w:pPr>
      <w:r w:rsidDel="00000000" w:rsidR="00000000" w:rsidRPr="00000000">
        <w:rPr>
          <w:rFonts w:ascii="Arial" w:cs="Arial" w:eastAsia="Arial" w:hAnsi="Arial"/>
          <w:b w:val="1"/>
          <w:u w:val="single"/>
          <w:shd w:fill="fff2cc" w:val="clear"/>
          <w:rtl w:val="0"/>
        </w:rPr>
        <w:t xml:space="preserve">Informative comment</w:t>
      </w:r>
      <w:r w:rsidDel="00000000" w:rsidR="00000000" w:rsidRPr="00000000">
        <w:rPr>
          <w:rtl w:val="0"/>
        </w:rPr>
      </w:r>
    </w:p>
    <w:p w:rsidR="00000000" w:rsidDel="00000000" w:rsidP="00000000" w:rsidRDefault="00000000" w:rsidRPr="00000000" w14:paraId="00001310">
      <w:pPr>
        <w:spacing w:after="0" w:before="0" w:lineRule="auto"/>
        <w:ind w:left="720" w:firstLine="0"/>
        <w:rPr>
          <w:rFonts w:ascii="Arial" w:cs="Arial" w:eastAsia="Arial" w:hAnsi="Arial"/>
          <w:b w:val="1"/>
          <w:u w:val="single"/>
          <w:shd w:fill="fff2cc" w:val="clear"/>
        </w:rPr>
      </w:pPr>
      <w:r w:rsidDel="00000000" w:rsidR="00000000" w:rsidRPr="00000000">
        <w:rPr>
          <w:rFonts w:ascii="Arial" w:cs="Arial" w:eastAsia="Arial" w:hAnsi="Arial"/>
          <w:i w:val="1"/>
          <w:color w:val="222222"/>
          <w:shd w:fill="fff2cc" w:val="clear"/>
          <w:rtl w:val="0"/>
        </w:rPr>
        <w:t xml:space="preserve">In case of CCM, in the worst case scenario where the “Crypto Material” and the “Monotonic Counter” optional fields are not present,  the recommended nonce on 13 bytes will be calculated as SHA256 truncated to 104 bits of the sequence Byte 1 to Byte 16 (all packet fields until Protected MQTT-SN Packet). So considering the same Sender Id, the same nonce can be generated with a probability of 1/2^32=2.33x10</w:t>
      </w:r>
      <w:r w:rsidDel="00000000" w:rsidR="00000000" w:rsidRPr="00000000">
        <w:rPr>
          <w:rFonts w:ascii="Arial" w:cs="Arial" w:eastAsia="Arial" w:hAnsi="Arial"/>
          <w:i w:val="1"/>
          <w:color w:val="222222"/>
          <w:shd w:fill="fff2cc" w:val="clear"/>
          <w:vertAlign w:val="superscript"/>
          <w:rtl w:val="0"/>
        </w:rPr>
        <w:t xml:space="preserve">-10</w:t>
      </w:r>
      <w:r w:rsidDel="00000000" w:rsidR="00000000" w:rsidRPr="00000000">
        <w:rPr>
          <w:rFonts w:ascii="Arial" w:cs="Arial" w:eastAsia="Arial" w:hAnsi="Arial"/>
          <w:i w:val="1"/>
          <w:color w:val="222222"/>
          <w:shd w:fill="fff2cc" w:val="clear"/>
          <w:rtl w:val="0"/>
        </w:rPr>
        <w:t xml:space="preserve">. With a shorter Random field of 2 bytes, the same nonce would be calculated with a probability of only 1/2^16=1.53x10</w:t>
      </w:r>
      <w:r w:rsidDel="00000000" w:rsidR="00000000" w:rsidRPr="00000000">
        <w:rPr>
          <w:rFonts w:ascii="Arial" w:cs="Arial" w:eastAsia="Arial" w:hAnsi="Arial"/>
          <w:i w:val="1"/>
          <w:color w:val="222222"/>
          <w:shd w:fill="fff2cc" w:val="clear"/>
          <w:vertAlign w:val="superscript"/>
          <w:rtl w:val="0"/>
        </w:rPr>
        <w:t xml:space="preserve">-5</w:t>
      </w:r>
      <w:r w:rsidDel="00000000" w:rsidR="00000000" w:rsidRPr="00000000">
        <w:rPr>
          <w:rFonts w:ascii="Arial" w:cs="Arial" w:eastAsia="Arial" w:hAnsi="Arial"/>
          <w:i w:val="1"/>
          <w:color w:val="222222"/>
          <w:shd w:fill="fff2cc" w:val="clear"/>
          <w:rtl w:val="0"/>
        </w:rPr>
        <w:t xml:space="preserve">. As CCM is a derivation of CTR (see </w:t>
      </w:r>
      <w:hyperlink r:id="rId71">
        <w:r w:rsidDel="00000000" w:rsidR="00000000" w:rsidRPr="00000000">
          <w:rPr>
            <w:rFonts w:ascii="Arial" w:cs="Arial" w:eastAsia="Arial" w:hAnsi="Arial"/>
            <w:i w:val="1"/>
            <w:color w:val="1155cc"/>
            <w:u w:val="single"/>
            <w:shd w:fill="fff2cc" w:val="clear"/>
            <w:rtl w:val="0"/>
          </w:rPr>
          <w:t xml:space="preserve">https://en.wikipedia.org/wiki/CCM_mode</w:t>
        </w:r>
      </w:hyperlink>
      <w:r w:rsidDel="00000000" w:rsidR="00000000" w:rsidRPr="00000000">
        <w:rPr>
          <w:rFonts w:ascii="Arial" w:cs="Arial" w:eastAsia="Arial" w:hAnsi="Arial"/>
          <w:i w:val="1"/>
          <w:color w:val="222222"/>
          <w:shd w:fill="fff2cc" w:val="clear"/>
          <w:rtl w:val="0"/>
        </w:rPr>
        <w:t xml:space="preserve">), the nonce should never be reused for the same key so the probability to generate two identical nonces should be kept as low as possible. Same for GCM and ChaCha20/Poly1305, the security depends on choosing a unique IV of 12 bytes for every encryption performed with the same key (</w:t>
      </w:r>
      <w:hyperlink r:id="rId72">
        <w:r w:rsidDel="00000000" w:rsidR="00000000" w:rsidRPr="00000000">
          <w:rPr>
            <w:rFonts w:ascii="Arial" w:cs="Arial" w:eastAsia="Arial" w:hAnsi="Arial"/>
            <w:i w:val="1"/>
            <w:color w:val="1155cc"/>
            <w:u w:val="single"/>
            <w:shd w:fill="fff2cc" w:val="clear"/>
            <w:rtl w:val="0"/>
          </w:rPr>
          <w:t xml:space="preserve">https://en.wikipedia.org/wiki/Galois/Counter_Mode</w:t>
        </w:r>
      </w:hyperlink>
      <w:r w:rsidDel="00000000" w:rsidR="00000000" w:rsidRPr="00000000">
        <w:rPr>
          <w:rFonts w:ascii="Arial" w:cs="Arial" w:eastAsia="Arial" w:hAnsi="Arial"/>
          <w:i w:val="1"/>
          <w:color w:val="222222"/>
          <w:shd w:fill="fff2cc" w:val="clear"/>
          <w:rtl w:val="0"/>
        </w:rPr>
        <w:t xml:space="preserve">).</w:t>
      </w:r>
      <w:r w:rsidDel="00000000" w:rsidR="00000000" w:rsidRPr="00000000">
        <w:rPr>
          <w:rtl w:val="0"/>
        </w:rPr>
      </w:r>
    </w:p>
    <w:p w:rsidR="00000000" w:rsidDel="00000000" w:rsidP="00000000" w:rsidRDefault="00000000" w:rsidRPr="00000000" w14:paraId="00001311">
      <w:pPr>
        <w:pStyle w:val="Heading4"/>
        <w:ind w:left="0" w:right="4" w:firstLine="0"/>
        <w:rPr>
          <w:rFonts w:ascii="Arial" w:cs="Arial" w:eastAsia="Arial" w:hAnsi="Arial"/>
        </w:rPr>
      </w:pPr>
      <w:bookmarkStart w:colFirst="0" w:colLast="0" w:name="_heading=h.q30yx1mc4rc1" w:id="202"/>
      <w:bookmarkEnd w:id="202"/>
      <w:r w:rsidDel="00000000" w:rsidR="00000000" w:rsidRPr="00000000">
        <w:rPr>
          <w:rFonts w:ascii="Arial" w:cs="Arial" w:eastAsia="Arial" w:hAnsi="Arial"/>
          <w:rtl w:val="0"/>
        </w:rPr>
        <w:t xml:space="preserve">3.1.25.7 Crypto Material</w:t>
      </w:r>
    </w:p>
    <w:p w:rsidR="00000000" w:rsidDel="00000000" w:rsidP="00000000" w:rsidRDefault="00000000" w:rsidRPr="00000000" w14:paraId="00001312">
      <w:pPr>
        <w:spacing w:after="0" w:before="0" w:lineRule="auto"/>
        <w:ind w:left="0" w:firstLine="0"/>
        <w:rPr>
          <w:rFonts w:ascii="Arial" w:cs="Arial" w:eastAsia="Arial" w:hAnsi="Arial"/>
          <w:color w:val="222222"/>
          <w:highlight w:val="white"/>
        </w:rPr>
      </w:pPr>
      <w:r w:rsidDel="00000000" w:rsidR="00000000" w:rsidRPr="00000000">
        <w:rPr>
          <w:rtl w:val="0"/>
        </w:rPr>
        <w:t xml:space="preserve">Located at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222222"/>
          <w:rtl w:val="0"/>
        </w:rPr>
        <w:t xml:space="preserve">Byte (17 - P), the optional field “</w:t>
      </w:r>
      <w:r w:rsidDel="00000000" w:rsidR="00000000" w:rsidRPr="00000000">
        <w:rPr>
          <w:rFonts w:ascii="Arial" w:cs="Arial" w:eastAsia="Arial" w:hAnsi="Arial"/>
          <w:b w:val="1"/>
          <w:color w:val="222222"/>
          <w:rtl w:val="0"/>
        </w:rPr>
        <w:t xml:space="preserve">Crypto Material</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4 or 12 bytes of crypto material that when defined it can be used to derive, from a shared master secret, the same keys on the two endpoints and/or, when filled partially or totally with a random value, to further reduce the probability of IV/nonce reuse for CCM or GCM or ChaCha20/Poly1305. For instance when the Crypto material length is set to 0x03, the Crypto Material field can be partially filled with a random value of 9 bytes (the remaining 3 bytes can be set to 0 if not used) in order to reach the 13 bytes used only once recommended for the nonce used by CCM or it can be partially filled with a random value of 8 bytes in order to reach the 12 bytes used only once recommended for the IV/nonce used by GCM or ChaCha20/Poly1305 .</w:t>
      </w:r>
    </w:p>
    <w:p w:rsidR="00000000" w:rsidDel="00000000" w:rsidP="00000000" w:rsidRDefault="00000000" w:rsidRPr="00000000" w14:paraId="00001313">
      <w:pPr>
        <w:pStyle w:val="Heading4"/>
        <w:ind w:left="0" w:right="4" w:firstLine="0"/>
        <w:rPr>
          <w:rFonts w:ascii="Roboto" w:cs="Roboto" w:eastAsia="Roboto" w:hAnsi="Roboto"/>
          <w:color w:val="222222"/>
          <w:sz w:val="24"/>
          <w:szCs w:val="24"/>
          <w:highlight w:val="white"/>
        </w:rPr>
      </w:pPr>
      <w:bookmarkStart w:colFirst="0" w:colLast="0" w:name="_heading=h.3y6o9vhqakro" w:id="203"/>
      <w:bookmarkEnd w:id="203"/>
      <w:r w:rsidDel="00000000" w:rsidR="00000000" w:rsidRPr="00000000">
        <w:rPr>
          <w:rFonts w:ascii="Arial" w:cs="Arial" w:eastAsia="Arial" w:hAnsi="Arial"/>
          <w:rtl w:val="0"/>
        </w:rPr>
        <w:t xml:space="preserve">3.1.25.8 Monotonic Counter</w:t>
      </w:r>
      <w:r w:rsidDel="00000000" w:rsidR="00000000" w:rsidRPr="00000000">
        <w:rPr>
          <w:rtl w:val="0"/>
        </w:rPr>
      </w:r>
    </w:p>
    <w:p w:rsidR="00000000" w:rsidDel="00000000" w:rsidP="00000000" w:rsidRDefault="00000000" w:rsidRPr="00000000" w14:paraId="00001314">
      <w:pPr>
        <w:spacing w:after="0" w:before="0" w:lineRule="auto"/>
        <w:ind w:left="0" w:firstLine="0"/>
        <w:rPr>
          <w:rFonts w:ascii="Arial" w:cs="Arial" w:eastAsia="Arial" w:hAnsi="Arial"/>
          <w:color w:val="222222"/>
          <w:highlight w:val="white"/>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Byte (Q - R), the optional field “</w:t>
      </w:r>
      <w:r w:rsidDel="00000000" w:rsidR="00000000" w:rsidRPr="00000000">
        <w:rPr>
          <w:rFonts w:ascii="Arial" w:cs="Arial" w:eastAsia="Arial" w:hAnsi="Arial"/>
          <w:b w:val="1"/>
          <w:color w:val="222222"/>
          <w:rtl w:val="0"/>
        </w:rPr>
        <w:t xml:space="preserve">Monotonic Counter</w:t>
      </w:r>
      <w:r w:rsidDel="00000000" w:rsidR="00000000" w:rsidRPr="00000000">
        <w:rPr>
          <w:rFonts w:ascii="Arial" w:cs="Arial" w:eastAsia="Arial" w:hAnsi="Arial"/>
          <w:color w:val="222222"/>
          <w:rtl w:val="0"/>
        </w:rPr>
        <w:t xml:space="preserve">” contains </w:t>
      </w:r>
      <w:r w:rsidDel="00000000" w:rsidR="00000000" w:rsidRPr="00000000">
        <w:rPr>
          <w:rFonts w:ascii="Arial" w:cs="Arial" w:eastAsia="Arial" w:hAnsi="Arial"/>
          <w:color w:val="222222"/>
          <w:highlight w:val="white"/>
          <w:rtl w:val="0"/>
        </w:rPr>
        <w:t xml:space="preserve">0, 2 or 4 byte number that when defined, is increased by the Client or GW for every packet sent. The counters should be considered independent of session or destination. E.g. The UE will keep a counter independently from the GW.</w:t>
      </w:r>
    </w:p>
    <w:p w:rsidR="00000000" w:rsidDel="00000000" w:rsidP="00000000" w:rsidRDefault="00000000" w:rsidRPr="00000000" w14:paraId="00001315">
      <w:pPr>
        <w:pStyle w:val="Heading4"/>
        <w:ind w:left="0" w:right="4" w:firstLine="0"/>
        <w:rPr>
          <w:rFonts w:ascii="Arial" w:cs="Arial" w:eastAsia="Arial" w:hAnsi="Arial"/>
          <w:color w:val="222222"/>
          <w:sz w:val="22"/>
          <w:szCs w:val="22"/>
          <w:highlight w:val="white"/>
        </w:rPr>
      </w:pPr>
      <w:bookmarkStart w:colFirst="0" w:colLast="0" w:name="_heading=h.dovnwl46a7is" w:id="204"/>
      <w:bookmarkEnd w:id="204"/>
      <w:r w:rsidDel="00000000" w:rsidR="00000000" w:rsidRPr="00000000">
        <w:rPr>
          <w:rFonts w:ascii="Arial" w:cs="Arial" w:eastAsia="Arial" w:hAnsi="Arial"/>
          <w:rtl w:val="0"/>
        </w:rPr>
        <w:t xml:space="preserve">3.1.25.9 Protected MQTT-SN Packet</w:t>
      </w:r>
      <w:r w:rsidDel="00000000" w:rsidR="00000000" w:rsidRPr="00000000">
        <w:rPr>
          <w:rtl w:val="0"/>
        </w:rPr>
      </w:r>
    </w:p>
    <w:p w:rsidR="00000000" w:rsidDel="00000000" w:rsidP="00000000" w:rsidRDefault="00000000" w:rsidRPr="00000000" w14:paraId="00001316">
      <w:pPr>
        <w:spacing w:after="0" w:before="0" w:lineRule="auto"/>
        <w:ind w:left="0" w:firstLine="0"/>
        <w:rPr>
          <w:rFonts w:ascii="Arial" w:cs="Arial" w:eastAsia="Arial" w:hAnsi="Arial"/>
          <w:color w:val="222222"/>
        </w:rPr>
      </w:pPr>
      <w:r w:rsidDel="00000000" w:rsidR="00000000" w:rsidRPr="00000000">
        <w:rPr>
          <w:rFonts w:ascii="Arial" w:cs="Arial" w:eastAsia="Arial" w:hAnsi="Arial"/>
          <w:rtl w:val="0"/>
        </w:rPr>
        <w:t xml:space="preserve">Located at </w:t>
      </w:r>
      <w:r w:rsidDel="00000000" w:rsidR="00000000" w:rsidRPr="00000000">
        <w:rPr>
          <w:rFonts w:ascii="Arial" w:cs="Arial" w:eastAsia="Arial" w:hAnsi="Arial"/>
          <w:color w:val="222222"/>
          <w:rtl w:val="0"/>
        </w:rPr>
        <w:t xml:space="preserve">Byte (S - T), the field  “</w:t>
      </w:r>
      <w:r w:rsidDel="00000000" w:rsidR="00000000" w:rsidRPr="00000000">
        <w:rPr>
          <w:rFonts w:ascii="Arial" w:cs="Arial" w:eastAsia="Arial" w:hAnsi="Arial"/>
          <w:b w:val="1"/>
          <w:color w:val="222222"/>
          <w:rtl w:val="0"/>
        </w:rPr>
        <w:t xml:space="preserve">Protected MQTT-SN Packet</w:t>
      </w:r>
      <w:r w:rsidDel="00000000" w:rsidR="00000000" w:rsidRPr="00000000">
        <w:rPr>
          <w:rFonts w:ascii="Arial" w:cs="Arial" w:eastAsia="Arial" w:hAnsi="Arial"/>
          <w:color w:val="222222"/>
          <w:rtl w:val="0"/>
        </w:rPr>
        <w:t xml:space="preserve">” contains the MQTT-SN packet that is being secured, encoded as per its packet type.</w:t>
      </w:r>
    </w:p>
    <w:p w:rsidR="00000000" w:rsidDel="00000000" w:rsidP="00000000" w:rsidRDefault="00000000" w:rsidRPr="00000000" w14:paraId="00001317">
      <w:pPr>
        <w:spacing w:after="0" w:before="0" w:lineRule="auto"/>
        <w:ind w:left="0" w:firstLine="0"/>
        <w:rPr>
          <w:rFonts w:ascii="Arial" w:cs="Arial" w:eastAsia="Arial" w:hAnsi="Arial"/>
          <w:color w:val="222222"/>
        </w:rPr>
      </w:pPr>
      <w:r w:rsidDel="00000000" w:rsidR="00000000" w:rsidRPr="00000000">
        <w:rPr>
          <w:rFonts w:ascii="Arial" w:cs="Arial" w:eastAsia="Arial" w:hAnsi="Arial"/>
          <w:color w:val="222222"/>
          <w:rtl w:val="0"/>
        </w:rPr>
        <w:t xml:space="preserve">The “Protected MQTT-SN Packet” should not be a “Forwarder-Encapsulation packet” as the shared key used directly or after derivation for the protection must belong to the originator of the content and not to a Forwarder that, in general, is not able to securely identify the originator.</w:t>
      </w:r>
    </w:p>
    <w:p w:rsidR="00000000" w:rsidDel="00000000" w:rsidP="00000000" w:rsidRDefault="00000000" w:rsidRPr="00000000" w14:paraId="00001318">
      <w:pPr>
        <w:pStyle w:val="Heading4"/>
        <w:ind w:left="0" w:right="4" w:firstLine="0"/>
        <w:rPr>
          <w:rFonts w:ascii="Arial" w:cs="Arial" w:eastAsia="Arial" w:hAnsi="Arial"/>
        </w:rPr>
      </w:pPr>
      <w:bookmarkStart w:colFirst="0" w:colLast="0" w:name="_heading=h.j75p96o6vesm" w:id="205"/>
      <w:bookmarkEnd w:id="205"/>
      <w:r w:rsidDel="00000000" w:rsidR="00000000" w:rsidRPr="00000000">
        <w:rPr>
          <w:rFonts w:ascii="Arial" w:cs="Arial" w:eastAsia="Arial" w:hAnsi="Arial"/>
          <w:rtl w:val="0"/>
        </w:rPr>
        <w:t xml:space="preserve">3.1.25.10 Authentication Tag</w:t>
      </w:r>
    </w:p>
    <w:p w:rsidR="00000000" w:rsidDel="00000000" w:rsidP="00000000" w:rsidRDefault="00000000" w:rsidRPr="00000000" w14:paraId="00001319">
      <w:pPr>
        <w:ind w:left="0" w:firstLine="0"/>
        <w:rPr>
          <w:rFonts w:ascii="Roboto" w:cs="Roboto" w:eastAsia="Roboto" w:hAnsi="Roboto"/>
          <w:color w:val="222222"/>
          <w:sz w:val="24"/>
          <w:szCs w:val="24"/>
        </w:rPr>
      </w:pPr>
      <w:r w:rsidDel="00000000" w:rsidR="00000000" w:rsidRPr="00000000">
        <w:rPr>
          <w:rFonts w:ascii="Arial" w:cs="Arial" w:eastAsia="Arial" w:hAnsi="Arial"/>
          <w:rtl w:val="0"/>
        </w:rPr>
        <w:t xml:space="preserve">Located at Byte (U - N), the field</w:t>
      </w:r>
      <w:r w:rsidDel="00000000" w:rsidR="00000000" w:rsidRPr="00000000">
        <w:rPr>
          <w:rFonts w:ascii="Arial" w:cs="Arial" w:eastAsia="Arial" w:hAnsi="Arial"/>
          <w:color w:val="222222"/>
          <w:rtl w:val="0"/>
        </w:rPr>
        <w:t xml:space="preserve"> “</w:t>
      </w:r>
      <w:r w:rsidDel="00000000" w:rsidR="00000000" w:rsidRPr="00000000">
        <w:rPr>
          <w:rFonts w:ascii="Arial" w:cs="Arial" w:eastAsia="Arial" w:hAnsi="Arial"/>
          <w:b w:val="1"/>
          <w:color w:val="222222"/>
          <w:rtl w:val="0"/>
        </w:rPr>
        <w:t xml:space="preserve">Authentication tag</w:t>
      </w:r>
      <w:r w:rsidDel="00000000" w:rsidR="00000000" w:rsidRPr="00000000">
        <w:rPr>
          <w:rFonts w:ascii="Arial" w:cs="Arial" w:eastAsia="Arial" w:hAnsi="Arial"/>
          <w:color w:val="222222"/>
          <w:rtl w:val="0"/>
        </w:rPr>
        <w:t xml:space="preserve">” field has a length depending on the “Authentication tag length” flag and it is calculated, on the basis of the “Protection scheme” selected in Byte 4, on ALL the preceding fields.</w:t>
      </w:r>
      <w:r w:rsidDel="00000000" w:rsidR="00000000" w:rsidRPr="00000000">
        <w:rPr>
          <w:rtl w:val="0"/>
        </w:rPr>
      </w:r>
    </w:p>
    <w:p w:rsidR="00000000" w:rsidDel="00000000" w:rsidP="00000000" w:rsidRDefault="00000000" w:rsidRPr="00000000" w14:paraId="0000131A">
      <w:pPr>
        <w:pStyle w:val="Heading1"/>
        <w:ind w:left="0" w:firstLine="0"/>
        <w:rPr>
          <w:rFonts w:ascii="Arial" w:cs="Arial" w:eastAsia="Arial" w:hAnsi="Arial"/>
        </w:rPr>
      </w:pPr>
      <w:bookmarkStart w:colFirst="0" w:colLast="0" w:name="_heading=h.2qk79lc" w:id="206"/>
      <w:bookmarkEnd w:id="206"/>
      <w:r w:rsidDel="00000000" w:rsidR="00000000" w:rsidRPr="00000000">
        <w:rPr>
          <w:rFonts w:ascii="Arial" w:cs="Arial" w:eastAsia="Arial" w:hAnsi="Arial"/>
          <w:rtl w:val="0"/>
        </w:rPr>
        <w:t xml:space="preserve">4 Operational behavior</w:t>
      </w:r>
    </w:p>
    <w:p w:rsidR="00000000" w:rsidDel="00000000" w:rsidP="00000000" w:rsidRDefault="00000000" w:rsidRPr="00000000" w14:paraId="0000131B">
      <w:pPr>
        <w:ind w:left="-5" w:right="4" w:firstLine="0"/>
        <w:rPr>
          <w:rFonts w:ascii="Arial" w:cs="Arial" w:eastAsia="Arial" w:hAnsi="Arial"/>
        </w:rPr>
      </w:pPr>
      <w:r w:rsidDel="00000000" w:rsidR="00000000" w:rsidRPr="00000000">
        <w:rPr>
          <w:rFonts w:ascii="Arial" w:cs="Arial" w:eastAsia="Arial" w:hAnsi="Arial"/>
          <w:rtl w:val="0"/>
        </w:rPr>
        <w:t xml:space="preserve">An important design point of MQTT-SN is to be as close as possible to MQTT. Therefore, all protocol semantics should remain, as far as possible, the same as those defined by MQTT.</w:t>
      </w:r>
    </w:p>
    <w:p w:rsidR="00000000" w:rsidDel="00000000" w:rsidP="00000000" w:rsidRDefault="00000000" w:rsidRPr="00000000" w14:paraId="0000131C">
      <w:pPr>
        <w:pStyle w:val="Heading2"/>
        <w:keepLines w:val="1"/>
        <w:spacing w:after="64" w:before="0" w:line="259" w:lineRule="auto"/>
        <w:ind w:left="0" w:firstLine="0"/>
        <w:rPr>
          <w:rFonts w:ascii="Arial" w:cs="Arial" w:eastAsia="Arial" w:hAnsi="Arial"/>
        </w:rPr>
      </w:pPr>
      <w:bookmarkStart w:colFirst="0" w:colLast="0" w:name="_heading=h.21od6so" w:id="207"/>
      <w:bookmarkEnd w:id="207"/>
      <w:r w:rsidDel="00000000" w:rsidR="00000000" w:rsidRPr="00000000">
        <w:rPr>
          <w:rFonts w:ascii="Arial" w:cs="Arial" w:eastAsia="Arial" w:hAnsi="Arial"/>
          <w:rtl w:val="0"/>
        </w:rPr>
        <w:t xml:space="preserve">4.1 </w:t>
      </w:r>
      <w:sdt>
        <w:sdtPr>
          <w:tag w:val="goog_rdk_75"/>
        </w:sdtPr>
        <w:sdtContent>
          <w:commentRangeStart w:id="67"/>
        </w:sdtContent>
      </w:sdt>
      <w:r w:rsidDel="00000000" w:rsidR="00000000" w:rsidRPr="00000000">
        <w:rPr>
          <w:rFonts w:ascii="Arial" w:cs="Arial" w:eastAsia="Arial" w:hAnsi="Arial"/>
          <w:rtl w:val="0"/>
        </w:rPr>
        <w:t xml:space="preserve">Session state</w:t>
      </w:r>
      <w:commentRangeEnd w:id="67"/>
      <w:r w:rsidDel="00000000" w:rsidR="00000000" w:rsidRPr="00000000">
        <w:commentReference w:id="67"/>
      </w:r>
      <w:r w:rsidDel="00000000" w:rsidR="00000000" w:rsidRPr="00000000">
        <w:rPr>
          <w:rtl w:val="0"/>
        </w:rPr>
      </w:r>
    </w:p>
    <w:p w:rsidR="00000000" w:rsidDel="00000000" w:rsidP="00000000" w:rsidRDefault="00000000" w:rsidRPr="00000000" w14:paraId="0000131D">
      <w:pPr>
        <w:spacing w:after="240" w:before="0" w:lineRule="auto"/>
        <w:ind w:left="0" w:right="0" w:firstLine="0"/>
        <w:rPr/>
      </w:pPr>
      <w:r w:rsidDel="00000000" w:rsidR="00000000" w:rsidRPr="00000000">
        <w:rPr>
          <w:rtl w:val="0"/>
        </w:rPr>
        <w:t xml:space="preserve">In order to implement QoS 1 and QoS 2 protocol flows the Client and Server need to associate state with the Client Identifier, this is referred to as the Session State. The Server also stores the subscriptions as part of the Session State.</w:t>
      </w:r>
    </w:p>
    <w:p w:rsidR="00000000" w:rsidDel="00000000" w:rsidP="00000000" w:rsidRDefault="00000000" w:rsidRPr="00000000" w14:paraId="0000131E">
      <w:pPr>
        <w:spacing w:after="240" w:before="240" w:lineRule="auto"/>
        <w:ind w:left="0" w:right="0" w:firstLine="0"/>
        <w:rPr/>
      </w:pPr>
      <w:r w:rsidDel="00000000" w:rsidR="00000000" w:rsidRPr="00000000">
        <w:rPr>
          <w:rtl w:val="0"/>
        </w:rPr>
        <w:t xml:space="preserve">The session can continue across a sequence of Virtual Connections. It lasts as long as the latest Virtual Connection plus the Session Expiry Interval.</w:t>
      </w:r>
    </w:p>
    <w:p w:rsidR="00000000" w:rsidDel="00000000" w:rsidP="00000000" w:rsidRDefault="00000000" w:rsidRPr="00000000" w14:paraId="0000131F">
      <w:pPr>
        <w:spacing w:after="240" w:before="240" w:lineRule="auto"/>
        <w:ind w:left="0" w:right="0" w:firstLine="0"/>
        <w:rPr/>
      </w:pPr>
      <w:r w:rsidDel="00000000" w:rsidR="00000000" w:rsidRPr="00000000">
        <w:rPr>
          <w:rtl w:val="0"/>
        </w:rPr>
        <w:t xml:space="preserve">The Session State in the Client consists of:</w:t>
      </w:r>
    </w:p>
    <w:p w:rsidR="00000000" w:rsidDel="00000000" w:rsidP="00000000" w:rsidRDefault="00000000" w:rsidRPr="00000000" w14:paraId="00001320">
      <w:pPr>
        <w:numPr>
          <w:ilvl w:val="0"/>
          <w:numId w:val="46"/>
        </w:numPr>
        <w:spacing w:after="0" w:afterAutospacing="0" w:before="240" w:lineRule="auto"/>
        <w:ind w:left="720" w:right="0" w:hanging="360"/>
        <w:rPr>
          <w:u w:val="none"/>
        </w:rPr>
      </w:pPr>
      <w:r w:rsidDel="00000000" w:rsidR="00000000" w:rsidRPr="00000000">
        <w:rPr>
          <w:rtl w:val="0"/>
        </w:rPr>
        <w:t xml:space="preserve">QoS 1 and QoS 2 messages which have been sent to the Server, but have not been completely acknowledged.</w:t>
      </w:r>
    </w:p>
    <w:p w:rsidR="00000000" w:rsidDel="00000000" w:rsidP="00000000" w:rsidRDefault="00000000" w:rsidRPr="00000000" w14:paraId="00001321">
      <w:pPr>
        <w:numPr>
          <w:ilvl w:val="0"/>
          <w:numId w:val="46"/>
        </w:numPr>
        <w:spacing w:after="240" w:before="0" w:beforeAutospacing="0" w:lineRule="auto"/>
        <w:ind w:left="720" w:right="0" w:hanging="360"/>
        <w:rPr>
          <w:u w:val="none"/>
        </w:rPr>
      </w:pPr>
      <w:r w:rsidDel="00000000" w:rsidR="00000000" w:rsidRPr="00000000">
        <w:rPr>
          <w:rtl w:val="0"/>
        </w:rPr>
        <w:t xml:space="preserve">QoS 2 </w:t>
      </w:r>
      <w:sdt>
        <w:sdtPr>
          <w:tag w:val="goog_rdk_76"/>
        </w:sdtPr>
        <w:sdtContent>
          <w:commentRangeStart w:id="68"/>
        </w:sdtContent>
      </w:sdt>
      <w:r w:rsidDel="00000000" w:rsidR="00000000" w:rsidRPr="00000000">
        <w:rPr>
          <w:rtl w:val="0"/>
        </w:rPr>
        <w:t xml:space="preserve">messages </w:t>
      </w:r>
      <w:commentRangeEnd w:id="68"/>
      <w:r w:rsidDel="00000000" w:rsidR="00000000" w:rsidRPr="00000000">
        <w:commentReference w:id="68"/>
      </w:r>
      <w:r w:rsidDel="00000000" w:rsidR="00000000" w:rsidRPr="00000000">
        <w:rPr>
          <w:rtl w:val="0"/>
        </w:rPr>
        <w:t xml:space="preserve">which have been received from the Server, but have not been </w:t>
      </w:r>
      <w:r w:rsidDel="00000000" w:rsidR="00000000" w:rsidRPr="00000000">
        <w:rPr>
          <w:rtl w:val="0"/>
        </w:rPr>
        <w:t xml:space="preserve">completely </w:t>
      </w:r>
      <w:r w:rsidDel="00000000" w:rsidR="00000000" w:rsidRPr="00000000">
        <w:rPr>
          <w:rtl w:val="0"/>
        </w:rPr>
        <w:t xml:space="preserve">acknowledged.</w:t>
      </w:r>
    </w:p>
    <w:p w:rsidR="00000000" w:rsidDel="00000000" w:rsidP="00000000" w:rsidRDefault="00000000" w:rsidRPr="00000000" w14:paraId="00001322">
      <w:pPr>
        <w:spacing w:after="240" w:before="240" w:lineRule="auto"/>
        <w:ind w:left="0" w:right="0" w:firstLine="0"/>
        <w:rPr/>
      </w:pPr>
      <w:r w:rsidDel="00000000" w:rsidR="00000000" w:rsidRPr="00000000">
        <w:rPr>
          <w:rtl w:val="0"/>
        </w:rPr>
        <w:t xml:space="preserve">The Session State in the Server consists of:</w:t>
      </w:r>
    </w:p>
    <w:p w:rsidR="00000000" w:rsidDel="00000000" w:rsidP="00000000" w:rsidRDefault="00000000" w:rsidRPr="00000000" w14:paraId="00001323">
      <w:pPr>
        <w:numPr>
          <w:ilvl w:val="0"/>
          <w:numId w:val="42"/>
        </w:numPr>
        <w:spacing w:after="0" w:afterAutospacing="0" w:before="240" w:lineRule="auto"/>
        <w:ind w:left="720" w:right="0" w:hanging="360"/>
        <w:rPr>
          <w:u w:val="none"/>
        </w:rPr>
      </w:pPr>
      <w:r w:rsidDel="00000000" w:rsidR="00000000" w:rsidRPr="00000000">
        <w:rPr>
          <w:rtl w:val="0"/>
        </w:rPr>
        <w:t xml:space="preserve">The existence of a Session, even if the rest of the Session State is empty.</w:t>
      </w:r>
    </w:p>
    <w:p w:rsidR="00000000" w:rsidDel="00000000" w:rsidP="00000000" w:rsidRDefault="00000000" w:rsidRPr="00000000" w14:paraId="00001324">
      <w:pPr>
        <w:numPr>
          <w:ilvl w:val="0"/>
          <w:numId w:val="42"/>
        </w:numPr>
        <w:spacing w:after="0" w:afterAutospacing="0" w:before="0" w:beforeAutospacing="0" w:lineRule="auto"/>
        <w:ind w:left="720" w:right="0" w:hanging="360"/>
        <w:rPr>
          <w:u w:val="none"/>
        </w:rPr>
      </w:pPr>
      <w:r w:rsidDel="00000000" w:rsidR="00000000" w:rsidRPr="00000000">
        <w:rPr>
          <w:rtl w:val="0"/>
        </w:rPr>
        <w:t xml:space="preserve">The Client’s subscriptions, including any Subscription Identifiers.</w:t>
      </w:r>
    </w:p>
    <w:p w:rsidR="00000000" w:rsidDel="00000000" w:rsidP="00000000" w:rsidRDefault="00000000" w:rsidRPr="00000000" w14:paraId="00001325">
      <w:pPr>
        <w:numPr>
          <w:ilvl w:val="0"/>
          <w:numId w:val="42"/>
        </w:numPr>
        <w:spacing w:after="0" w:afterAutospacing="0" w:before="0" w:beforeAutospacing="0" w:lineRule="auto"/>
        <w:ind w:left="720" w:right="0" w:hanging="360"/>
        <w:rPr>
          <w:u w:val="none"/>
        </w:rPr>
      </w:pPr>
      <w:r w:rsidDel="00000000" w:rsidR="00000000" w:rsidRPr="00000000">
        <w:rPr>
          <w:rtl w:val="0"/>
        </w:rPr>
        <w:t xml:space="preserve">QoS 1 and QoS 2 messages which have been sent to the Client, but have not been completely acknowledged.</w:t>
      </w:r>
    </w:p>
    <w:p w:rsidR="00000000" w:rsidDel="00000000" w:rsidP="00000000" w:rsidRDefault="00000000" w:rsidRPr="00000000" w14:paraId="00001326">
      <w:pPr>
        <w:numPr>
          <w:ilvl w:val="0"/>
          <w:numId w:val="42"/>
        </w:numPr>
        <w:spacing w:after="0" w:afterAutospacing="0" w:before="0" w:beforeAutospacing="0" w:lineRule="auto"/>
        <w:ind w:left="720" w:right="0" w:hanging="360"/>
        <w:rPr>
          <w:u w:val="none"/>
        </w:rPr>
      </w:pPr>
      <w:r w:rsidDel="00000000" w:rsidR="00000000" w:rsidRPr="00000000">
        <w:rPr>
          <w:rtl w:val="0"/>
        </w:rPr>
        <w:t xml:space="preserve">QoS 1 and QoS 2 messages pending transmission to the Client and OPTIONALLY QoS 0 messages pending transmission to the Client.</w:t>
      </w:r>
    </w:p>
    <w:p w:rsidR="00000000" w:rsidDel="00000000" w:rsidP="00000000" w:rsidRDefault="00000000" w:rsidRPr="00000000" w14:paraId="00001327">
      <w:pPr>
        <w:numPr>
          <w:ilvl w:val="0"/>
          <w:numId w:val="42"/>
        </w:numPr>
        <w:spacing w:after="0" w:afterAutospacing="0" w:before="0" w:beforeAutospacing="0" w:lineRule="auto"/>
        <w:ind w:left="720" w:right="0" w:hanging="360"/>
        <w:rPr>
          <w:u w:val="none"/>
        </w:rPr>
      </w:pPr>
      <w:r w:rsidDel="00000000" w:rsidR="00000000" w:rsidRPr="00000000">
        <w:rPr>
          <w:rtl w:val="0"/>
        </w:rPr>
        <w:t xml:space="preserve">QoS 2 messages which have been received from the Client, but have not been completely acknowledged.</w:t>
      </w:r>
    </w:p>
    <w:p w:rsidR="00000000" w:rsidDel="00000000" w:rsidP="00000000" w:rsidRDefault="00000000" w:rsidRPr="00000000" w14:paraId="00001328">
      <w:pPr>
        <w:numPr>
          <w:ilvl w:val="0"/>
          <w:numId w:val="42"/>
        </w:numPr>
        <w:spacing w:after="0" w:afterAutospacing="0" w:before="0" w:beforeAutospacing="0" w:lineRule="auto"/>
        <w:ind w:left="720" w:right="0" w:hanging="360"/>
        <w:rPr>
          <w:u w:val="none"/>
        </w:rPr>
      </w:pPr>
      <w:sdt>
        <w:sdtPr>
          <w:tag w:val="goog_rdk_77"/>
        </w:sdtPr>
        <w:sdtContent>
          <w:commentRangeStart w:id="69"/>
        </w:sdtContent>
      </w:sdt>
      <w:sdt>
        <w:sdtPr>
          <w:tag w:val="goog_rdk_78"/>
        </w:sdtPr>
        <w:sdtContent>
          <w:commentRangeStart w:id="70"/>
        </w:sdtContent>
      </w:sdt>
      <w:r w:rsidDel="00000000" w:rsidR="00000000" w:rsidRPr="00000000">
        <w:rPr>
          <w:rtl w:val="0"/>
        </w:rPr>
        <w:t xml:space="preserve">The Will Message</w:t>
      </w:r>
      <w:sdt>
        <w:sdtPr>
          <w:tag w:val="goog_rdk_79"/>
        </w:sdtPr>
        <w:sdtContent>
          <w:ins w:author="davide.lenzarini@u-blox.com" w:id="4" w:date="2024-03-19T17:48:32Z">
            <w:commentRangeEnd w:id="69"/>
            <w:r w:rsidDel="00000000" w:rsidR="00000000" w:rsidRPr="00000000">
              <w:commentReference w:id="69"/>
            </w:r>
            <w:commentRangeEnd w:id="70"/>
            <w:r w:rsidDel="00000000" w:rsidR="00000000" w:rsidRPr="00000000">
              <w:commentReference w:id="70"/>
            </w:r>
            <w:r w:rsidDel="00000000" w:rsidR="00000000" w:rsidRPr="00000000">
              <w:rPr>
                <w:rtl w:val="0"/>
              </w:rPr>
              <w:t xml:space="preserve"> and the Will Topic (Will data)</w:t>
            </w:r>
          </w:ins>
        </w:sdtContent>
      </w:sdt>
      <w:r w:rsidDel="00000000" w:rsidR="00000000" w:rsidRPr="00000000">
        <w:rPr>
          <w:rtl w:val="0"/>
        </w:rPr>
        <w:t xml:space="preserve">.</w:t>
      </w:r>
    </w:p>
    <w:p w:rsidR="00000000" w:rsidDel="00000000" w:rsidP="00000000" w:rsidRDefault="00000000" w:rsidRPr="00000000" w14:paraId="00001329">
      <w:pPr>
        <w:numPr>
          <w:ilvl w:val="0"/>
          <w:numId w:val="42"/>
        </w:numPr>
        <w:spacing w:after="240" w:before="0" w:beforeAutospacing="0" w:lineRule="auto"/>
        <w:ind w:left="720" w:right="0" w:hanging="360"/>
        <w:rPr>
          <w:u w:val="none"/>
        </w:rPr>
      </w:pPr>
      <w:r w:rsidDel="00000000" w:rsidR="00000000" w:rsidRPr="00000000">
        <w:rPr>
          <w:rtl w:val="0"/>
        </w:rPr>
        <w:t xml:space="preserve">If the Session is currently not connected, the time at which the Session will end and Session State will be discarded.</w:t>
      </w:r>
    </w:p>
    <w:p w:rsidR="00000000" w:rsidDel="00000000" w:rsidP="00000000" w:rsidRDefault="00000000" w:rsidRPr="00000000" w14:paraId="0000132A">
      <w:pPr>
        <w:pStyle w:val="Heading3"/>
        <w:keepNext w:val="0"/>
        <w:pBdr>
          <w:top w:color="auto" w:space="0" w:sz="0" w:val="none"/>
        </w:pBdr>
        <w:spacing w:after="80" w:before="280" w:lineRule="auto"/>
        <w:ind w:left="0" w:right="0" w:firstLine="0"/>
        <w:rPr/>
      </w:pPr>
      <w:bookmarkStart w:colFirst="0" w:colLast="0" w:name="_heading=h.nasxg3iedd75" w:id="208"/>
      <w:bookmarkEnd w:id="208"/>
      <w:r w:rsidDel="00000000" w:rsidR="00000000" w:rsidRPr="00000000">
        <w:rPr>
          <w:rtl w:val="0"/>
        </w:rPr>
        <w:t xml:space="preserve">4.1.1 Storing Session State</w:t>
      </w:r>
    </w:p>
    <w:p w:rsidR="00000000" w:rsidDel="00000000" w:rsidP="00000000" w:rsidRDefault="00000000" w:rsidRPr="00000000" w14:paraId="0000132B">
      <w:pPr>
        <w:spacing w:after="240" w:before="240" w:lineRule="auto"/>
        <w:ind w:left="0" w:right="0" w:firstLine="0"/>
        <w:rPr/>
      </w:pPr>
      <w:r w:rsidDel="00000000" w:rsidR="00000000" w:rsidRPr="00000000">
        <w:rPr>
          <w:highlight w:val="yellow"/>
          <w:rtl w:val="0"/>
        </w:rPr>
        <w:t xml:space="preserve">The Server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[MQTT-SN-4.1.1-1]</w:t>
      </w:r>
      <w:r w:rsidDel="00000000" w:rsidR="00000000" w:rsidRPr="00000000">
        <w:rPr>
          <w:rtl w:val="0"/>
        </w:rPr>
        <w:t xml:space="preserve">. </w:t>
      </w:r>
    </w:p>
    <w:p w:rsidR="00000000" w:rsidDel="00000000" w:rsidP="00000000" w:rsidRDefault="00000000" w:rsidRPr="00000000" w14:paraId="0000132C">
      <w:pPr>
        <w:spacing w:after="240" w:before="240" w:lineRule="auto"/>
        <w:ind w:left="0" w:right="0" w:firstLine="0"/>
        <w:rPr>
          <w:highlight w:val="yellow"/>
        </w:rPr>
      </w:pPr>
      <w:r w:rsidDel="00000000" w:rsidR="00000000" w:rsidRPr="00000000">
        <w:rPr>
          <w:highlight w:val="yellow"/>
          <w:rtl w:val="0"/>
        </w:rPr>
        <w:t xml:space="preserve">The Client </w:t>
      </w:r>
      <w:r w:rsidDel="00000000" w:rsidR="00000000" w:rsidRPr="00000000">
        <w:rPr>
          <w:highlight w:val="yellow"/>
          <w:rtl w:val="0"/>
        </w:rPr>
        <w:t xml:space="preserve">MUST NOT discard</w:t>
      </w:r>
      <w:r w:rsidDel="00000000" w:rsidR="00000000" w:rsidRPr="00000000">
        <w:rPr>
          <w:highlight w:val="yellow"/>
          <w:rtl w:val="0"/>
        </w:rPr>
        <w:t xml:space="preserve"> the Session State while the Virtual Connection exists</w:t>
      </w:r>
      <w:r w:rsidDel="00000000" w:rsidR="00000000" w:rsidRPr="00000000">
        <w:rPr>
          <w:rtl w:val="0"/>
        </w:rPr>
        <w:t xml:space="preserve"> </w:t>
      </w:r>
      <w:r w:rsidDel="00000000" w:rsidR="00000000" w:rsidRPr="00000000">
        <w:rPr>
          <w:color w:val="ff0000"/>
          <w:rtl w:val="0"/>
        </w:rPr>
        <w:t xml:space="preserve">[MQTT-SN-4.1.1-2]</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132D">
      <w:pPr>
        <w:spacing w:after="240" w:before="240" w:lineRule="auto"/>
        <w:ind w:left="0" w:right="0" w:firstLine="0"/>
        <w:rPr/>
      </w:pPr>
      <w:r w:rsidDel="00000000" w:rsidR="00000000" w:rsidRPr="00000000">
        <w:rPr>
          <w:highlight w:val="yellow"/>
          <w:rtl w:val="0"/>
        </w:rPr>
        <w:t xml:space="preserve">The Server MUST discard the Session State when the Virtual Connection is deleted</w:t>
      </w:r>
      <w:sdt>
        <w:sdtPr>
          <w:tag w:val="goog_rdk_80"/>
        </w:sdtPr>
        <w:sdtContent>
          <w:commentRangeStart w:id="71"/>
        </w:sdtContent>
      </w:sdt>
      <w:sdt>
        <w:sdtPr>
          <w:tag w:val="goog_rdk_81"/>
        </w:sdtPr>
        <w:sdtContent>
          <w:commentRangeStart w:id="72"/>
        </w:sdtContent>
      </w:sdt>
      <w:r w:rsidDel="00000000" w:rsidR="00000000" w:rsidRPr="00000000">
        <w:rPr>
          <w:highlight w:val="yellow"/>
          <w:rtl w:val="0"/>
        </w:rPr>
        <w:t xml:space="preserve"> </w:t>
      </w:r>
      <w:commentRangeEnd w:id="71"/>
      <w:r w:rsidDel="00000000" w:rsidR="00000000" w:rsidRPr="00000000">
        <w:commentReference w:id="71"/>
      </w:r>
      <w:commentRangeEnd w:id="72"/>
      <w:r w:rsidDel="00000000" w:rsidR="00000000" w:rsidRPr="00000000">
        <w:commentReference w:id="72"/>
      </w:r>
      <w:r w:rsidDel="00000000" w:rsidR="00000000" w:rsidRPr="00000000">
        <w:rPr>
          <w:highlight w:val="yellow"/>
          <w:rtl w:val="0"/>
        </w:rPr>
        <w:t xml:space="preserve">and </w:t>
      </w:r>
      <w:sdt>
        <w:sdtPr>
          <w:tag w:val="goog_rdk_82"/>
        </w:sdtPr>
        <w:sdtContent>
          <w:commentRangeStart w:id="73"/>
        </w:sdtContent>
      </w:sdt>
      <w:r w:rsidDel="00000000" w:rsidR="00000000" w:rsidRPr="00000000">
        <w:rPr>
          <w:highlight w:val="yellow"/>
          <w:rtl w:val="0"/>
        </w:rPr>
        <w:t xml:space="preserve">the Session Expiry Interval has passed</w:t>
      </w:r>
      <w:commentRangeEnd w:id="73"/>
      <w:r w:rsidDel="00000000" w:rsidR="00000000" w:rsidRPr="00000000">
        <w:commentReference w:id="73"/>
      </w:r>
      <w:r w:rsidDel="00000000" w:rsidR="00000000" w:rsidRPr="00000000">
        <w:rPr>
          <w:rtl w:val="0"/>
        </w:rPr>
        <w:t xml:space="preserve"> </w:t>
      </w:r>
      <w:r w:rsidDel="00000000" w:rsidR="00000000" w:rsidRPr="00000000">
        <w:rPr>
          <w:color w:val="ff0000"/>
          <w:rtl w:val="0"/>
        </w:rPr>
        <w:t xml:space="preserve">[MQTT-SN-4.1.1-3]</w:t>
      </w:r>
      <w:r w:rsidDel="00000000" w:rsidR="00000000" w:rsidRPr="00000000">
        <w:rPr>
          <w:rtl w:val="0"/>
        </w:rPr>
        <w:t xml:space="preserve">.</w:t>
      </w:r>
    </w:p>
    <w:p w:rsidR="00000000" w:rsidDel="00000000" w:rsidP="00000000" w:rsidRDefault="00000000" w:rsidRPr="00000000" w14:paraId="0000132E">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32F">
      <w:pPr>
        <w:spacing w:after="240" w:before="240" w:lineRule="auto"/>
        <w:ind w:left="720" w:right="0" w:firstLine="0"/>
        <w:rPr/>
      </w:pPr>
      <w:r w:rsidDel="00000000" w:rsidR="00000000" w:rsidRPr="00000000">
        <w:rPr>
          <w:rtl w:val="0"/>
        </w:rPr>
        <w:t xml:space="preserve">The storage capabilities of Client and Server implementations will of course have limits in terms of capacity and may be subject to administrative policies. Stored Session State can be discarded as a result of an administrator action, including an automated response to defined conditions. This has the effect of terminating the Session. These actions might be prompted by resource constraints or for other operational reasons. It is possible that hardware or software failures may result in loss or corruption of Session State stored by the Client or Server. It is prudent to evaluate the storage capabilities of the Client and Server to ensure that they are sufficient.</w:t>
      </w:r>
    </w:p>
    <w:p w:rsidR="00000000" w:rsidDel="00000000" w:rsidP="00000000" w:rsidRDefault="00000000" w:rsidRPr="00000000" w14:paraId="00001330">
      <w:pPr>
        <w:pStyle w:val="Heading3"/>
        <w:keepLines w:val="1"/>
        <w:spacing w:after="64" w:before="0" w:line="259" w:lineRule="auto"/>
        <w:ind w:left="0" w:firstLine="0"/>
        <w:rPr/>
      </w:pPr>
      <w:bookmarkStart w:colFirst="0" w:colLast="0" w:name="_heading=h.434ayfz" w:id="209"/>
      <w:bookmarkEnd w:id="209"/>
      <w:r w:rsidDel="00000000" w:rsidR="00000000" w:rsidRPr="00000000">
        <w:rPr>
          <w:rtl w:val="0"/>
        </w:rPr>
        <w:t xml:space="preserve">4.1.2 Session Establishment</w:t>
      </w:r>
    </w:p>
    <w:p w:rsidR="00000000" w:rsidDel="00000000" w:rsidP="00000000" w:rsidRDefault="00000000" w:rsidRPr="00000000" w14:paraId="00001331">
      <w:pPr>
        <w:spacing w:after="0" w:line="246" w:lineRule="auto"/>
        <w:ind w:left="-5" w:firstLine="0"/>
        <w:rPr>
          <w:rFonts w:ascii="Arial" w:cs="Arial" w:eastAsia="Arial" w:hAnsi="Arial"/>
        </w:rPr>
      </w:pPr>
      <w:r w:rsidDel="00000000" w:rsidR="00000000" w:rsidRPr="00000000">
        <w:rPr>
          <w:rFonts w:ascii="Arial" w:cs="Arial" w:eastAsia="Arial" w:hAnsi="Arial"/>
          <w:rtl w:val="0"/>
        </w:rPr>
        <w:t xml:space="preserve">As with MQTT, an MQTT-SN client needs to set up a session on the server, unless it is publishing ONLY using PUBLISH WITHOUT SESSION packets. The procedure for setting up a session with a server is illustrated in Fig. 3a and 3b. </w:t>
      </w:r>
    </w:p>
    <w:p w:rsidR="00000000" w:rsidDel="00000000" w:rsidP="00000000" w:rsidRDefault="00000000" w:rsidRPr="00000000" w14:paraId="00001332">
      <w:pPr>
        <w:rPr>
          <w:rFonts w:ascii="Arial" w:cs="Arial" w:eastAsia="Arial" w:hAnsi="Arial"/>
        </w:rPr>
      </w:pPr>
      <w:r w:rsidDel="00000000" w:rsidR="00000000" w:rsidRPr="00000000">
        <w:rPr>
          <w:rFonts w:ascii="Arial" w:cs="Arial" w:eastAsia="Arial" w:hAnsi="Arial"/>
          <w:rtl w:val="0"/>
        </w:rPr>
        <w:t xml:space="preserve">The CONNECT packet contains flags to communicate to the gateway that Auth interactions, or WILL interactions should take place.</w:t>
      </w:r>
    </w:p>
    <w:p w:rsidR="00000000" w:rsidDel="00000000" w:rsidP="00000000" w:rsidRDefault="00000000" w:rsidRPr="00000000" w14:paraId="00001333">
      <w:pPr>
        <w:spacing w:after="0" w:line="246" w:lineRule="auto"/>
        <w:ind w:left="-5"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499" cy="2210419"/>
            <wp:effectExtent b="0" l="0" r="0" t="0"/>
            <wp:docPr id="26" name="image1.png"/>
            <a:graphic>
              <a:graphicData uri="http://schemas.openxmlformats.org/drawingml/2006/picture">
                <pic:pic>
                  <pic:nvPicPr>
                    <pic:cNvPr id="0" name="image1.png"/>
                    <pic:cNvPicPr preferRelativeResize="0"/>
                  </pic:nvPicPr>
                  <pic:blipFill>
                    <a:blip r:embed="rId73"/>
                    <a:srcRect b="0" l="0" r="0" t="0"/>
                    <a:stretch>
                      <a:fillRect/>
                    </a:stretch>
                  </pic:blipFill>
                  <pic:spPr>
                    <a:xfrm>
                      <a:off x="0" y="0"/>
                      <a:ext cx="3058499" cy="2210419"/>
                    </a:xfrm>
                    <a:prstGeom prst="rect"/>
                    <a:ln/>
                  </pic:spPr>
                </pic:pic>
              </a:graphicData>
            </a:graphic>
          </wp:inline>
        </w:drawing>
      </w:r>
      <w:r w:rsidDel="00000000" w:rsidR="00000000" w:rsidRPr="00000000">
        <w:rPr>
          <w:rtl w:val="0"/>
        </w:rPr>
      </w:r>
    </w:p>
    <w:p w:rsidR="00000000" w:rsidDel="00000000" w:rsidP="00000000" w:rsidRDefault="00000000" w:rsidRPr="00000000" w14:paraId="00001334">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3a: Connect procedure (without Auth flag not Will flag set or no further authentication data required)</w:t>
      </w:r>
    </w:p>
    <w:p w:rsidR="00000000" w:rsidDel="00000000" w:rsidP="00000000" w:rsidRDefault="00000000" w:rsidRPr="00000000" w14:paraId="00001335">
      <w:pPr>
        <w:spacing w:after="349" w:line="265"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058819" cy="2709863"/>
            <wp:effectExtent b="0" l="0" r="0" t="0"/>
            <wp:docPr id="25" name="image10.png"/>
            <a:graphic>
              <a:graphicData uri="http://schemas.openxmlformats.org/drawingml/2006/picture">
                <pic:pic>
                  <pic:nvPicPr>
                    <pic:cNvPr id="0" name="image10.png"/>
                    <pic:cNvPicPr preferRelativeResize="0"/>
                  </pic:nvPicPr>
                  <pic:blipFill>
                    <a:blip r:embed="rId74"/>
                    <a:srcRect b="0" l="0" r="0" t="0"/>
                    <a:stretch>
                      <a:fillRect/>
                    </a:stretch>
                  </pic:blipFill>
                  <pic:spPr>
                    <a:xfrm>
                      <a:off x="0" y="0"/>
                      <a:ext cx="3058819" cy="2709863"/>
                    </a:xfrm>
                    <a:prstGeom prst="rect"/>
                    <a:ln/>
                  </pic:spPr>
                </pic:pic>
              </a:graphicData>
            </a:graphic>
          </wp:inline>
        </w:drawing>
      </w:r>
      <w:r w:rsidDel="00000000" w:rsidR="00000000" w:rsidRPr="00000000">
        <w:rPr>
          <w:rtl w:val="0"/>
        </w:rPr>
      </w:r>
    </w:p>
    <w:p w:rsidR="00000000" w:rsidDel="00000000" w:rsidP="00000000" w:rsidRDefault="00000000" w:rsidRPr="00000000" w14:paraId="00001336">
      <w:pPr>
        <w:spacing w:after="349" w:line="265" w:lineRule="auto"/>
        <w:jc w:val="center"/>
        <w:rPr>
          <w:rFonts w:ascii="Arial" w:cs="Arial" w:eastAsia="Arial" w:hAnsi="Arial"/>
        </w:rPr>
      </w:pPr>
      <w:r w:rsidDel="00000000" w:rsidR="00000000" w:rsidRPr="00000000">
        <w:rPr>
          <w:rFonts w:ascii="Arial" w:cs="Arial" w:eastAsia="Arial" w:hAnsi="Arial"/>
          <w:rtl w:val="0"/>
        </w:rPr>
        <w:t xml:space="preserve">Figure 3b: Connect procedure (with Auth flag set and additional authentication data required)</w:t>
      </w:r>
    </w:p>
    <w:p w:rsidR="00000000" w:rsidDel="00000000" w:rsidP="00000000" w:rsidRDefault="00000000" w:rsidRPr="00000000" w14:paraId="00001337">
      <w:pPr>
        <w:spacing w:after="346" w:lineRule="auto"/>
        <w:rPr>
          <w:rFonts w:ascii="Arial" w:cs="Arial" w:eastAsia="Arial" w:hAnsi="Arial"/>
        </w:rPr>
      </w:pPr>
      <w:r w:rsidDel="00000000" w:rsidR="00000000" w:rsidRPr="00000000">
        <w:rPr>
          <w:rFonts w:ascii="Arial" w:cs="Arial" w:eastAsia="Arial" w:hAnsi="Arial"/>
          <w:rtl w:val="0"/>
        </w:rPr>
        <w:t xml:space="preserve">In case the gateway could not accept the CONNECT request (e.g. because of congestion or it does not support a feature indicated in the CONNECT packet), the gateway returns a CONNACK packet with the rejection reason.</w:t>
      </w:r>
    </w:p>
    <w:p w:rsidR="00000000" w:rsidDel="00000000" w:rsidP="00000000" w:rsidRDefault="00000000" w:rsidRPr="00000000" w14:paraId="00001338">
      <w:pPr>
        <w:spacing w:after="346" w:lineRule="auto"/>
        <w:rPr>
          <w:rFonts w:ascii="Arial" w:cs="Arial" w:eastAsia="Arial" w:hAnsi="Arial"/>
        </w:rPr>
      </w:pPr>
      <w:r w:rsidDel="00000000" w:rsidR="00000000" w:rsidRPr="00000000">
        <w:rPr>
          <w:rFonts w:ascii="Arial" w:cs="Arial" w:eastAsia="Arial" w:hAnsi="Arial"/>
          <w:rtl w:val="0"/>
        </w:rPr>
        <w:t xml:space="preserve">In the case where the client provides no client identifier, the Server MUST respond with a CONNACK containing an Assigned Client Identifier. </w:t>
      </w:r>
    </w:p>
    <w:p w:rsidR="00000000" w:rsidDel="00000000" w:rsidP="00000000" w:rsidRDefault="00000000" w:rsidRPr="00000000" w14:paraId="00001339">
      <w:pPr>
        <w:spacing w:after="346" w:lineRule="auto"/>
        <w:rPr/>
      </w:pPr>
      <w:r w:rsidDel="00000000" w:rsidR="00000000" w:rsidRPr="00000000">
        <w:rPr>
          <w:rFonts w:ascii="Arial" w:cs="Arial" w:eastAsia="Arial" w:hAnsi="Arial"/>
          <w:highlight w:val="yellow"/>
          <w:rtl w:val="0"/>
        </w:rPr>
        <w:t xml:space="preserve">The Assigned Client Identifier MUST be a new Client Identifier </w:t>
      </w:r>
      <w:r w:rsidDel="00000000" w:rsidR="00000000" w:rsidRPr="00000000">
        <w:rPr>
          <w:rFonts w:ascii="Arial" w:cs="Arial" w:eastAsia="Arial" w:hAnsi="Arial"/>
          <w:highlight w:val="yellow"/>
          <w:rtl w:val="0"/>
        </w:rPr>
        <w:t xml:space="preserve">not used by</w:t>
      </w:r>
      <w:r w:rsidDel="00000000" w:rsidR="00000000" w:rsidRPr="00000000">
        <w:rPr>
          <w:rFonts w:ascii="Arial" w:cs="Arial" w:eastAsia="Arial" w:hAnsi="Arial"/>
          <w:highlight w:val="yellow"/>
          <w:rtl w:val="0"/>
        </w:rPr>
        <w:t xml:space="preserve"> any other Session currently in the gateway.</w:t>
      </w:r>
      <w:r w:rsidDel="00000000" w:rsidR="00000000" w:rsidRPr="00000000">
        <w:rPr>
          <w:rtl w:val="0"/>
        </w:rPr>
      </w:r>
    </w:p>
    <w:p w:rsidR="00000000" w:rsidDel="00000000" w:rsidP="00000000" w:rsidRDefault="00000000" w:rsidRPr="00000000" w14:paraId="0000133A">
      <w:pPr>
        <w:pStyle w:val="Heading2"/>
        <w:keepLines w:val="1"/>
        <w:spacing w:after="64" w:before="0" w:line="259" w:lineRule="auto"/>
        <w:ind w:left="0" w:firstLine="0"/>
        <w:rPr>
          <w:rFonts w:ascii="Arial" w:cs="Arial" w:eastAsia="Arial" w:hAnsi="Arial"/>
        </w:rPr>
      </w:pPr>
      <w:bookmarkStart w:colFirst="0" w:colLast="0" w:name="_heading=h.fc1j1f7dq6oy" w:id="210"/>
      <w:bookmarkEnd w:id="210"/>
      <w:r w:rsidDel="00000000" w:rsidR="00000000" w:rsidRPr="00000000">
        <w:rPr>
          <w:rFonts w:ascii="Arial" w:cs="Arial" w:eastAsia="Arial" w:hAnsi="Arial"/>
          <w:rtl w:val="0"/>
        </w:rPr>
        <w:t xml:space="preserve">4.2 Networks and Virtual Connections</w:t>
      </w:r>
    </w:p>
    <w:p w:rsidR="00000000" w:rsidDel="00000000" w:rsidP="00000000" w:rsidRDefault="00000000" w:rsidRPr="00000000" w14:paraId="0000133B">
      <w:pPr>
        <w:spacing w:after="240" w:before="240" w:lineRule="auto"/>
        <w:rPr/>
      </w:pPr>
      <w:r w:rsidDel="00000000" w:rsidR="00000000" w:rsidRPr="00000000">
        <w:rPr>
          <w:rtl w:val="0"/>
        </w:rPr>
        <w:t xml:space="preserve">The MQTT-SN protocol requires an Underlying Network to create a Virtual Connection. This carries Packets from a Client to a Gateway and a Gateway to a Client. The Underlying Network may also </w:t>
      </w:r>
      <w:r w:rsidDel="00000000" w:rsidR="00000000" w:rsidRPr="00000000">
        <w:rPr>
          <w:rFonts w:ascii="Arial" w:cs="Arial" w:eastAsia="Arial" w:hAnsi="Arial"/>
          <w:rtl w:val="0"/>
        </w:rPr>
        <w:t xml:space="preserve">multicast </w:t>
      </w:r>
      <w:r w:rsidDel="00000000" w:rsidR="00000000" w:rsidRPr="00000000">
        <w:rPr>
          <w:rtl w:val="0"/>
        </w:rPr>
        <w:t xml:space="preserve">Packets from a Client to more than one Gateway, and from a Gateway to more than one Client.</w:t>
      </w:r>
    </w:p>
    <w:p w:rsidR="00000000" w:rsidDel="00000000" w:rsidP="00000000" w:rsidRDefault="00000000" w:rsidRPr="00000000" w14:paraId="0000133C">
      <w:pPr>
        <w:spacing w:after="240" w:before="240" w:lineRule="auto"/>
        <w:rPr/>
      </w:pPr>
      <w:r w:rsidDel="00000000" w:rsidR="00000000" w:rsidRPr="00000000">
        <w:rPr>
          <w:rtl w:val="0"/>
        </w:rPr>
        <w:t xml:space="preserve">MQTT-SN Packets which are received must be unaltered and complete.</w:t>
      </w:r>
      <w:r w:rsidDel="00000000" w:rsidR="00000000" w:rsidRPr="00000000">
        <w:rPr>
          <w:rtl w:val="0"/>
        </w:rPr>
      </w:r>
    </w:p>
    <w:p w:rsidR="00000000" w:rsidDel="00000000" w:rsidP="00000000" w:rsidRDefault="00000000" w:rsidRPr="00000000" w14:paraId="0000133D">
      <w:pPr>
        <w:numPr>
          <w:ilvl w:val="0"/>
          <w:numId w:val="62"/>
        </w:numPr>
        <w:spacing w:after="0" w:before="240" w:lineRule="auto"/>
        <w:ind w:left="720" w:hanging="360"/>
      </w:pPr>
      <w:r w:rsidDel="00000000" w:rsidR="00000000" w:rsidRPr="00000000">
        <w:rPr>
          <w:rtl w:val="0"/>
        </w:rPr>
        <w:t xml:space="preserve">The underlying transport does not need to be reliable, it is expected that Packets will be lost or delivered out of order.</w:t>
      </w:r>
    </w:p>
    <w:p w:rsidR="00000000" w:rsidDel="00000000" w:rsidP="00000000" w:rsidRDefault="00000000" w:rsidRPr="00000000" w14:paraId="0000133E">
      <w:pPr>
        <w:numPr>
          <w:ilvl w:val="0"/>
          <w:numId w:val="62"/>
        </w:numPr>
        <w:spacing w:after="0" w:before="0" w:lineRule="auto"/>
        <w:ind w:left="720" w:hanging="360"/>
      </w:pPr>
      <w:r w:rsidDel="00000000" w:rsidR="00000000" w:rsidRPr="00000000">
        <w:rPr>
          <w:rtl w:val="0"/>
        </w:rPr>
        <w:t xml:space="preserve">If the network might deliver a Packet more than once, then it is highly recommended that the PROTECTION ENCAPSULATION Monotonic Counter is used to eliminate the duplicates.</w:t>
      </w:r>
    </w:p>
    <w:p w:rsidR="00000000" w:rsidDel="00000000" w:rsidP="00000000" w:rsidRDefault="00000000" w:rsidRPr="00000000" w14:paraId="0000133F">
      <w:pPr>
        <w:numPr>
          <w:ilvl w:val="0"/>
          <w:numId w:val="62"/>
        </w:numPr>
        <w:spacing w:after="0" w:before="0" w:lineRule="auto"/>
        <w:ind w:left="720" w:hanging="360"/>
      </w:pPr>
      <w:r w:rsidDel="00000000" w:rsidR="00000000" w:rsidRPr="00000000">
        <w:rPr>
          <w:rtl w:val="0"/>
        </w:rPr>
        <w:t xml:space="preserve">The MQTT-SN protocol will tolerate out of order Packets and it will retransmit lost Packets.</w:t>
      </w:r>
    </w:p>
    <w:p w:rsidR="00000000" w:rsidDel="00000000" w:rsidP="00000000" w:rsidRDefault="00000000" w:rsidRPr="00000000" w14:paraId="00001340">
      <w:pPr>
        <w:numPr>
          <w:ilvl w:val="0"/>
          <w:numId w:val="62"/>
        </w:numPr>
        <w:spacing w:after="0" w:before="0" w:lineRule="auto"/>
        <w:ind w:left="720" w:hanging="360"/>
      </w:pPr>
      <w:r w:rsidDel="00000000" w:rsidR="00000000" w:rsidRPr="00000000">
        <w:rPr>
          <w:rtl w:val="0"/>
        </w:rPr>
        <w:t xml:space="preserve">There is no packet error correction in MQTT-SN. If a corrupted or partial packet is received it will cause a protocol error.</w:t>
      </w:r>
    </w:p>
    <w:p w:rsidR="00000000" w:rsidDel="00000000" w:rsidP="00000000" w:rsidRDefault="00000000" w:rsidRPr="00000000" w14:paraId="00001341">
      <w:pPr>
        <w:numPr>
          <w:ilvl w:val="0"/>
          <w:numId w:val="62"/>
        </w:numPr>
        <w:spacing w:after="0" w:before="0" w:lineRule="auto"/>
        <w:ind w:left="720" w:hanging="360"/>
      </w:pPr>
      <w:r w:rsidDel="00000000" w:rsidR="00000000" w:rsidRPr="00000000">
        <w:rPr>
          <w:rtl w:val="0"/>
        </w:rPr>
        <w:t xml:space="preserve">The MQTT-SN implementation may use either the origin network address or the sender identifier in the </w:t>
      </w:r>
      <w:r w:rsidDel="00000000" w:rsidR="00000000" w:rsidRPr="00000000">
        <w:rPr>
          <w:rtl w:val="0"/>
        </w:rPr>
        <w:t xml:space="preserve">PROTECTION ENCAPSULATION</w:t>
      </w:r>
      <w:r w:rsidDel="00000000" w:rsidR="00000000" w:rsidRPr="00000000">
        <w:rPr>
          <w:rtl w:val="0"/>
        </w:rPr>
        <w:t xml:space="preserve"> to determine the identity of the Virtual Connection.</w:t>
      </w:r>
    </w:p>
    <w:p w:rsidR="00000000" w:rsidDel="00000000" w:rsidP="00000000" w:rsidRDefault="00000000" w:rsidRPr="00000000" w14:paraId="00001342">
      <w:pPr>
        <w:numPr>
          <w:ilvl w:val="0"/>
          <w:numId w:val="62"/>
        </w:numPr>
        <w:spacing w:after="0" w:before="0" w:lineRule="auto"/>
        <w:ind w:left="720" w:hanging="360"/>
      </w:pPr>
      <w:r w:rsidDel="00000000" w:rsidR="00000000" w:rsidRPr="00000000">
        <w:rPr>
          <w:rtl w:val="0"/>
        </w:rPr>
        <w:t xml:space="preserve">The Underlying Network may be connectionless. Virtual Connections do not need to have an Underlying Network event that signals their creation or deletion.</w:t>
      </w:r>
    </w:p>
    <w:p w:rsidR="00000000" w:rsidDel="00000000" w:rsidP="00000000" w:rsidRDefault="00000000" w:rsidRPr="00000000" w14:paraId="00001343">
      <w:pPr>
        <w:numPr>
          <w:ilvl w:val="0"/>
          <w:numId w:val="62"/>
        </w:numPr>
        <w:spacing w:after="240" w:before="0" w:lineRule="auto"/>
        <w:ind w:left="720" w:hanging="360"/>
      </w:pPr>
      <w:r w:rsidDel="00000000" w:rsidR="00000000" w:rsidRPr="00000000">
        <w:rPr>
          <w:rtl w:val="0"/>
        </w:rPr>
        <w:t xml:space="preserve">The Underlying Network may be a radio network.</w:t>
      </w:r>
    </w:p>
    <w:p w:rsidR="00000000" w:rsidDel="00000000" w:rsidP="00000000" w:rsidRDefault="00000000" w:rsidRPr="00000000" w14:paraId="00001344">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45">
      <w:pPr>
        <w:spacing w:after="240" w:before="240" w:lineRule="auto"/>
        <w:ind w:left="0" w:firstLine="0"/>
        <w:rPr>
          <w:shd w:fill="ffe599" w:val="clear"/>
        </w:rPr>
      </w:pPr>
      <w:r w:rsidDel="00000000" w:rsidR="00000000" w:rsidRPr="00000000">
        <w:rPr>
          <w:shd w:fill="ffe599" w:val="clear"/>
          <w:rtl w:val="0"/>
        </w:rPr>
        <w:t xml:space="preserve">UDP as defined in [RFC0768] can be used for MQTT-SN if the Maximum Transmission Unit is configured to be more </w:t>
      </w:r>
      <w:r w:rsidDel="00000000" w:rsidR="00000000" w:rsidRPr="00000000">
        <w:rPr>
          <w:shd w:fill="ffe599" w:val="clear"/>
          <w:rtl w:val="0"/>
        </w:rPr>
        <w:t xml:space="preserve">than the maximum MQTT-SN Packet size</w:t>
      </w:r>
      <w:r w:rsidDel="00000000" w:rsidR="00000000" w:rsidRPr="00000000">
        <w:rPr>
          <w:shd w:fill="ffe599" w:val="clear"/>
          <w:rtl w:val="0"/>
        </w:rPr>
        <w:t xml:space="preserve"> used and no Packet fragmentation occurs. Depending on the network configuration, UDP can duplicate Packets. If this can happen, the PROTECTION ENCAPSULATION monotonic counter should be used.</w:t>
      </w:r>
    </w:p>
    <w:p w:rsidR="00000000" w:rsidDel="00000000" w:rsidP="00000000" w:rsidRDefault="00000000" w:rsidRPr="00000000" w14:paraId="00001346">
      <w:pPr>
        <w:spacing w:after="240" w:before="240" w:lineRule="auto"/>
        <w:ind w:left="0" w:firstLine="0"/>
        <w:rPr>
          <w:shd w:fill="ffe599" w:val="clear"/>
        </w:rPr>
      </w:pPr>
      <w:r w:rsidDel="00000000" w:rsidR="00000000" w:rsidRPr="00000000">
        <w:rPr>
          <w:shd w:fill="ffe599" w:val="clear"/>
          <w:rtl w:val="0"/>
        </w:rPr>
        <w:t xml:space="preserve">Examples of possible consequences of not removing duplicate Packets are:</w:t>
        <w:br w:type="textWrapping"/>
        <w:t xml:space="preserve"> – DISCONNECT Packet applied to the wrong Virtual Connection</w:t>
        <w:br w:type="textWrapping"/>
        <w:t xml:space="preserve"> – SUBSCRIBE and UNSUBSCRIBE Packets applied to the wrong Virtual Connection</w:t>
        <w:br w:type="textWrapping"/>
        <w:t xml:space="preserve"> – PUBLISH QOS=2 published more than once</w:t>
      </w:r>
    </w:p>
    <w:p w:rsidR="00000000" w:rsidDel="00000000" w:rsidP="00000000" w:rsidRDefault="00000000" w:rsidRPr="00000000" w14:paraId="00001347">
      <w:pPr>
        <w:spacing w:after="240" w:before="240" w:lineRule="auto"/>
        <w:ind w:left="0" w:firstLine="0"/>
        <w:rPr>
          <w:shd w:fill="ffe599" w:val="clear"/>
        </w:rPr>
      </w:pPr>
      <w:r w:rsidDel="00000000" w:rsidR="00000000" w:rsidRPr="00000000">
        <w:rPr>
          <w:shd w:fill="ffe599" w:val="clear"/>
          <w:rtl w:val="0"/>
        </w:rPr>
        <w:t xml:space="preserve">The following transport protocols are also suitable but if not capable of multicast the implementation of the optional ADVERTISE, SEARCHGW, GWINFO packets may not be possible:</w:t>
      </w:r>
    </w:p>
    <w:p w:rsidR="00000000" w:rsidDel="00000000" w:rsidP="00000000" w:rsidRDefault="00000000" w:rsidRPr="00000000" w14:paraId="00001348">
      <w:pPr>
        <w:numPr>
          <w:ilvl w:val="0"/>
          <w:numId w:val="39"/>
        </w:numPr>
        <w:spacing w:after="0" w:before="240" w:lineRule="auto"/>
        <w:ind w:left="720" w:hanging="360"/>
        <w:rPr>
          <w:shd w:fill="ffe599" w:val="clear"/>
        </w:rPr>
      </w:pPr>
      <w:r w:rsidDel="00000000" w:rsidR="00000000" w:rsidRPr="00000000">
        <w:rPr>
          <w:shd w:fill="ffe599" w:val="clear"/>
          <w:rtl w:val="0"/>
        </w:rPr>
        <w:t xml:space="preserve">DTLS v1.2 [RFC6347]</w:t>
      </w:r>
    </w:p>
    <w:p w:rsidR="00000000" w:rsidDel="00000000" w:rsidP="00000000" w:rsidRDefault="00000000" w:rsidRPr="00000000" w14:paraId="00001349">
      <w:pPr>
        <w:numPr>
          <w:ilvl w:val="0"/>
          <w:numId w:val="39"/>
        </w:numPr>
        <w:spacing w:after="0" w:before="0" w:lineRule="auto"/>
        <w:ind w:left="720" w:hanging="360"/>
        <w:rPr>
          <w:shd w:fill="ffe599" w:val="clear"/>
        </w:rPr>
      </w:pPr>
      <w:r w:rsidDel="00000000" w:rsidR="00000000" w:rsidRPr="00000000">
        <w:rPr>
          <w:shd w:fill="ffe599" w:val="clear"/>
          <w:rtl w:val="0"/>
        </w:rPr>
        <w:t xml:space="preserve">DTLS v1.3 [RFC9147]</w:t>
      </w:r>
    </w:p>
    <w:p w:rsidR="00000000" w:rsidDel="00000000" w:rsidP="00000000" w:rsidRDefault="00000000" w:rsidRPr="00000000" w14:paraId="0000134A">
      <w:pPr>
        <w:numPr>
          <w:ilvl w:val="0"/>
          <w:numId w:val="39"/>
        </w:numPr>
        <w:spacing w:after="0" w:before="0" w:lineRule="auto"/>
        <w:ind w:left="720" w:hanging="360"/>
        <w:rPr>
          <w:shd w:fill="ffe599" w:val="clear"/>
        </w:rPr>
      </w:pPr>
      <w:r w:rsidDel="00000000" w:rsidR="00000000" w:rsidRPr="00000000">
        <w:rPr>
          <w:shd w:fill="ffe599" w:val="clear"/>
          <w:rtl w:val="0"/>
        </w:rPr>
        <w:t xml:space="preserve">QUIC [RFC9000]</w:t>
      </w:r>
    </w:p>
    <w:p w:rsidR="00000000" w:rsidDel="00000000" w:rsidP="00000000" w:rsidRDefault="00000000" w:rsidRPr="00000000" w14:paraId="0000134B">
      <w:pPr>
        <w:numPr>
          <w:ilvl w:val="0"/>
          <w:numId w:val="39"/>
        </w:numPr>
        <w:spacing w:after="0" w:before="0" w:lineRule="auto"/>
        <w:ind w:left="720" w:hanging="360"/>
        <w:rPr>
          <w:shd w:fill="ffe599" w:val="clear"/>
        </w:rPr>
      </w:pPr>
      <w:r w:rsidDel="00000000" w:rsidR="00000000" w:rsidRPr="00000000">
        <w:rPr>
          <w:shd w:fill="ffe599" w:val="clear"/>
          <w:rtl w:val="0"/>
        </w:rPr>
        <w:t xml:space="preserve">Non-IP protocols</w:t>
      </w:r>
      <w:r w:rsidDel="00000000" w:rsidR="00000000" w:rsidRPr="00000000">
        <w:rPr>
          <w:rtl w:val="0"/>
        </w:rPr>
      </w:r>
    </w:p>
    <w:p w:rsidR="00000000" w:rsidDel="00000000" w:rsidP="00000000" w:rsidRDefault="00000000" w:rsidRPr="00000000" w14:paraId="0000134C">
      <w:pPr>
        <w:spacing w:after="0" w:before="0" w:lineRule="auto"/>
        <w:ind w:left="0" w:firstLine="0"/>
        <w:rPr>
          <w:rFonts w:ascii="Arial" w:cs="Arial" w:eastAsia="Arial" w:hAnsi="Arial"/>
          <w:color w:val="000000"/>
          <w:sz w:val="22"/>
          <w:szCs w:val="22"/>
          <w:shd w:fill="auto" w:val="clear"/>
        </w:rPr>
      </w:pPr>
      <w:r w:rsidDel="00000000" w:rsidR="00000000" w:rsidRPr="00000000">
        <w:rPr>
          <w:rtl w:val="0"/>
        </w:rPr>
      </w:r>
    </w:p>
    <w:p w:rsidR="00000000" w:rsidDel="00000000" w:rsidP="00000000" w:rsidRDefault="00000000" w:rsidRPr="00000000" w14:paraId="0000134D">
      <w:pPr>
        <w:numPr>
          <w:ilvl w:val="0"/>
          <w:numId w:val="39"/>
        </w:numPr>
        <w:spacing w:after="0" w:before="0" w:lineRule="auto"/>
        <w:ind w:left="720" w:hanging="360"/>
        <w:rPr>
          <w:shd w:fill="ffe599" w:val="clear"/>
        </w:rPr>
      </w:pPr>
      <w:r w:rsidDel="00000000" w:rsidR="00000000" w:rsidRPr="00000000">
        <w:rPr>
          <w:shd w:fill="ffe599" w:val="clear"/>
          <w:rtl w:val="0"/>
        </w:rPr>
        <w:t xml:space="preserve">TCP/IP [RFC0793]</w:t>
      </w:r>
    </w:p>
    <w:p w:rsidR="00000000" w:rsidDel="00000000" w:rsidP="00000000" w:rsidRDefault="00000000" w:rsidRPr="00000000" w14:paraId="0000134E">
      <w:pPr>
        <w:numPr>
          <w:ilvl w:val="0"/>
          <w:numId w:val="39"/>
        </w:numPr>
        <w:spacing w:after="0" w:before="0" w:lineRule="auto"/>
        <w:ind w:left="720" w:hanging="360"/>
        <w:rPr>
          <w:shd w:fill="ffe599" w:val="clear"/>
        </w:rPr>
      </w:pPr>
      <w:r w:rsidDel="00000000" w:rsidR="00000000" w:rsidRPr="00000000">
        <w:rPr>
          <w:shd w:fill="ffe599" w:val="clear"/>
          <w:rtl w:val="0"/>
        </w:rPr>
        <w:t xml:space="preserve">TLS [RFC5246]</w:t>
      </w:r>
    </w:p>
    <w:p w:rsidR="00000000" w:rsidDel="00000000" w:rsidP="00000000" w:rsidRDefault="00000000" w:rsidRPr="00000000" w14:paraId="0000134F">
      <w:pPr>
        <w:numPr>
          <w:ilvl w:val="0"/>
          <w:numId w:val="39"/>
        </w:numPr>
        <w:spacing w:after="240" w:before="0" w:lineRule="auto"/>
        <w:ind w:left="720" w:hanging="360"/>
        <w:rPr>
          <w:shd w:fill="ffe599" w:val="clear"/>
        </w:rPr>
      </w:pPr>
      <w:r w:rsidDel="00000000" w:rsidR="00000000" w:rsidRPr="00000000">
        <w:rPr>
          <w:shd w:fill="ffe599" w:val="clear"/>
          <w:rtl w:val="0"/>
        </w:rPr>
        <w:t xml:space="preserve">WebSocket [RFC6455].</w:t>
      </w:r>
    </w:p>
    <w:p w:rsidR="00000000" w:rsidDel="00000000" w:rsidP="00000000" w:rsidRDefault="00000000" w:rsidRPr="00000000" w14:paraId="00001350">
      <w:pPr>
        <w:spacing w:after="240" w:before="240" w:lineRule="auto"/>
        <w:ind w:left="0" w:firstLine="0"/>
        <w:rPr>
          <w:b w:val="1"/>
          <w:shd w:fill="ffe599" w:val="clear"/>
        </w:rPr>
      </w:pPr>
      <w:r w:rsidDel="00000000" w:rsidR="00000000" w:rsidRPr="00000000">
        <w:rPr>
          <w:b w:val="1"/>
          <w:shd w:fill="ffe599" w:val="clear"/>
          <w:rtl w:val="0"/>
        </w:rPr>
        <w:t xml:space="preserve">Informative comment</w:t>
      </w:r>
    </w:p>
    <w:p w:rsidR="00000000" w:rsidDel="00000000" w:rsidP="00000000" w:rsidRDefault="00000000" w:rsidRPr="00000000" w14:paraId="00001351">
      <w:pPr>
        <w:spacing w:after="240" w:before="240" w:lineRule="auto"/>
        <w:ind w:left="0" w:firstLine="0"/>
        <w:rPr>
          <w:shd w:fill="ffe599" w:val="clear"/>
        </w:rPr>
      </w:pPr>
      <w:r w:rsidDel="00000000" w:rsidR="00000000" w:rsidRPr="00000000">
        <w:rPr>
          <w:shd w:fill="ffe599" w:val="clear"/>
          <w:rtl w:val="0"/>
        </w:rPr>
        <w:t xml:space="preserve">Both </w:t>
      </w:r>
      <w:sdt>
        <w:sdtPr>
          <w:tag w:val="goog_rdk_83"/>
        </w:sdtPr>
        <w:sdtContent>
          <w:commentRangeStart w:id="74"/>
        </w:sdtContent>
      </w:sdt>
      <w:sdt>
        <w:sdtPr>
          <w:tag w:val="goog_rdk_84"/>
        </w:sdtPr>
        <w:sdtContent>
          <w:commentRangeStart w:id="75"/>
        </w:sdtContent>
      </w:sdt>
      <w:r w:rsidDel="00000000" w:rsidR="00000000" w:rsidRPr="00000000">
        <w:rPr>
          <w:shd w:fill="ffe599" w:val="clear"/>
          <w:rtl w:val="0"/>
        </w:rPr>
        <w:t xml:space="preserve">TCP and UDP ports 1883 and 8883 are registered with IANA for MQTT and secure communication respectively.</w:t>
      </w:r>
      <w:commentRangeEnd w:id="74"/>
      <w:r w:rsidDel="00000000" w:rsidR="00000000" w:rsidRPr="00000000">
        <w:commentReference w:id="74"/>
      </w:r>
      <w:commentRangeEnd w:id="75"/>
      <w:r w:rsidDel="00000000" w:rsidR="00000000" w:rsidRPr="00000000">
        <w:commentReference w:id="75"/>
      </w:r>
      <w:r w:rsidDel="00000000" w:rsidR="00000000" w:rsidRPr="00000000">
        <w:rPr>
          <w:rtl w:val="0"/>
        </w:rPr>
      </w:r>
    </w:p>
    <w:p w:rsidR="00000000" w:rsidDel="00000000" w:rsidP="00000000" w:rsidRDefault="00000000" w:rsidRPr="00000000" w14:paraId="00001352">
      <w:pPr>
        <w:spacing w:after="240" w:before="240" w:line="276" w:lineRule="auto"/>
        <w:ind w:left="0" w:right="0" w:firstLine="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Virtual Connection, which associates a Network Address with a Session, is:</w:t>
      </w:r>
    </w:p>
    <w:p w:rsidR="00000000" w:rsidDel="00000000" w:rsidP="00000000" w:rsidRDefault="00000000" w:rsidRPr="00000000" w14:paraId="00001353">
      <w:pPr>
        <w:numPr>
          <w:ilvl w:val="0"/>
          <w:numId w:val="2"/>
        </w:numPr>
        <w:spacing w:after="0" w:afterAutospacing="0" w:before="24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created </w:t>
      </w:r>
      <w:r w:rsidDel="00000000" w:rsidR="00000000" w:rsidRPr="00000000">
        <w:rPr>
          <w:rFonts w:ascii="Arial" w:cs="Arial" w:eastAsia="Arial" w:hAnsi="Arial"/>
          <w:color w:val="000000"/>
          <w:sz w:val="22"/>
          <w:szCs w:val="22"/>
          <w:shd w:fill="auto" w:val="clear"/>
          <w:rtl w:val="0"/>
        </w:rPr>
        <w:t xml:space="preserve">with a CONNECT packet</w:t>
      </w:r>
    </w:p>
    <w:p w:rsidR="00000000" w:rsidDel="00000000" w:rsidP="00000000" w:rsidRDefault="00000000" w:rsidRPr="00000000" w14:paraId="00001354">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deleted </w:t>
      </w:r>
      <w:r w:rsidDel="00000000" w:rsidR="00000000" w:rsidRPr="00000000">
        <w:rPr>
          <w:rFonts w:ascii="Arial" w:cs="Arial" w:eastAsia="Arial" w:hAnsi="Arial"/>
          <w:color w:val="000000"/>
          <w:sz w:val="22"/>
          <w:szCs w:val="22"/>
          <w:shd w:fill="auto" w:val="clear"/>
          <w:rtl w:val="0"/>
        </w:rPr>
        <w:t xml:space="preserve">by any of:</w:t>
      </w:r>
    </w:p>
    <w:p w:rsidR="00000000" w:rsidDel="00000000" w:rsidP="00000000" w:rsidRDefault="00000000" w:rsidRPr="00000000" w14:paraId="00001355">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a retry timeout</w:t>
      </w:r>
    </w:p>
    <w:p w:rsidR="00000000" w:rsidDel="00000000" w:rsidP="00000000" w:rsidRDefault="00000000" w:rsidRPr="00000000" w14:paraId="00001356">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DISCONNECT packet</w:t>
      </w:r>
    </w:p>
    <w:p w:rsidR="00000000" w:rsidDel="00000000" w:rsidP="00000000" w:rsidRDefault="00000000" w:rsidRPr="00000000" w14:paraId="00001357">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protocol error</w:t>
      </w:r>
    </w:p>
    <w:p w:rsidR="00000000" w:rsidDel="00000000" w:rsidP="00000000" w:rsidRDefault="00000000" w:rsidRPr="00000000" w14:paraId="00001358">
      <w:pPr>
        <w:numPr>
          <w:ilvl w:val="0"/>
          <w:numId w:val="2"/>
        </w:numPr>
        <w:spacing w:after="0" w:afterAutospacing="0" w:before="0" w:beforeAutospacing="0" w:line="276" w:lineRule="auto"/>
        <w:ind w:left="72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required for any MQTT-SN packet to be sent between MQTT-SN clients and servers, except any of the following Packets, including if they are Protection or Forwarder Encapsulated:</w:t>
      </w:r>
    </w:p>
    <w:p w:rsidR="00000000" w:rsidDel="00000000" w:rsidP="00000000" w:rsidRDefault="00000000" w:rsidRPr="00000000" w14:paraId="00001359">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CONNECT, which creates a Virtual Connection</w:t>
      </w:r>
    </w:p>
    <w:p w:rsidR="00000000" w:rsidDel="00000000" w:rsidP="00000000" w:rsidRDefault="00000000" w:rsidRPr="00000000" w14:paraId="0000135A">
      <w:pPr>
        <w:numPr>
          <w:ilvl w:val="1"/>
          <w:numId w:val="2"/>
        </w:numPr>
        <w:spacing w:after="0" w:afterAutospacing="0" w:before="0" w:beforeAutospacing="0" w:line="276" w:lineRule="auto"/>
        <w:ind w:left="1440" w:right="0" w:hanging="360"/>
        <w:rPr>
          <w:rFonts w:ascii="Arial" w:cs="Arial" w:eastAsia="Arial" w:hAnsi="Arial"/>
          <w:color w:val="000000"/>
          <w:sz w:val="22"/>
          <w:szCs w:val="22"/>
          <w:shd w:fill="auto" w:val="clear"/>
        </w:rPr>
      </w:pPr>
      <w:r w:rsidDel="00000000" w:rsidR="00000000" w:rsidRPr="00000000">
        <w:rPr>
          <w:rFonts w:ascii="Arial" w:cs="Arial" w:eastAsia="Arial" w:hAnsi="Arial"/>
          <w:color w:val="000000"/>
          <w:sz w:val="22"/>
          <w:szCs w:val="22"/>
          <w:shd w:fill="auto" w:val="clear"/>
          <w:rtl w:val="0"/>
        </w:rPr>
        <w:t xml:space="preserve">PUB</w:t>
      </w:r>
      <w:r w:rsidDel="00000000" w:rsidR="00000000" w:rsidRPr="00000000">
        <w:rPr>
          <w:rFonts w:ascii="Arial" w:cs="Arial" w:eastAsia="Arial" w:hAnsi="Arial"/>
          <w:color w:val="000000"/>
          <w:sz w:val="22"/>
          <w:szCs w:val="22"/>
          <w:shd w:fill="auto" w:val="clear"/>
          <w:rtl w:val="0"/>
        </w:rPr>
        <w:t xml:space="preserve">WOS</w:t>
      </w:r>
    </w:p>
    <w:p w:rsidR="00000000" w:rsidDel="00000000" w:rsidP="00000000" w:rsidRDefault="00000000" w:rsidRPr="00000000" w14:paraId="0000135B">
      <w:pPr>
        <w:numPr>
          <w:ilvl w:val="1"/>
          <w:numId w:val="2"/>
        </w:numPr>
        <w:spacing w:after="240" w:before="0" w:beforeAutospacing="0" w:line="276" w:lineRule="auto"/>
        <w:ind w:left="1440" w:right="0" w:hanging="360"/>
        <w:rPr>
          <w:rFonts w:ascii="Arial" w:cs="Arial" w:eastAsia="Arial" w:hAnsi="Arial"/>
          <w:color w:val="000000"/>
          <w:sz w:val="22"/>
          <w:szCs w:val="22"/>
          <w:u w:val="none"/>
          <w:shd w:fill="auto" w:val="clear"/>
        </w:rPr>
      </w:pPr>
      <w:r w:rsidDel="00000000" w:rsidR="00000000" w:rsidRPr="00000000">
        <w:rPr>
          <w:rFonts w:ascii="Arial" w:cs="Arial" w:eastAsia="Arial" w:hAnsi="Arial"/>
          <w:color w:val="000000"/>
          <w:sz w:val="22"/>
          <w:szCs w:val="22"/>
          <w:shd w:fill="auto" w:val="clear"/>
          <w:rtl w:val="0"/>
        </w:rPr>
        <w:t xml:space="preserve">ADVERTISE, SEARCHGW, GWINFO</w:t>
      </w:r>
    </w:p>
    <w:p w:rsidR="00000000" w:rsidDel="00000000" w:rsidP="00000000" w:rsidRDefault="00000000" w:rsidRPr="00000000" w14:paraId="0000135C">
      <w:pPr>
        <w:pStyle w:val="Heading2"/>
        <w:keepLines w:val="1"/>
        <w:spacing w:after="64" w:before="0" w:line="259" w:lineRule="auto"/>
        <w:ind w:left="0" w:firstLine="0"/>
        <w:rPr>
          <w:rFonts w:ascii="Arial" w:cs="Arial" w:eastAsia="Arial" w:hAnsi="Arial"/>
        </w:rPr>
      </w:pPr>
      <w:bookmarkStart w:colFirst="0" w:colLast="0" w:name="_heading=h.2i9l8ns" w:id="211"/>
      <w:bookmarkEnd w:id="211"/>
      <w:r w:rsidDel="00000000" w:rsidR="00000000" w:rsidRPr="00000000">
        <w:rPr>
          <w:rFonts w:ascii="Arial" w:cs="Arial" w:eastAsia="Arial" w:hAnsi="Arial"/>
          <w:rtl w:val="0"/>
        </w:rPr>
        <w:t xml:space="preserve">4.3 Quality of Service levels and protocol flows</w:t>
      </w:r>
      <w:r w:rsidDel="00000000" w:rsidR="00000000" w:rsidRPr="00000000">
        <w:rPr>
          <w:rtl w:val="0"/>
        </w:rPr>
      </w:r>
    </w:p>
    <w:p w:rsidR="00000000" w:rsidDel="00000000" w:rsidP="00000000" w:rsidRDefault="00000000" w:rsidRPr="00000000" w14:paraId="0000135D">
      <w:pPr>
        <w:rPr>
          <w:rFonts w:ascii="Arial" w:cs="Arial" w:eastAsia="Arial" w:hAnsi="Arial"/>
        </w:rPr>
      </w:pPr>
      <w:r w:rsidDel="00000000" w:rsidR="00000000" w:rsidRPr="00000000">
        <w:rPr>
          <w:rFonts w:ascii="Arial" w:cs="Arial" w:eastAsia="Arial" w:hAnsi="Arial"/>
          <w:rtl w:val="0"/>
        </w:rPr>
        <w:t xml:space="preserve">MQTT delivers Application Messages according to the Quality of Service (QoS) levels defined in the following sections. The delivery protocol is symmetric, in the description below the Client and Server &amp; Gateway can each take the role of either sender or receiver. When the Gateway is delivering an Application Message to more than one Client, each Client is treated independently. The QoS level used to deliver an Application Message outbound to the Client could differ from that of the inbound Application Message.</w:t>
      </w:r>
    </w:p>
    <w:p w:rsidR="00000000" w:rsidDel="00000000" w:rsidP="00000000" w:rsidRDefault="00000000" w:rsidRPr="00000000" w14:paraId="0000135E">
      <w:pPr>
        <w:pStyle w:val="Heading3"/>
        <w:ind w:left="0" w:firstLine="0"/>
        <w:rPr/>
      </w:pPr>
      <w:bookmarkStart w:colFirst="0" w:colLast="0" w:name="_heading=h.be76rdrlcegt" w:id="212"/>
      <w:bookmarkEnd w:id="212"/>
      <w:r w:rsidDel="00000000" w:rsidR="00000000" w:rsidRPr="00000000">
        <w:rPr>
          <w:rtl w:val="0"/>
        </w:rPr>
        <w:t xml:space="preserve">4.3.1 Publish without session: Any number of deliveries</w:t>
      </w:r>
      <w:r w:rsidDel="00000000" w:rsidR="00000000" w:rsidRPr="00000000">
        <w:rPr>
          <w:rtl w:val="0"/>
        </w:rPr>
      </w:r>
    </w:p>
    <w:p w:rsidR="00000000" w:rsidDel="00000000" w:rsidP="00000000" w:rsidRDefault="00000000" w:rsidRPr="00000000" w14:paraId="0000135F">
      <w:pPr>
        <w:rPr>
          <w:rFonts w:ascii="Arial" w:cs="Arial" w:eastAsia="Arial" w:hAnsi="Arial"/>
        </w:rPr>
      </w:pPr>
      <w:r w:rsidDel="00000000" w:rsidR="00000000" w:rsidRPr="00000000">
        <w:rPr>
          <w:rtl w:val="0"/>
        </w:rPr>
        <w:t xml:space="preserve">No session is required to send a message. The message is delivered according to the capabilities of the underlying network. </w:t>
      </w:r>
      <w:r w:rsidDel="00000000" w:rsidR="00000000" w:rsidRPr="00000000">
        <w:rPr>
          <w:rFonts w:ascii="Arial" w:cs="Arial" w:eastAsia="Arial" w:hAnsi="Arial"/>
          <w:rtl w:val="0"/>
        </w:rPr>
        <w:t xml:space="preserve">No response is sent by the receiver and no retry is performed by the sender. The message arrives at the receiver any number of times, including not at all.</w:t>
      </w:r>
    </w:p>
    <w:p w:rsidR="00000000" w:rsidDel="00000000" w:rsidP="00000000" w:rsidRDefault="00000000" w:rsidRPr="00000000" w14:paraId="00001360">
      <w:pPr>
        <w:rPr>
          <w:rFonts w:ascii="Arial" w:cs="Arial" w:eastAsia="Arial" w:hAnsi="Arial"/>
        </w:rPr>
      </w:pPr>
      <w:r w:rsidDel="00000000" w:rsidR="00000000" w:rsidRPr="00000000">
        <w:rPr>
          <w:rFonts w:ascii="Arial" w:cs="Arial" w:eastAsia="Arial" w:hAnsi="Arial"/>
          <w:rtl w:val="0"/>
        </w:rPr>
        <w:t xml:space="preserve">The sender:</w:t>
      </w:r>
    </w:p>
    <w:p w:rsidR="00000000" w:rsidDel="00000000" w:rsidP="00000000" w:rsidRDefault="00000000" w:rsidRPr="00000000" w14:paraId="00001361">
      <w:pPr>
        <w:numPr>
          <w:ilvl w:val="0"/>
          <w:numId w:val="19"/>
        </w:numPr>
        <w:ind w:left="720" w:hanging="360"/>
        <w:rPr>
          <w:rFonts w:ascii="Arial" w:cs="Arial" w:eastAsia="Arial" w:hAnsi="Arial"/>
          <w:u w:val="none"/>
        </w:rPr>
      </w:pPr>
      <w:r w:rsidDel="00000000" w:rsidR="00000000" w:rsidRPr="00000000">
        <w:rPr>
          <w:rFonts w:ascii="Arial" w:cs="Arial" w:eastAsia="Arial" w:hAnsi="Arial"/>
          <w:rtl w:val="0"/>
        </w:rPr>
        <w:t xml:space="preserve">MUST send a PUBWOS packet.</w:t>
      </w:r>
    </w:p>
    <w:p w:rsidR="00000000" w:rsidDel="00000000" w:rsidP="00000000" w:rsidRDefault="00000000" w:rsidRPr="00000000" w14:paraId="00001362">
      <w:pPr>
        <w:ind w:left="0" w:firstLine="0"/>
        <w:rPr>
          <w:rFonts w:ascii="Arial" w:cs="Arial" w:eastAsia="Arial" w:hAnsi="Arial"/>
        </w:rPr>
      </w:pPr>
      <w:r w:rsidDel="00000000" w:rsidR="00000000" w:rsidRPr="00000000">
        <w:rPr>
          <w:rFonts w:ascii="Arial" w:cs="Arial" w:eastAsia="Arial" w:hAnsi="Arial"/>
          <w:rtl w:val="0"/>
        </w:rPr>
        <w:t xml:space="preserve">The receiver:</w:t>
      </w:r>
    </w:p>
    <w:p w:rsidR="00000000" w:rsidDel="00000000" w:rsidP="00000000" w:rsidRDefault="00000000" w:rsidRPr="00000000" w14:paraId="00001363">
      <w:pPr>
        <w:numPr>
          <w:ilvl w:val="0"/>
          <w:numId w:val="12"/>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MAY decide to accept ownership of the message when it receives a PUBWOS packet.</w:t>
      </w:r>
    </w:p>
    <w:p w:rsidR="00000000" w:rsidDel="00000000" w:rsidP="00000000" w:rsidRDefault="00000000" w:rsidRPr="00000000" w14:paraId="00001364">
      <w:pPr>
        <w:numPr>
          <w:ilvl w:val="0"/>
          <w:numId w:val="12"/>
        </w:numPr>
        <w:spacing w:before="0" w:beforeAutospacing="0"/>
        <w:ind w:left="720" w:hanging="360"/>
        <w:rPr>
          <w:rFonts w:ascii="Arial" w:cs="Arial" w:eastAsia="Arial" w:hAnsi="Arial"/>
          <w:u w:val="none"/>
        </w:rPr>
      </w:pPr>
      <w:r w:rsidDel="00000000" w:rsidR="00000000" w:rsidRPr="00000000">
        <w:rPr>
          <w:rFonts w:ascii="Arial" w:cs="Arial" w:eastAsia="Arial" w:hAnsi="Arial"/>
          <w:rtl w:val="0"/>
        </w:rPr>
        <w:t xml:space="preserve">MUST treat any accepted messages as QoS 0.</w:t>
      </w:r>
    </w:p>
    <w:p w:rsidR="00000000" w:rsidDel="00000000" w:rsidP="00000000" w:rsidRDefault="00000000" w:rsidRPr="00000000" w14:paraId="00001365">
      <w:pPr>
        <w:ind w:left="0" w:firstLine="0"/>
        <w:rPr>
          <w:rFonts w:ascii="Arial" w:cs="Arial" w:eastAsia="Arial" w:hAnsi="Arial"/>
          <w:b w:val="1"/>
        </w:rPr>
      </w:pPr>
      <w:r w:rsidDel="00000000" w:rsidR="00000000" w:rsidRPr="00000000">
        <w:rPr>
          <w:rFonts w:ascii="Arial" w:cs="Arial" w:eastAsia="Arial" w:hAnsi="Arial"/>
          <w:b w:val="1"/>
          <w:rtl w:val="0"/>
        </w:rPr>
        <w:t xml:space="preserve">Informative:</w:t>
      </w:r>
    </w:p>
    <w:p w:rsidR="00000000" w:rsidDel="00000000" w:rsidP="00000000" w:rsidRDefault="00000000" w:rsidRPr="00000000" w14:paraId="00001366">
      <w:pPr>
        <w:ind w:left="0" w:firstLine="0"/>
        <w:rPr>
          <w:rFonts w:ascii="Arial" w:cs="Arial" w:eastAsia="Arial" w:hAnsi="Arial"/>
        </w:rPr>
      </w:pPr>
      <w:r w:rsidDel="00000000" w:rsidR="00000000" w:rsidRPr="00000000">
        <w:rPr>
          <w:rFonts w:ascii="Arial" w:cs="Arial" w:eastAsia="Arial" w:hAnsi="Arial"/>
          <w:rtl w:val="0"/>
        </w:rPr>
        <w:t xml:space="preserve">PUBWOS packets may be Multicast or Unicast.</w:t>
      </w:r>
    </w:p>
    <w:p w:rsidR="00000000" w:rsidDel="00000000" w:rsidP="00000000" w:rsidRDefault="00000000" w:rsidRPr="00000000" w14:paraId="00001367">
      <w:pPr>
        <w:pStyle w:val="Heading3"/>
        <w:ind w:left="0" w:firstLine="0"/>
        <w:rPr>
          <w:rFonts w:ascii="Arial" w:cs="Arial" w:eastAsia="Arial" w:hAnsi="Arial"/>
        </w:rPr>
      </w:pPr>
      <w:bookmarkStart w:colFirst="0" w:colLast="0" w:name="_heading=h.xevivl" w:id="213"/>
      <w:bookmarkEnd w:id="213"/>
      <w:r w:rsidDel="00000000" w:rsidR="00000000" w:rsidRPr="00000000">
        <w:rPr>
          <w:rtl w:val="0"/>
        </w:rPr>
        <w:t xml:space="preserve">4.3.2 </w:t>
      </w:r>
      <w:r w:rsidDel="00000000" w:rsidR="00000000" w:rsidRPr="00000000">
        <w:rPr>
          <w:rFonts w:ascii="Arial" w:cs="Arial" w:eastAsia="Arial" w:hAnsi="Arial"/>
          <w:rtl w:val="0"/>
        </w:rPr>
        <w:t xml:space="preserve">QoS 0: At most once delivery</w:t>
      </w:r>
    </w:p>
    <w:p w:rsidR="00000000" w:rsidDel="00000000" w:rsidP="00000000" w:rsidRDefault="00000000" w:rsidRPr="00000000" w14:paraId="00001368">
      <w:pPr>
        <w:rPr>
          <w:rFonts w:ascii="Arial" w:cs="Arial" w:eastAsia="Arial" w:hAnsi="Arial"/>
        </w:rPr>
      </w:pPr>
      <w:r w:rsidDel="00000000" w:rsidR="00000000" w:rsidRPr="00000000">
        <w:rPr>
          <w:rFonts w:ascii="Arial" w:cs="Arial" w:eastAsia="Arial" w:hAnsi="Arial"/>
          <w:rtl w:val="0"/>
        </w:rPr>
        <w:t xml:space="preserve">The message is delivered according to the capabilities of the underlying network. No response is sent by the receiver and no retry is performed by the sender. The message arrives at the receiver either once or not at all. </w:t>
      </w:r>
    </w:p>
    <w:p w:rsidR="00000000" w:rsidDel="00000000" w:rsidP="00000000" w:rsidRDefault="00000000" w:rsidRPr="00000000" w14:paraId="00001369">
      <w:pPr>
        <w:rPr>
          <w:rFonts w:ascii="Arial" w:cs="Arial" w:eastAsia="Arial" w:hAnsi="Arial"/>
        </w:rPr>
      </w:pPr>
      <w:bookmarkStart w:colFirst="0" w:colLast="0" w:name="_heading=h.3hej1je" w:id="214"/>
      <w:bookmarkEnd w:id="214"/>
      <w:r w:rsidDel="00000000" w:rsidR="00000000" w:rsidRPr="00000000">
        <w:rPr>
          <w:rFonts w:ascii="Arial" w:cs="Arial" w:eastAsia="Arial" w:hAnsi="Arial"/>
          <w:highlight w:val="yellow"/>
          <w:rtl w:val="0"/>
        </w:rPr>
        <w:t xml:space="preserve">In the QoS 0 delivery protocol, the sender</w:t>
      </w:r>
      <w:r w:rsidDel="00000000" w:rsidR="00000000" w:rsidRPr="00000000">
        <w:rPr>
          <w:rtl w:val="0"/>
        </w:rPr>
      </w:r>
    </w:p>
    <w:p w:rsidR="00000000" w:rsidDel="00000000" w:rsidP="00000000" w:rsidRDefault="00000000" w:rsidRPr="00000000" w14:paraId="0000136A">
      <w:pPr>
        <w:numPr>
          <w:ilvl w:val="0"/>
          <w:numId w:val="52"/>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with QoS 0 and DUP flag set to 0</w:t>
      </w:r>
      <w:r w:rsidDel="00000000" w:rsidR="00000000" w:rsidRPr="00000000">
        <w:rPr>
          <w:rFonts w:ascii="Arial" w:cs="Arial" w:eastAsia="Arial" w:hAnsi="Arial"/>
          <w:color w:val="ff0000"/>
          <w:rtl w:val="0"/>
        </w:rPr>
        <w:t xml:space="preserve">.</w:t>
      </w:r>
      <w:r w:rsidDel="00000000" w:rsidR="00000000" w:rsidRPr="00000000">
        <w:rPr>
          <w:rtl w:val="0"/>
        </w:rPr>
      </w:r>
    </w:p>
    <w:p w:rsidR="00000000" w:rsidDel="00000000" w:rsidP="00000000" w:rsidRDefault="00000000" w:rsidRPr="00000000" w14:paraId="0000136B">
      <w:pPr>
        <w:rPr>
          <w:rFonts w:ascii="Arial" w:cs="Arial" w:eastAsia="Arial" w:hAnsi="Arial"/>
        </w:rPr>
      </w:pPr>
      <w:bookmarkStart w:colFirst="0" w:colLast="0" w:name="_heading=h.1wjtbr7" w:id="215"/>
      <w:bookmarkEnd w:id="215"/>
      <w:r w:rsidDel="00000000" w:rsidR="00000000" w:rsidRPr="00000000">
        <w:rPr>
          <w:rFonts w:ascii="Arial" w:cs="Arial" w:eastAsia="Arial" w:hAnsi="Arial"/>
          <w:rtl w:val="0"/>
        </w:rPr>
        <w:t xml:space="preserve">In the QoS 0 delivery protocol, the receiver</w:t>
      </w:r>
    </w:p>
    <w:p w:rsidR="00000000" w:rsidDel="00000000" w:rsidP="00000000" w:rsidRDefault="00000000" w:rsidRPr="00000000" w14:paraId="0000136C">
      <w:pPr>
        <w:numPr>
          <w:ilvl w:val="0"/>
          <w:numId w:val="52"/>
        </w:numPr>
        <w:ind w:left="780" w:hanging="360"/>
        <w:rPr>
          <w:rFonts w:ascii="Arial" w:cs="Arial" w:eastAsia="Arial" w:hAnsi="Arial"/>
          <w:b w:val="0"/>
          <w:color w:val="172b4d"/>
          <w:sz w:val="21"/>
          <w:szCs w:val="21"/>
        </w:rPr>
      </w:pPr>
      <w:r w:rsidDel="00000000" w:rsidR="00000000" w:rsidRPr="00000000">
        <w:rPr>
          <w:rFonts w:ascii="Arial" w:cs="Arial" w:eastAsia="Arial" w:hAnsi="Arial"/>
          <w:rtl w:val="0"/>
        </w:rPr>
        <w:t xml:space="preserve">Accepts ownership of the message when it receives the PUBLISH packet.</w:t>
      </w:r>
    </w:p>
    <w:p w:rsidR="00000000" w:rsidDel="00000000" w:rsidP="00000000" w:rsidRDefault="00000000" w:rsidRPr="00000000" w14:paraId="0000136D">
      <w:pPr>
        <w:ind w:left="720" w:firstLine="0"/>
        <w:rPr>
          <w:rFonts w:ascii="Arial" w:cs="Arial" w:eastAsia="Arial" w:hAnsi="Arial"/>
        </w:rPr>
      </w:pPr>
      <w:bookmarkStart w:colFirst="0" w:colLast="0" w:name="_heading=h.4gjguf0" w:id="216"/>
      <w:bookmarkEnd w:id="216"/>
      <w:r w:rsidDel="00000000" w:rsidR="00000000" w:rsidRPr="00000000">
        <w:rPr>
          <w:rtl w:val="0"/>
        </w:rPr>
      </w:r>
    </w:p>
    <w:tbl>
      <w:tblPr>
        <w:tblStyle w:val="Table42"/>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1"/>
          <w:tblHeader w:val="0"/>
        </w:trPr>
        <w:tc>
          <w:tcPr>
            <w:shd w:fill="cfe2f3" w:val="clear"/>
          </w:tcPr>
          <w:p w:rsidR="00000000" w:rsidDel="00000000" w:rsidP="00000000" w:rsidRDefault="00000000" w:rsidRPr="00000000" w14:paraId="0000136E">
            <w:pPr>
              <w:tabs>
                <w:tab w:val="left" w:leader="none" w:pos="756"/>
                <w:tab w:val="center" w:leader="none" w:pos="1566"/>
              </w:tabs>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6F">
            <w:pPr>
              <w:jc w:val="center"/>
              <w:rPr>
                <w:rFonts w:ascii="Arial" w:cs="Arial" w:eastAsia="Arial" w:hAnsi="Arial"/>
                <w:b w:val="1"/>
              </w:rPr>
            </w:pPr>
            <w:r w:rsidDel="00000000" w:rsidR="00000000" w:rsidRPr="00000000">
              <w:rPr>
                <w:rFonts w:ascii="Arial" w:cs="Arial" w:eastAsia="Arial" w:hAnsi="Arial"/>
                <w:b w:val="1"/>
                <w:rtl w:val="0"/>
              </w:rPr>
              <w:t xml:space="preserve">Control Packet</w:t>
            </w:r>
          </w:p>
        </w:tc>
        <w:tc>
          <w:tcPr>
            <w:shd w:fill="cfe2f3" w:val="clear"/>
          </w:tcPr>
          <w:p w:rsidR="00000000" w:rsidDel="00000000" w:rsidP="00000000" w:rsidRDefault="00000000" w:rsidRPr="00000000" w14:paraId="00001370">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1"/>
          <w:tblHeader w:val="0"/>
        </w:trPr>
        <w:tc>
          <w:tcPr>
            <w:shd w:fill="auto" w:val="clear"/>
          </w:tcPr>
          <w:p w:rsidR="00000000" w:rsidDel="00000000" w:rsidP="00000000" w:rsidRDefault="00000000" w:rsidRPr="00000000" w14:paraId="00001371">
            <w:pPr>
              <w:jc w:val="center"/>
              <w:rPr>
                <w:rFonts w:ascii="Arial" w:cs="Arial" w:eastAsia="Arial" w:hAnsi="Arial"/>
              </w:rPr>
            </w:pPr>
            <w:r w:rsidDel="00000000" w:rsidR="00000000" w:rsidRPr="00000000">
              <w:rPr>
                <w:rFonts w:ascii="Arial" w:cs="Arial" w:eastAsia="Arial" w:hAnsi="Arial"/>
                <w:rtl w:val="0"/>
              </w:rPr>
              <w:t xml:space="preserve">PUBLISH QoS 0, DUP=0</w:t>
            </w:r>
          </w:p>
        </w:tc>
        <w:tc>
          <w:tcPr>
            <w:shd w:fill="auto" w:val="clear"/>
          </w:tcPr>
          <w:p w:rsidR="00000000" w:rsidDel="00000000" w:rsidP="00000000" w:rsidRDefault="00000000" w:rsidRPr="00000000" w14:paraId="00001372">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3">
            <w:pPr>
              <w:rPr>
                <w:rFonts w:ascii="Arial" w:cs="Arial" w:eastAsia="Arial" w:hAnsi="Arial"/>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74">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5">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76">
            <w:pPr>
              <w:jc w:val="center"/>
              <w:rPr>
                <w:rFonts w:ascii="Arial" w:cs="Arial" w:eastAsia="Arial" w:hAnsi="Arial"/>
                <w:b w:val="1"/>
              </w:rPr>
            </w:pPr>
            <w:r w:rsidDel="00000000" w:rsidR="00000000" w:rsidRPr="00000000">
              <w:rPr>
                <w:rtl w:val="0"/>
              </w:rPr>
            </w:r>
          </w:p>
        </w:tc>
      </w:tr>
      <w:tr>
        <w:trPr>
          <w:cantSplit w:val="1"/>
          <w:tblHeader w:val="0"/>
        </w:trPr>
        <w:tc>
          <w:tcPr>
            <w:shd w:fill="auto" w:val="clear"/>
          </w:tcPr>
          <w:p w:rsidR="00000000" w:rsidDel="00000000" w:rsidP="00000000" w:rsidRDefault="00000000" w:rsidRPr="00000000" w14:paraId="00001377">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8">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79">
            <w:pPr>
              <w:jc w:val="center"/>
              <w:rPr>
                <w:rFonts w:ascii="Arial" w:cs="Arial" w:eastAsia="Arial" w:hAnsi="Arial"/>
                <w:b w:val="1"/>
              </w:rPr>
            </w:pPr>
            <w:r w:rsidDel="00000000" w:rsidR="00000000" w:rsidRPr="00000000">
              <w:rPr>
                <w:rFonts w:ascii="Arial" w:cs="Arial" w:eastAsia="Arial" w:hAnsi="Arial"/>
                <w:rtl w:val="0"/>
              </w:rPr>
              <w:t xml:space="preserve">Deliver Application Message to appropriate onward recipient(s) </w:t>
            </w:r>
            <w:r w:rsidDel="00000000" w:rsidR="00000000" w:rsidRPr="00000000">
              <w:rPr>
                <w:rtl w:val="0"/>
              </w:rPr>
            </w:r>
          </w:p>
        </w:tc>
      </w:tr>
    </w:tbl>
    <w:p w:rsidR="00000000" w:rsidDel="00000000" w:rsidP="00000000" w:rsidRDefault="00000000" w:rsidRPr="00000000" w14:paraId="0000137A">
      <w:pPr>
        <w:rPr/>
      </w:pPr>
      <w:sdt>
        <w:sdtPr>
          <w:tag w:val="goog_rdk_85"/>
        </w:sdtPr>
        <w:sdtContent>
          <w:commentRangeStart w:id="76"/>
        </w:sdtContent>
      </w:sdt>
      <w:r w:rsidDel="00000000" w:rsidR="00000000" w:rsidRPr="00000000">
        <w:rPr>
          <w:rtl w:val="0"/>
        </w:rPr>
      </w:r>
    </w:p>
    <w:p w:rsidR="00000000" w:rsidDel="00000000" w:rsidP="00000000" w:rsidRDefault="00000000" w:rsidRPr="00000000" w14:paraId="0000137B">
      <w:pPr>
        <w:pStyle w:val="Heading3"/>
        <w:ind w:left="0" w:firstLine="0"/>
        <w:rPr>
          <w:rFonts w:ascii="Arial" w:cs="Arial" w:eastAsia="Arial" w:hAnsi="Arial"/>
        </w:rPr>
      </w:pPr>
      <w:bookmarkStart w:colFirst="0" w:colLast="0" w:name="_heading=h.1au1eum" w:id="217"/>
      <w:bookmarkEnd w:id="217"/>
      <w:commentRangeEnd w:id="76"/>
      <w:r w:rsidDel="00000000" w:rsidR="00000000" w:rsidRPr="00000000">
        <w:commentReference w:id="76"/>
      </w:r>
      <w:r w:rsidDel="00000000" w:rsidR="00000000" w:rsidRPr="00000000">
        <w:rPr>
          <w:rtl w:val="0"/>
        </w:rPr>
        <w:t xml:space="preserve">4.3.3 </w:t>
      </w:r>
      <w:r w:rsidDel="00000000" w:rsidR="00000000" w:rsidRPr="00000000">
        <w:rPr>
          <w:rFonts w:ascii="Arial" w:cs="Arial" w:eastAsia="Arial" w:hAnsi="Arial"/>
          <w:rtl w:val="0"/>
        </w:rPr>
        <w:t xml:space="preserve">QoS 1: At least once delivery</w:t>
      </w:r>
    </w:p>
    <w:p w:rsidR="00000000" w:rsidDel="00000000" w:rsidP="00000000" w:rsidRDefault="00000000" w:rsidRPr="00000000" w14:paraId="0000137C">
      <w:pPr>
        <w:jc w:val="both"/>
        <w:rPr>
          <w:rFonts w:ascii="Arial" w:cs="Arial" w:eastAsia="Arial" w:hAnsi="Arial"/>
        </w:rPr>
      </w:pPr>
      <w:r w:rsidDel="00000000" w:rsidR="00000000" w:rsidRPr="00000000">
        <w:rPr>
          <w:rFonts w:ascii="Arial" w:cs="Arial" w:eastAsia="Arial" w:hAnsi="Arial"/>
          <w:rtl w:val="0"/>
        </w:rPr>
        <w:t xml:space="preserve">This Quality of Service level ensures that the message arrives at the receiver at least once. A QoS 1 PUBLISH packet has a Packet Identifier in its Variable Header and is acknowledged by a PUBACK packet.</w:t>
      </w:r>
    </w:p>
    <w:p w:rsidR="00000000" w:rsidDel="00000000" w:rsidP="00000000" w:rsidRDefault="00000000" w:rsidRPr="00000000" w14:paraId="0000137D">
      <w:pPr>
        <w:rPr>
          <w:rFonts w:ascii="Arial" w:cs="Arial" w:eastAsia="Arial" w:hAnsi="Arial"/>
        </w:rPr>
      </w:pPr>
      <w:bookmarkStart w:colFirst="0" w:colLast="0" w:name="_heading=h.3utoxif" w:id="218"/>
      <w:bookmarkEnd w:id="218"/>
      <w:r w:rsidDel="00000000" w:rsidR="00000000" w:rsidRPr="00000000">
        <w:rPr>
          <w:rFonts w:ascii="Arial" w:cs="Arial" w:eastAsia="Arial" w:hAnsi="Arial"/>
          <w:highlight w:val="yellow"/>
          <w:rtl w:val="0"/>
        </w:rPr>
        <w:t xml:space="preserve">In the QoS 1 delivery protocol, the sender</w:t>
      </w:r>
      <w:r w:rsidDel="00000000" w:rsidR="00000000" w:rsidRPr="00000000">
        <w:rPr>
          <w:rtl w:val="0"/>
        </w:rPr>
      </w:r>
    </w:p>
    <w:p w:rsidR="00000000" w:rsidDel="00000000" w:rsidP="00000000" w:rsidRDefault="00000000" w:rsidRPr="00000000" w14:paraId="0000137E">
      <w:pPr>
        <w:numPr>
          <w:ilvl w:val="0"/>
          <w:numId w:val="52"/>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each time it has a new Application Message to publish</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[MQTT-SN-4.3.3-1].</w:t>
      </w:r>
    </w:p>
    <w:p w:rsidR="00000000" w:rsidDel="00000000" w:rsidP="00000000" w:rsidRDefault="00000000" w:rsidRPr="00000000" w14:paraId="0000137F">
      <w:pPr>
        <w:numPr>
          <w:ilvl w:val="0"/>
          <w:numId w:val="52"/>
        </w:numPr>
        <w:ind w:left="78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1 </w:t>
      </w:r>
      <w:sdt>
        <w:sdtPr>
          <w:tag w:val="goog_rdk_86"/>
        </w:sdtPr>
        <w:sdtContent>
          <w:commentRangeStart w:id="77"/>
        </w:sdtContent>
      </w:sdt>
      <w:sdt>
        <w:sdtPr>
          <w:tag w:val="goog_rdk_87"/>
        </w:sdtPr>
        <w:sdtContent>
          <w:commentRangeStart w:id="78"/>
        </w:sdtContent>
      </w:sdt>
      <w:r w:rsidDel="00000000" w:rsidR="00000000" w:rsidRPr="00000000">
        <w:rPr>
          <w:rFonts w:ascii="Arial" w:cs="Arial" w:eastAsia="Arial" w:hAnsi="Arial"/>
          <w:highlight w:val="yellow"/>
          <w:rtl w:val="0"/>
        </w:rPr>
        <w:t xml:space="preserve">and DUP flag set to 0</w:t>
      </w:r>
      <w:commentRangeEnd w:id="77"/>
      <w:r w:rsidDel="00000000" w:rsidR="00000000" w:rsidRPr="00000000">
        <w:commentReference w:id="77"/>
      </w:r>
      <w:commentRangeEnd w:id="78"/>
      <w:r w:rsidDel="00000000" w:rsidR="00000000" w:rsidRPr="00000000">
        <w:commentReference w:id="78"/>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[MQTT-SN-4.3.3-2].</w:t>
      </w:r>
    </w:p>
    <w:p w:rsidR="00000000" w:rsidDel="00000000" w:rsidP="00000000" w:rsidRDefault="00000000" w:rsidRPr="00000000" w14:paraId="00001380">
      <w:pPr>
        <w:numPr>
          <w:ilvl w:val="0"/>
          <w:numId w:val="52"/>
        </w:numPr>
        <w:ind w:left="780" w:hanging="360"/>
        <w:rPr>
          <w:rFonts w:ascii="Arial" w:cs="Arial" w:eastAsia="Arial" w:hAnsi="Arial"/>
          <w:color w:val="ff0000"/>
          <w:u w:val="none"/>
        </w:rPr>
      </w:pPr>
      <w:r w:rsidDel="00000000" w:rsidR="00000000" w:rsidRPr="00000000">
        <w:rPr>
          <w:rFonts w:ascii="Arial" w:cs="Arial" w:eastAsia="Arial" w:hAnsi="Arial"/>
          <w:color w:val="ff0000"/>
          <w:rtl w:val="0"/>
        </w:rPr>
        <w:t xml:space="preserve">The DUP flag must be set to 0 the first time the PUBLISH QoS 1 </w:t>
      </w:r>
    </w:p>
    <w:p w:rsidR="00000000" w:rsidDel="00000000" w:rsidP="00000000" w:rsidRDefault="00000000" w:rsidRPr="00000000" w14:paraId="00001381">
      <w:pPr>
        <w:numPr>
          <w:ilvl w:val="0"/>
          <w:numId w:val="52"/>
        </w:numPr>
        <w:ind w:left="780" w:hanging="360"/>
        <w:rPr>
          <w:rFonts w:ascii="Arial" w:cs="Arial" w:eastAsia="Arial" w:hAnsi="Arial"/>
          <w:b w:val="0"/>
          <w:color w:val="172b4d"/>
          <w:sz w:val="21"/>
          <w:szCs w:val="21"/>
          <w:highlight w:val="yellow"/>
        </w:rPr>
      </w:pPr>
      <w:r w:rsidDel="00000000" w:rsidR="00000000" w:rsidRPr="00000000">
        <w:rPr>
          <w:rFonts w:ascii="Arial" w:cs="Arial" w:eastAsia="Arial" w:hAnsi="Arial"/>
          <w:highlight w:val="yellow"/>
          <w:rtl w:val="0"/>
        </w:rPr>
        <w:t xml:space="preserve">MUST treat the PUBLISH packet as “unacknowledged” until it has received the corresponding PUBACK packet from the receiver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[MQTT-SN-4.3.3-3].</w:t>
      </w:r>
      <w:r w:rsidDel="00000000" w:rsidR="00000000" w:rsidRPr="00000000">
        <w:rPr>
          <w:rtl w:val="0"/>
        </w:rPr>
      </w:r>
    </w:p>
    <w:p w:rsidR="00000000" w:rsidDel="00000000" w:rsidP="00000000" w:rsidRDefault="00000000" w:rsidRPr="00000000" w14:paraId="00001382">
      <w:pPr>
        <w:rPr>
          <w:rFonts w:ascii="Arial" w:cs="Arial" w:eastAsia="Arial" w:hAnsi="Arial"/>
          <w:highlight w:val="yellow"/>
        </w:rPr>
      </w:pPr>
      <w:bookmarkStart w:colFirst="0" w:colLast="0" w:name="_heading=h.29yz7q8" w:id="219"/>
      <w:bookmarkEnd w:id="219"/>
      <w:r w:rsidDel="00000000" w:rsidR="00000000" w:rsidRPr="00000000">
        <w:rPr>
          <w:rFonts w:ascii="Arial" w:cs="Arial" w:eastAsia="Arial" w:hAnsi="Arial"/>
          <w:rtl w:val="0"/>
        </w:rPr>
        <w:t xml:space="preserve">The Packet Identifier becomes available for reuse once the sender has received the PUBACK packet. </w:t>
      </w:r>
      <w:r w:rsidDel="00000000" w:rsidR="00000000" w:rsidRPr="00000000">
        <w:rPr>
          <w:rtl w:val="0"/>
        </w:rPr>
      </w:r>
    </w:p>
    <w:p w:rsidR="00000000" w:rsidDel="00000000" w:rsidP="00000000" w:rsidRDefault="00000000" w:rsidRPr="00000000" w14:paraId="00001383">
      <w:pPr>
        <w:jc w:val="both"/>
        <w:rPr>
          <w:rFonts w:ascii="Arial" w:cs="Arial" w:eastAsia="Arial" w:hAnsi="Arial"/>
          <w:highlight w:val="yellow"/>
        </w:rPr>
      </w:pPr>
      <w:r w:rsidDel="00000000" w:rsidR="00000000" w:rsidRPr="00000000">
        <w:rPr>
          <w:rFonts w:ascii="Arial" w:cs="Arial" w:eastAsia="Arial" w:hAnsi="Arial"/>
          <w:b w:val="1"/>
          <w:highlight w:val="yellow"/>
          <w:rtl w:val="0"/>
        </w:rPr>
        <w:t xml:space="preserve">In a difference to MQTT 5, the sender is NOT permitted to send further PUBLISH packets with different Packet Identifiers while it is waiting to receive acknowledgements. </w:t>
      </w:r>
      <w:sdt>
        <w:sdtPr>
          <w:tag w:val="goog_rdk_88"/>
        </w:sdtPr>
        <w:sdtContent>
          <w:commentRangeStart w:id="79"/>
        </w:sdtContent>
      </w:sdt>
      <w:r w:rsidDel="00000000" w:rsidR="00000000" w:rsidRPr="00000000">
        <w:rPr>
          <w:rFonts w:ascii="Arial" w:cs="Arial" w:eastAsia="Arial" w:hAnsi="Arial"/>
          <w:b w:val="1"/>
          <w:highlight w:val="yellow"/>
          <w:rtl w:val="0"/>
        </w:rPr>
        <w:t xml:space="preserve">At any given time a sender </w:t>
      </w:r>
      <w:sdt>
        <w:sdtPr>
          <w:tag w:val="goog_rdk_89"/>
        </w:sdtPr>
        <w:sdtContent>
          <w:commentRangeStart w:id="80"/>
        </w:sdtContent>
      </w:sdt>
      <w:r w:rsidDel="00000000" w:rsidR="00000000" w:rsidRPr="00000000">
        <w:rPr>
          <w:rFonts w:ascii="Arial" w:cs="Arial" w:eastAsia="Arial" w:hAnsi="Arial"/>
          <w:b w:val="1"/>
          <w:highlight w:val="yellow"/>
          <w:rtl w:val="0"/>
        </w:rPr>
        <w:t xml:space="preserve">must</w:t>
      </w:r>
      <w:commentRangeEnd w:id="80"/>
      <w:r w:rsidDel="00000000" w:rsidR="00000000" w:rsidRPr="00000000">
        <w:commentReference w:id="80"/>
      </w:r>
      <w:r w:rsidDel="00000000" w:rsidR="00000000" w:rsidRPr="00000000">
        <w:rPr>
          <w:rFonts w:ascii="Arial" w:cs="Arial" w:eastAsia="Arial" w:hAnsi="Arial"/>
          <w:b w:val="1"/>
          <w:highlight w:val="yellow"/>
          <w:rtl w:val="0"/>
        </w:rPr>
        <w:t xml:space="preserve"> ONLY have 1 outstanding application message in flight.</w:t>
      </w:r>
      <w:commentRangeEnd w:id="79"/>
      <w:r w:rsidDel="00000000" w:rsidR="00000000" w:rsidRPr="00000000">
        <w:commentReference w:id="79"/>
      </w:r>
      <w:r w:rsidDel="00000000" w:rsidR="00000000" w:rsidRPr="00000000">
        <w:rPr>
          <w:rtl w:val="0"/>
        </w:rPr>
      </w:r>
    </w:p>
    <w:p w:rsidR="00000000" w:rsidDel="00000000" w:rsidP="00000000" w:rsidRDefault="00000000" w:rsidRPr="00000000" w14:paraId="00001384">
      <w:pPr>
        <w:rPr>
          <w:rFonts w:ascii="Arial" w:cs="Arial" w:eastAsia="Arial" w:hAnsi="Arial"/>
        </w:rPr>
      </w:pPr>
      <w:bookmarkStart w:colFirst="0" w:colLast="0" w:name="_heading=h.p49hy1" w:id="220"/>
      <w:bookmarkEnd w:id="220"/>
      <w:r w:rsidDel="00000000" w:rsidR="00000000" w:rsidRPr="00000000">
        <w:rPr>
          <w:rFonts w:ascii="Arial" w:cs="Arial" w:eastAsia="Arial" w:hAnsi="Arial"/>
          <w:highlight w:val="yellow"/>
          <w:rtl w:val="0"/>
        </w:rPr>
        <w:t xml:space="preserve">In the QoS 1 delivery protocol, the receiver</w:t>
      </w:r>
      <w:r w:rsidDel="00000000" w:rsidR="00000000" w:rsidRPr="00000000">
        <w:rPr>
          <w:rtl w:val="0"/>
        </w:rPr>
      </w:r>
    </w:p>
    <w:p w:rsidR="00000000" w:rsidDel="00000000" w:rsidP="00000000" w:rsidRDefault="00000000" w:rsidRPr="00000000" w14:paraId="00001385">
      <w:pPr>
        <w:numPr>
          <w:ilvl w:val="0"/>
          <w:numId w:val="5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PUBACK packet containing the Packet Identifier from the incoming PUBLISH packet, having accepted ownership of the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86">
      <w:pPr>
        <w:numPr>
          <w:ilvl w:val="0"/>
          <w:numId w:val="54"/>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After it has sent a PUBACK packet the receiver MUST treat any incoming PUBLISH packet that contains the same Packet Identifier as being a new Application Message, irrespective of the setting of its DUP flag</w:t>
      </w:r>
      <w:r w:rsidDel="00000000" w:rsidR="00000000" w:rsidRPr="00000000">
        <w:rPr>
          <w:rtl w:val="0"/>
        </w:rPr>
      </w:r>
    </w:p>
    <w:p w:rsidR="00000000" w:rsidDel="00000000" w:rsidP="00000000" w:rsidRDefault="00000000" w:rsidRPr="00000000" w14:paraId="00001387">
      <w:pPr>
        <w:ind w:left="720" w:firstLine="0"/>
        <w:rPr>
          <w:rFonts w:ascii="Arial" w:cs="Arial" w:eastAsia="Arial" w:hAnsi="Arial"/>
        </w:rPr>
      </w:pPr>
      <w:bookmarkStart w:colFirst="0" w:colLast="0" w:name="_heading=h.393x0lu" w:id="221"/>
      <w:bookmarkEnd w:id="221"/>
      <w:r w:rsidDel="00000000" w:rsidR="00000000" w:rsidRPr="00000000">
        <w:rPr>
          <w:rFonts w:ascii="Arial" w:cs="Arial" w:eastAsia="Arial" w:hAnsi="Arial"/>
          <w:rtl w:val="0"/>
        </w:rPr>
        <w:t xml:space="preserve">Figure 4.2 – QoS 1 protocol flow diagram, Informative example</w:t>
      </w:r>
    </w:p>
    <w:tbl>
      <w:tblPr>
        <w:tblStyle w:val="Table43"/>
        <w:tblW w:w="8748.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88"/>
        <w:gridCol w:w="2700"/>
        <w:gridCol w:w="3060"/>
        <w:tblGridChange w:id="0">
          <w:tblGrid>
            <w:gridCol w:w="2988"/>
            <w:gridCol w:w="2700"/>
            <w:gridCol w:w="3060"/>
          </w:tblGrid>
        </w:tblGridChange>
      </w:tblGrid>
      <w:tr>
        <w:trPr>
          <w:cantSplit w:val="0"/>
          <w:tblHeader w:val="0"/>
        </w:trPr>
        <w:tc>
          <w:tcPr>
            <w:shd w:fill="cfe2f3" w:val="clear"/>
          </w:tcPr>
          <w:p w:rsidR="00000000" w:rsidDel="00000000" w:rsidP="00000000" w:rsidRDefault="00000000" w:rsidRPr="00000000" w14:paraId="00001388">
            <w:pPr>
              <w:jc w:val="center"/>
              <w:rPr>
                <w:rFonts w:ascii="Arial" w:cs="Arial" w:eastAsia="Arial" w:hAnsi="Arial"/>
                <w:b w:val="1"/>
              </w:rPr>
            </w:pPr>
            <w:r w:rsidDel="00000000" w:rsidR="00000000" w:rsidRPr="00000000">
              <w:rPr>
                <w:rFonts w:ascii="Arial" w:cs="Arial" w:eastAsia="Arial" w:hAnsi="Arial"/>
                <w:b w:val="1"/>
                <w:rtl w:val="0"/>
              </w:rPr>
              <w:t xml:space="preserve">Sender Action</w:t>
            </w:r>
          </w:p>
        </w:tc>
        <w:tc>
          <w:tcPr>
            <w:shd w:fill="cfe2f3" w:val="clear"/>
          </w:tcPr>
          <w:p w:rsidR="00000000" w:rsidDel="00000000" w:rsidP="00000000" w:rsidRDefault="00000000" w:rsidRPr="00000000" w14:paraId="00001389">
            <w:pPr>
              <w:jc w:val="center"/>
              <w:rPr>
                <w:rFonts w:ascii="Arial" w:cs="Arial" w:eastAsia="Arial" w:hAnsi="Arial"/>
                <w:b w:val="1"/>
              </w:rPr>
            </w:pPr>
            <w:r w:rsidDel="00000000" w:rsidR="00000000" w:rsidRPr="00000000">
              <w:rPr>
                <w:rFonts w:ascii="Arial" w:cs="Arial" w:eastAsia="Arial" w:hAnsi="Arial"/>
                <w:b w:val="1"/>
                <w:rtl w:val="0"/>
              </w:rPr>
              <w:t xml:space="preserve">MQTT Control Packet</w:t>
            </w:r>
          </w:p>
        </w:tc>
        <w:tc>
          <w:tcPr>
            <w:shd w:fill="cfe2f3" w:val="clear"/>
          </w:tcPr>
          <w:p w:rsidR="00000000" w:rsidDel="00000000" w:rsidP="00000000" w:rsidRDefault="00000000" w:rsidRPr="00000000" w14:paraId="0000138A">
            <w:pPr>
              <w:jc w:val="center"/>
              <w:rPr>
                <w:rFonts w:ascii="Arial" w:cs="Arial" w:eastAsia="Arial" w:hAnsi="Arial"/>
                <w:b w:val="1"/>
              </w:rPr>
            </w:pPr>
            <w:r w:rsidDel="00000000" w:rsidR="00000000" w:rsidRPr="00000000">
              <w:rPr>
                <w:rFonts w:ascii="Arial" w:cs="Arial" w:eastAsia="Arial" w:hAnsi="Arial"/>
                <w:b w:val="1"/>
                <w:rtl w:val="0"/>
              </w:rPr>
              <w:t xml:space="preserve">Receiver action</w:t>
            </w:r>
          </w:p>
        </w:tc>
      </w:tr>
      <w:tr>
        <w:trPr>
          <w:cantSplit w:val="0"/>
          <w:tblHeader w:val="0"/>
        </w:trPr>
        <w:tc>
          <w:tcPr>
            <w:shd w:fill="auto" w:val="clear"/>
          </w:tcPr>
          <w:p w:rsidR="00000000" w:rsidDel="00000000" w:rsidP="00000000" w:rsidRDefault="00000000" w:rsidRPr="00000000" w14:paraId="0000138B">
            <w:pPr>
              <w:rPr>
                <w:rFonts w:ascii="Arial" w:cs="Arial" w:eastAsia="Arial" w:hAnsi="Arial"/>
              </w:rPr>
            </w:pPr>
            <w:r w:rsidDel="00000000" w:rsidR="00000000" w:rsidRPr="00000000">
              <w:rPr>
                <w:rFonts w:ascii="Arial" w:cs="Arial" w:eastAsia="Arial" w:hAnsi="Arial"/>
                <w:rtl w:val="0"/>
              </w:rPr>
              <w:t xml:space="preserve">Store message</w:t>
            </w:r>
          </w:p>
        </w:tc>
        <w:tc>
          <w:tcPr>
            <w:shd w:fill="auto" w:val="clear"/>
          </w:tcPr>
          <w:p w:rsidR="00000000" w:rsidDel="00000000" w:rsidP="00000000" w:rsidRDefault="00000000" w:rsidRPr="00000000" w14:paraId="0000138C">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8D">
            <w:pPr>
              <w:rPr>
                <w:rFonts w:ascii="Arial" w:cs="Arial" w:eastAsia="Arial" w:hAnsi="Arial"/>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8E">
            <w:pPr>
              <w:rPr>
                <w:rFonts w:ascii="Arial" w:cs="Arial" w:eastAsia="Arial" w:hAnsi="Arial"/>
              </w:rPr>
            </w:pPr>
            <w:r w:rsidDel="00000000" w:rsidR="00000000" w:rsidRPr="00000000">
              <w:rPr>
                <w:rFonts w:ascii="Arial" w:cs="Arial" w:eastAsia="Arial" w:hAnsi="Arial"/>
                <w:rtl w:val="0"/>
              </w:rPr>
              <w:t xml:space="preserve">Send PUBLISH QoS 1, DUP=0, &lt;Packet Identifier&gt;</w:t>
            </w:r>
          </w:p>
        </w:tc>
        <w:tc>
          <w:tcPr>
            <w:shd w:fill="auto" w:val="clear"/>
          </w:tcPr>
          <w:p w:rsidR="00000000" w:rsidDel="00000000" w:rsidP="00000000" w:rsidRDefault="00000000" w:rsidRPr="00000000" w14:paraId="0000138F">
            <w:pPr>
              <w:jc w:val="center"/>
              <w:rPr>
                <w:rFonts w:ascii="Arial" w:cs="Arial" w:eastAsia="Arial" w:hAnsi="Arial"/>
              </w:rPr>
            </w:pPr>
            <w:r w:rsidDel="00000000" w:rsidR="00000000" w:rsidRPr="00000000">
              <w:rPr>
                <w:rFonts w:ascii="Arial" w:cs="Arial" w:eastAsia="Arial" w:hAnsi="Arial"/>
                <w:rtl w:val="0"/>
              </w:rPr>
              <w:t xml:space="preserve">----------&gt;</w:t>
            </w:r>
          </w:p>
        </w:tc>
        <w:tc>
          <w:tcPr>
            <w:shd w:fill="auto" w:val="clear"/>
          </w:tcPr>
          <w:p w:rsidR="00000000" w:rsidDel="00000000" w:rsidP="00000000" w:rsidRDefault="00000000" w:rsidRPr="00000000" w14:paraId="00001390">
            <w:pPr>
              <w:rPr>
                <w:rFonts w:ascii="Arial" w:cs="Arial" w:eastAsia="Arial" w:hAnsi="Arial"/>
                <w:b w:val="1"/>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91">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2">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3">
            <w:pPr>
              <w:rPr>
                <w:rFonts w:ascii="Arial" w:cs="Arial" w:eastAsia="Arial" w:hAnsi="Arial"/>
                <w:b w:val="1"/>
              </w:rPr>
            </w:pPr>
            <w:r w:rsidDel="00000000" w:rsidR="00000000" w:rsidRPr="00000000">
              <w:rPr>
                <w:rFonts w:ascii="Arial" w:cs="Arial" w:eastAsia="Arial" w:hAnsi="Arial"/>
                <w:rtl w:val="0"/>
              </w:rPr>
              <w:t xml:space="preserve">Initiate onward delivery of the Application Message</w:t>
            </w:r>
            <w:r w:rsidDel="00000000" w:rsidR="00000000" w:rsidRPr="00000000">
              <w:rPr>
                <w:rFonts w:ascii="Arial" w:cs="Arial" w:eastAsia="Arial" w:hAnsi="Arial"/>
                <w:color w:val="222222"/>
                <w:sz w:val="16"/>
                <w:szCs w:val="16"/>
                <w:rtl w:val="0"/>
              </w:rPr>
              <w:t xml:space="preserve"> (Note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1394">
            <w:pP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5">
            <w:pPr>
              <w:jc w:val="center"/>
              <w:rPr>
                <w:rFonts w:ascii="Arial" w:cs="Arial" w:eastAsia="Arial" w:hAnsi="Arial"/>
              </w:rPr>
            </w:pPr>
            <w:r w:rsidDel="00000000" w:rsidR="00000000" w:rsidRPr="00000000">
              <w:rPr>
                <w:rFonts w:ascii="Arial" w:cs="Arial" w:eastAsia="Arial" w:hAnsi="Arial"/>
                <w:rtl w:val="0"/>
              </w:rPr>
              <w:t xml:space="preserve">&lt;----------</w:t>
            </w:r>
          </w:p>
        </w:tc>
        <w:tc>
          <w:tcPr>
            <w:shd w:fill="auto" w:val="clear"/>
          </w:tcPr>
          <w:p w:rsidR="00000000" w:rsidDel="00000000" w:rsidP="00000000" w:rsidRDefault="00000000" w:rsidRPr="00000000" w14:paraId="00001396">
            <w:pPr>
              <w:jc w:val="center"/>
              <w:rPr>
                <w:rFonts w:ascii="Arial" w:cs="Arial" w:eastAsia="Arial" w:hAnsi="Arial"/>
              </w:rPr>
            </w:pPr>
            <w:r w:rsidDel="00000000" w:rsidR="00000000" w:rsidRPr="00000000">
              <w:rPr>
                <w:rFonts w:ascii="Arial" w:cs="Arial" w:eastAsia="Arial" w:hAnsi="Arial"/>
                <w:rtl w:val="0"/>
              </w:rPr>
              <w:t xml:space="preserve">Send PUBACK &lt;Packet Identifier&gt;</w:t>
            </w:r>
          </w:p>
        </w:tc>
      </w:tr>
      <w:tr>
        <w:trPr>
          <w:cantSplit w:val="0"/>
          <w:tblHeader w:val="0"/>
        </w:trPr>
        <w:tc>
          <w:tcPr>
            <w:shd w:fill="auto" w:val="clear"/>
          </w:tcPr>
          <w:p w:rsidR="00000000" w:rsidDel="00000000" w:rsidP="00000000" w:rsidRDefault="00000000" w:rsidRPr="00000000" w14:paraId="00001397">
            <w:pPr>
              <w:rPr>
                <w:rFonts w:ascii="Arial" w:cs="Arial" w:eastAsia="Arial" w:hAnsi="Arial"/>
                <w:b w:val="1"/>
              </w:rPr>
            </w:pPr>
            <w:r w:rsidDel="00000000" w:rsidR="00000000" w:rsidRPr="00000000">
              <w:rPr>
                <w:rFonts w:ascii="Arial" w:cs="Arial" w:eastAsia="Arial" w:hAnsi="Arial"/>
                <w:rtl w:val="0"/>
              </w:rPr>
              <w:t xml:space="preserve">Discard message</w:t>
            </w:r>
            <w:r w:rsidDel="00000000" w:rsidR="00000000" w:rsidRPr="00000000">
              <w:rPr>
                <w:rtl w:val="0"/>
              </w:rPr>
            </w:r>
          </w:p>
        </w:tc>
        <w:tc>
          <w:tcPr>
            <w:shd w:fill="auto" w:val="clear"/>
          </w:tcPr>
          <w:p w:rsidR="00000000" w:rsidDel="00000000" w:rsidP="00000000" w:rsidRDefault="00000000" w:rsidRPr="00000000" w14:paraId="00001398">
            <w:pPr>
              <w:jc w:val="center"/>
              <w:rPr>
                <w:rFonts w:ascii="Arial" w:cs="Arial" w:eastAsia="Arial" w:hAnsi="Arial"/>
              </w:rPr>
            </w:pPr>
            <w:r w:rsidDel="00000000" w:rsidR="00000000" w:rsidRPr="00000000">
              <w:rPr>
                <w:rtl w:val="0"/>
              </w:rPr>
            </w:r>
          </w:p>
        </w:tc>
        <w:tc>
          <w:tcPr>
            <w:shd w:fill="auto" w:val="clear"/>
          </w:tcPr>
          <w:p w:rsidR="00000000" w:rsidDel="00000000" w:rsidP="00000000" w:rsidRDefault="00000000" w:rsidRPr="00000000" w14:paraId="00001399">
            <w:pPr>
              <w:jc w:val="center"/>
              <w:rPr>
                <w:rFonts w:ascii="Arial" w:cs="Arial" w:eastAsia="Arial" w:hAnsi="Arial"/>
                <w:b w:val="1"/>
              </w:rPr>
            </w:pPr>
            <w:r w:rsidDel="00000000" w:rsidR="00000000" w:rsidRPr="00000000">
              <w:rPr>
                <w:rtl w:val="0"/>
              </w:rPr>
            </w:r>
          </w:p>
        </w:tc>
      </w:tr>
    </w:tbl>
    <w:p w:rsidR="00000000" w:rsidDel="00000000" w:rsidP="00000000" w:rsidRDefault="00000000" w:rsidRPr="00000000" w14:paraId="0000139A">
      <w:pPr>
        <w:ind w:left="0" w:firstLine="0"/>
        <w:rPr>
          <w:rFonts w:ascii="Arial" w:cs="Arial" w:eastAsia="Arial" w:hAnsi="Arial"/>
        </w:rPr>
      </w:pPr>
      <w:r w:rsidDel="00000000" w:rsidR="00000000" w:rsidRPr="00000000">
        <w:rPr>
          <w:rtl w:val="0"/>
        </w:rPr>
      </w:r>
    </w:p>
    <w:p w:rsidR="00000000" w:rsidDel="00000000" w:rsidP="00000000" w:rsidRDefault="00000000" w:rsidRPr="00000000" w14:paraId="0000139B">
      <w:pPr>
        <w:spacing w:after="0" w:before="0" w:lineRule="auto"/>
        <w:rPr>
          <w:rFonts w:ascii="Roboto" w:cs="Roboto" w:eastAsia="Roboto" w:hAnsi="Roboto"/>
          <w:color w:val="222222"/>
          <w:sz w:val="24"/>
          <w:szCs w:val="24"/>
        </w:rPr>
      </w:pPr>
      <w:r w:rsidDel="00000000" w:rsidR="00000000" w:rsidRPr="00000000">
        <w:rPr>
          <w:rFonts w:ascii="Roboto" w:cs="Roboto" w:eastAsia="Roboto" w:hAnsi="Roboto"/>
          <w:color w:val="222222"/>
          <w:sz w:val="24"/>
          <w:szCs w:val="24"/>
          <w:rtl w:val="0"/>
        </w:rPr>
        <w:t xml:space="preserve">Note(s):</w:t>
      </w:r>
    </w:p>
    <w:p w:rsidR="00000000" w:rsidDel="00000000" w:rsidP="00000000" w:rsidRDefault="00000000" w:rsidRPr="00000000" w14:paraId="0000139C">
      <w:pPr>
        <w:numPr>
          <w:ilvl w:val="0"/>
          <w:numId w:val="24"/>
        </w:numPr>
        <w:ind w:left="1440" w:hanging="360"/>
        <w:rPr>
          <w:b w:val="0"/>
          <w:color w:val="172b4d"/>
          <w:sz w:val="21"/>
          <w:szCs w:val="21"/>
        </w:rPr>
      </w:pPr>
      <w:r w:rsidDel="00000000" w:rsidR="00000000" w:rsidRPr="00000000">
        <w:rPr>
          <w:rtl w:val="0"/>
        </w:rPr>
        <w:t xml:space="preserve">The receiver does not need to complete delivery of the Application Message before sending the PUBACK</w:t>
      </w:r>
      <w:r w:rsidDel="00000000" w:rsidR="00000000" w:rsidRPr="00000000">
        <w:rPr>
          <w:rtl w:val="0"/>
        </w:rPr>
        <w:t xml:space="preserve">. When its original sender receives the PUBACK packet, ownership of the Application Message is transferred to the receiver.</w:t>
      </w:r>
    </w:p>
    <w:p w:rsidR="00000000" w:rsidDel="00000000" w:rsidP="00000000" w:rsidRDefault="00000000" w:rsidRPr="00000000" w14:paraId="0000139D">
      <w:pPr>
        <w:pStyle w:val="Heading3"/>
        <w:ind w:left="0" w:firstLine="0"/>
        <w:rPr>
          <w:rFonts w:ascii="Arial" w:cs="Arial" w:eastAsia="Arial" w:hAnsi="Arial"/>
        </w:rPr>
      </w:pPr>
      <w:bookmarkStart w:colFirst="0" w:colLast="0" w:name="_heading=h.1o97atn" w:id="222"/>
      <w:bookmarkEnd w:id="222"/>
      <w:r w:rsidDel="00000000" w:rsidR="00000000" w:rsidRPr="00000000">
        <w:rPr>
          <w:rtl w:val="0"/>
        </w:rPr>
        <w:t xml:space="preserve">4.3.4 </w:t>
      </w:r>
      <w:r w:rsidDel="00000000" w:rsidR="00000000" w:rsidRPr="00000000">
        <w:rPr>
          <w:rFonts w:ascii="Arial" w:cs="Arial" w:eastAsia="Arial" w:hAnsi="Arial"/>
          <w:rtl w:val="0"/>
        </w:rPr>
        <w:t xml:space="preserve">QoS 2: Exactly once delivery</w:t>
      </w:r>
    </w:p>
    <w:p w:rsidR="00000000" w:rsidDel="00000000" w:rsidP="00000000" w:rsidRDefault="00000000" w:rsidRPr="00000000" w14:paraId="0000139E">
      <w:pPr>
        <w:rPr>
          <w:rFonts w:ascii="Arial" w:cs="Arial" w:eastAsia="Arial" w:hAnsi="Arial"/>
        </w:rPr>
      </w:pPr>
      <w:r w:rsidDel="00000000" w:rsidR="00000000" w:rsidRPr="00000000">
        <w:rPr>
          <w:rFonts w:ascii="Arial" w:cs="Arial" w:eastAsia="Arial" w:hAnsi="Arial"/>
          <w:rtl w:val="0"/>
        </w:rPr>
        <w:t xml:space="preserve">This is the highest Quality of Service level, for use when neither loss nor duplication of Application Messages are acceptable. There is an increased overhead associated with QoS 2.</w:t>
      </w:r>
    </w:p>
    <w:p w:rsidR="00000000" w:rsidDel="00000000" w:rsidP="00000000" w:rsidRDefault="00000000" w:rsidRPr="00000000" w14:paraId="0000139F">
      <w:pPr>
        <w:rPr>
          <w:rFonts w:ascii="Arial" w:cs="Arial" w:eastAsia="Arial" w:hAnsi="Arial"/>
        </w:rPr>
      </w:pPr>
      <w:bookmarkStart w:colFirst="0" w:colLast="0" w:name="_heading=h.488uthg" w:id="223"/>
      <w:bookmarkEnd w:id="223"/>
      <w:r w:rsidDel="00000000" w:rsidR="00000000" w:rsidRPr="00000000">
        <w:rPr>
          <w:rFonts w:ascii="Arial" w:cs="Arial" w:eastAsia="Arial" w:hAnsi="Arial"/>
          <w:highlight w:val="yellow"/>
          <w:rtl w:val="0"/>
        </w:rPr>
        <w:t xml:space="preserve">In the QoS 2 delivery protocol, the sender</w:t>
      </w:r>
      <w:r w:rsidDel="00000000" w:rsidR="00000000" w:rsidRPr="00000000">
        <w:rPr>
          <w:rFonts w:ascii="Arial" w:cs="Arial" w:eastAsia="Arial" w:hAnsi="Arial"/>
          <w:rtl w:val="0"/>
        </w:rPr>
        <w:t xml:space="preserve">:</w:t>
      </w:r>
    </w:p>
    <w:p w:rsidR="00000000" w:rsidDel="00000000" w:rsidP="00000000" w:rsidRDefault="00000000" w:rsidRPr="00000000" w14:paraId="000013A0">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assign an unused Packet Identifier when it has a new Application Message to publish</w:t>
      </w:r>
      <w:r w:rsidDel="00000000" w:rsidR="00000000" w:rsidRPr="00000000">
        <w:rPr>
          <w:rFonts w:ascii="Arial" w:cs="Arial" w:eastAsia="Arial" w:hAnsi="Arial"/>
          <w:color w:val="ff0000"/>
          <w:rtl w:val="0"/>
        </w:rPr>
        <w:t xml:space="preserve"> </w:t>
      </w:r>
      <w:r w:rsidDel="00000000" w:rsidR="00000000" w:rsidRPr="00000000">
        <w:rPr>
          <w:rtl w:val="0"/>
        </w:rPr>
      </w:r>
    </w:p>
    <w:p w:rsidR="00000000" w:rsidDel="00000000" w:rsidP="00000000" w:rsidRDefault="00000000" w:rsidRPr="00000000" w14:paraId="000013A1">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PUBLISH packet containing this Packet Identifier with QoS 2 and DUP flag set to 0</w:t>
      </w:r>
      <w:r w:rsidDel="00000000" w:rsidR="00000000" w:rsidRPr="00000000">
        <w:rPr>
          <w:rFonts w:ascii="Arial" w:cs="Arial" w:eastAsia="Arial" w:hAnsi="Arial"/>
          <w:rtl w:val="0"/>
        </w:rPr>
        <w:t xml:space="preserve"> </w:t>
      </w:r>
    </w:p>
    <w:p w:rsidR="00000000" w:rsidDel="00000000" w:rsidP="00000000" w:rsidRDefault="00000000" w:rsidRPr="00000000" w14:paraId="000013A2">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PUBLISH packet as “unacknowledged” until it has received the corresponding PUBREC packet from the receiver</w:t>
      </w:r>
      <w:r w:rsidDel="00000000" w:rsidR="00000000" w:rsidRPr="00000000">
        <w:rPr>
          <w:rFonts w:ascii="Arial" w:cs="Arial" w:eastAsia="Arial" w:hAnsi="Arial"/>
          <w:rtl w:val="0"/>
        </w:rPr>
        <w:t xml:space="preserve"> </w:t>
      </w:r>
    </w:p>
    <w:p w:rsidR="00000000" w:rsidDel="00000000" w:rsidP="00000000" w:rsidRDefault="00000000" w:rsidRPr="00000000" w14:paraId="000013A3">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send a PUBREL packet when it receives a PUBREC packet from the receiver with a Reason Code value less than 0x80. This PUBREL packet MUST contain the same Packet Identifier as the original PUBLISH packet</w:t>
      </w:r>
      <w:r w:rsidDel="00000000" w:rsidR="00000000" w:rsidRPr="00000000">
        <w:rPr>
          <w:rtl w:val="0"/>
        </w:rPr>
      </w:r>
    </w:p>
    <w:p w:rsidR="00000000" w:rsidDel="00000000" w:rsidP="00000000" w:rsidRDefault="00000000" w:rsidRPr="00000000" w14:paraId="000013A4">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treat the PUBREL packet as “unacknowledged” until it has received the corresponding PUBCOMP packet from the receiver</w:t>
      </w:r>
      <w:r w:rsidDel="00000000" w:rsidR="00000000" w:rsidRPr="00000000">
        <w:rPr>
          <w:rtl w:val="0"/>
        </w:rPr>
      </w:r>
    </w:p>
    <w:p w:rsidR="00000000" w:rsidDel="00000000" w:rsidP="00000000" w:rsidRDefault="00000000" w:rsidRPr="00000000" w14:paraId="000013A5">
      <w:pPr>
        <w:numPr>
          <w:ilvl w:val="0"/>
          <w:numId w:val="55"/>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NOT resend the PUBLISH once it has sent the corresponding PUBREL packe</w:t>
      </w:r>
      <w:r w:rsidDel="00000000" w:rsidR="00000000" w:rsidRPr="00000000">
        <w:rPr>
          <w:rFonts w:ascii="Arial" w:cs="Arial" w:eastAsia="Arial" w:hAnsi="Arial"/>
          <w:rtl w:val="0"/>
        </w:rPr>
        <w:t xml:space="preserve">t</w:t>
      </w:r>
      <w:r w:rsidDel="00000000" w:rsidR="00000000" w:rsidRPr="00000000">
        <w:rPr>
          <w:rtl w:val="0"/>
        </w:rPr>
      </w:r>
    </w:p>
    <w:p w:rsidR="00000000" w:rsidDel="00000000" w:rsidP="00000000" w:rsidRDefault="00000000" w:rsidRPr="00000000" w14:paraId="000013A6">
      <w:pPr>
        <w:jc w:val="both"/>
        <w:rPr>
          <w:rFonts w:ascii="Arial" w:cs="Arial" w:eastAsia="Arial" w:hAnsi="Arial"/>
        </w:rPr>
      </w:pPr>
      <w:r w:rsidDel="00000000" w:rsidR="00000000" w:rsidRPr="00000000">
        <w:rPr>
          <w:rFonts w:ascii="Arial" w:cs="Arial" w:eastAsia="Arial" w:hAnsi="Arial"/>
          <w:rtl w:val="0"/>
        </w:rPr>
        <w:t xml:space="preserve">The Packet Identifier becomes available for reuse once the sender has received the PUBCOMP packet or a PUBREC with a Reason Code of 0x80 or greater. </w:t>
      </w:r>
    </w:p>
    <w:p w:rsidR="00000000" w:rsidDel="00000000" w:rsidP="00000000" w:rsidRDefault="00000000" w:rsidRPr="00000000" w14:paraId="000013A7">
      <w:pPr>
        <w:rPr>
          <w:rFonts w:ascii="Arial" w:cs="Arial" w:eastAsia="Arial" w:hAnsi="Arial"/>
          <w:b w:val="1"/>
          <w:color w:val="000000"/>
          <w:sz w:val="18"/>
          <w:szCs w:val="18"/>
        </w:rPr>
      </w:pPr>
      <w:bookmarkStart w:colFirst="0" w:colLast="0" w:name="_heading=h.2ne53p9" w:id="224"/>
      <w:bookmarkEnd w:id="224"/>
      <w:r w:rsidDel="00000000" w:rsidR="00000000" w:rsidRPr="00000000">
        <w:rPr>
          <w:rFonts w:ascii="Arial" w:cs="Arial" w:eastAsia="Arial" w:hAnsi="Arial"/>
          <w:highlight w:val="yellow"/>
          <w:rtl w:val="0"/>
        </w:rPr>
        <w:t xml:space="preserve">In the QoS 2 delivery protocol, the receiver</w:t>
      </w:r>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A8">
      <w:pPr>
        <w:numPr>
          <w:ilvl w:val="0"/>
          <w:numId w:val="5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with a PUBREC containing the Packet Identifier from the incoming PUBLISH packet, having accepted ownership of the Application Message</w:t>
      </w:r>
      <w:r w:rsidDel="00000000" w:rsidR="00000000" w:rsidRPr="00000000">
        <w:rPr>
          <w:rtl w:val="0"/>
        </w:rPr>
      </w:r>
    </w:p>
    <w:p w:rsidR="00000000" w:rsidDel="00000000" w:rsidP="00000000" w:rsidRDefault="00000000" w:rsidRPr="00000000" w14:paraId="000013A9">
      <w:pPr>
        <w:numPr>
          <w:ilvl w:val="0"/>
          <w:numId w:val="5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If it has sent a PUBREC with a Reason Code of 0x80 or greater, the receiver MUST treat any subsequent PUBLISH packet that contains that Packet Identifier as being a new Application Message</w:t>
      </w:r>
      <w:r w:rsidDel="00000000" w:rsidR="00000000" w:rsidRPr="00000000">
        <w:rPr>
          <w:rFonts w:ascii="Arial" w:cs="Arial" w:eastAsia="Arial" w:hAnsi="Arial"/>
          <w:rtl w:val="0"/>
        </w:rPr>
        <w:t xml:space="preserve"> </w:t>
      </w:r>
    </w:p>
    <w:p w:rsidR="00000000" w:rsidDel="00000000" w:rsidP="00000000" w:rsidRDefault="00000000" w:rsidRPr="00000000" w14:paraId="000013AA">
      <w:pPr>
        <w:numPr>
          <w:ilvl w:val="0"/>
          <w:numId w:val="5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Until it has received the corresponding PUBREL packet, </w:t>
      </w:r>
      <w:sdt>
        <w:sdtPr>
          <w:tag w:val="goog_rdk_90"/>
        </w:sdtPr>
        <w:sdtContent>
          <w:commentRangeStart w:id="81"/>
        </w:sdtContent>
      </w:sdt>
      <w:sdt>
        <w:sdtPr>
          <w:tag w:val="goog_rdk_91"/>
        </w:sdtPr>
        <w:sdtContent>
          <w:commentRangeStart w:id="82"/>
        </w:sdtContent>
      </w:sdt>
      <w:sdt>
        <w:sdtPr>
          <w:tag w:val="goog_rdk_92"/>
        </w:sdtPr>
        <w:sdtContent>
          <w:commentRangeStart w:id="83"/>
        </w:sdtContent>
      </w:sdt>
      <w:sdt>
        <w:sdtPr>
          <w:tag w:val="goog_rdk_93"/>
        </w:sdtPr>
        <w:sdtContent>
          <w:commentRangeStart w:id="84"/>
        </w:sdtContent>
      </w:sdt>
      <w:r w:rsidDel="00000000" w:rsidR="00000000" w:rsidRPr="00000000">
        <w:rPr>
          <w:rFonts w:ascii="Arial" w:cs="Arial" w:eastAsia="Arial" w:hAnsi="Arial"/>
          <w:highlight w:val="yellow"/>
          <w:rtl w:val="0"/>
        </w:rPr>
        <w:t xml:space="preserve">the receiver MUST acknowledge any subsequent PUBLISH packet with the same Packet Identifier by sending a PUBREC</w:t>
      </w:r>
      <w:commentRangeEnd w:id="81"/>
      <w:r w:rsidDel="00000000" w:rsidR="00000000" w:rsidRPr="00000000">
        <w:commentReference w:id="81"/>
      </w:r>
      <w:commentRangeEnd w:id="82"/>
      <w:r w:rsidDel="00000000" w:rsidR="00000000" w:rsidRPr="00000000">
        <w:commentReference w:id="82"/>
      </w:r>
      <w:commentRangeEnd w:id="83"/>
      <w:r w:rsidDel="00000000" w:rsidR="00000000" w:rsidRPr="00000000">
        <w:commentReference w:id="83"/>
      </w:r>
      <w:commentRangeEnd w:id="84"/>
      <w:r w:rsidDel="00000000" w:rsidR="00000000" w:rsidRPr="00000000">
        <w:commentReference w:id="84"/>
      </w:r>
      <w:r w:rsidDel="00000000" w:rsidR="00000000" w:rsidRPr="00000000">
        <w:rPr>
          <w:rFonts w:ascii="Arial" w:cs="Arial" w:eastAsia="Arial" w:hAnsi="Arial"/>
          <w:highlight w:val="yellow"/>
          <w:rtl w:val="0"/>
        </w:rPr>
        <w:t xml:space="preserve">. It MUST NOT cause duplicate messages to be delivered to any onward recipients in this case</w:t>
      </w:r>
      <w:r w:rsidDel="00000000" w:rsidR="00000000" w:rsidRPr="00000000">
        <w:rPr>
          <w:rFonts w:ascii="Arial" w:cs="Arial" w:eastAsia="Arial" w:hAnsi="Arial"/>
          <w:rtl w:val="0"/>
        </w:rPr>
        <w:t xml:space="preserve"> </w:t>
      </w:r>
    </w:p>
    <w:p w:rsidR="00000000" w:rsidDel="00000000" w:rsidP="00000000" w:rsidRDefault="00000000" w:rsidRPr="00000000" w14:paraId="000013AB">
      <w:pPr>
        <w:numPr>
          <w:ilvl w:val="0"/>
          <w:numId w:val="57"/>
        </w:numPr>
        <w:ind w:left="720" w:hanging="360"/>
        <w:rPr>
          <w:rFonts w:ascii="Arial" w:cs="Arial" w:eastAsia="Arial" w:hAnsi="Arial"/>
          <w:b w:val="0"/>
          <w:color w:val="172b4d"/>
          <w:sz w:val="21"/>
          <w:szCs w:val="21"/>
        </w:rPr>
      </w:pPr>
      <w:r w:rsidDel="00000000" w:rsidR="00000000" w:rsidRPr="00000000">
        <w:rPr>
          <w:rFonts w:ascii="Arial" w:cs="Arial" w:eastAsia="Arial" w:hAnsi="Arial"/>
          <w:highlight w:val="yellow"/>
          <w:rtl w:val="0"/>
        </w:rPr>
        <w:t xml:space="preserve">MUST respond to a PUBREL packet by sending a PUBCOMP packet containing the same Packet Identifier as the PUBREL</w:t>
      </w:r>
      <w:r w:rsidDel="00000000" w:rsidR="00000000" w:rsidRPr="00000000">
        <w:rPr>
          <w:rtl w:val="0"/>
        </w:rPr>
      </w:r>
    </w:p>
    <w:sdt>
      <w:sdtPr>
        <w:tag w:val="goog_rdk_96"/>
      </w:sdtPr>
      <w:sdtContent>
        <w:p w:rsidR="00000000" w:rsidDel="00000000" w:rsidP="00000000" w:rsidRDefault="00000000" w:rsidRPr="00000000" w14:paraId="000013AC">
          <w:pPr>
            <w:numPr>
              <w:ilvl w:val="0"/>
              <w:numId w:val="57"/>
            </w:numPr>
            <w:ind w:left="720" w:hanging="360"/>
            <w:rPr>
              <w:rFonts w:ascii="Arial" w:cs="Arial" w:eastAsia="Arial" w:hAnsi="Arial"/>
              <w:b w:val="0"/>
              <w:color w:val="172b4d"/>
              <w:sz w:val="21"/>
              <w:szCs w:val="21"/>
              <w:highlight w:val="yellow"/>
              <w:rPrChange w:author="davide.lenzarini@u-blox.com" w:id="6" w:date="2024-03-19T16:04:48Z">
                <w:rPr>
                  <w:rFonts w:ascii="Arial" w:cs="Arial" w:eastAsia="Arial" w:hAnsi="Arial"/>
                  <w:b w:val="0"/>
                  <w:color w:val="172b4d"/>
                  <w:sz w:val="21"/>
                  <w:szCs w:val="21"/>
                  <w:highlight w:val="yellow"/>
                </w:rPr>
              </w:rPrChange>
            </w:rPr>
            <w:pPrChange w:author="davide.lenzarini@u-blox.com" w:id="0" w:date="2024-03-19T16:04:48Z">
              <w:pPr>
                <w:numPr>
                  <w:ilvl w:val="0"/>
                  <w:numId w:val="57"/>
                </w:numPr>
                <w:ind w:left="720" w:hanging="360"/>
              </w:pPr>
            </w:pPrChange>
          </w:pPr>
          <w:r w:rsidDel="00000000" w:rsidR="00000000" w:rsidRPr="00000000">
            <w:rPr>
              <w:rFonts w:ascii="Arial" w:cs="Arial" w:eastAsia="Arial" w:hAnsi="Arial"/>
              <w:highlight w:val="yellow"/>
              <w:rtl w:val="0"/>
            </w:rPr>
            <w:t xml:space="preserve">After it has sent a PUBCOMP, the receiver MUST treat any subsequent PUBLISH packet that contains that Packet Identifier as being a new Application Message</w:t>
          </w:r>
          <w:sdt>
            <w:sdtPr>
              <w:tag w:val="goog_rdk_94"/>
            </w:sdtPr>
            <w:sdtContent>
              <w:ins w:author="davide.lenzarini@u-blox.com" w:id="5" w:date="2024-03-19T16:04:48Z">
                <w:r w:rsidDel="00000000" w:rsidR="00000000" w:rsidRPr="00000000">
                  <w:rPr>
                    <w:rFonts w:ascii="Arial" w:cs="Arial" w:eastAsia="Arial" w:hAnsi="Arial"/>
                    <w:highlight w:val="yellow"/>
                    <w:rtl w:val="0"/>
                  </w:rPr>
                  <w:t xml:space="preserve">, irrespective of the setting of its DUP flag</w:t>
                </w:r>
              </w:ins>
            </w:sdtContent>
          </w:sdt>
          <w:sdt>
            <w:sdtPr>
              <w:tag w:val="goog_rdk_95"/>
            </w:sdtPr>
            <w:sdtContent>
              <w:r w:rsidDel="00000000" w:rsidR="00000000" w:rsidRPr="00000000">
                <w:rPr>
                  <w:rtl w:val="0"/>
                </w:rPr>
              </w:r>
            </w:sdtContent>
          </w:sdt>
        </w:p>
      </w:sdtContent>
    </w:sdt>
    <w:p w:rsidR="00000000" w:rsidDel="00000000" w:rsidP="00000000" w:rsidRDefault="00000000" w:rsidRPr="00000000" w14:paraId="000013AD">
      <w:pPr>
        <w:pStyle w:val="Heading2"/>
        <w:ind w:left="0" w:firstLine="0"/>
        <w:rPr/>
      </w:pPr>
      <w:bookmarkStart w:colFirst="0" w:colLast="0" w:name="_heading=h.6udnv5yl5cv5" w:id="225"/>
      <w:bookmarkEnd w:id="225"/>
      <w:r w:rsidDel="00000000" w:rsidR="00000000" w:rsidRPr="00000000">
        <w:rPr>
          <w:rtl w:val="0"/>
        </w:rPr>
        <w:t xml:space="preserve">4.4 Packet delivery retry</w:t>
      </w:r>
    </w:p>
    <w:p w:rsidR="00000000" w:rsidDel="00000000" w:rsidP="00000000" w:rsidRDefault="00000000" w:rsidRPr="00000000" w14:paraId="000013AE">
      <w:pPr>
        <w:rPr/>
      </w:pPr>
      <w:r w:rsidDel="00000000" w:rsidR="00000000" w:rsidRPr="00000000">
        <w:rPr>
          <w:rtl w:val="0"/>
        </w:rPr>
        <w:t xml:space="preserve">There are two situations when packets that require acknowledgement are resent by the sender:</w:t>
      </w:r>
    </w:p>
    <w:p w:rsidR="00000000" w:rsidDel="00000000" w:rsidP="00000000" w:rsidRDefault="00000000" w:rsidRPr="00000000" w14:paraId="000013AF">
      <w:pPr>
        <w:numPr>
          <w:ilvl w:val="0"/>
          <w:numId w:val="31"/>
        </w:numPr>
        <w:spacing w:after="0" w:afterAutospacing="0"/>
        <w:ind w:left="720" w:hanging="360"/>
        <w:rPr>
          <w:u w:val="none"/>
        </w:rPr>
      </w:pPr>
      <w:r w:rsidDel="00000000" w:rsidR="00000000" w:rsidRPr="00000000">
        <w:rPr>
          <w:rtl w:val="0"/>
        </w:rPr>
        <w:t xml:space="preserve">when a Virtual Connection ends before the acknowledgement is received by the requester (and clean start is false)</w:t>
      </w:r>
    </w:p>
    <w:p w:rsidR="00000000" w:rsidDel="00000000" w:rsidP="00000000" w:rsidRDefault="00000000" w:rsidRPr="00000000" w14:paraId="000013B0">
      <w:pPr>
        <w:numPr>
          <w:ilvl w:val="0"/>
          <w:numId w:val="31"/>
        </w:numPr>
        <w:spacing w:before="0" w:beforeAutospacing="0"/>
        <w:ind w:left="720" w:hanging="360"/>
        <w:rPr>
          <w:u w:val="none"/>
        </w:rPr>
      </w:pPr>
      <w:r w:rsidDel="00000000" w:rsidR="00000000" w:rsidRPr="00000000">
        <w:rPr>
          <w:rtl w:val="0"/>
        </w:rPr>
        <w:t xml:space="preserve">when no acknowledgment is received by the by the requester within a configured timeout period during the existence of a Virtual Connection</w:t>
      </w:r>
    </w:p>
    <w:p w:rsidR="00000000" w:rsidDel="00000000" w:rsidP="00000000" w:rsidRDefault="00000000" w:rsidRPr="00000000" w14:paraId="000013B1">
      <w:pPr>
        <w:ind w:left="0" w:firstLine="0"/>
        <w:rPr/>
      </w:pPr>
      <w:r w:rsidDel="00000000" w:rsidR="00000000" w:rsidRPr="00000000">
        <w:rPr>
          <w:rtl w:val="0"/>
        </w:rPr>
        <w:t xml:space="preserve">These two situations are described in the following two sections.</w:t>
      </w:r>
    </w:p>
    <w:p w:rsidR="00000000" w:rsidDel="00000000" w:rsidP="00000000" w:rsidRDefault="00000000" w:rsidRPr="00000000" w14:paraId="000013B2">
      <w:pPr>
        <w:pStyle w:val="Heading3"/>
        <w:ind w:left="0" w:firstLine="0"/>
        <w:rPr/>
      </w:pPr>
      <w:bookmarkStart w:colFirst="0" w:colLast="0" w:name="_heading=h.kc8msbstg9e" w:id="226"/>
      <w:bookmarkEnd w:id="226"/>
      <w:r w:rsidDel="00000000" w:rsidR="00000000" w:rsidRPr="00000000">
        <w:rPr>
          <w:rtl w:val="0"/>
        </w:rPr>
        <w:t xml:space="preserve">4.4.1 Virtual Connection End</w:t>
      </w:r>
    </w:p>
    <w:p w:rsidR="00000000" w:rsidDel="00000000" w:rsidP="00000000" w:rsidRDefault="00000000" w:rsidRPr="00000000" w14:paraId="000013B3">
      <w:pPr>
        <w:spacing w:after="240" w:before="240" w:lineRule="auto"/>
        <w:ind w:left="0" w:right="0" w:firstLine="0"/>
        <w:rPr>
          <w:sz w:val="22"/>
          <w:szCs w:val="22"/>
          <w:highlight w:val="yellow"/>
        </w:rPr>
      </w:pPr>
      <w:r w:rsidDel="00000000" w:rsidR="00000000" w:rsidRPr="00000000">
        <w:rPr>
          <w:sz w:val="22"/>
          <w:szCs w:val="22"/>
          <w:highlight w:val="yellow"/>
          <w:rtl w:val="0"/>
        </w:rPr>
        <w:t xml:space="preserve">When a Client reconnects with Clean Start set to 0 and a session is present, both the Client and Server MUST resend any unacknowledged PUBLISH packets (where QoS &gt; 0) and PUBREL packets using their original Packet Identifiers</w:t>
      </w:r>
      <w:r w:rsidDel="00000000" w:rsidR="00000000" w:rsidRPr="00000000">
        <w:rPr>
          <w:color w:val="ff0000"/>
          <w:sz w:val="22"/>
          <w:szCs w:val="22"/>
          <w:highlight w:val="yellow"/>
          <w:rtl w:val="0"/>
        </w:rPr>
        <w:t xml:space="preserve"> </w:t>
      </w:r>
      <w:r w:rsidDel="00000000" w:rsidR="00000000" w:rsidRPr="00000000">
        <w:rPr>
          <w:rFonts w:ascii="Arial" w:cs="Arial" w:eastAsia="Arial" w:hAnsi="Arial"/>
          <w:color w:val="ff0000"/>
          <w:rtl w:val="0"/>
        </w:rPr>
        <w:t xml:space="preserve">[MQTT-SN-4.4-1].</w:t>
      </w:r>
      <w:r w:rsidDel="00000000" w:rsidR="00000000" w:rsidRPr="00000000">
        <w:rPr>
          <w:rtl w:val="0"/>
        </w:rPr>
      </w:r>
    </w:p>
    <w:p w:rsidR="00000000" w:rsidDel="00000000" w:rsidP="00000000" w:rsidRDefault="00000000" w:rsidRPr="00000000" w14:paraId="000013B4">
      <w:pPr>
        <w:spacing w:after="240" w:before="240" w:lineRule="auto"/>
        <w:ind w:left="0" w:right="0" w:firstLine="0"/>
        <w:rPr>
          <w:sz w:val="22"/>
          <w:szCs w:val="22"/>
        </w:rPr>
      </w:pPr>
      <w:r w:rsidDel="00000000" w:rsidR="00000000" w:rsidRPr="00000000">
        <w:rPr>
          <w:sz w:val="22"/>
          <w:szCs w:val="22"/>
          <w:highlight w:val="yellow"/>
          <w:rtl w:val="0"/>
        </w:rPr>
        <w:t xml:space="preserve">If PUBACK or PUBREC is received containing a Reason Code of 0x80 or greater the corresponding PUBLISH packet is treated as acknowledged, and MUST NOT be retransmitted</w:t>
      </w:r>
      <w:r w:rsidDel="00000000" w:rsidR="00000000" w:rsidRPr="00000000">
        <w:rPr>
          <w:sz w:val="22"/>
          <w:szCs w:val="22"/>
          <w:rtl w:val="0"/>
        </w:rPr>
        <w:t xml:space="preserve"> </w:t>
      </w:r>
      <w:r w:rsidDel="00000000" w:rsidR="00000000" w:rsidRPr="00000000">
        <w:rPr>
          <w:color w:val="ff0000"/>
          <w:sz w:val="22"/>
          <w:szCs w:val="22"/>
          <w:rtl w:val="0"/>
        </w:rPr>
        <w:t xml:space="preserve">[MQTT-SN-4.4-2]</w:t>
      </w:r>
      <w:r w:rsidDel="00000000" w:rsidR="00000000" w:rsidRPr="00000000">
        <w:rPr>
          <w:sz w:val="22"/>
          <w:szCs w:val="22"/>
          <w:rtl w:val="0"/>
        </w:rPr>
        <w:t xml:space="preserve">. </w:t>
      </w:r>
    </w:p>
    <w:p w:rsidR="00000000" w:rsidDel="00000000" w:rsidP="00000000" w:rsidRDefault="00000000" w:rsidRPr="00000000" w14:paraId="000013B5">
      <w:pPr>
        <w:spacing w:after="240" w:before="240" w:lineRule="auto"/>
        <w:ind w:left="0" w:right="0" w:firstLine="0"/>
        <w:rPr/>
      </w:pPr>
      <w:sdt>
        <w:sdtPr>
          <w:tag w:val="goog_rdk_97"/>
        </w:sdtPr>
        <w:sdtContent>
          <w:commentRangeStart w:id="85"/>
        </w:sdtContent>
      </w:sdt>
      <w:r w:rsidDel="00000000" w:rsidR="00000000" w:rsidRPr="00000000">
        <w:rPr>
          <w:sz w:val="22"/>
          <w:szCs w:val="22"/>
          <w:highlight w:val="yellow"/>
          <w:rtl w:val="0"/>
        </w:rPr>
        <w:t xml:space="preserve">The DUP flag MUST be set to 1 by the Client or Server when it attempts to re-deliver or retransmit a PUBLISH packet. The DUP flag must be set to 0 for all QoS 0 packets. </w:t>
      </w:r>
      <w:r w:rsidDel="00000000" w:rsidR="00000000" w:rsidRPr="00000000">
        <w:rPr>
          <w:sz w:val="22"/>
          <w:szCs w:val="22"/>
          <w:rtl w:val="0"/>
        </w:rPr>
        <w:t xml:space="preserve"> </w:t>
      </w:r>
      <w:r w:rsidDel="00000000" w:rsidR="00000000" w:rsidRPr="00000000">
        <w:rPr>
          <w:color w:val="ff0000"/>
          <w:sz w:val="22"/>
          <w:szCs w:val="22"/>
          <w:rtl w:val="0"/>
        </w:rPr>
        <w:t xml:space="preserve">[MQTT-SN-4.4-3].</w:t>
      </w:r>
      <w:commentRangeEnd w:id="85"/>
      <w:r w:rsidDel="00000000" w:rsidR="00000000" w:rsidRPr="00000000">
        <w:commentReference w:id="85"/>
      </w:r>
      <w:r w:rsidDel="00000000" w:rsidR="00000000" w:rsidRPr="00000000">
        <w:rPr>
          <w:rtl w:val="0"/>
        </w:rPr>
      </w:r>
    </w:p>
    <w:p w:rsidR="00000000" w:rsidDel="00000000" w:rsidP="00000000" w:rsidRDefault="00000000" w:rsidRPr="00000000" w14:paraId="000013B6">
      <w:pPr>
        <w:spacing w:after="240" w:before="240" w:lineRule="auto"/>
        <w:ind w:left="720" w:right="0" w:firstLine="0"/>
        <w:rPr/>
      </w:pPr>
      <w:r w:rsidDel="00000000" w:rsidR="00000000" w:rsidRPr="00000000">
        <w:rPr>
          <w:rtl w:val="0"/>
        </w:rPr>
        <w:t xml:space="preserve">Figure 4.3 – QoS 2 protocol flow diagram, non-normative example</w:t>
      </w:r>
    </w:p>
    <w:tbl>
      <w:tblPr>
        <w:tblStyle w:val="Table44"/>
        <w:tblW w:w="87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925"/>
        <w:gridCol w:w="2625"/>
        <w:gridCol w:w="3180"/>
        <w:tblGridChange w:id="0">
          <w:tblGrid>
            <w:gridCol w:w="2925"/>
            <w:gridCol w:w="2625"/>
            <w:gridCol w:w="3180"/>
          </w:tblGrid>
        </w:tblGridChange>
      </w:tblGrid>
      <w:tr>
        <w:trPr>
          <w:cantSplit w:val="0"/>
          <w:trHeight w:val="615" w:hRule="atLeast"/>
          <w:tblHeader w:val="0"/>
        </w:trPr>
        <w:tc>
          <w:tcPr>
            <w:tcBorders>
              <w:top w:color="000000" w:space="0" w:sz="8" w:val="single"/>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7">
            <w:pPr>
              <w:spacing w:after="0" w:before="0" w:lineRule="auto"/>
              <w:ind w:left="20" w:right="0" w:firstLine="0"/>
              <w:jc w:val="center"/>
              <w:rPr>
                <w:b w:val="1"/>
              </w:rPr>
            </w:pPr>
            <w:r w:rsidDel="00000000" w:rsidR="00000000" w:rsidRPr="00000000">
              <w:rPr>
                <w:b w:val="1"/>
                <w:rtl w:val="0"/>
              </w:rPr>
              <w:t xml:space="preserve">Sender Action</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8">
            <w:pPr>
              <w:spacing w:after="0" w:before="0" w:lineRule="auto"/>
              <w:ind w:left="20" w:right="0" w:firstLine="0"/>
              <w:jc w:val="center"/>
              <w:rPr>
                <w:b w:val="1"/>
              </w:rPr>
            </w:pPr>
            <w:r w:rsidDel="00000000" w:rsidR="00000000" w:rsidRPr="00000000">
              <w:rPr>
                <w:b w:val="1"/>
                <w:rtl w:val="0"/>
              </w:rPr>
              <w:t xml:space="preserve">MQTT Control Packet</w:t>
            </w:r>
          </w:p>
        </w:tc>
        <w:tc>
          <w:tcPr>
            <w:tcBorders>
              <w:top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9">
            <w:pPr>
              <w:spacing w:after="0" w:before="0" w:lineRule="auto"/>
              <w:ind w:left="20" w:right="0" w:firstLine="0"/>
              <w:jc w:val="center"/>
              <w:rPr>
                <w:b w:val="1"/>
              </w:rPr>
            </w:pPr>
            <w:r w:rsidDel="00000000" w:rsidR="00000000" w:rsidRPr="00000000">
              <w:rPr>
                <w:b w:val="1"/>
                <w:rtl w:val="0"/>
              </w:rPr>
              <w:t xml:space="preserve">Receiver Action</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A">
            <w:pPr>
              <w:spacing w:after="0" w:before="0" w:lineRule="auto"/>
              <w:ind w:left="20" w:right="0" w:firstLine="0"/>
              <w:rPr/>
            </w:pPr>
            <w:r w:rsidDel="00000000" w:rsidR="00000000" w:rsidRPr="00000000">
              <w:rPr>
                <w:rtl w:val="0"/>
              </w:rPr>
              <w:t xml:space="preserve">Store message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B">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C">
            <w:pPr>
              <w:spacing w:after="0" w:before="0" w:lineRule="auto"/>
              <w:ind w:left="20" w:right="0" w:firstLine="0"/>
              <w:rPr/>
            </w:pPr>
            <w:r w:rsidDel="00000000" w:rsidR="00000000" w:rsidRPr="00000000">
              <w:rPr>
                <w:rtl w:val="0"/>
              </w:rPr>
              <w:t xml:space="preserve"> </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D">
            <w:pPr>
              <w:spacing w:after="0" w:before="0" w:lineRule="auto"/>
              <w:ind w:left="20" w:right="0" w:firstLine="0"/>
              <w:rPr/>
            </w:pPr>
            <w:r w:rsidDel="00000000" w:rsidR="00000000" w:rsidRPr="00000000">
              <w:rPr>
                <w:rtl w:val="0"/>
              </w:rPr>
              <w:t xml:space="preserve">PUBLISH QoS 2, DUP=0</w:t>
              <w:br w:type="textWrapping"/>
              <w:t xml:space="preserve">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E">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BF">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0">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1">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2">
            <w:pPr>
              <w:spacing w:after="0" w:before="0" w:lineRule="auto"/>
              <w:ind w:left="20" w:right="0" w:firstLine="0"/>
              <w:rPr>
                <w:b w:val="1"/>
              </w:rPr>
            </w:pPr>
            <w:r w:rsidDel="00000000" w:rsidR="00000000" w:rsidRPr="00000000">
              <w:rPr>
                <w:b w:val="1"/>
                <w:rtl w:val="0"/>
              </w:rPr>
              <w:t xml:space="preserve"> </w:t>
            </w:r>
          </w:p>
        </w:tc>
      </w:tr>
      <w:tr>
        <w:trPr>
          <w:cantSplit w:val="0"/>
          <w:trHeight w:val="12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3">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4">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5">
            <w:pPr>
              <w:spacing w:after="0" w:before="0" w:lineRule="auto"/>
              <w:ind w:left="20" w:right="0" w:firstLine="0"/>
              <w:rPr>
                <w:vertAlign w:val="superscript"/>
              </w:rPr>
            </w:pPr>
            <w:r w:rsidDel="00000000" w:rsidR="00000000" w:rsidRPr="00000000">
              <w:rPr>
                <w:rtl w:val="0"/>
              </w:rPr>
              <w:t xml:space="preserve">Store &lt;Packet Identifier&gt; then Initiate onward delivery of the Application Message</w:t>
            </w:r>
            <w:r w:rsidDel="00000000" w:rsidR="00000000" w:rsidRPr="00000000">
              <w:rPr>
                <w:vertAlign w:val="superscript"/>
                <w:rtl w:val="0"/>
              </w:rPr>
              <w:t xml:space="preserve">1</w:t>
            </w:r>
          </w:p>
        </w:tc>
      </w:tr>
      <w:tr>
        <w:trPr>
          <w:cantSplit w:val="0"/>
          <w:trHeight w:val="87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6">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7">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8">
            <w:pPr>
              <w:spacing w:after="0" w:before="0" w:lineRule="auto"/>
              <w:ind w:left="20" w:right="0" w:firstLine="0"/>
              <w:rPr/>
            </w:pPr>
            <w:r w:rsidDel="00000000" w:rsidR="00000000" w:rsidRPr="00000000">
              <w:rPr>
                <w:rtl w:val="0"/>
              </w:rPr>
              <w:t xml:space="preserve">PUBREC &lt;Packet Identifier&gt;&lt;Reason Code&gt;</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9">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A">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B">
            <w:pPr>
              <w:spacing w:after="0" w:before="0" w:lineRule="auto"/>
              <w:ind w:left="20" w:right="0" w:firstLine="0"/>
              <w:rPr/>
            </w:pPr>
            <w:r w:rsidDel="00000000" w:rsidR="00000000" w:rsidRPr="00000000">
              <w:rPr>
                <w:rtl w:val="0"/>
              </w:rPr>
              <w:t xml:space="preserve"> </w:t>
            </w:r>
          </w:p>
        </w:tc>
      </w:tr>
      <w:tr>
        <w:trPr>
          <w:cantSplit w:val="0"/>
          <w:trHeight w:val="115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C">
            <w:pPr>
              <w:spacing w:after="0" w:before="0" w:lineRule="auto"/>
              <w:ind w:left="20" w:right="0" w:firstLine="0"/>
              <w:rPr/>
            </w:pPr>
            <w:r w:rsidDel="00000000" w:rsidR="00000000" w:rsidRPr="00000000">
              <w:rPr>
                <w:rtl w:val="0"/>
              </w:rPr>
              <w:t xml:space="preserve">Discard message, Store PUBREC received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D">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E">
            <w:pPr>
              <w:spacing w:after="0" w:before="0" w:lineRule="auto"/>
              <w:ind w:left="20" w:right="0" w:firstLine="0"/>
              <w:rPr/>
            </w:pPr>
            <w:r w:rsidDel="00000000" w:rsidR="00000000" w:rsidRPr="00000000">
              <w:rPr>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CF">
            <w:pPr>
              <w:spacing w:after="0" w:before="0" w:lineRule="auto"/>
              <w:ind w:left="20" w:right="0" w:firstLine="0"/>
              <w:rPr/>
            </w:pPr>
            <w:r w:rsidDel="00000000" w:rsidR="00000000" w:rsidRPr="00000000">
              <w:rPr>
                <w:rtl w:val="0"/>
              </w:rPr>
              <w:t xml:space="preserve">PUBREL &lt;Packet Identifier&gt;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0">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1">
            <w:pPr>
              <w:spacing w:after="0" w:before="0" w:lineRule="auto"/>
              <w:ind w:left="20" w:right="0" w:firstLine="0"/>
              <w:rPr>
                <w:b w:val="1"/>
              </w:rPr>
            </w:pPr>
            <w:r w:rsidDel="00000000" w:rsidR="00000000" w:rsidRPr="00000000">
              <w:rPr>
                <w:b w:val="1"/>
                <w:rtl w:val="0"/>
              </w:rPr>
              <w:t xml:space="preserve"> </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2">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3">
            <w:pPr>
              <w:spacing w:after="0" w:before="0" w:lineRule="auto"/>
              <w:ind w:left="20" w:right="0" w:firstLine="0"/>
              <w:jc w:val="center"/>
              <w:rPr/>
            </w:pPr>
            <w:r w:rsidDel="00000000" w:rsidR="00000000" w:rsidRPr="00000000">
              <w:rPr>
                <w:rtl w:val="0"/>
              </w:rPr>
              <w:t xml:space="preserve">----------&gt;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4">
            <w:pPr>
              <w:spacing w:after="0" w:before="0" w:lineRule="auto"/>
              <w:ind w:left="20" w:right="0" w:firstLine="0"/>
              <w:rPr>
                <w:b w:val="1"/>
              </w:rPr>
            </w:pPr>
            <w:r w:rsidDel="00000000" w:rsidR="00000000" w:rsidRPr="00000000">
              <w:rPr>
                <w:b w:val="1"/>
                <w:rtl w:val="0"/>
              </w:rPr>
              <w:t xml:space="preserve"> </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5">
            <w:pPr>
              <w:spacing w:after="0" w:before="0" w:lineRule="auto"/>
              <w:ind w:left="20" w:right="0" w:firstLine="0"/>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6">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7">
            <w:pPr>
              <w:spacing w:after="0" w:before="0" w:lineRule="auto"/>
              <w:ind w:left="20" w:right="0" w:firstLine="0"/>
              <w:rPr/>
            </w:pPr>
            <w:r w:rsidDel="00000000" w:rsidR="00000000" w:rsidRPr="00000000">
              <w:rPr>
                <w:rtl w:val="0"/>
              </w:rPr>
              <w:t xml:space="preserve">Discard &lt;Packet Identifier&gt;</w:t>
            </w:r>
          </w:p>
        </w:tc>
      </w:tr>
      <w:tr>
        <w:trPr>
          <w:cantSplit w:val="0"/>
          <w:trHeight w:val="58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8">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9">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A">
            <w:pPr>
              <w:spacing w:after="0" w:before="0" w:lineRule="auto"/>
              <w:ind w:left="20" w:right="0" w:firstLine="0"/>
              <w:rPr/>
            </w:pPr>
            <w:r w:rsidDel="00000000" w:rsidR="00000000" w:rsidRPr="00000000">
              <w:rPr>
                <w:rtl w:val="0"/>
              </w:rPr>
              <w:t xml:space="preserve">Send PUBCOMP &lt;Packet Identifier&gt;</w:t>
            </w:r>
          </w:p>
        </w:tc>
      </w:tr>
      <w:tr>
        <w:trPr>
          <w:cantSplit w:val="0"/>
          <w:trHeight w:val="315"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B">
            <w:pPr>
              <w:spacing w:after="0" w:before="0" w:lineRule="auto"/>
              <w:ind w:left="20" w:right="0" w:firstLine="0"/>
              <w:rPr>
                <w:b w:val="1"/>
              </w:rPr>
            </w:pPr>
            <w:r w:rsidDel="00000000" w:rsidR="00000000" w:rsidRPr="00000000">
              <w:rPr>
                <w:b w:val="1"/>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C">
            <w:pPr>
              <w:spacing w:after="0" w:before="0" w:lineRule="auto"/>
              <w:ind w:left="20" w:right="0" w:firstLine="0"/>
              <w:jc w:val="center"/>
              <w:rPr/>
            </w:pPr>
            <w:r w:rsidDel="00000000" w:rsidR="00000000" w:rsidRPr="00000000">
              <w:rPr>
                <w:rtl w:val="0"/>
              </w:rPr>
              <w:t xml:space="preserve">&lt;----------</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D">
            <w:pPr>
              <w:spacing w:after="0" w:before="0" w:lineRule="auto"/>
              <w:ind w:left="20" w:right="0" w:firstLine="0"/>
              <w:rPr/>
            </w:pPr>
            <w:r w:rsidDel="00000000" w:rsidR="00000000" w:rsidRPr="00000000">
              <w:rPr>
                <w:rtl w:val="0"/>
              </w:rPr>
              <w:t xml:space="preserve"> </w:t>
            </w:r>
          </w:p>
        </w:tc>
      </w:tr>
      <w:tr>
        <w:trPr>
          <w:cantSplit w:val="0"/>
          <w:trHeight w:val="300" w:hRule="atLeast"/>
          <w:tblHeader w:val="0"/>
        </w:trPr>
        <w:tc>
          <w:tcPr>
            <w:tcBorders>
              <w:left w:color="000000" w:space="0" w:sz="8" w:val="single"/>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E">
            <w:pPr>
              <w:spacing w:after="0" w:before="0" w:lineRule="auto"/>
              <w:ind w:left="20" w:right="0" w:firstLine="0"/>
              <w:rPr/>
            </w:pPr>
            <w:r w:rsidDel="00000000" w:rsidR="00000000" w:rsidRPr="00000000">
              <w:rPr>
                <w:rtl w:val="0"/>
              </w:rPr>
              <w:t xml:space="preserve">Discard stored state</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DF">
            <w:pPr>
              <w:spacing w:after="0" w:before="0" w:lineRule="auto"/>
              <w:ind w:left="20" w:right="0" w:firstLine="0"/>
              <w:jc w:val="center"/>
              <w:rPr/>
            </w:pPr>
            <w:r w:rsidDel="00000000" w:rsidR="00000000" w:rsidRPr="00000000">
              <w:rPr>
                <w:rtl w:val="0"/>
              </w:rPr>
              <w:t xml:space="preserve"> </w:t>
            </w:r>
          </w:p>
        </w:tc>
        <w:tc>
          <w:tcPr>
            <w:tcBorders>
              <w:bottom w:color="000000" w:space="0" w:sz="8" w:val="single"/>
              <w:right w:color="000000" w:space="0" w:sz="8" w:val="single"/>
            </w:tcBorders>
            <w:tcMar>
              <w:top w:w="0.0" w:type="dxa"/>
              <w:left w:w="100.0" w:type="dxa"/>
              <w:bottom w:w="0.0" w:type="dxa"/>
              <w:right w:w="100.0" w:type="dxa"/>
            </w:tcMar>
            <w:vAlign w:val="top"/>
          </w:tcPr>
          <w:p w:rsidR="00000000" w:rsidDel="00000000" w:rsidP="00000000" w:rsidRDefault="00000000" w:rsidRPr="00000000" w14:paraId="000013E0">
            <w:pPr>
              <w:spacing w:after="0" w:before="0" w:lineRule="auto"/>
              <w:ind w:left="20" w:right="0" w:firstLine="0"/>
              <w:rPr/>
            </w:pPr>
            <w:r w:rsidDel="00000000" w:rsidR="00000000" w:rsidRPr="00000000">
              <w:rPr>
                <w:rtl w:val="0"/>
              </w:rPr>
              <w:t xml:space="preserve"> </w:t>
            </w:r>
          </w:p>
        </w:tc>
      </w:tr>
    </w:tbl>
    <w:p w:rsidR="00000000" w:rsidDel="00000000" w:rsidP="00000000" w:rsidRDefault="00000000" w:rsidRPr="00000000" w14:paraId="000013E1">
      <w:pPr>
        <w:spacing w:after="240" w:before="240" w:lineRule="auto"/>
        <w:ind w:left="720" w:right="0" w:firstLine="0"/>
        <w:rPr>
          <w:vertAlign w:val="superscript"/>
        </w:rPr>
      </w:pPr>
      <w:r w:rsidDel="00000000" w:rsidR="00000000" w:rsidRPr="00000000">
        <w:rPr>
          <w:vertAlign w:val="superscript"/>
          <w:rtl w:val="0"/>
        </w:rPr>
        <w:t xml:space="preserve"> </w:t>
      </w:r>
    </w:p>
    <w:p w:rsidR="00000000" w:rsidDel="00000000" w:rsidP="00000000" w:rsidRDefault="00000000" w:rsidRPr="00000000" w14:paraId="000013E2">
      <w:pPr>
        <w:spacing w:after="240" w:before="240" w:lineRule="auto"/>
        <w:ind w:left="720" w:right="0" w:firstLine="0"/>
        <w:rPr/>
      </w:pPr>
      <w:r w:rsidDel="00000000" w:rsidR="00000000" w:rsidRPr="00000000">
        <w:rPr>
          <w:vertAlign w:val="superscript"/>
          <w:rtl w:val="0"/>
        </w:rPr>
        <w:t xml:space="preserve">1 </w:t>
      </w:r>
      <w:r w:rsidDel="00000000" w:rsidR="00000000" w:rsidRPr="00000000">
        <w:rPr>
          <w:rtl w:val="0"/>
        </w:rPr>
        <w:t xml:space="preserve">T</w:t>
      </w:r>
      <w:sdt>
        <w:sdtPr>
          <w:tag w:val="goog_rdk_98"/>
        </w:sdtPr>
        <w:sdtContent>
          <w:commentRangeStart w:id="86"/>
        </w:sdtContent>
      </w:sdt>
      <w:r w:rsidDel="00000000" w:rsidR="00000000" w:rsidRPr="00000000">
        <w:rPr>
          <w:rtl w:val="0"/>
        </w:rPr>
        <w:t xml:space="preserve">he receiver does not need to complete delivery of the Application Message before sending the </w:t>
      </w:r>
      <w:sdt>
        <w:sdtPr>
          <w:tag w:val="goog_rdk_99"/>
        </w:sdtPr>
        <w:sdtContent>
          <w:commentRangeStart w:id="87"/>
        </w:sdtContent>
      </w:sdt>
      <w:r w:rsidDel="00000000" w:rsidR="00000000" w:rsidRPr="00000000">
        <w:rPr>
          <w:rtl w:val="0"/>
        </w:rPr>
        <w:t xml:space="preserve">PUBREC or</w:t>
      </w:r>
      <w:commentRangeEnd w:id="87"/>
      <w:r w:rsidDel="00000000" w:rsidR="00000000" w:rsidRPr="00000000">
        <w:commentReference w:id="87"/>
      </w:r>
      <w:r w:rsidDel="00000000" w:rsidR="00000000" w:rsidRPr="00000000">
        <w:rPr>
          <w:rtl w:val="0"/>
        </w:rPr>
        <w:t xml:space="preserve"> PUBCOMP.</w:t>
      </w:r>
      <w:commentRangeEnd w:id="86"/>
      <w:r w:rsidDel="00000000" w:rsidR="00000000" w:rsidRPr="00000000">
        <w:commentReference w:id="86"/>
      </w:r>
      <w:r w:rsidDel="00000000" w:rsidR="00000000" w:rsidRPr="00000000">
        <w:rPr>
          <w:rtl w:val="0"/>
        </w:rPr>
        <w:t xml:space="preserve"> When its original sender receives the PUBREC packet, ownership of the Application Message is transferred to the receiver. However, the receiver needs to perform all checks for conditions which might result in a forwarding failure (e.g. quota exceeded, authorization, etc.) before accepting ownership. The receiver indicates success or failure using the appropriate Reason Code in the PUBREC.</w:t>
      </w:r>
    </w:p>
    <w:p w:rsidR="00000000" w:rsidDel="00000000" w:rsidP="00000000" w:rsidRDefault="00000000" w:rsidRPr="00000000" w14:paraId="000013E3">
      <w:pPr>
        <w:pStyle w:val="Heading3"/>
        <w:keepLines w:val="1"/>
        <w:spacing w:after="64" w:before="0" w:line="259" w:lineRule="auto"/>
        <w:ind w:left="0" w:firstLine="0"/>
        <w:rPr/>
      </w:pPr>
      <w:bookmarkStart w:colFirst="0" w:colLast="0" w:name="_heading=h.17nz8yj" w:id="227"/>
      <w:bookmarkEnd w:id="227"/>
      <w:r w:rsidDel="00000000" w:rsidR="00000000" w:rsidRPr="00000000">
        <w:rPr>
          <w:rtl w:val="0"/>
        </w:rPr>
        <w:t xml:space="preserve">4.4.1 Unacknowledged Packets</w:t>
      </w:r>
    </w:p>
    <w:p w:rsidR="00000000" w:rsidDel="00000000" w:rsidP="00000000" w:rsidRDefault="00000000" w:rsidRPr="00000000" w14:paraId="000013E4">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Client or Gateway will start a retransmission retry timer,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when one of the following Packets is sent.</w:t>
      </w:r>
    </w:p>
    <w:p w:rsidR="00000000" w:rsidDel="00000000" w:rsidP="00000000" w:rsidRDefault="00000000" w:rsidRPr="00000000" w14:paraId="000013E5">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Client MUST retransmit AUTH, REGISTER, PUBLISH Qos1, PUBLISH Qos2, PUBREL, SUBSCRIBE, UNSUBSCRIBE </w:t>
      </w:r>
      <w:sdt>
        <w:sdtPr>
          <w:tag w:val="goog_rdk_100"/>
        </w:sdtPr>
        <w:sdtContent>
          <w:commentRangeStart w:id="88"/>
        </w:sdtContent>
      </w:sdt>
      <w:r w:rsidDel="00000000" w:rsidR="00000000" w:rsidRPr="00000000">
        <w:rPr>
          <w:rFonts w:ascii="Arial" w:cs="Arial" w:eastAsia="Arial" w:hAnsi="Arial"/>
          <w:highlight w:val="yellow"/>
          <w:rtl w:val="0"/>
        </w:rPr>
        <w:t xml:space="preserve">Packets</w:t>
      </w:r>
      <w:commentRangeEnd w:id="88"/>
      <w:r w:rsidDel="00000000" w:rsidR="00000000" w:rsidRPr="00000000">
        <w:commentReference w:id="88"/>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3E6">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A Gateway MUST retransmit PUBLISH Qos1, PUBLISH Qos2, PUBREL </w:t>
      </w:r>
      <w:sdt>
        <w:sdtPr>
          <w:tag w:val="goog_rdk_101"/>
        </w:sdtPr>
        <w:sdtContent>
          <w:commentRangeStart w:id="89"/>
        </w:sdtContent>
      </w:sdt>
      <w:r w:rsidDel="00000000" w:rsidR="00000000" w:rsidRPr="00000000">
        <w:rPr>
          <w:rFonts w:ascii="Arial" w:cs="Arial" w:eastAsia="Arial" w:hAnsi="Arial"/>
          <w:highlight w:val="yellow"/>
          <w:rtl w:val="0"/>
        </w:rPr>
        <w:t xml:space="preserve">Packets</w:t>
      </w:r>
      <w:commentRangeEnd w:id="89"/>
      <w:r w:rsidDel="00000000" w:rsidR="00000000" w:rsidRPr="00000000">
        <w:commentReference w:id="89"/>
      </w:r>
      <w:r w:rsidDel="00000000" w:rsidR="00000000" w:rsidRPr="00000000">
        <w:rPr>
          <w:rFonts w:ascii="Arial" w:cs="Arial" w:eastAsia="Arial" w:hAnsi="Arial"/>
          <w:highlight w:val="yellow"/>
          <w:rtl w:val="0"/>
        </w:rPr>
        <w:t xml:space="preserve">, including a PROTECTION encapsulation if there is one,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3E7">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The timer is canceled if the corresponding acknowledgement packet is received. The Client or Gateway MUST retransmit the Packet after T</w:t>
      </w:r>
      <w:r w:rsidDel="00000000" w:rsidR="00000000" w:rsidRPr="00000000">
        <w:rPr>
          <w:rFonts w:ascii="Arial" w:cs="Arial" w:eastAsia="Arial" w:hAnsi="Arial"/>
          <w:highlight w:val="yellow"/>
          <w:vertAlign w:val="subscript"/>
          <w:rtl w:val="0"/>
        </w:rPr>
        <w:t xml:space="preserve">retry</w:t>
      </w:r>
      <w:r w:rsidDel="00000000" w:rsidR="00000000" w:rsidRPr="00000000">
        <w:rPr>
          <w:rFonts w:ascii="Arial" w:cs="Arial" w:eastAsia="Arial" w:hAnsi="Arial"/>
          <w:highlight w:val="yellow"/>
          <w:rtl w:val="0"/>
        </w:rPr>
        <w:t xml:space="preserve"> has passed or delete the Virtual Connection.</w:t>
      </w:r>
    </w:p>
    <w:p w:rsidR="00000000" w:rsidDel="00000000" w:rsidP="00000000" w:rsidRDefault="00000000" w:rsidRPr="00000000" w14:paraId="000013E8">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sdt>
        <w:sdtPr>
          <w:tag w:val="goog_rdk_102"/>
        </w:sdtPr>
        <w:sdtContent>
          <w:commentRangeStart w:id="90"/>
        </w:sdtContent>
      </w:sdt>
      <w:r w:rsidDel="00000000" w:rsidR="00000000" w:rsidRPr="00000000">
        <w:rPr>
          <w:rFonts w:ascii="Arial" w:cs="Arial" w:eastAsia="Arial" w:hAnsi="Arial"/>
          <w:highlight w:val="yellow"/>
          <w:rtl w:val="0"/>
        </w:rPr>
        <w:t xml:space="preserve">If a Packet can be retransmitted it MUST be sent using a Unicast address.</w:t>
      </w:r>
      <w:commentRangeEnd w:id="90"/>
      <w:r w:rsidDel="00000000" w:rsidR="00000000" w:rsidRPr="00000000">
        <w:commentReference w:id="90"/>
      </w:r>
      <w:r w:rsidDel="00000000" w:rsidR="00000000" w:rsidRPr="00000000">
        <w:rPr>
          <w:rtl w:val="0"/>
        </w:rPr>
      </w:r>
    </w:p>
    <w:p w:rsidR="00000000" w:rsidDel="00000000" w:rsidP="00000000" w:rsidRDefault="00000000" w:rsidRPr="00000000" w14:paraId="000013E9">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If a Packet is retransmitted it MUST be identical to the previously transmitted Packet, the PROTECTION encapsulation need not be identical.</w:t>
      </w:r>
    </w:p>
    <w:p w:rsidR="00000000" w:rsidDel="00000000" w:rsidP="00000000" w:rsidRDefault="00000000" w:rsidRPr="00000000" w14:paraId="000013EA">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highlight w:val="yellow"/>
        </w:rPr>
      </w:pPr>
      <w:r w:rsidDel="00000000" w:rsidR="00000000" w:rsidRPr="00000000">
        <w:rPr>
          <w:rFonts w:ascii="Arial" w:cs="Arial" w:eastAsia="Arial" w:hAnsi="Arial"/>
          <w:highlight w:val="yellow"/>
          <w:rtl w:val="0"/>
        </w:rPr>
        <w:t xml:space="preserve">PUBLISH (used for QoS 0) and PUBLISH WITHOUT SESSION Packets MUST NOT be retransmitted.</w:t>
      </w:r>
    </w:p>
    <w:p w:rsidR="00000000" w:rsidDel="00000000" w:rsidP="00000000" w:rsidRDefault="00000000" w:rsidRPr="00000000" w14:paraId="000013EB">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If the Virtual Connection is deleted, the protocol will restart when a new CONNECT packet flows from the Client.</w:t>
      </w:r>
    </w:p>
    <w:p w:rsidR="00000000" w:rsidDel="00000000" w:rsidP="00000000" w:rsidRDefault="00000000" w:rsidRPr="00000000" w14:paraId="000013EC">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3ED">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720" w:right="0" w:firstLine="0"/>
        <w:rPr>
          <w:rFonts w:ascii="Arial" w:cs="Arial" w:eastAsia="Arial" w:hAnsi="Arial"/>
        </w:rPr>
      </w:pPr>
      <w:r w:rsidDel="00000000" w:rsidR="00000000" w:rsidRPr="00000000">
        <w:rPr>
          <w:rFonts w:ascii="Arial" w:cs="Arial" w:eastAsia="Arial" w:hAnsi="Arial"/>
          <w:rtl w:val="0"/>
        </w:rPr>
        <w:t xml:space="preserve">The value of the retry interval T</w:t>
      </w:r>
      <w:r w:rsidDel="00000000" w:rsidR="00000000" w:rsidRPr="00000000">
        <w:rPr>
          <w:rFonts w:ascii="Arial" w:cs="Arial" w:eastAsia="Arial" w:hAnsi="Arial"/>
          <w:vertAlign w:val="subscript"/>
          <w:rtl w:val="0"/>
        </w:rPr>
        <w:t xml:space="preserve">retry</w:t>
      </w:r>
      <w:r w:rsidDel="00000000" w:rsidR="00000000" w:rsidRPr="00000000">
        <w:rPr>
          <w:rFonts w:ascii="Arial" w:cs="Arial" w:eastAsia="Arial" w:hAnsi="Arial"/>
          <w:rtl w:val="0"/>
        </w:rPr>
        <w:t xml:space="preserve"> is not specified by the protocol, however, to be useful it ought to be longer than the network round trip time. If it is excessively long, the time taken to detect and retransmit lost Packets will also be excessively long. Implementers need to take care not to use a retry interval that might cause the network to become congested with retried Packets.</w:t>
      </w:r>
    </w:p>
    <w:p w:rsidR="00000000" w:rsidDel="00000000" w:rsidP="00000000" w:rsidRDefault="00000000" w:rsidRPr="00000000" w14:paraId="000013EE">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rFonts w:ascii="Arial" w:cs="Arial" w:eastAsia="Arial" w:hAnsi="Arial"/>
        </w:rPr>
      </w:pPr>
      <w:r w:rsidDel="00000000" w:rsidR="00000000" w:rsidRPr="00000000">
        <w:rPr>
          <w:rFonts w:ascii="Arial" w:cs="Arial" w:eastAsia="Arial" w:hAnsi="Arial"/>
          <w:rtl w:val="0"/>
        </w:rPr>
        <w:t xml:space="preserve">The PINGREQ Packet described in [</w:t>
      </w:r>
      <w:hyperlink w:anchor="_heading=h.13qzunr">
        <w:r w:rsidDel="00000000" w:rsidR="00000000" w:rsidRPr="00000000">
          <w:rPr>
            <w:rFonts w:ascii="Arial" w:cs="Arial" w:eastAsia="Arial" w:hAnsi="Arial"/>
            <w:color w:val="1155cc"/>
            <w:u w:val="single"/>
            <w:rtl w:val="0"/>
          </w:rPr>
          <w:t xml:space="preserve">3.1.21 PINGREQ</w:t>
        </w:r>
      </w:hyperlink>
      <w:r w:rsidDel="00000000" w:rsidR="00000000" w:rsidRPr="00000000">
        <w:rPr>
          <w:rFonts w:ascii="Arial" w:cs="Arial" w:eastAsia="Arial" w:hAnsi="Arial"/>
          <w:rtl w:val="0"/>
        </w:rPr>
        <w:t xml:space="preserve">] can </w:t>
      </w:r>
      <w:sdt>
        <w:sdtPr>
          <w:tag w:val="goog_rdk_103"/>
        </w:sdtPr>
        <w:sdtContent>
          <w:commentRangeStart w:id="91"/>
        </w:sdtContent>
      </w:sdt>
      <w:r w:rsidDel="00000000" w:rsidR="00000000" w:rsidRPr="00000000">
        <w:rPr>
          <w:rFonts w:ascii="Arial" w:cs="Arial" w:eastAsia="Arial" w:hAnsi="Arial"/>
          <w:rtl w:val="0"/>
        </w:rPr>
        <w:t xml:space="preserve">also </w:t>
      </w:r>
      <w:commentRangeEnd w:id="91"/>
      <w:r w:rsidDel="00000000" w:rsidR="00000000" w:rsidRPr="00000000">
        <w:commentReference w:id="91"/>
      </w:r>
      <w:r w:rsidDel="00000000" w:rsidR="00000000" w:rsidRPr="00000000">
        <w:rPr>
          <w:rFonts w:ascii="Arial" w:cs="Arial" w:eastAsia="Arial" w:hAnsi="Arial"/>
          <w:rtl w:val="0"/>
        </w:rPr>
        <w:t xml:space="preserve">be used to determine whether the virtual connection is alive.</w:t>
      </w:r>
    </w:p>
    <w:p w:rsidR="00000000" w:rsidDel="00000000" w:rsidP="00000000" w:rsidRDefault="00000000" w:rsidRPr="00000000" w14:paraId="000013EF">
      <w:pPr>
        <w:pBdr>
          <w:top w:color="000000" w:space="0" w:sz="0" w:val="none"/>
          <w:left w:color="000000" w:space="0" w:sz="0" w:val="none"/>
          <w:bottom w:color="000000" w:space="0" w:sz="0" w:val="none"/>
          <w:right w:color="000000" w:space="0" w:sz="0" w:val="none"/>
          <w:between w:color="000000" w:space="0" w:sz="0" w:val="none"/>
        </w:pBdr>
        <w:shd w:fill="ffffff" w:val="clear"/>
        <w:spacing w:after="0" w:before="160" w:lineRule="auto"/>
        <w:ind w:left="0" w:right="0" w:firstLine="0"/>
        <w:rPr/>
      </w:pPr>
      <w:r w:rsidDel="00000000" w:rsidR="00000000" w:rsidRPr="00000000">
        <w:rPr>
          <w:rFonts w:ascii="Arial" w:cs="Arial" w:eastAsia="Arial" w:hAnsi="Arial"/>
          <w:rtl w:val="0"/>
        </w:rPr>
        <w:t xml:space="preserve">An example of a retry algorithm is described in [</w:t>
      </w:r>
      <w:hyperlink w:anchor="_heading=h.1csj400">
        <w:r w:rsidDel="00000000" w:rsidR="00000000" w:rsidRPr="00000000">
          <w:rPr>
            <w:rFonts w:ascii="Arial" w:cs="Arial" w:eastAsia="Arial" w:hAnsi="Arial"/>
            <w:color w:val="1155cc"/>
            <w:u w:val="single"/>
            <w:rtl w:val="0"/>
          </w:rPr>
          <w:t xml:space="preserve">Appendix E.F4</w:t>
        </w:r>
      </w:hyperlink>
      <w:r w:rsidDel="00000000" w:rsidR="00000000" w:rsidRPr="00000000">
        <w:rPr>
          <w:rFonts w:ascii="Arial" w:cs="Arial" w:eastAsia="Arial" w:hAnsi="Arial"/>
          <w:rtl w:val="0"/>
        </w:rPr>
        <w:t xml:space="preserve">]</w:t>
      </w:r>
      <w:r w:rsidDel="00000000" w:rsidR="00000000" w:rsidRPr="00000000">
        <w:rPr>
          <w:rtl w:val="0"/>
        </w:rPr>
      </w:r>
    </w:p>
    <w:p w:rsidR="00000000" w:rsidDel="00000000" w:rsidP="00000000" w:rsidRDefault="00000000" w:rsidRPr="00000000" w14:paraId="000013F0">
      <w:pPr>
        <w:pStyle w:val="Heading2"/>
        <w:ind w:left="0" w:firstLine="0"/>
        <w:rPr/>
      </w:pPr>
      <w:bookmarkStart w:colFirst="0" w:colLast="0" w:name="_heading=h.xoc2pfhnyfst" w:id="228"/>
      <w:bookmarkEnd w:id="228"/>
      <w:r w:rsidDel="00000000" w:rsidR="00000000" w:rsidRPr="00000000">
        <w:rPr>
          <w:rtl w:val="0"/>
        </w:rPr>
        <w:t xml:space="preserve">4.5 Application Message receipt</w:t>
      </w:r>
    </w:p>
    <w:p w:rsidR="00000000" w:rsidDel="00000000" w:rsidP="00000000" w:rsidRDefault="00000000" w:rsidRPr="00000000" w14:paraId="000013F1">
      <w:pPr>
        <w:spacing w:after="240" w:before="240" w:lineRule="auto"/>
        <w:ind w:left="0" w:right="0" w:firstLine="0"/>
        <w:rPr>
          <w:color w:val="1155cc"/>
          <w:u w:val="single"/>
        </w:rPr>
      </w:pPr>
      <w:r w:rsidDel="00000000" w:rsidR="00000000" w:rsidRPr="00000000">
        <w:rPr>
          <w:highlight w:val="yellow"/>
          <w:rtl w:val="0"/>
        </w:rPr>
        <w:t xml:space="preserve">When a Server takes ownership of an incoming Application Message it MUST add it to the Session State for those Clients that have matching Subscriptions</w:t>
      </w:r>
      <w:r w:rsidDel="00000000" w:rsidR="00000000" w:rsidRPr="00000000">
        <w:rPr>
          <w:rtl w:val="0"/>
        </w:rPr>
        <w:t xml:space="preserve"> </w:t>
      </w:r>
      <w:r w:rsidDel="00000000" w:rsidR="00000000" w:rsidRPr="00000000">
        <w:rPr>
          <w:color w:val="ff0000"/>
          <w:rtl w:val="0"/>
        </w:rPr>
        <w:t xml:space="preserve">[MQTT-SN-4.5-1]</w:t>
      </w:r>
      <w:r w:rsidDel="00000000" w:rsidR="00000000" w:rsidRPr="00000000">
        <w:rPr>
          <w:rtl w:val="0"/>
        </w:rPr>
        <w:t xml:space="preserve">. Matching rules are defined in </w:t>
      </w:r>
      <w:hyperlink w:anchor="_heading=h.g7vjj8m1vj3z">
        <w:r w:rsidDel="00000000" w:rsidR="00000000" w:rsidRPr="00000000">
          <w:rPr>
            <w:color w:val="1155cc"/>
            <w:u w:val="single"/>
            <w:rtl w:val="0"/>
          </w:rPr>
          <w:t xml:space="preserve">section 4.7</w:t>
        </w:r>
      </w:hyperlink>
      <w:r w:rsidDel="00000000" w:rsidR="00000000" w:rsidRPr="00000000">
        <w:rPr>
          <w:color w:val="1155cc"/>
          <w:u w:val="single"/>
          <w:rtl w:val="0"/>
        </w:rPr>
        <w:t xml:space="preserve">.</w:t>
      </w:r>
    </w:p>
    <w:p w:rsidR="00000000" w:rsidDel="00000000" w:rsidP="00000000" w:rsidRDefault="00000000" w:rsidRPr="00000000" w14:paraId="000013F2">
      <w:pPr>
        <w:spacing w:after="240" w:before="240" w:lineRule="auto"/>
        <w:ind w:left="0" w:right="0" w:firstLine="0"/>
        <w:rPr/>
      </w:pPr>
      <w:r w:rsidDel="00000000" w:rsidR="00000000" w:rsidRPr="00000000">
        <w:rPr>
          <w:rtl w:val="0"/>
        </w:rPr>
        <w:t xml:space="preserve">Under normal circumstances Clients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in response to Subscriptions they have created.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that do not match any of its explicit Subscriptions. This can happen if the Server automatically assigned a subscription to the Client. A Client could also receive </w:t>
      </w:r>
      <w:r w:rsidDel="00000000" w:rsidR="00000000" w:rsidRPr="00000000">
        <w:rPr>
          <w:rFonts w:ascii="Arial" w:cs="Arial" w:eastAsia="Arial" w:hAnsi="Arial"/>
          <w:highlight w:val="yellow"/>
          <w:rtl w:val="0"/>
        </w:rPr>
        <w:t xml:space="preserve">Application </w:t>
      </w:r>
      <w:r w:rsidDel="00000000" w:rsidR="00000000" w:rsidRPr="00000000">
        <w:rPr>
          <w:rtl w:val="0"/>
        </w:rPr>
        <w:t xml:space="preserve">M</w:t>
      </w:r>
      <w:r w:rsidDel="00000000" w:rsidR="00000000" w:rsidRPr="00000000">
        <w:rPr>
          <w:rtl w:val="0"/>
        </w:rPr>
        <w:t xml:space="preserve">essages while an UNSUBSCRIBE operation is in progress. </w:t>
      </w:r>
      <w:r w:rsidDel="00000000" w:rsidR="00000000" w:rsidRPr="00000000">
        <w:rPr>
          <w:highlight w:val="yellow"/>
          <w:rtl w:val="0"/>
        </w:rPr>
        <w:t xml:space="preserve">The Client MUST acknowledge any Publish packet it receives according to the applicable QoS rules regardless of whether it elects to process the Application Message that it contains</w:t>
      </w:r>
      <w:r w:rsidDel="00000000" w:rsidR="00000000" w:rsidRPr="00000000">
        <w:rPr>
          <w:rtl w:val="0"/>
        </w:rPr>
        <w:t xml:space="preserve"> </w:t>
      </w:r>
      <w:r w:rsidDel="00000000" w:rsidR="00000000" w:rsidRPr="00000000">
        <w:rPr>
          <w:color w:val="ff0000"/>
          <w:rtl w:val="0"/>
        </w:rPr>
        <w:t xml:space="preserve">[MQTT-SN-4.5-2]</w:t>
      </w:r>
      <w:r w:rsidDel="00000000" w:rsidR="00000000" w:rsidRPr="00000000">
        <w:rPr>
          <w:rtl w:val="0"/>
        </w:rPr>
        <w:t xml:space="preserve">.</w:t>
      </w:r>
    </w:p>
    <w:p w:rsidR="00000000" w:rsidDel="00000000" w:rsidP="00000000" w:rsidRDefault="00000000" w:rsidRPr="00000000" w14:paraId="000013F3">
      <w:pPr>
        <w:pStyle w:val="Heading2"/>
        <w:ind w:left="0" w:firstLine="0"/>
        <w:rPr/>
      </w:pPr>
      <w:bookmarkStart w:colFirst="0" w:colLast="0" w:name="_heading=h.rrfw7sclv8s" w:id="229"/>
      <w:bookmarkEnd w:id="229"/>
      <w:r w:rsidDel="00000000" w:rsidR="00000000" w:rsidRPr="00000000">
        <w:rPr>
          <w:rtl w:val="0"/>
        </w:rPr>
        <w:t xml:space="preserve">4.6 Application Message ordering</w:t>
      </w:r>
    </w:p>
    <w:p w:rsidR="00000000" w:rsidDel="00000000" w:rsidP="00000000" w:rsidRDefault="00000000" w:rsidRPr="00000000" w14:paraId="000013F4">
      <w:pPr>
        <w:spacing w:after="240" w:before="240" w:lineRule="auto"/>
        <w:ind w:left="0" w:right="0" w:firstLine="0"/>
        <w:rPr/>
      </w:pPr>
      <w:r w:rsidDel="00000000" w:rsidR="00000000" w:rsidRPr="00000000">
        <w:rPr>
          <w:rtl w:val="0"/>
        </w:rPr>
        <w:t xml:space="preserve">An Ordered Topic is a Topic where the Client can be certain that the Application Messages in that Topic from the same Client and at the same QoS are received in the order they were published. </w:t>
      </w:r>
      <w:r w:rsidDel="00000000" w:rsidR="00000000" w:rsidRPr="00000000">
        <w:rPr>
          <w:highlight w:val="yellow"/>
          <w:rtl w:val="0"/>
        </w:rPr>
        <w:t xml:space="preserve">When a Server processes a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 that has been published to an Ordered Topic, it MUST send PUBLISH packets to consumers (for the same Topic and QoS) in the order that they were received from any given Client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w:t>
      </w:r>
    </w:p>
    <w:p w:rsidR="00000000" w:rsidDel="00000000" w:rsidP="00000000" w:rsidRDefault="00000000" w:rsidRPr="00000000" w14:paraId="000013F5">
      <w:pPr>
        <w:spacing w:after="240" w:before="240" w:lineRule="auto"/>
        <w:ind w:left="0" w:right="0" w:firstLine="0"/>
        <w:rPr/>
      </w:pPr>
      <w:r w:rsidDel="00000000" w:rsidR="00000000" w:rsidRPr="00000000">
        <w:rPr>
          <w:highlight w:val="yellow"/>
          <w:rtl w:val="0"/>
        </w:rPr>
        <w:t xml:space="preserve">By default, a Server MUST treat every Topic as an Ordered Topic when it is forwarding </w:t>
      </w:r>
      <w:r w:rsidDel="00000000" w:rsidR="00000000" w:rsidRPr="00000000">
        <w:rPr>
          <w:rFonts w:ascii="Arial" w:cs="Arial" w:eastAsia="Arial" w:hAnsi="Arial"/>
          <w:highlight w:val="yellow"/>
          <w:rtl w:val="0"/>
        </w:rPr>
        <w:t xml:space="preserve">Application </w:t>
      </w:r>
      <w:r w:rsidDel="00000000" w:rsidR="00000000" w:rsidRPr="00000000">
        <w:rPr>
          <w:highlight w:val="yellow"/>
          <w:rtl w:val="0"/>
        </w:rPr>
        <w:t xml:space="preserve">M</w:t>
      </w:r>
      <w:r w:rsidDel="00000000" w:rsidR="00000000" w:rsidRPr="00000000">
        <w:rPr>
          <w:highlight w:val="yellow"/>
          <w:rtl w:val="0"/>
        </w:rPr>
        <w:t xml:space="preserve">essages.</w:t>
      </w:r>
      <w:r w:rsidDel="00000000" w:rsidR="00000000" w:rsidRPr="00000000">
        <w:rPr>
          <w:color w:val="ff0000"/>
          <w:rtl w:val="0"/>
        </w:rPr>
        <w:t xml:space="preserve">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t xml:space="preserve">. A Server MAY provide an administrative or other mechanism to allow one or more Topics to not be treated as an Ordered Topic.</w:t>
      </w:r>
    </w:p>
    <w:p w:rsidR="00000000" w:rsidDel="00000000" w:rsidP="00000000" w:rsidRDefault="00000000" w:rsidRPr="00000000" w14:paraId="000013F6">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3F7">
      <w:pPr>
        <w:spacing w:after="240" w:before="240" w:lineRule="auto"/>
        <w:ind w:left="720" w:right="0" w:firstLine="0"/>
        <w:rPr/>
      </w:pPr>
      <w:r w:rsidDel="00000000" w:rsidR="00000000" w:rsidRPr="00000000">
        <w:rPr>
          <w:rtl w:val="0"/>
        </w:rPr>
        <w:t xml:space="preserve">When a stream of messages is published and subscribed to an Ordered Topic with QoS 1, the final copy of each message received by the subscribers will be in the order that they were published.</w:t>
      </w:r>
    </w:p>
    <w:p w:rsidR="00000000" w:rsidDel="00000000" w:rsidP="00000000" w:rsidRDefault="00000000" w:rsidRPr="00000000" w14:paraId="000013F8">
      <w:pPr>
        <w:spacing w:after="240" w:before="240" w:lineRule="auto"/>
        <w:ind w:left="720" w:right="0" w:firstLine="0"/>
        <w:rPr/>
      </w:pPr>
      <w:r w:rsidDel="00000000" w:rsidR="00000000" w:rsidRPr="00000000">
        <w:rPr>
          <w:rtl w:val="0"/>
        </w:rPr>
        <w:t xml:space="preserve">As no more than one message is “in-flight” at any one time, no QoS 1 message will be received after any later one even on re-connection. .For example a subscriber might receive them in the order 1,2,3,3,4 but not 1,2,3,2,3,</w:t>
      </w:r>
      <w:r w:rsidDel="00000000" w:rsidR="00000000" w:rsidRPr="00000000">
        <w:rPr>
          <w:rtl w:val="0"/>
        </w:rPr>
        <w:t xml:space="preserve">4. </w:t>
      </w:r>
    </w:p>
    <w:p w:rsidR="00000000" w:rsidDel="00000000" w:rsidP="00000000" w:rsidRDefault="00000000" w:rsidRPr="00000000" w14:paraId="000013F9">
      <w:pPr>
        <w:pStyle w:val="Heading2"/>
        <w:keepNext w:val="0"/>
        <w:spacing w:after="80" w:before="360" w:lineRule="auto"/>
        <w:ind w:left="0" w:right="990" w:firstLine="0"/>
        <w:rPr/>
      </w:pPr>
      <w:bookmarkStart w:colFirst="0" w:colLast="0" w:name="_heading=h.g7vjj8m1vj3z" w:id="230"/>
      <w:bookmarkEnd w:id="230"/>
      <w:r w:rsidDel="00000000" w:rsidR="00000000" w:rsidRPr="00000000">
        <w:rPr>
          <w:rtl w:val="0"/>
        </w:rPr>
        <w:t xml:space="preserve">4.7 Topic Names and Topic Filters</w:t>
      </w:r>
    </w:p>
    <w:p w:rsidR="00000000" w:rsidDel="00000000" w:rsidP="00000000" w:rsidRDefault="00000000" w:rsidRPr="00000000" w14:paraId="000013FA">
      <w:pPr>
        <w:pStyle w:val="Heading3"/>
        <w:ind w:left="0" w:firstLine="0"/>
        <w:rPr/>
      </w:pPr>
      <w:bookmarkStart w:colFirst="0" w:colLast="0" w:name="_heading=h.q0s32id4lv9p" w:id="231"/>
      <w:bookmarkEnd w:id="231"/>
      <w:r w:rsidDel="00000000" w:rsidR="00000000" w:rsidRPr="00000000">
        <w:rPr>
          <w:rtl w:val="0"/>
        </w:rPr>
        <w:t xml:space="preserve">4.7.1 Topic wildcards</w:t>
      </w:r>
    </w:p>
    <w:p w:rsidR="00000000" w:rsidDel="00000000" w:rsidP="00000000" w:rsidRDefault="00000000" w:rsidRPr="00000000" w14:paraId="000013FB">
      <w:pPr>
        <w:spacing w:after="240" w:before="240" w:lineRule="auto"/>
        <w:rPr>
          <w:rFonts w:ascii="Arial" w:cs="Arial" w:eastAsia="Arial" w:hAnsi="Arial"/>
        </w:rPr>
      </w:pPr>
      <w:r w:rsidDel="00000000" w:rsidR="00000000" w:rsidRPr="00000000">
        <w:rPr>
          <w:rFonts w:ascii="Arial" w:cs="Arial" w:eastAsia="Arial" w:hAnsi="Arial"/>
          <w:rtl w:val="0"/>
        </w:rPr>
        <w:t xml:space="preserve">The topic level separator is used to introduce structure into the Topic Name. If present, it divides the Topic Name into multiple “topic levels”.</w:t>
      </w:r>
    </w:p>
    <w:p w:rsidR="00000000" w:rsidDel="00000000" w:rsidP="00000000" w:rsidRDefault="00000000" w:rsidRPr="00000000" w14:paraId="000013FC">
      <w:pPr>
        <w:spacing w:after="240" w:before="240" w:lineRule="auto"/>
        <w:rPr>
          <w:rFonts w:ascii="Arial" w:cs="Arial" w:eastAsia="Arial" w:hAnsi="Arial"/>
        </w:rPr>
      </w:pPr>
      <w:r w:rsidDel="00000000" w:rsidR="00000000" w:rsidRPr="00000000">
        <w:rPr>
          <w:rFonts w:ascii="Arial" w:cs="Arial" w:eastAsia="Arial" w:hAnsi="Arial"/>
          <w:rtl w:val="0"/>
        </w:rPr>
        <w:t xml:space="preserve">A subscription’s Topic Filter can contain special wildcard characters, which allow a Client to subscribe to multiple topics at once.</w:t>
      </w:r>
    </w:p>
    <w:p w:rsidR="00000000" w:rsidDel="00000000" w:rsidP="00000000" w:rsidRDefault="00000000" w:rsidRPr="00000000" w14:paraId="000013FD">
      <w:pPr>
        <w:spacing w:after="240" w:before="240" w:lineRule="auto"/>
        <w:rPr>
          <w:rFonts w:ascii="Arial" w:cs="Arial" w:eastAsia="Arial" w:hAnsi="Arial"/>
        </w:rPr>
      </w:pPr>
      <w:sdt>
        <w:sdtPr>
          <w:tag w:val="goog_rdk_104"/>
        </w:sdtPr>
        <w:sdtContent>
          <w:commentRangeStart w:id="92"/>
        </w:sdtContent>
      </w:sdt>
      <w:sdt>
        <w:sdtPr>
          <w:tag w:val="goog_rdk_105"/>
        </w:sdtPr>
        <w:sdtContent>
          <w:commentRangeStart w:id="93"/>
        </w:sdtContent>
      </w:sdt>
      <w:r w:rsidDel="00000000" w:rsidR="00000000" w:rsidRPr="00000000">
        <w:rPr>
          <w:rFonts w:ascii="Arial" w:cs="Arial" w:eastAsia="Arial" w:hAnsi="Arial"/>
          <w:highlight w:val="yellow"/>
          <w:rtl w:val="0"/>
        </w:rPr>
        <w:t xml:space="preserve">The wildcard characters can be used in Topic Filters, but MUST NOT be used within a Topic Name</w:t>
      </w:r>
      <w:commentRangeEnd w:id="92"/>
      <w:r w:rsidDel="00000000" w:rsidR="00000000" w:rsidRPr="00000000">
        <w:commentReference w:id="92"/>
      </w:r>
      <w:commentRangeEnd w:id="93"/>
      <w:r w:rsidDel="00000000" w:rsidR="00000000" w:rsidRPr="00000000">
        <w:commentReference w:id="93"/>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[MQTT-SN-4.7.1-1]</w:t>
      </w:r>
      <w:r w:rsidDel="00000000" w:rsidR="00000000" w:rsidRPr="00000000">
        <w:rPr>
          <w:rFonts w:ascii="Arial" w:cs="Arial" w:eastAsia="Arial" w:hAnsi="Arial"/>
          <w:rtl w:val="0"/>
        </w:rPr>
        <w:t xml:space="preserve">. </w:t>
      </w:r>
    </w:p>
    <w:p w:rsidR="00000000" w:rsidDel="00000000" w:rsidP="00000000" w:rsidRDefault="00000000" w:rsidRPr="00000000" w14:paraId="000013FE">
      <w:pPr>
        <w:pStyle w:val="Heading4"/>
        <w:ind w:left="0" w:firstLine="0"/>
        <w:rPr/>
      </w:pPr>
      <w:bookmarkStart w:colFirst="0" w:colLast="0" w:name="_heading=h.3kbulner4ob4" w:id="232"/>
      <w:bookmarkEnd w:id="232"/>
      <w:r w:rsidDel="00000000" w:rsidR="00000000" w:rsidRPr="00000000">
        <w:rPr>
          <w:rtl w:val="0"/>
        </w:rPr>
        <w:t xml:space="preserve">4.7.1.1 Topic level separator</w:t>
      </w:r>
    </w:p>
    <w:p w:rsidR="00000000" w:rsidDel="00000000" w:rsidP="00000000" w:rsidRDefault="00000000" w:rsidRPr="00000000" w14:paraId="000013FF">
      <w:pPr>
        <w:spacing w:after="240" w:before="240" w:lineRule="auto"/>
        <w:rPr>
          <w:rFonts w:ascii="Arial" w:cs="Arial" w:eastAsia="Arial" w:hAnsi="Arial"/>
        </w:rPr>
      </w:pPr>
      <w:r w:rsidDel="00000000" w:rsidR="00000000" w:rsidRPr="00000000">
        <w:rPr>
          <w:rFonts w:ascii="Arial" w:cs="Arial" w:eastAsia="Arial" w:hAnsi="Arial"/>
          <w:rtl w:val="0"/>
        </w:rPr>
        <w:t xml:space="preserve">The forward slash (‘/’ U+002F) is used to separate each level within a topic tree and provide a hierarchical structure to the Topic Names. The use of the topic level separator is significant when either of the two wildcard characters is encountered in Topic Filters specified by subscribing Clients. Topic level separators can appear anywhere in a Topic Filter or Topic Name. Adjacent Topic level separators indicate a zero-length topic level.</w:t>
      </w:r>
    </w:p>
    <w:p w:rsidR="00000000" w:rsidDel="00000000" w:rsidP="00000000" w:rsidRDefault="00000000" w:rsidRPr="00000000" w14:paraId="00001400">
      <w:pPr>
        <w:pStyle w:val="Heading4"/>
        <w:ind w:left="0" w:firstLine="0"/>
        <w:rPr/>
      </w:pPr>
      <w:bookmarkStart w:colFirst="0" w:colLast="0" w:name="_heading=h.ychcrpqsu69r" w:id="233"/>
      <w:bookmarkEnd w:id="233"/>
      <w:r w:rsidDel="00000000" w:rsidR="00000000" w:rsidRPr="00000000">
        <w:rPr>
          <w:rtl w:val="0"/>
        </w:rPr>
        <w:t xml:space="preserve">4.7.1.2 Multi-level wildcard</w:t>
      </w:r>
    </w:p>
    <w:p w:rsidR="00000000" w:rsidDel="00000000" w:rsidP="00000000" w:rsidRDefault="00000000" w:rsidRPr="00000000" w14:paraId="00001401">
      <w:pPr>
        <w:spacing w:after="240" w:before="240" w:lineRule="auto"/>
        <w:rPr>
          <w:rFonts w:ascii="Arial" w:cs="Arial" w:eastAsia="Arial" w:hAnsi="Arial"/>
        </w:rPr>
      </w:pPr>
      <w:r w:rsidDel="00000000" w:rsidR="00000000" w:rsidRPr="00000000">
        <w:rPr>
          <w:rFonts w:ascii="Arial" w:cs="Arial" w:eastAsia="Arial" w:hAnsi="Arial"/>
          <w:rtl w:val="0"/>
        </w:rPr>
        <w:t xml:space="preserve">The number sign (‘#’ U+0023) is a wildcard character that matches any number of levels within a topic. The multi-level wildcard represents the parent and any number of child levels. </w:t>
      </w:r>
      <w:r w:rsidDel="00000000" w:rsidR="00000000" w:rsidRPr="00000000">
        <w:rPr>
          <w:rFonts w:ascii="Arial" w:cs="Arial" w:eastAsia="Arial" w:hAnsi="Arial"/>
          <w:highlight w:val="yellow"/>
          <w:rtl w:val="0"/>
        </w:rPr>
        <w:t xml:space="preserve">The multi-level wildcard character MUST be specified either on its own or following a topic level separator. In either case it MUST be the last character specified in the Topic Filter</w:t>
      </w:r>
      <w:r w:rsidDel="00000000" w:rsidR="00000000" w:rsidRPr="00000000">
        <w:rPr>
          <w:rtl w:val="0"/>
        </w:rPr>
        <w:t xml:space="preserve"> </w:t>
      </w:r>
      <w:r w:rsidDel="00000000" w:rsidR="00000000" w:rsidRPr="00000000">
        <w:rPr>
          <w:color w:val="ff0000"/>
          <w:rtl w:val="0"/>
        </w:rPr>
        <w:t xml:space="preserve">[MQTT-SN-4.7.1.2-1]</w:t>
      </w:r>
      <w:r w:rsidDel="00000000" w:rsidR="00000000" w:rsidRPr="00000000">
        <w:rPr>
          <w:rFonts w:ascii="Arial" w:cs="Arial" w:eastAsia="Arial" w:hAnsi="Arial"/>
          <w:rtl w:val="0"/>
        </w:rPr>
        <w:t xml:space="preserve">.</w:t>
      </w:r>
    </w:p>
    <w:p w:rsidR="00000000" w:rsidDel="00000000" w:rsidP="00000000" w:rsidRDefault="00000000" w:rsidRPr="00000000" w14:paraId="00001402">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03">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if a Client subscribes to “sport/tennis/player1/#”, it would receive </w:t>
      </w:r>
      <w:r w:rsidDel="00000000" w:rsidR="00000000" w:rsidRPr="00000000">
        <w:rPr>
          <w:rFonts w:ascii="Arial" w:cs="Arial" w:eastAsia="Arial" w:hAnsi="Arial"/>
          <w:highlight w:val="yellow"/>
          <w:rtl w:val="0"/>
        </w:rPr>
        <w:t xml:space="preserve">Application </w:t>
      </w:r>
      <w:r w:rsidDel="00000000" w:rsidR="00000000" w:rsidRPr="00000000">
        <w:rPr>
          <w:rFonts w:ascii="Arial" w:cs="Arial" w:eastAsia="Arial" w:hAnsi="Arial"/>
          <w:rtl w:val="0"/>
        </w:rPr>
        <w:t xml:space="preserve">M</w:t>
      </w:r>
      <w:r w:rsidDel="00000000" w:rsidR="00000000" w:rsidRPr="00000000">
        <w:rPr>
          <w:rFonts w:ascii="Arial" w:cs="Arial" w:eastAsia="Arial" w:hAnsi="Arial"/>
          <w:rtl w:val="0"/>
        </w:rPr>
        <w:t xml:space="preserve">essages published using these Topic Names:</w:t>
      </w:r>
    </w:p>
    <w:p w:rsidR="00000000" w:rsidDel="00000000" w:rsidP="00000000" w:rsidRDefault="00000000" w:rsidRPr="00000000" w14:paraId="00001404">
      <w:pPr>
        <w:numPr>
          <w:ilvl w:val="0"/>
          <w:numId w:val="14"/>
        </w:numPr>
        <w:spacing w:after="0" w:afterAutospacing="0" w:before="240" w:lineRule="auto"/>
        <w:ind w:left="1440" w:hanging="360"/>
      </w:pPr>
      <w:r w:rsidDel="00000000" w:rsidR="00000000" w:rsidRPr="00000000">
        <w:rPr>
          <w:rFonts w:ascii="Arial" w:cs="Arial" w:eastAsia="Arial" w:hAnsi="Arial"/>
          <w:rtl w:val="0"/>
        </w:rPr>
        <w:t xml:space="preserve">“sport/tennis/player1”</w:t>
      </w:r>
    </w:p>
    <w:p w:rsidR="00000000" w:rsidDel="00000000" w:rsidP="00000000" w:rsidRDefault="00000000" w:rsidRPr="00000000" w14:paraId="00001405">
      <w:pPr>
        <w:numPr>
          <w:ilvl w:val="0"/>
          <w:numId w:val="14"/>
        </w:numPr>
        <w:spacing w:after="0" w:afterAutospacing="0" w:before="0" w:beforeAutospacing="0" w:lineRule="auto"/>
        <w:ind w:left="1440" w:hanging="360"/>
      </w:pPr>
      <w:r w:rsidDel="00000000" w:rsidR="00000000" w:rsidRPr="00000000">
        <w:rPr>
          <w:rFonts w:ascii="Arial" w:cs="Arial" w:eastAsia="Arial" w:hAnsi="Arial"/>
          <w:rtl w:val="0"/>
        </w:rPr>
        <w:t xml:space="preserve">“sport/tennis/player1/ranking</w:t>
      </w:r>
    </w:p>
    <w:p w:rsidR="00000000" w:rsidDel="00000000" w:rsidP="00000000" w:rsidRDefault="00000000" w:rsidRPr="00000000" w14:paraId="00001406">
      <w:pPr>
        <w:numPr>
          <w:ilvl w:val="0"/>
          <w:numId w:val="14"/>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“sport/tennis/player1/score/wimbledon”</w:t>
      </w:r>
    </w:p>
    <w:p w:rsidR="00000000" w:rsidDel="00000000" w:rsidP="00000000" w:rsidRDefault="00000000" w:rsidRPr="00000000" w14:paraId="00001407">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08">
      <w:pPr>
        <w:numPr>
          <w:ilvl w:val="0"/>
          <w:numId w:val="32"/>
        </w:numPr>
        <w:spacing w:after="0" w:afterAutospacing="0" w:before="240" w:lineRule="auto"/>
        <w:ind w:left="1440" w:hanging="360"/>
      </w:pPr>
      <w:r w:rsidDel="00000000" w:rsidR="00000000" w:rsidRPr="00000000">
        <w:rPr>
          <w:rFonts w:ascii="Arial" w:cs="Arial" w:eastAsia="Arial" w:hAnsi="Arial"/>
          <w:rtl w:val="0"/>
        </w:rPr>
        <w:t xml:space="preserve">“sport/#” also matches the singular “sport”, since # includes the parent level.</w:t>
      </w:r>
    </w:p>
    <w:p w:rsidR="00000000" w:rsidDel="00000000" w:rsidP="00000000" w:rsidRDefault="00000000" w:rsidRPr="00000000" w14:paraId="00001409">
      <w:pPr>
        <w:numPr>
          <w:ilvl w:val="0"/>
          <w:numId w:val="32"/>
        </w:numPr>
        <w:spacing w:after="0" w:afterAutospacing="0" w:before="0" w:beforeAutospacing="0" w:lineRule="auto"/>
        <w:ind w:left="1440" w:hanging="360"/>
      </w:pPr>
      <w:r w:rsidDel="00000000" w:rsidR="00000000" w:rsidRPr="00000000">
        <w:rPr>
          <w:rFonts w:ascii="Arial" w:cs="Arial" w:eastAsia="Arial" w:hAnsi="Arial"/>
          <w:rtl w:val="0"/>
        </w:rPr>
        <w:t xml:space="preserve">“#” is valid and will receive every Application Message</w:t>
      </w:r>
    </w:p>
    <w:p w:rsidR="00000000" w:rsidDel="00000000" w:rsidP="00000000" w:rsidRDefault="00000000" w:rsidRPr="00000000" w14:paraId="0000140A">
      <w:pPr>
        <w:numPr>
          <w:ilvl w:val="0"/>
          <w:numId w:val="32"/>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valid</w:t>
      </w:r>
    </w:p>
    <w:p w:rsidR="00000000" w:rsidDel="00000000" w:rsidP="00000000" w:rsidRDefault="00000000" w:rsidRPr="00000000" w14:paraId="0000140B">
      <w:pPr>
        <w:numPr>
          <w:ilvl w:val="0"/>
          <w:numId w:val="32"/>
        </w:numPr>
        <w:spacing w:after="0" w:afterAutospacing="0" w:before="0" w:beforeAutospacing="0" w:lineRule="auto"/>
        <w:ind w:left="1440" w:hanging="360"/>
      </w:pPr>
      <w:r w:rsidDel="00000000" w:rsidR="00000000" w:rsidRPr="00000000">
        <w:rPr>
          <w:rFonts w:ascii="Arial" w:cs="Arial" w:eastAsia="Arial" w:hAnsi="Arial"/>
          <w:rtl w:val="0"/>
        </w:rPr>
        <w:t xml:space="preserve">“sport/tennis#” is not valid</w:t>
      </w:r>
    </w:p>
    <w:p w:rsidR="00000000" w:rsidDel="00000000" w:rsidP="00000000" w:rsidRDefault="00000000" w:rsidRPr="00000000" w14:paraId="0000140C">
      <w:pPr>
        <w:numPr>
          <w:ilvl w:val="0"/>
          <w:numId w:val="32"/>
        </w:numPr>
        <w:spacing w:after="240" w:before="0" w:beforeAutospacing="0" w:lineRule="auto"/>
        <w:ind w:left="1440" w:hanging="360"/>
      </w:pPr>
      <w:r w:rsidDel="00000000" w:rsidR="00000000" w:rsidRPr="00000000">
        <w:rPr>
          <w:rFonts w:ascii="Arial" w:cs="Arial" w:eastAsia="Arial" w:hAnsi="Arial"/>
          <w:rtl w:val="0"/>
        </w:rPr>
        <w:t xml:space="preserve">“sport/tennis/#/ranking” is not valid</w:t>
      </w:r>
    </w:p>
    <w:p w:rsidR="00000000" w:rsidDel="00000000" w:rsidP="00000000" w:rsidRDefault="00000000" w:rsidRPr="00000000" w14:paraId="0000140D">
      <w:pPr>
        <w:pStyle w:val="Heading4"/>
        <w:ind w:left="0" w:firstLine="0"/>
        <w:rPr/>
      </w:pPr>
      <w:bookmarkStart w:colFirst="0" w:colLast="0" w:name="_heading=h.x4yye38w41vd" w:id="234"/>
      <w:bookmarkEnd w:id="234"/>
      <w:r w:rsidDel="00000000" w:rsidR="00000000" w:rsidRPr="00000000">
        <w:rPr>
          <w:rtl w:val="0"/>
        </w:rPr>
        <w:t xml:space="preserve">4.7.1.3 Single-level wildcard</w:t>
      </w:r>
    </w:p>
    <w:p w:rsidR="00000000" w:rsidDel="00000000" w:rsidP="00000000" w:rsidRDefault="00000000" w:rsidRPr="00000000" w14:paraId="0000140E">
      <w:pPr>
        <w:spacing w:after="240" w:before="240" w:lineRule="auto"/>
        <w:rPr>
          <w:rFonts w:ascii="Arial" w:cs="Arial" w:eastAsia="Arial" w:hAnsi="Arial"/>
        </w:rPr>
      </w:pPr>
      <w:r w:rsidDel="00000000" w:rsidR="00000000" w:rsidRPr="00000000">
        <w:rPr>
          <w:rFonts w:ascii="Arial" w:cs="Arial" w:eastAsia="Arial" w:hAnsi="Arial"/>
          <w:rtl w:val="0"/>
        </w:rPr>
        <w:t xml:space="preserve">The plus sign (‘+’ U+002B) is a wildcard character that matches only one topic level. </w:t>
      </w:r>
    </w:p>
    <w:p w:rsidR="00000000" w:rsidDel="00000000" w:rsidP="00000000" w:rsidRDefault="00000000" w:rsidRPr="00000000" w14:paraId="0000140F">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single-level wildcard can be used at any level in the Topic Filter, including first and last levels. Where it is used, it MUST occupy an entire level of the filter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[MQTT-SN-4.7.1.3-1]</w:t>
      </w:r>
      <w:r w:rsidDel="00000000" w:rsidR="00000000" w:rsidRPr="00000000">
        <w:rPr>
          <w:rFonts w:ascii="Arial" w:cs="Arial" w:eastAsia="Arial" w:hAnsi="Arial"/>
          <w:rtl w:val="0"/>
        </w:rPr>
        <w:t xml:space="preserve">. It can be used at more than one level in the Topic Filter and can be used in conjunction with the multi-level wildcard.</w:t>
      </w:r>
    </w:p>
    <w:p w:rsidR="00000000" w:rsidDel="00000000" w:rsidP="00000000" w:rsidRDefault="00000000" w:rsidRPr="00000000" w14:paraId="00001410">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1">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For example, “sport/tennis/+” matches “sport/tennis/player1” and “sport/tennis/player2”, but not “sport/tennis/player1/ranking”. Also, because the single-level wildcard matches only a single level, “sport/+” does not match “sport” but it does match “sport/”.</w:t>
      </w:r>
    </w:p>
    <w:p w:rsidR="00000000" w:rsidDel="00000000" w:rsidP="00000000" w:rsidRDefault="00000000" w:rsidRPr="00000000" w14:paraId="00001412">
      <w:pPr>
        <w:numPr>
          <w:ilvl w:val="0"/>
          <w:numId w:val="23"/>
        </w:numPr>
        <w:spacing w:after="0" w:afterAutospacing="0" w:before="240" w:lineRule="auto"/>
        <w:ind w:left="1440" w:hanging="360"/>
      </w:pPr>
      <w:r w:rsidDel="00000000" w:rsidR="00000000" w:rsidRPr="00000000">
        <w:rPr>
          <w:rFonts w:ascii="Arial" w:cs="Arial" w:eastAsia="Arial" w:hAnsi="Arial"/>
          <w:rtl w:val="0"/>
        </w:rPr>
        <w:t xml:space="preserve">“+” is valid</w:t>
      </w:r>
    </w:p>
    <w:p w:rsidR="00000000" w:rsidDel="00000000" w:rsidP="00000000" w:rsidRDefault="00000000" w:rsidRPr="00000000" w14:paraId="00001413">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“+/tennis/#” is valid</w:t>
      </w:r>
    </w:p>
    <w:p w:rsidR="00000000" w:rsidDel="00000000" w:rsidP="00000000" w:rsidRDefault="00000000" w:rsidRPr="00000000" w14:paraId="00001414">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 is not valid</w:t>
      </w:r>
    </w:p>
    <w:p w:rsidR="00000000" w:rsidDel="00000000" w:rsidP="00000000" w:rsidRDefault="00000000" w:rsidRPr="00000000" w14:paraId="00001415">
      <w:pPr>
        <w:numPr>
          <w:ilvl w:val="0"/>
          <w:numId w:val="23"/>
        </w:numPr>
        <w:spacing w:after="0" w:afterAutospacing="0" w:before="0" w:beforeAutospacing="0" w:lineRule="auto"/>
        <w:ind w:left="1440" w:hanging="360"/>
      </w:pPr>
      <w:r w:rsidDel="00000000" w:rsidR="00000000" w:rsidRPr="00000000">
        <w:rPr>
          <w:rFonts w:ascii="Arial" w:cs="Arial" w:eastAsia="Arial" w:hAnsi="Arial"/>
          <w:rtl w:val="0"/>
        </w:rPr>
        <w:t xml:space="preserve">“sport/+/player1” is valid</w:t>
      </w:r>
    </w:p>
    <w:p w:rsidR="00000000" w:rsidDel="00000000" w:rsidP="00000000" w:rsidRDefault="00000000" w:rsidRPr="00000000" w14:paraId="00001416">
      <w:pPr>
        <w:numPr>
          <w:ilvl w:val="0"/>
          <w:numId w:val="23"/>
        </w:numPr>
        <w:spacing w:after="240" w:before="0" w:beforeAutospacing="0" w:lineRule="auto"/>
        <w:ind w:left="1440" w:hanging="360"/>
      </w:pPr>
      <w:r w:rsidDel="00000000" w:rsidR="00000000" w:rsidRPr="00000000">
        <w:rPr>
          <w:rFonts w:ascii="Arial" w:cs="Arial" w:eastAsia="Arial" w:hAnsi="Arial"/>
          <w:rtl w:val="0"/>
        </w:rPr>
        <w:t xml:space="preserve">“/finance” matches “+/+” and “/+”, but not “+” </w:t>
      </w:r>
    </w:p>
    <w:p w:rsidR="00000000" w:rsidDel="00000000" w:rsidP="00000000" w:rsidRDefault="00000000" w:rsidRPr="00000000" w14:paraId="00001417">
      <w:pPr>
        <w:pStyle w:val="Heading3"/>
        <w:ind w:left="0" w:firstLine="0"/>
        <w:rPr/>
      </w:pPr>
      <w:bookmarkStart w:colFirst="0" w:colLast="0" w:name="_heading=h.p61p07rh2x26" w:id="235"/>
      <w:bookmarkEnd w:id="235"/>
      <w:r w:rsidDel="00000000" w:rsidR="00000000" w:rsidRPr="00000000">
        <w:rPr>
          <w:rtl w:val="0"/>
        </w:rPr>
        <w:t xml:space="preserve">4.7.2  Topics beginning with $</w:t>
      </w:r>
    </w:p>
    <w:p w:rsidR="00000000" w:rsidDel="00000000" w:rsidP="00000000" w:rsidRDefault="00000000" w:rsidRPr="00000000" w14:paraId="00001418">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The Server MUST NOT match Topic Filters starting with a wildcard character (# or +) with Topic Names beginning with a $ character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[MQTT-SN-4.7.2-1]</w:t>
      </w:r>
      <w:r w:rsidDel="00000000" w:rsidR="00000000" w:rsidRPr="00000000">
        <w:rPr>
          <w:rFonts w:ascii="Arial" w:cs="Arial" w:eastAsia="Arial" w:hAnsi="Arial"/>
          <w:rtl w:val="0"/>
        </w:rPr>
        <w:t xml:space="preserve">. The Server SHOULD prevent Clients from using such Topic Names to exchange messages with other Clients. Server implementations MAY use Topic Names that start with a leading $ character for other purposes.</w:t>
      </w:r>
    </w:p>
    <w:p w:rsidR="00000000" w:rsidDel="00000000" w:rsidP="00000000" w:rsidRDefault="00000000" w:rsidRPr="00000000" w14:paraId="00001419">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A">
      <w:pPr>
        <w:numPr>
          <w:ilvl w:val="0"/>
          <w:numId w:val="13"/>
        </w:numPr>
        <w:spacing w:after="0" w:afterAutospacing="0" w:before="240" w:lineRule="auto"/>
        <w:ind w:left="1440" w:hanging="360"/>
      </w:pPr>
      <w:r w:rsidDel="00000000" w:rsidR="00000000" w:rsidRPr="00000000">
        <w:rPr>
          <w:rFonts w:ascii="Arial" w:cs="Arial" w:eastAsia="Arial" w:hAnsi="Arial"/>
          <w:rtl w:val="0"/>
        </w:rPr>
        <w:t xml:space="preserve">$SYS/ has been widely adopted as a prefix to topics that contain Server-specific information or control APIs</w:t>
      </w:r>
    </w:p>
    <w:p w:rsidR="00000000" w:rsidDel="00000000" w:rsidP="00000000" w:rsidRDefault="00000000" w:rsidRPr="00000000" w14:paraId="0000141B">
      <w:pPr>
        <w:numPr>
          <w:ilvl w:val="0"/>
          <w:numId w:val="13"/>
        </w:numPr>
        <w:spacing w:after="240" w:before="0" w:beforeAutospacing="0" w:lineRule="auto"/>
        <w:ind w:left="1440" w:hanging="360"/>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rtl w:val="0"/>
        </w:rPr>
        <w:t xml:space="preserve">Applications cannot use a topic with a leading $ character for their own purposes</w:t>
      </w:r>
    </w:p>
    <w:p w:rsidR="00000000" w:rsidDel="00000000" w:rsidP="00000000" w:rsidRDefault="00000000" w:rsidRPr="00000000" w14:paraId="0000141C">
      <w:pPr>
        <w:spacing w:after="240" w:before="240" w:lineRule="auto"/>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1D">
      <w:pPr>
        <w:numPr>
          <w:ilvl w:val="0"/>
          <w:numId w:val="18"/>
        </w:numPr>
        <w:spacing w:after="0" w:afterAutospacing="0" w:before="240" w:lineRule="auto"/>
        <w:ind w:left="1440" w:hanging="360"/>
      </w:pPr>
      <w:r w:rsidDel="00000000" w:rsidR="00000000" w:rsidRPr="00000000">
        <w:rPr>
          <w:rFonts w:ascii="Arial" w:cs="Arial" w:eastAsia="Arial" w:hAnsi="Arial"/>
          <w:rtl w:val="0"/>
        </w:rPr>
        <w:t xml:space="preserve">A subscription to “#” will not receive any messages published to a topic beginning with a $</w:t>
      </w:r>
    </w:p>
    <w:p w:rsidR="00000000" w:rsidDel="00000000" w:rsidP="00000000" w:rsidRDefault="00000000" w:rsidRPr="00000000" w14:paraId="0000141E">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“+/monitor/Clients” will not receive any messages published to “$SYS/monitor/Clients”</w:t>
      </w:r>
    </w:p>
    <w:p w:rsidR="00000000" w:rsidDel="00000000" w:rsidP="00000000" w:rsidRDefault="00000000" w:rsidRPr="00000000" w14:paraId="0000141F">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 will receive messages published to topics beginning with “$SYS/”</w:t>
      </w:r>
    </w:p>
    <w:p w:rsidR="00000000" w:rsidDel="00000000" w:rsidP="00000000" w:rsidRDefault="00000000" w:rsidRPr="00000000" w14:paraId="00001420">
      <w:pPr>
        <w:numPr>
          <w:ilvl w:val="0"/>
          <w:numId w:val="18"/>
        </w:numPr>
        <w:spacing w:after="0" w:afterAutospacing="0" w:before="0" w:beforeAutospacing="0" w:lineRule="auto"/>
        <w:ind w:left="1440" w:hanging="360"/>
      </w:pPr>
      <w:r w:rsidDel="00000000" w:rsidR="00000000" w:rsidRPr="00000000">
        <w:rPr>
          <w:rFonts w:ascii="Arial" w:cs="Arial" w:eastAsia="Arial" w:hAnsi="Arial"/>
          <w:rtl w:val="0"/>
        </w:rPr>
        <w:t xml:space="preserve">A subscription to “$SYS/monitor/+” will receive messages published to “$SYS/monitor/Clients”</w:t>
      </w:r>
    </w:p>
    <w:p w:rsidR="00000000" w:rsidDel="00000000" w:rsidP="00000000" w:rsidRDefault="00000000" w:rsidRPr="00000000" w14:paraId="00001421">
      <w:pPr>
        <w:numPr>
          <w:ilvl w:val="0"/>
          <w:numId w:val="18"/>
        </w:numPr>
        <w:spacing w:after="240" w:before="0" w:beforeAutospacing="0" w:lineRule="auto"/>
        <w:ind w:left="1440" w:hanging="360"/>
      </w:pPr>
      <w:r w:rsidDel="00000000" w:rsidR="00000000" w:rsidRPr="00000000">
        <w:rPr>
          <w:rFonts w:ascii="Arial" w:cs="Arial" w:eastAsia="Arial" w:hAnsi="Arial"/>
          <w:rtl w:val="0"/>
        </w:rPr>
        <w:t xml:space="preserve">For a Client to receive messages from topics that begin with $SYS/ and from topics that don’t begin with a $, it has to subscribe to both “#” and “$SYS/#”</w:t>
      </w:r>
    </w:p>
    <w:p w:rsidR="00000000" w:rsidDel="00000000" w:rsidP="00000000" w:rsidRDefault="00000000" w:rsidRPr="00000000" w14:paraId="00001422">
      <w:pPr>
        <w:pStyle w:val="Heading3"/>
        <w:ind w:left="0" w:firstLine="0"/>
        <w:rPr/>
      </w:pPr>
      <w:bookmarkStart w:colFirst="0" w:colLast="0" w:name="_heading=h.rvcur5x0am" w:id="236"/>
      <w:bookmarkEnd w:id="236"/>
      <w:r w:rsidDel="00000000" w:rsidR="00000000" w:rsidRPr="00000000">
        <w:rPr>
          <w:rtl w:val="0"/>
        </w:rPr>
        <w:t xml:space="preserve">4.7.3 Topic semantic and usage</w:t>
      </w:r>
    </w:p>
    <w:p w:rsidR="00000000" w:rsidDel="00000000" w:rsidP="00000000" w:rsidRDefault="00000000" w:rsidRPr="00000000" w14:paraId="00001423">
      <w:pPr>
        <w:spacing w:after="240" w:before="240" w:lineRule="auto"/>
        <w:rPr>
          <w:rFonts w:ascii="Arial" w:cs="Arial" w:eastAsia="Arial" w:hAnsi="Arial"/>
        </w:rPr>
      </w:pPr>
      <w:r w:rsidDel="00000000" w:rsidR="00000000" w:rsidRPr="00000000">
        <w:rPr>
          <w:rFonts w:ascii="Arial" w:cs="Arial" w:eastAsia="Arial" w:hAnsi="Arial"/>
          <w:rtl w:val="0"/>
        </w:rPr>
        <w:t xml:space="preserve">The following rules apply to Topic Names and Topic Filters:</w:t>
      </w:r>
    </w:p>
    <w:p w:rsidR="00000000" w:rsidDel="00000000" w:rsidP="00000000" w:rsidRDefault="00000000" w:rsidRPr="00000000" w14:paraId="00001424">
      <w:pPr>
        <w:numPr>
          <w:ilvl w:val="0"/>
          <w:numId w:val="51"/>
        </w:numPr>
        <w:spacing w:after="0" w:afterAutospacing="0" w:before="240" w:lineRule="auto"/>
        <w:ind w:left="720" w:hanging="360"/>
      </w:pPr>
      <w:r w:rsidDel="00000000" w:rsidR="00000000" w:rsidRPr="00000000">
        <w:rPr>
          <w:rFonts w:ascii="Arial" w:cs="Arial" w:eastAsia="Arial" w:hAnsi="Arial"/>
          <w:highlight w:val="yellow"/>
          <w:rtl w:val="0"/>
        </w:rPr>
        <w:t xml:space="preserve">All Topic Names and Topic Filters MUST be at least one character long</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[MQTT-SN-4.7.3-1]</w:t>
      </w:r>
    </w:p>
    <w:p w:rsidR="00000000" w:rsidDel="00000000" w:rsidP="00000000" w:rsidRDefault="00000000" w:rsidRPr="00000000" w14:paraId="00001425">
      <w:pPr>
        <w:numPr>
          <w:ilvl w:val="0"/>
          <w:numId w:val="51"/>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are case sensitive</w:t>
      </w:r>
    </w:p>
    <w:p w:rsidR="00000000" w:rsidDel="00000000" w:rsidP="00000000" w:rsidRDefault="00000000" w:rsidRPr="00000000" w14:paraId="00001426">
      <w:pPr>
        <w:numPr>
          <w:ilvl w:val="0"/>
          <w:numId w:val="51"/>
        </w:numPr>
        <w:spacing w:after="0" w:afterAutospacing="0" w:before="0" w:beforeAutospacing="0" w:lineRule="auto"/>
        <w:ind w:left="720" w:hanging="360"/>
      </w:pPr>
      <w:r w:rsidDel="00000000" w:rsidR="00000000" w:rsidRPr="00000000">
        <w:rPr>
          <w:rFonts w:ascii="Arial" w:cs="Arial" w:eastAsia="Arial" w:hAnsi="Arial"/>
          <w:rtl w:val="0"/>
        </w:rPr>
        <w:t xml:space="preserve">Topic Names and Topic Filters can include the space character</w:t>
      </w:r>
    </w:p>
    <w:p w:rsidR="00000000" w:rsidDel="00000000" w:rsidP="00000000" w:rsidRDefault="00000000" w:rsidRPr="00000000" w14:paraId="00001427">
      <w:pPr>
        <w:numPr>
          <w:ilvl w:val="0"/>
          <w:numId w:val="51"/>
        </w:numPr>
        <w:spacing w:after="0" w:afterAutospacing="0" w:before="0" w:beforeAutospacing="0" w:lineRule="auto"/>
        <w:ind w:left="720" w:hanging="360"/>
      </w:pPr>
      <w:r w:rsidDel="00000000" w:rsidR="00000000" w:rsidRPr="00000000">
        <w:rPr>
          <w:rFonts w:ascii="Arial" w:cs="Arial" w:eastAsia="Arial" w:hAnsi="Arial"/>
          <w:rtl w:val="0"/>
        </w:rPr>
        <w:t xml:space="preserve">A leading or trailing ‘/’ creates a distinct Topic Name or Topic Filter</w:t>
      </w:r>
    </w:p>
    <w:p w:rsidR="00000000" w:rsidDel="00000000" w:rsidP="00000000" w:rsidRDefault="00000000" w:rsidRPr="00000000" w14:paraId="00001428">
      <w:pPr>
        <w:numPr>
          <w:ilvl w:val="0"/>
          <w:numId w:val="51"/>
        </w:numPr>
        <w:spacing w:after="0" w:afterAutospacing="0" w:before="0" w:beforeAutospacing="0" w:lineRule="auto"/>
        <w:ind w:left="720" w:hanging="360"/>
      </w:pPr>
      <w:r w:rsidDel="00000000" w:rsidR="00000000" w:rsidRPr="00000000">
        <w:rPr>
          <w:rFonts w:ascii="Arial" w:cs="Arial" w:eastAsia="Arial" w:hAnsi="Arial"/>
          <w:rtl w:val="0"/>
        </w:rPr>
        <w:t xml:space="preserve">A Topic Name or Topic Filter consisting only of the ‘/’ character is valid</w:t>
      </w:r>
    </w:p>
    <w:p w:rsidR="00000000" w:rsidDel="00000000" w:rsidP="00000000" w:rsidRDefault="00000000" w:rsidRPr="00000000" w14:paraId="00001429">
      <w:pPr>
        <w:numPr>
          <w:ilvl w:val="0"/>
          <w:numId w:val="51"/>
        </w:numPr>
        <w:spacing w:after="0" w:afterAutospacing="0" w:before="0" w:beforeAutospacing="0" w:lineRule="auto"/>
        <w:ind w:left="720" w:hanging="360"/>
      </w:pPr>
      <w:r w:rsidDel="00000000" w:rsidR="00000000" w:rsidRPr="00000000">
        <w:rPr>
          <w:rFonts w:ascii="Arial" w:cs="Arial" w:eastAsia="Arial" w:hAnsi="Arial"/>
          <w:highlight w:val="yellow"/>
          <w:rtl w:val="0"/>
        </w:rPr>
        <w:t xml:space="preserve">Topic Names and Topic Filters MUST NOT include the null character (Unicode U+0000)</w:t>
      </w:r>
      <w:hyperlink r:id="rId75">
        <w:r w:rsidDel="00000000" w:rsidR="00000000" w:rsidRPr="00000000">
          <w:rPr>
            <w:rFonts w:ascii="Arial" w:cs="Arial" w:eastAsia="Arial" w:hAnsi="Arial"/>
            <w:rtl w:val="0"/>
          </w:rPr>
          <w:t xml:space="preserve"> </w:t>
        </w:r>
      </w:hyperlink>
      <w:hyperlink r:id="rId76">
        <w:r w:rsidDel="00000000" w:rsidR="00000000" w:rsidRPr="00000000">
          <w:rPr>
            <w:rFonts w:ascii="Arial" w:cs="Arial" w:eastAsia="Arial" w:hAnsi="Arial"/>
            <w:color w:val="1155cc"/>
            <w:u w:val="single"/>
            <w:rtl w:val="0"/>
          </w:rPr>
          <w:t xml:space="preserve">[Unicode]</w:t>
        </w:r>
      </w:hyperlink>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[MQTT-SN-4.7.3-2]</w:t>
      </w:r>
    </w:p>
    <w:p w:rsidR="00000000" w:rsidDel="00000000" w:rsidP="00000000" w:rsidRDefault="00000000" w:rsidRPr="00000000" w14:paraId="0000142A">
      <w:pPr>
        <w:numPr>
          <w:ilvl w:val="0"/>
          <w:numId w:val="51"/>
        </w:numPr>
        <w:spacing w:after="240" w:before="0" w:beforeAutospacing="0" w:lineRule="auto"/>
        <w:ind w:left="720" w:hanging="360"/>
      </w:pPr>
      <w:r w:rsidDel="00000000" w:rsidR="00000000" w:rsidRPr="00000000">
        <w:rPr>
          <w:rFonts w:ascii="Arial" w:cs="Arial" w:eastAsia="Arial" w:hAnsi="Arial"/>
          <w:highlight w:val="yellow"/>
          <w:rtl w:val="0"/>
        </w:rPr>
        <w:t xml:space="preserve">Topic Names and Topic Filters are UTF-8 Encoded Strings; they MUST NOT encode to more than 65,535 bytes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Refer to </w:t>
      </w:r>
      <w:hyperlink w:anchor="_heading=h.49x2ik5">
        <w:r w:rsidDel="00000000" w:rsidR="00000000" w:rsidRPr="00000000">
          <w:rPr>
            <w:rFonts w:ascii="Arial" w:cs="Arial" w:eastAsia="Arial" w:hAnsi="Arial"/>
            <w:color w:val="1155cc"/>
            <w:u w:val="single"/>
            <w:rtl w:val="0"/>
          </w:rPr>
          <w:t xml:space="preserve">section 1.7.4</w:t>
        </w:r>
      </w:hyperlink>
      <w:r w:rsidDel="00000000" w:rsidR="00000000" w:rsidRPr="00000000">
        <w:rPr>
          <w:rFonts w:ascii="Arial" w:cs="Arial" w:eastAsia="Arial" w:hAnsi="Arial"/>
          <w:rtl w:val="0"/>
        </w:rPr>
        <w:t xml:space="preserve">.</w:t>
      </w:r>
    </w:p>
    <w:p w:rsidR="00000000" w:rsidDel="00000000" w:rsidP="00000000" w:rsidRDefault="00000000" w:rsidRPr="00000000" w14:paraId="0000142B">
      <w:pPr>
        <w:spacing w:after="240" w:before="240" w:lineRule="auto"/>
        <w:rPr>
          <w:rFonts w:ascii="Arial" w:cs="Arial" w:eastAsia="Arial" w:hAnsi="Arial"/>
        </w:rPr>
      </w:pPr>
      <w:r w:rsidDel="00000000" w:rsidR="00000000" w:rsidRPr="00000000">
        <w:rPr>
          <w:rFonts w:ascii="Arial" w:cs="Arial" w:eastAsia="Arial" w:hAnsi="Arial"/>
          <w:rtl w:val="0"/>
        </w:rPr>
        <w:t xml:space="preserve"> There is no limit to the number of levels in a Topic Name or Topic Filter, other than that imposed by the overall length of a UTF-8 Encoded String.</w:t>
      </w:r>
    </w:p>
    <w:p w:rsidR="00000000" w:rsidDel="00000000" w:rsidP="00000000" w:rsidRDefault="00000000" w:rsidRPr="00000000" w14:paraId="0000142C">
      <w:pPr>
        <w:spacing w:after="240" w:before="240" w:lineRule="auto"/>
        <w:rPr>
          <w:rFonts w:ascii="Arial" w:cs="Arial" w:eastAsia="Arial" w:hAnsi="Arial"/>
        </w:rPr>
      </w:pPr>
      <w:r w:rsidDel="00000000" w:rsidR="00000000" w:rsidRPr="00000000">
        <w:rPr>
          <w:rFonts w:ascii="Arial" w:cs="Arial" w:eastAsia="Arial" w:hAnsi="Arial"/>
          <w:highlight w:val="yellow"/>
          <w:rtl w:val="0"/>
        </w:rPr>
        <w:t xml:space="preserve">When it performs subscription matching the Server MUST NOT perform any normalization of Topic Names or Topic Filters, or any modification or substitution of unrecognized characters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[MQTT-SN-4.7.3-4]</w:t>
      </w:r>
      <w:r w:rsidDel="00000000" w:rsidR="00000000" w:rsidRPr="00000000">
        <w:rPr>
          <w:rFonts w:ascii="Arial" w:cs="Arial" w:eastAsia="Arial" w:hAnsi="Arial"/>
          <w:rtl w:val="0"/>
        </w:rPr>
        <w:t xml:space="preserve">. Each non-wildcarded level in the Topic Filter has to match the corresponding level in the Topic Name character for character for the match to succeed.</w:t>
      </w:r>
    </w:p>
    <w:p w:rsidR="00000000" w:rsidDel="00000000" w:rsidP="00000000" w:rsidRDefault="00000000" w:rsidRPr="00000000" w14:paraId="0000142D">
      <w:pPr>
        <w:spacing w:after="240" w:before="240" w:lineRule="auto"/>
        <w:rPr>
          <w:rFonts w:ascii="Arial" w:cs="Arial" w:eastAsia="Arial" w:hAnsi="Arial"/>
          <w:b w:val="1"/>
        </w:rPr>
      </w:pPr>
      <w:r w:rsidDel="00000000" w:rsidR="00000000" w:rsidRPr="00000000">
        <w:rPr>
          <w:rFonts w:ascii="Arial" w:cs="Arial" w:eastAsia="Arial" w:hAnsi="Arial"/>
          <w:sz w:val="14"/>
          <w:szCs w:val="14"/>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2E">
      <w:pPr>
        <w:spacing w:after="240" w:before="240" w:lineRule="auto"/>
        <w:ind w:left="720" w:firstLine="0"/>
        <w:rPr>
          <w:rFonts w:ascii="Arial" w:cs="Arial" w:eastAsia="Arial" w:hAnsi="Arial"/>
        </w:rPr>
      </w:pPr>
      <w:r w:rsidDel="00000000" w:rsidR="00000000" w:rsidRPr="00000000">
        <w:rPr>
          <w:rFonts w:ascii="Arial" w:cs="Arial" w:eastAsia="Arial" w:hAnsi="Arial"/>
          <w:rtl w:val="0"/>
        </w:rPr>
        <w:t xml:space="preserve">The UTF-8 encoding rules mean that the comparison of Topic Filter and Topic Name could be performed either by comparing the encoded UTF-8 bytes, or by comparing decoded Unicode </w:t>
      </w:r>
      <w:r w:rsidDel="00000000" w:rsidR="00000000" w:rsidRPr="00000000">
        <w:rPr>
          <w:rFonts w:ascii="Arial" w:cs="Arial" w:eastAsia="Arial" w:hAnsi="Arial"/>
          <w:rtl w:val="0"/>
        </w:rPr>
        <w:t xml:space="preserve">characters</w:t>
      </w:r>
      <w:r w:rsidDel="00000000" w:rsidR="00000000" w:rsidRPr="00000000">
        <w:rPr>
          <w:rFonts w:ascii="Arial" w:cs="Arial" w:eastAsia="Arial" w:hAnsi="Arial"/>
          <w:rtl w:val="0"/>
        </w:rPr>
        <w:t xml:space="preserve">.</w:t>
      </w:r>
    </w:p>
    <w:p w:rsidR="00000000" w:rsidDel="00000000" w:rsidP="00000000" w:rsidRDefault="00000000" w:rsidRPr="00000000" w14:paraId="0000142F">
      <w:pPr>
        <w:spacing w:after="240" w:before="240" w:lineRule="auto"/>
        <w:rPr>
          <w:rFonts w:ascii="Arial" w:cs="Arial" w:eastAsia="Arial" w:hAnsi="Arial"/>
          <w:b w:val="1"/>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30">
      <w:pPr>
        <w:numPr>
          <w:ilvl w:val="0"/>
          <w:numId w:val="38"/>
        </w:numPr>
        <w:spacing w:after="0" w:afterAutospacing="0" w:before="240" w:lineRule="auto"/>
        <w:ind w:left="1440" w:hanging="360"/>
      </w:pPr>
      <w:r w:rsidDel="00000000" w:rsidR="00000000" w:rsidRPr="00000000">
        <w:rPr>
          <w:rFonts w:ascii="Arial" w:cs="Arial" w:eastAsia="Arial" w:hAnsi="Arial"/>
          <w:rtl w:val="0"/>
        </w:rPr>
        <w:t xml:space="preserve">“ACCOUNTS” and “Accounts” are two different Topic Names</w:t>
      </w:r>
    </w:p>
    <w:p w:rsidR="00000000" w:rsidDel="00000000" w:rsidP="00000000" w:rsidRDefault="00000000" w:rsidRPr="00000000" w14:paraId="00001431">
      <w:pPr>
        <w:numPr>
          <w:ilvl w:val="0"/>
          <w:numId w:val="38"/>
        </w:numPr>
        <w:spacing w:after="0" w:afterAutospacing="0" w:before="0" w:beforeAutospacing="0" w:lineRule="auto"/>
        <w:ind w:left="1440" w:hanging="360"/>
      </w:pPr>
      <w:r w:rsidDel="00000000" w:rsidR="00000000" w:rsidRPr="00000000">
        <w:rPr>
          <w:rFonts w:ascii="Arial" w:cs="Arial" w:eastAsia="Arial" w:hAnsi="Arial"/>
          <w:rtl w:val="0"/>
        </w:rPr>
        <w:t xml:space="preserve">“Accounts payable” is a valid Topic Name</w:t>
      </w:r>
    </w:p>
    <w:p w:rsidR="00000000" w:rsidDel="00000000" w:rsidP="00000000" w:rsidRDefault="00000000" w:rsidRPr="00000000" w14:paraId="00001432">
      <w:pPr>
        <w:numPr>
          <w:ilvl w:val="0"/>
          <w:numId w:val="38"/>
        </w:numPr>
        <w:spacing w:after="240" w:before="0" w:beforeAutospacing="0" w:lineRule="auto"/>
        <w:ind w:left="1440" w:hanging="360"/>
      </w:pPr>
      <w:r w:rsidDel="00000000" w:rsidR="00000000" w:rsidRPr="00000000">
        <w:rPr>
          <w:rFonts w:ascii="Arial" w:cs="Arial" w:eastAsia="Arial" w:hAnsi="Arial"/>
          <w:rtl w:val="0"/>
        </w:rPr>
        <w:t xml:space="preserve">“/finance” is different from “finance”</w:t>
      </w:r>
      <w:r w:rsidDel="00000000" w:rsidR="00000000" w:rsidRPr="00000000">
        <w:rPr>
          <w:rFonts w:ascii="Arial" w:cs="Arial" w:eastAsia="Arial" w:hAnsi="Arial"/>
          <w:b w:val="1"/>
          <w:rtl w:val="0"/>
        </w:rPr>
        <w:t xml:space="preserve"> </w:t>
      </w:r>
    </w:p>
    <w:p w:rsidR="00000000" w:rsidDel="00000000" w:rsidP="00000000" w:rsidRDefault="00000000" w:rsidRPr="00000000" w14:paraId="00001433">
      <w:pPr>
        <w:spacing w:after="240" w:before="240" w:lineRule="auto"/>
        <w:rPr>
          <w:rFonts w:ascii="Arial" w:cs="Arial" w:eastAsia="Arial" w:hAnsi="Arial"/>
        </w:rPr>
      </w:pPr>
      <w:r w:rsidDel="00000000" w:rsidR="00000000" w:rsidRPr="00000000">
        <w:rPr>
          <w:rFonts w:ascii="Arial" w:cs="Arial" w:eastAsia="Arial" w:hAnsi="Arial"/>
          <w:rtl w:val="0"/>
        </w:rPr>
        <w:t xml:space="preserve">An Application Message is sent to each Client Subscription whose Topic Filter matches the Topic Name attached to an Application Message. The topic resource MAY be either predefined in the Server by an administrator or it MAY be dynamically created by the Server when it receives the first subscription or an Application Message with that Topic Name. The Server MAY also use a security component to authorize particular actions on the topic resource for a given Client.</w:t>
      </w:r>
    </w:p>
    <w:p w:rsidR="00000000" w:rsidDel="00000000" w:rsidP="00000000" w:rsidRDefault="00000000" w:rsidRPr="00000000" w14:paraId="00001434">
      <w:pPr>
        <w:pStyle w:val="Heading2"/>
        <w:ind w:left="0" w:firstLine="0"/>
        <w:rPr/>
      </w:pPr>
      <w:bookmarkStart w:colFirst="0" w:colLast="0" w:name="_heading=h.zh9mgr3i86c2" w:id="237"/>
      <w:bookmarkEnd w:id="237"/>
      <w:r w:rsidDel="00000000" w:rsidR="00000000" w:rsidRPr="00000000">
        <w:rPr>
          <w:rtl w:val="0"/>
        </w:rPr>
        <w:t xml:space="preserve">4.8 Subscriptions</w:t>
      </w:r>
    </w:p>
    <w:p w:rsidR="00000000" w:rsidDel="00000000" w:rsidP="00000000" w:rsidRDefault="00000000" w:rsidRPr="00000000" w14:paraId="00001435">
      <w:pPr>
        <w:spacing w:after="240" w:before="240" w:lineRule="auto"/>
        <w:ind w:left="0" w:right="0" w:firstLine="0"/>
        <w:rPr/>
      </w:pPr>
      <w:r w:rsidDel="00000000" w:rsidR="00000000" w:rsidRPr="00000000">
        <w:rPr>
          <w:rtl w:val="0"/>
        </w:rPr>
        <w:t xml:space="preserve">A Subscription is associated only with the Session that created it. Each Subscription includes a Topic Filter, indicating the topic(s) for which messages are to be delivered on that Session, and Subscription Options. The Server is responsible for collecting messages that match the filter and transmitting them on the Session's Virtual Connection if and when that Virtual Connection exists.</w:t>
      </w:r>
    </w:p>
    <w:p w:rsidR="00000000" w:rsidDel="00000000" w:rsidP="00000000" w:rsidRDefault="00000000" w:rsidRPr="00000000" w14:paraId="00001436">
      <w:pPr>
        <w:spacing w:after="240" w:before="240" w:lineRule="auto"/>
        <w:ind w:left="0" w:right="0" w:firstLine="0"/>
        <w:rPr/>
      </w:pPr>
      <w:r w:rsidDel="00000000" w:rsidR="00000000" w:rsidRPr="00000000">
        <w:rPr>
          <w:rtl w:val="0"/>
        </w:rPr>
        <w:t xml:space="preserve">A Session cannot have more than one Subscription with the same Topic Filter, so the Topic Filter can be used as a key to identify the subscription within that Session.</w:t>
      </w:r>
    </w:p>
    <w:p w:rsidR="00000000" w:rsidDel="00000000" w:rsidP="00000000" w:rsidRDefault="00000000" w:rsidRPr="00000000" w14:paraId="00001437">
      <w:pPr>
        <w:spacing w:after="240" w:before="240" w:lineRule="auto"/>
        <w:ind w:left="0" w:right="0" w:firstLine="0"/>
        <w:rPr/>
      </w:pPr>
      <w:r w:rsidDel="00000000" w:rsidR="00000000" w:rsidRPr="00000000">
        <w:rPr>
          <w:rtl w:val="0"/>
        </w:rPr>
        <w:t xml:space="preserve">If there are multiple Clients, each with its own Subscription to the same Topic, each Client gets its own copy of the Application Messages that are published on that Topic. This means that the Subscriptions cannot be used to load-balance Application Messages across multiple consuming Clients as in such cases every message is delivered to every subscribing Client.</w:t>
      </w:r>
    </w:p>
    <w:p w:rsidR="00000000" w:rsidDel="00000000" w:rsidP="00000000" w:rsidRDefault="00000000" w:rsidRPr="00000000" w14:paraId="00001438">
      <w:pPr>
        <w:pStyle w:val="Heading2"/>
        <w:spacing w:after="80" w:before="360" w:lineRule="auto"/>
        <w:ind w:left="0" w:firstLine="0"/>
        <w:rPr/>
      </w:pPr>
      <w:bookmarkStart w:colFirst="0" w:colLast="0" w:name="_heading=h.bfojn6tjnvgm" w:id="238"/>
      <w:bookmarkEnd w:id="238"/>
      <w:r w:rsidDel="00000000" w:rsidR="00000000" w:rsidRPr="00000000">
        <w:rPr>
          <w:rtl w:val="0"/>
        </w:rPr>
        <w:t xml:space="preserve">4.9 Flow Control</w:t>
      </w:r>
    </w:p>
    <w:p w:rsidR="00000000" w:rsidDel="00000000" w:rsidP="00000000" w:rsidRDefault="00000000" w:rsidRPr="00000000" w14:paraId="00001439">
      <w:pPr>
        <w:spacing w:after="240" w:lineRule="auto"/>
        <w:ind w:left="0" w:right="0" w:firstLine="0"/>
        <w:rPr/>
      </w:pPr>
      <w:r w:rsidDel="00000000" w:rsidR="00000000" w:rsidRPr="00000000">
        <w:rPr>
          <w:rtl w:val="0"/>
        </w:rPr>
        <w:t xml:space="preserve">The maximum number of unacknowledged MQTT-SN requests in one direction within a Virtual Connection for both Clients and Servers is 1. The packets which need acknowledgement and are included in this constraint are:</w:t>
      </w:r>
    </w:p>
    <w:p w:rsidR="00000000" w:rsidDel="00000000" w:rsidP="00000000" w:rsidRDefault="00000000" w:rsidRPr="00000000" w14:paraId="0000143A">
      <w:pPr>
        <w:numPr>
          <w:ilvl w:val="0"/>
          <w:numId w:val="47"/>
        </w:numPr>
        <w:spacing w:after="0" w:afterAutospacing="0" w:lineRule="auto"/>
        <w:ind w:left="720" w:right="0" w:hanging="360"/>
        <w:rPr>
          <w:u w:val="none"/>
        </w:rPr>
      </w:pPr>
      <w:r w:rsidDel="00000000" w:rsidR="00000000" w:rsidRPr="00000000">
        <w:rPr>
          <w:rtl w:val="0"/>
        </w:rPr>
        <w:t xml:space="preserve">PUBLISH (QoS 1 and 2) and PUBREL</w:t>
      </w:r>
    </w:p>
    <w:p w:rsidR="00000000" w:rsidDel="00000000" w:rsidP="00000000" w:rsidRDefault="00000000" w:rsidRPr="00000000" w14:paraId="0000143B">
      <w:pPr>
        <w:numPr>
          <w:ilvl w:val="0"/>
          <w:numId w:val="47"/>
        </w:numPr>
        <w:spacing w:after="0" w:afterAutospacing="0" w:before="0" w:beforeAutospacing="0" w:lineRule="auto"/>
        <w:ind w:left="720" w:right="0" w:hanging="360"/>
        <w:rPr>
          <w:u w:val="none"/>
        </w:rPr>
      </w:pPr>
      <w:r w:rsidDel="00000000" w:rsidR="00000000" w:rsidRPr="00000000">
        <w:rPr>
          <w:rtl w:val="0"/>
        </w:rPr>
        <w:t xml:space="preserve">REGISTER</w:t>
      </w:r>
    </w:p>
    <w:p w:rsidR="00000000" w:rsidDel="00000000" w:rsidP="00000000" w:rsidRDefault="00000000" w:rsidRPr="00000000" w14:paraId="0000143C">
      <w:pPr>
        <w:numPr>
          <w:ilvl w:val="0"/>
          <w:numId w:val="47"/>
        </w:numPr>
        <w:spacing w:after="0" w:afterAutospacing="0" w:before="0" w:beforeAutospacing="0" w:lineRule="auto"/>
        <w:ind w:left="720" w:right="0" w:hanging="360"/>
        <w:rPr>
          <w:u w:val="none"/>
        </w:rPr>
      </w:pPr>
      <w:r w:rsidDel="00000000" w:rsidR="00000000" w:rsidRPr="00000000">
        <w:rPr>
          <w:rtl w:val="0"/>
        </w:rPr>
        <w:t xml:space="preserve">SUBSCRIBE</w:t>
      </w:r>
    </w:p>
    <w:p w:rsidR="00000000" w:rsidDel="00000000" w:rsidP="00000000" w:rsidRDefault="00000000" w:rsidRPr="00000000" w14:paraId="0000143D">
      <w:pPr>
        <w:numPr>
          <w:ilvl w:val="0"/>
          <w:numId w:val="47"/>
        </w:numPr>
        <w:spacing w:after="240" w:before="0" w:beforeAutospacing="0" w:lineRule="auto"/>
        <w:ind w:left="720" w:right="0" w:hanging="360"/>
        <w:rPr>
          <w:u w:val="none"/>
        </w:rPr>
      </w:pPr>
      <w:r w:rsidDel="00000000" w:rsidR="00000000" w:rsidRPr="00000000">
        <w:rPr>
          <w:rtl w:val="0"/>
        </w:rPr>
        <w:t xml:space="preserve">UNSUBSCRIBE</w:t>
      </w:r>
    </w:p>
    <w:p w:rsidR="00000000" w:rsidDel="00000000" w:rsidP="00000000" w:rsidRDefault="00000000" w:rsidRPr="00000000" w14:paraId="0000143E">
      <w:pPr>
        <w:spacing w:after="240" w:lineRule="auto"/>
        <w:ind w:left="0" w:right="0" w:firstLine="0"/>
        <w:rPr>
          <w:color w:val="ff0000"/>
        </w:rPr>
      </w:pPr>
      <w:r w:rsidDel="00000000" w:rsidR="00000000" w:rsidRPr="00000000">
        <w:rPr>
          <w:rtl w:val="0"/>
        </w:rPr>
        <w:t xml:space="preserve">I</w:t>
      </w:r>
      <w:r w:rsidDel="00000000" w:rsidR="00000000" w:rsidRPr="00000000">
        <w:rPr>
          <w:highlight w:val="yellow"/>
          <w:rtl w:val="0"/>
        </w:rPr>
        <w:t xml:space="preserve">f a Client or Server receives an MQTT-SN request and there is already a request outstanding within the same Virtual Connection then it MUST issue a DISCONNECT with Reason Code 147 (Receive Maximum Exceeded) and terminate the Virtual Connection</w:t>
      </w:r>
      <w:r w:rsidDel="00000000" w:rsidR="00000000" w:rsidRPr="00000000">
        <w:rPr>
          <w:rtl w:val="0"/>
        </w:rPr>
        <w:t xml:space="preserve"> </w:t>
      </w:r>
      <w:r w:rsidDel="00000000" w:rsidR="00000000" w:rsidRPr="00000000">
        <w:rPr>
          <w:color w:val="ff0000"/>
          <w:rtl w:val="0"/>
        </w:rPr>
        <w:t xml:space="preserve">[MQTT-SN-4.9-1].</w:t>
      </w:r>
    </w:p>
    <w:p w:rsidR="00000000" w:rsidDel="00000000" w:rsidP="00000000" w:rsidRDefault="00000000" w:rsidRPr="00000000" w14:paraId="0000143F">
      <w:pPr>
        <w:spacing w:after="240" w:lineRule="auto"/>
        <w:ind w:left="0" w:right="0" w:firstLine="0"/>
        <w:rPr/>
      </w:pPr>
      <w:r w:rsidDel="00000000" w:rsidR="00000000" w:rsidRPr="00000000">
        <w:rPr>
          <w:rtl w:val="0"/>
        </w:rPr>
        <w:t xml:space="preserve">Refer to </w:t>
      </w:r>
      <w:hyperlink w:anchor="_heading=h.3hu8nopr74va">
        <w:r w:rsidDel="00000000" w:rsidR="00000000" w:rsidRPr="00000000">
          <w:rPr>
            <w:color w:val="1155cc"/>
            <w:u w:val="single"/>
            <w:rtl w:val="0"/>
          </w:rPr>
          <w:t xml:space="preserve">section 3.1.12.7</w:t>
        </w:r>
      </w:hyperlink>
      <w:r w:rsidDel="00000000" w:rsidR="00000000" w:rsidRPr="00000000">
        <w:rPr>
          <w:rtl w:val="0"/>
        </w:rPr>
        <w:t xml:space="preserve"> for a description of how Clients and Servers react if they are sent more than one unacknowledged packet.</w:t>
      </w:r>
    </w:p>
    <w:p w:rsidR="00000000" w:rsidDel="00000000" w:rsidP="00000000" w:rsidRDefault="00000000" w:rsidRPr="00000000" w14:paraId="00001440">
      <w:pPr>
        <w:pStyle w:val="Heading2"/>
        <w:ind w:left="0" w:firstLine="0"/>
        <w:rPr/>
      </w:pPr>
      <w:bookmarkStart w:colFirst="0" w:colLast="0" w:name="_heading=h.k5nujtaz6h05" w:id="239"/>
      <w:bookmarkEnd w:id="239"/>
      <w:r w:rsidDel="00000000" w:rsidR="00000000" w:rsidRPr="00000000">
        <w:rPr>
          <w:rtl w:val="0"/>
        </w:rPr>
        <w:t xml:space="preserve">4.10 Server redirection</w:t>
      </w:r>
    </w:p>
    <w:p w:rsidR="00000000" w:rsidDel="00000000" w:rsidP="00000000" w:rsidRDefault="00000000" w:rsidRPr="00000000" w14:paraId="00001441">
      <w:pPr>
        <w:spacing w:after="240" w:before="240" w:lineRule="auto"/>
        <w:ind w:left="0" w:right="0" w:firstLine="0"/>
        <w:rPr/>
      </w:pPr>
      <w:r w:rsidDel="00000000" w:rsidR="00000000" w:rsidRPr="00000000">
        <w:rPr>
          <w:rtl w:val="0"/>
        </w:rPr>
        <w:t xml:space="preserve">A Server can request that the Client uses another Server by sending a CONNACK or DISCONNECT packet with Reason Codes 0x9C (Use another server), or 0x9D (Server moved) as described in</w:t>
      </w:r>
      <w:hyperlink r:id="rId77">
        <w:r w:rsidDel="00000000" w:rsidR="00000000" w:rsidRPr="00000000">
          <w:rPr>
            <w:rtl w:val="0"/>
          </w:rPr>
          <w:t xml:space="preserve"> </w:t>
        </w:r>
      </w:hyperlink>
      <w:hyperlink r:id="rId78">
        <w:r w:rsidDel="00000000" w:rsidR="00000000" w:rsidRPr="00000000">
          <w:rPr>
            <w:color w:val="1155cc"/>
            <w:u w:val="single"/>
            <w:rtl w:val="0"/>
          </w:rPr>
          <w:t xml:space="preserve">section 4.13</w:t>
        </w:r>
      </w:hyperlink>
      <w:r w:rsidDel="00000000" w:rsidR="00000000" w:rsidRPr="00000000">
        <w:rPr>
          <w:rtl w:val="0"/>
        </w:rPr>
        <w:t xml:space="preserve">. </w:t>
      </w:r>
    </w:p>
    <w:p w:rsidR="00000000" w:rsidDel="00000000" w:rsidP="00000000" w:rsidRDefault="00000000" w:rsidRPr="00000000" w14:paraId="00001442">
      <w:pPr>
        <w:spacing w:after="240" w:before="240" w:lineRule="auto"/>
        <w:ind w:left="0" w:right="0" w:firstLine="0"/>
        <w:rPr/>
      </w:pPr>
      <w:r w:rsidDel="00000000" w:rsidR="00000000" w:rsidRPr="00000000">
        <w:rPr>
          <w:rtl w:val="0"/>
        </w:rPr>
        <w:t xml:space="preserve">The Reason Code 0x9C (Use another server) specifies that the Client SHOULD temporarily switch to using another Server. The other Server is already known to the Client.</w:t>
      </w:r>
    </w:p>
    <w:p w:rsidR="00000000" w:rsidDel="00000000" w:rsidP="00000000" w:rsidRDefault="00000000" w:rsidRPr="00000000" w14:paraId="00001443">
      <w:pPr>
        <w:spacing w:after="240" w:before="240" w:lineRule="auto"/>
        <w:ind w:left="0" w:right="0" w:firstLine="0"/>
        <w:rPr/>
      </w:pPr>
      <w:r w:rsidDel="00000000" w:rsidR="00000000" w:rsidRPr="00000000">
        <w:rPr>
          <w:rtl w:val="0"/>
        </w:rPr>
        <w:t xml:space="preserve">The Reason Code 0x9D (Server moved) specifies that the Client SHOULD permanently switch to using another Server. The other Server is already known to the Client.</w:t>
      </w:r>
    </w:p>
    <w:p w:rsidR="00000000" w:rsidDel="00000000" w:rsidP="00000000" w:rsidRDefault="00000000" w:rsidRPr="00000000" w14:paraId="00001444">
      <w:pPr>
        <w:pStyle w:val="Heading2"/>
        <w:ind w:left="0" w:firstLine="0"/>
        <w:rPr/>
      </w:pPr>
      <w:bookmarkStart w:colFirst="0" w:colLast="0" w:name="_heading=h.n3l7hni8c3ae" w:id="240"/>
      <w:bookmarkEnd w:id="240"/>
      <w:r w:rsidDel="00000000" w:rsidR="00000000" w:rsidRPr="00000000">
        <w:rPr>
          <w:rtl w:val="0"/>
        </w:rPr>
        <w:t xml:space="preserve">4.11 Enhanced authentication</w:t>
      </w:r>
    </w:p>
    <w:p w:rsidR="00000000" w:rsidDel="00000000" w:rsidP="00000000" w:rsidRDefault="00000000" w:rsidRPr="00000000" w14:paraId="00001445">
      <w:pPr>
        <w:spacing w:after="240" w:before="240" w:lineRule="auto"/>
        <w:ind w:left="0" w:right="0" w:firstLine="0"/>
        <w:rPr/>
      </w:pPr>
      <w:r w:rsidDel="00000000" w:rsidR="00000000" w:rsidRPr="00000000">
        <w:rPr>
          <w:rtl w:val="0"/>
        </w:rPr>
        <w:t xml:space="preserve">The CONNECT packet supports basic authentication of a Virtual Connection using the User Name and Password fields. While these fields are named for a simple password authentication, they can be used to carry other forms of authentication such as passing a token as the Password.</w:t>
      </w:r>
    </w:p>
    <w:p w:rsidR="00000000" w:rsidDel="00000000" w:rsidP="00000000" w:rsidRDefault="00000000" w:rsidRPr="00000000" w14:paraId="00001446">
      <w:pPr>
        <w:spacing w:after="240" w:before="240" w:lineRule="auto"/>
        <w:ind w:left="0" w:right="0" w:firstLine="0"/>
        <w:rPr/>
      </w:pPr>
      <w:r w:rsidDel="00000000" w:rsidR="00000000" w:rsidRPr="00000000">
        <w:rPr>
          <w:rtl w:val="0"/>
        </w:rPr>
        <w:t xml:space="preserve">Enhanced authentication extends this basic authentication to include challenge / response style authentication. It might involve the exchange of AUTH packets between the Client and the Server after the CONNECT and before the CONNACK packets.</w:t>
      </w:r>
    </w:p>
    <w:p w:rsidR="00000000" w:rsidDel="00000000" w:rsidP="00000000" w:rsidRDefault="00000000" w:rsidRPr="00000000" w14:paraId="00001447">
      <w:pPr>
        <w:spacing w:after="240" w:before="240" w:lineRule="auto"/>
        <w:ind w:left="0" w:right="0" w:firstLine="0"/>
        <w:rPr/>
      </w:pPr>
      <w:r w:rsidDel="00000000" w:rsidR="00000000" w:rsidRPr="00000000">
        <w:rPr>
          <w:rtl w:val="0"/>
        </w:rPr>
        <w:t xml:space="preserve">To begin an enhanced authentication, </w:t>
      </w:r>
      <w:r w:rsidDel="00000000" w:rsidR="00000000" w:rsidRPr="00000000">
        <w:rPr>
          <w:rFonts w:ascii="Arial" w:cs="Arial" w:eastAsia="Arial" w:hAnsi="Arial"/>
          <w:rtl w:val="0"/>
        </w:rPr>
        <w:t xml:space="preserve">the Client sets the AUTH flag in the CONNECT packet and</w:t>
      </w:r>
      <w:r w:rsidDel="00000000" w:rsidR="00000000" w:rsidRPr="00000000">
        <w:rPr>
          <w:rtl w:val="0"/>
        </w:rPr>
        <w:t xml:space="preserve"> includes an Authentication Method and optionally Data, depending on the Authentication Method, used in the CONNECT packet. This specifies the authentication method to use and its parameters. </w:t>
      </w:r>
      <w:r w:rsidDel="00000000" w:rsidR="00000000" w:rsidRPr="00000000">
        <w:rPr>
          <w:highlight w:val="yellow"/>
          <w:rtl w:val="0"/>
        </w:rPr>
        <w:t xml:space="preserve">If the Server does not support the Authentication Method supplied by the Client, it MAY send a CONNACK with a Reason Code of 0x8C (Bad authentication method) or 0x87 (Not Authorized) as described in </w:t>
      </w:r>
      <w:hyperlink w:anchor="_heading=h.46r0co2">
        <w:r w:rsidDel="00000000" w:rsidR="00000000" w:rsidRPr="00000000">
          <w:rPr>
            <w:color w:val="1155cc"/>
            <w:highlight w:val="yellow"/>
            <w:u w:val="single"/>
            <w:rtl w:val="0"/>
          </w:rPr>
          <w:t xml:space="preserve">section 2.3.3</w:t>
        </w:r>
      </w:hyperlink>
      <w:r w:rsidDel="00000000" w:rsidR="00000000" w:rsidRPr="00000000">
        <w:rPr>
          <w:highlight w:val="yellow"/>
          <w:rtl w:val="0"/>
        </w:rPr>
        <w:t xml:space="preserve"> and MUST delet</w:t>
      </w:r>
      <w:r w:rsidDel="00000000" w:rsidR="00000000" w:rsidRPr="00000000">
        <w:rPr>
          <w:highlight w:val="yellow"/>
          <w:rtl w:val="0"/>
        </w:rPr>
        <w:t xml:space="preserve">e </w:t>
      </w:r>
      <w:r w:rsidDel="00000000" w:rsidR="00000000" w:rsidRPr="00000000">
        <w:rPr>
          <w:highlight w:val="yellow"/>
          <w:rtl w:val="0"/>
        </w:rPr>
        <w:t xml:space="preserve">the Virtual Connection </w:t>
      </w:r>
      <w:r w:rsidDel="00000000" w:rsidR="00000000" w:rsidRPr="00000000">
        <w:rPr>
          <w:rtl w:val="0"/>
        </w:rPr>
        <w:t xml:space="preserve"> </w:t>
      </w:r>
      <w:r w:rsidDel="00000000" w:rsidR="00000000" w:rsidRPr="00000000">
        <w:rPr>
          <w:color w:val="ff0000"/>
          <w:rtl w:val="0"/>
        </w:rPr>
        <w:t xml:space="preserve">[MQTT-SN-4.10-1]</w:t>
      </w:r>
      <w:r w:rsidDel="00000000" w:rsidR="00000000" w:rsidRPr="00000000">
        <w:rPr>
          <w:rtl w:val="0"/>
        </w:rPr>
        <w:t xml:space="preserve">.</w:t>
      </w:r>
    </w:p>
    <w:p w:rsidR="00000000" w:rsidDel="00000000" w:rsidP="00000000" w:rsidRDefault="00000000" w:rsidRPr="00000000" w14:paraId="00001448">
      <w:pPr>
        <w:spacing w:after="240" w:before="240" w:lineRule="auto"/>
        <w:ind w:left="0" w:right="0" w:firstLine="0"/>
        <w:rPr/>
      </w:pPr>
      <w:r w:rsidDel="00000000" w:rsidR="00000000" w:rsidRPr="00000000">
        <w:rPr>
          <w:rtl w:val="0"/>
        </w:rPr>
        <w:t xml:space="preserve">The Authentication Method is an agreement between the Client and Server about the meaning of the data sent in the Authentication Data and any of the other fields in CONNECT, and the exchanges and processing needed by the Client and Server to complete the authentication.</w:t>
      </w:r>
    </w:p>
    <w:p w:rsidR="00000000" w:rsidDel="00000000" w:rsidP="00000000" w:rsidRDefault="00000000" w:rsidRPr="00000000" w14:paraId="00001449">
      <w:pPr>
        <w:spacing w:after="240" w:before="240" w:lineRule="auto"/>
        <w:ind w:left="720" w:right="0" w:firstLine="0"/>
        <w:rPr>
          <w:b w:val="1"/>
        </w:rPr>
      </w:pPr>
      <w:r w:rsidDel="00000000" w:rsidR="00000000" w:rsidRPr="00000000">
        <w:rPr>
          <w:b w:val="1"/>
          <w:rtl w:val="0"/>
        </w:rPr>
        <w:t xml:space="preserve">Informative comment</w:t>
      </w:r>
    </w:p>
    <w:p w:rsidR="00000000" w:rsidDel="00000000" w:rsidP="00000000" w:rsidRDefault="00000000" w:rsidRPr="00000000" w14:paraId="0000144A">
      <w:pPr>
        <w:spacing w:after="240" w:before="240" w:lineRule="auto"/>
        <w:ind w:left="720" w:right="0" w:firstLine="0"/>
        <w:rPr/>
      </w:pPr>
      <w:r w:rsidDel="00000000" w:rsidR="00000000" w:rsidRPr="00000000">
        <w:rPr>
          <w:rtl w:val="0"/>
        </w:rPr>
        <w:t xml:space="preserve">The Authentication Method is commonly a SASL mechanism, and using such a registered name aids interchange. However, the Authentication Method is not constrained to using registered SASL mechanisms.</w:t>
      </w:r>
    </w:p>
    <w:p w:rsidR="00000000" w:rsidDel="00000000" w:rsidP="00000000" w:rsidRDefault="00000000" w:rsidRPr="00000000" w14:paraId="0000144B">
      <w:pPr>
        <w:spacing w:after="240" w:before="240" w:lineRule="auto"/>
        <w:ind w:left="0" w:right="0" w:firstLine="0"/>
        <w:rPr/>
      </w:pPr>
      <w:r w:rsidDel="00000000" w:rsidR="00000000" w:rsidRPr="00000000">
        <w:rPr>
          <w:rtl w:val="0"/>
        </w:rPr>
        <w:t xml:space="preserve">If the Authentication Method selected by the Client specifies that the Client sends data first, the Client SHOULD include an Authentication Data property in the CONNECT packet. This property can be used to provide data as specified by the Authentication Method. The contents of the Authentication Data are defined by the authentication method.</w:t>
      </w:r>
    </w:p>
    <w:p w:rsidR="00000000" w:rsidDel="00000000" w:rsidP="00000000" w:rsidRDefault="00000000" w:rsidRPr="00000000" w14:paraId="0000144C">
      <w:pPr>
        <w:spacing w:after="240" w:before="240" w:lineRule="auto"/>
        <w:ind w:left="0" w:right="0" w:firstLine="0"/>
        <w:rPr/>
      </w:pPr>
      <w:r w:rsidDel="00000000" w:rsidR="00000000" w:rsidRPr="00000000">
        <w:rPr>
          <w:highlight w:val="yellow"/>
          <w:rtl w:val="0"/>
        </w:rPr>
        <w:t xml:space="preserve">If the Server requires additional information to complete the authentication, it can send an AUTH packet to the Client.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[MQTT-SN-4.10-2]</w:t>
      </w:r>
      <w:r w:rsidDel="00000000" w:rsidR="00000000" w:rsidRPr="00000000">
        <w:rPr>
          <w:rtl w:val="0"/>
        </w:rPr>
        <w:t xml:space="preserve">. If the authentication method requires the Server to send authentication data to the Client, it is sent in the Authentication Data.</w:t>
      </w:r>
    </w:p>
    <w:p w:rsidR="00000000" w:rsidDel="00000000" w:rsidP="00000000" w:rsidRDefault="00000000" w:rsidRPr="00000000" w14:paraId="0000144D">
      <w:pPr>
        <w:spacing w:after="240" w:before="240" w:lineRule="auto"/>
        <w:ind w:left="0" w:right="0" w:firstLine="0"/>
        <w:rPr/>
      </w:pPr>
      <w:r w:rsidDel="00000000" w:rsidR="00000000" w:rsidRPr="00000000">
        <w:rPr>
          <w:highlight w:val="yellow"/>
          <w:rtl w:val="0"/>
        </w:rPr>
        <w:t xml:space="preserve">The Client responds to an AUTH packet from the Server by sending a further AUTH packet. This packet MUST contain a Reason Code of 0x18 (Continue authentication)</w:t>
      </w:r>
      <w:r w:rsidDel="00000000" w:rsidR="00000000" w:rsidRPr="00000000">
        <w:rPr>
          <w:rtl w:val="0"/>
        </w:rPr>
        <w:t xml:space="preserve"> </w:t>
      </w:r>
      <w:r w:rsidDel="00000000" w:rsidR="00000000" w:rsidRPr="00000000">
        <w:rPr>
          <w:rtl w:val="0"/>
        </w:rPr>
        <w:t xml:space="preserve"> </w:t>
      </w:r>
      <w:r w:rsidDel="00000000" w:rsidR="00000000" w:rsidRPr="00000000">
        <w:rPr>
          <w:color w:val="ff0000"/>
          <w:rtl w:val="0"/>
        </w:rPr>
        <w:t xml:space="preserve">[MQTT-SN-4.10-3]</w:t>
      </w:r>
      <w:r w:rsidDel="00000000" w:rsidR="00000000" w:rsidRPr="00000000">
        <w:rPr>
          <w:rtl w:val="0"/>
        </w:rPr>
        <w:t xml:space="preserve">. If the authentication method requires the Client to send authentication data for the Server, it is sent in the Authentication Data.</w:t>
      </w:r>
    </w:p>
    <w:p w:rsidR="00000000" w:rsidDel="00000000" w:rsidP="00000000" w:rsidRDefault="00000000" w:rsidRPr="00000000" w14:paraId="0000144E">
      <w:pPr>
        <w:spacing w:after="240" w:before="240" w:lineRule="auto"/>
        <w:ind w:left="0" w:right="0" w:firstLine="0"/>
        <w:rPr/>
      </w:pPr>
      <w:r w:rsidDel="00000000" w:rsidR="00000000" w:rsidRPr="00000000">
        <w:rPr>
          <w:rtl w:val="0"/>
        </w:rPr>
        <w:t xml:space="preserve">The Client and Server exchange AUTH packets as needed until the Server accepts the authentication by sending a CONNACK with a Reason Code of 0. If the acceptance of the authentication requires data to be sent to the Client, it is sent in the Authentication Data.</w:t>
      </w:r>
    </w:p>
    <w:p w:rsidR="00000000" w:rsidDel="00000000" w:rsidP="00000000" w:rsidRDefault="00000000" w:rsidRPr="00000000" w14:paraId="0000144F">
      <w:pPr>
        <w:spacing w:after="240" w:before="240" w:lineRule="auto"/>
        <w:ind w:left="0" w:right="0" w:firstLine="0"/>
        <w:rPr/>
      </w:pPr>
      <w:r w:rsidDel="00000000" w:rsidR="00000000" w:rsidRPr="00000000">
        <w:rPr>
          <w:rtl w:val="0"/>
        </w:rPr>
        <w:t xml:space="preserve">The Client can terminate</w:t>
      </w:r>
      <w:r w:rsidDel="00000000" w:rsidR="00000000" w:rsidRPr="00000000">
        <w:rPr>
          <w:rtl w:val="0"/>
        </w:rPr>
        <w:t xml:space="preserve"> </w:t>
      </w:r>
      <w:r w:rsidDel="00000000" w:rsidR="00000000" w:rsidRPr="00000000">
        <w:rPr>
          <w:rtl w:val="0"/>
        </w:rPr>
        <w:t xml:space="preserve">the Virtual Connection at any point in this process by sending a DISCONNECT packet. </w:t>
      </w:r>
      <w:r w:rsidDel="00000000" w:rsidR="00000000" w:rsidRPr="00000000">
        <w:rPr>
          <w:highlight w:val="yellow"/>
          <w:rtl w:val="0"/>
        </w:rPr>
        <w:t xml:space="preserve">The Server can reject the authentication at any point in this process. It MUST send a CONNACK with a Reason Code of 0x80 or above as described in</w:t>
      </w:r>
      <w:hyperlink r:id="rId79">
        <w:r w:rsidDel="00000000" w:rsidR="00000000" w:rsidRPr="00000000">
          <w:rPr>
            <w:highlight w:val="yellow"/>
            <w:rtl w:val="0"/>
          </w:rPr>
          <w:t xml:space="preserve"> </w:t>
        </w:r>
      </w:hyperlink>
      <w:hyperlink r:id="rId80">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w:t>
      </w:r>
      <w:r w:rsidDel="00000000" w:rsidR="00000000" w:rsidRPr="00000000">
        <w:rPr>
          <w:color w:val="ff0000"/>
          <w:rtl w:val="0"/>
        </w:rPr>
        <w:t xml:space="preserve">[MQTT-SN-4.10-4]</w:t>
      </w:r>
      <w:r w:rsidDel="00000000" w:rsidR="00000000" w:rsidRPr="00000000">
        <w:rPr>
          <w:rtl w:val="0"/>
        </w:rPr>
        <w:t xml:space="preserve">.</w:t>
      </w:r>
    </w:p>
    <w:p w:rsidR="00000000" w:rsidDel="00000000" w:rsidP="00000000" w:rsidRDefault="00000000" w:rsidRPr="00000000" w14:paraId="00001450">
      <w:pPr>
        <w:spacing w:after="240" w:before="240" w:lineRule="auto"/>
        <w:ind w:left="0" w:right="0" w:firstLine="0"/>
        <w:rPr/>
      </w:pPr>
      <w:r w:rsidDel="00000000" w:rsidR="00000000" w:rsidRPr="00000000">
        <w:rPr>
          <w:highlight w:val="yellow"/>
          <w:rtl w:val="0"/>
        </w:rPr>
        <w:t xml:space="preserve">If the initial CONNECT packet included an Authentication Method property then all AUTH packets, and any successful CONNACK packet MUST include an Authentication Method Property with the same value as in the CONNECT packet</w:t>
      </w:r>
      <w:r w:rsidDel="00000000" w:rsidR="00000000" w:rsidRPr="00000000">
        <w:rPr>
          <w:rtl w:val="0"/>
        </w:rPr>
        <w:t xml:space="preserve"> </w:t>
      </w:r>
      <w:r w:rsidDel="00000000" w:rsidR="00000000" w:rsidRPr="00000000">
        <w:rPr>
          <w:color w:val="ff0000"/>
          <w:rtl w:val="0"/>
        </w:rPr>
        <w:t xml:space="preserve">[MQTT-SN-4.10-5]</w:t>
      </w:r>
      <w:r w:rsidDel="00000000" w:rsidR="00000000" w:rsidRPr="00000000">
        <w:rPr>
          <w:rtl w:val="0"/>
        </w:rPr>
        <w:t xml:space="preserve">.</w:t>
      </w:r>
    </w:p>
    <w:p w:rsidR="00000000" w:rsidDel="00000000" w:rsidP="00000000" w:rsidRDefault="00000000" w:rsidRPr="00000000" w14:paraId="00001451">
      <w:pPr>
        <w:spacing w:after="240" w:before="240" w:lineRule="auto"/>
        <w:ind w:left="0" w:right="0" w:firstLine="0"/>
        <w:rPr/>
      </w:pPr>
      <w:r w:rsidDel="00000000" w:rsidR="00000000" w:rsidRPr="00000000">
        <w:rPr>
          <w:rtl w:val="0"/>
        </w:rPr>
        <w:t xml:space="preserve">The implementation of enhanced authentication is OPTIONAL for both Clients and Servers. </w:t>
      </w:r>
      <w:r w:rsidDel="00000000" w:rsidR="00000000" w:rsidRPr="00000000">
        <w:rPr>
          <w:highlight w:val="yellow"/>
          <w:rtl w:val="0"/>
        </w:rPr>
        <w:t xml:space="preserve">If the Client does not include an Authentication Method in the CONNECT, the Server MUST NOT send an AUTH packet, and it MUST NOT send an Authentication Method in the CONNACK packet</w:t>
      </w:r>
      <w:r w:rsidDel="00000000" w:rsidR="00000000" w:rsidRPr="00000000">
        <w:rPr>
          <w:rtl w:val="0"/>
        </w:rPr>
        <w:t xml:space="preserve"> </w:t>
      </w:r>
      <w:r w:rsidDel="00000000" w:rsidR="00000000" w:rsidRPr="00000000">
        <w:rPr>
          <w:color w:val="ff0000"/>
          <w:rtl w:val="0"/>
        </w:rPr>
        <w:t xml:space="preserve">[MQTT-SN-4.10-6]</w:t>
      </w:r>
      <w:r w:rsidDel="00000000" w:rsidR="00000000" w:rsidRPr="00000000">
        <w:rPr>
          <w:rtl w:val="0"/>
        </w:rPr>
        <w:t xml:space="preserve">. </w:t>
      </w:r>
      <w:r w:rsidDel="00000000" w:rsidR="00000000" w:rsidRPr="00000000">
        <w:rPr>
          <w:highlight w:val="yellow"/>
          <w:rtl w:val="0"/>
        </w:rPr>
        <w:t xml:space="preserve">If the Client does not include an Authentication Method in the CONNECT, the Client MUST NOT send an AUTH packet to the Server</w:t>
      </w:r>
      <w:r w:rsidDel="00000000" w:rsidR="00000000" w:rsidRPr="00000000">
        <w:rPr>
          <w:rtl w:val="0"/>
        </w:rPr>
        <w:t xml:space="preserve"> </w:t>
      </w:r>
      <w:r w:rsidDel="00000000" w:rsidR="00000000" w:rsidRPr="00000000">
        <w:rPr>
          <w:color w:val="ff0000"/>
          <w:rtl w:val="0"/>
        </w:rPr>
        <w:t xml:space="preserve">[MQTT-SN-4.10-7]</w:t>
      </w:r>
      <w:r w:rsidDel="00000000" w:rsidR="00000000" w:rsidRPr="00000000">
        <w:rPr>
          <w:rtl w:val="0"/>
        </w:rPr>
        <w:t xml:space="preserve">.</w:t>
      </w:r>
    </w:p>
    <w:p w:rsidR="00000000" w:rsidDel="00000000" w:rsidP="00000000" w:rsidRDefault="00000000" w:rsidRPr="00000000" w14:paraId="00001452">
      <w:pPr>
        <w:spacing w:after="240" w:before="240" w:lineRule="auto"/>
        <w:ind w:left="0" w:right="0" w:firstLine="0"/>
        <w:rPr>
          <w:b w:val="1"/>
        </w:rPr>
      </w:pPr>
      <w:r w:rsidDel="00000000" w:rsidR="00000000" w:rsidRPr="00000000">
        <w:rPr>
          <w:rtl w:val="0"/>
        </w:rPr>
        <w:t xml:space="preserve">If the Client does not include an Authentication Method in the CONNECT packet, the Server SHOULD authenticate using some or all of the information in the CONNECT packet </w:t>
      </w:r>
      <w:r w:rsidDel="00000000" w:rsidR="00000000" w:rsidRPr="00000000">
        <w:rPr>
          <w:rFonts w:ascii="Arial" w:cs="Arial" w:eastAsia="Arial" w:hAnsi="Arial"/>
          <w:shd w:fill="fff2cc" w:val="clear"/>
          <w:rtl w:val="0"/>
        </w:rPr>
        <w:t xml:space="preserve">in conjunction with the underlying transport layer.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1453">
      <w:pPr>
        <w:spacing w:after="240" w:before="240" w:lineRule="auto"/>
        <w:ind w:left="640" w:right="0" w:firstLine="0"/>
        <w:rPr>
          <w:b w:val="1"/>
        </w:rPr>
      </w:pPr>
      <w:r w:rsidDel="00000000" w:rsidR="00000000" w:rsidRPr="00000000">
        <w:rPr>
          <w:b w:val="1"/>
          <w:rtl w:val="0"/>
        </w:rPr>
        <w:t xml:space="preserve">Informative example showing a SCRAM challenge</w:t>
      </w:r>
    </w:p>
    <w:p w:rsidR="00000000" w:rsidDel="00000000" w:rsidP="00000000" w:rsidRDefault="00000000" w:rsidRPr="00000000" w14:paraId="00001454">
      <w:pPr>
        <w:numPr>
          <w:ilvl w:val="0"/>
          <w:numId w:val="59"/>
        </w:numPr>
        <w:spacing w:after="0" w:afterAutospacing="0" w:before="240" w:lineRule="auto"/>
        <w:ind w:left="1440" w:right="0" w:hanging="360"/>
        <w:rPr>
          <w:u w:val="none"/>
        </w:rPr>
      </w:pPr>
      <w:r w:rsidDel="00000000" w:rsidR="00000000" w:rsidRPr="00000000">
        <w:rPr>
          <w:rtl w:val="0"/>
        </w:rPr>
        <w:t xml:space="preserve">Client to Server: CONNECT Authentication Method="SCRAM-SHA-1" Authentication Data=client-first-data</w:t>
      </w:r>
    </w:p>
    <w:p w:rsidR="00000000" w:rsidDel="00000000" w:rsidP="00000000" w:rsidRDefault="00000000" w:rsidRPr="00000000" w14:paraId="00001455">
      <w:pPr>
        <w:numPr>
          <w:ilvl w:val="0"/>
          <w:numId w:val="59"/>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Method="SCRAM-SHA-1" Authentication Data=server-first-data</w:t>
      </w:r>
    </w:p>
    <w:p w:rsidR="00000000" w:rsidDel="00000000" w:rsidP="00000000" w:rsidRDefault="00000000" w:rsidRPr="00000000" w14:paraId="00001456">
      <w:pPr>
        <w:numPr>
          <w:ilvl w:val="0"/>
          <w:numId w:val="59"/>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Method="SCRAM-SHA-1" Authentication Data=client-final-data</w:t>
      </w:r>
    </w:p>
    <w:p w:rsidR="00000000" w:rsidDel="00000000" w:rsidP="00000000" w:rsidRDefault="00000000" w:rsidRPr="00000000" w14:paraId="00001457">
      <w:pPr>
        <w:numPr>
          <w:ilvl w:val="0"/>
          <w:numId w:val="59"/>
        </w:numPr>
        <w:spacing w:after="240" w:before="0" w:beforeAutospacing="0" w:lineRule="auto"/>
        <w:ind w:left="1440" w:right="0" w:hanging="360"/>
        <w:rPr>
          <w:u w:val="none"/>
        </w:rPr>
      </w:pPr>
      <w:r w:rsidDel="00000000" w:rsidR="00000000" w:rsidRPr="00000000">
        <w:rPr>
          <w:rtl w:val="0"/>
        </w:rPr>
        <w:t xml:space="preserve">Server to Client CONNACK rc=0 Authentication Method="SCRAM-SHA-1" Authentication Data=server-final-data</w:t>
      </w:r>
    </w:p>
    <w:p w:rsidR="00000000" w:rsidDel="00000000" w:rsidP="00000000" w:rsidRDefault="00000000" w:rsidRPr="00000000" w14:paraId="00001458">
      <w:pPr>
        <w:spacing w:after="240" w:before="240" w:lineRule="auto"/>
        <w:ind w:left="640" w:right="0" w:firstLine="0"/>
        <w:rPr>
          <w:b w:val="1"/>
        </w:rPr>
      </w:pPr>
      <w:r w:rsidDel="00000000" w:rsidR="00000000" w:rsidRPr="00000000">
        <w:rPr>
          <w:b w:val="1"/>
          <w:rtl w:val="0"/>
        </w:rPr>
        <w:t xml:space="preserve">Informative example showing a Kerberos challenge</w:t>
      </w:r>
    </w:p>
    <w:p w:rsidR="00000000" w:rsidDel="00000000" w:rsidP="00000000" w:rsidRDefault="00000000" w:rsidRPr="00000000" w14:paraId="00001459">
      <w:pPr>
        <w:numPr>
          <w:ilvl w:val="0"/>
          <w:numId w:val="21"/>
        </w:numPr>
        <w:spacing w:after="0" w:afterAutospacing="0" w:before="240" w:lineRule="auto"/>
        <w:ind w:left="1440" w:right="0" w:hanging="360"/>
        <w:rPr>
          <w:u w:val="none"/>
        </w:rPr>
      </w:pPr>
      <w:r w:rsidDel="00000000" w:rsidR="00000000" w:rsidRPr="00000000">
        <w:rPr>
          <w:rtl w:val="0"/>
        </w:rPr>
        <w:t xml:space="preserve">Client to Server CONNECT Authentication Method="GS2-KRB5"</w:t>
      </w:r>
    </w:p>
    <w:p w:rsidR="00000000" w:rsidDel="00000000" w:rsidP="00000000" w:rsidRDefault="00000000" w:rsidRPr="00000000" w14:paraId="0000145A">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w:t>
      </w:r>
    </w:p>
    <w:p w:rsidR="00000000" w:rsidDel="00000000" w:rsidP="00000000" w:rsidRDefault="00000000" w:rsidRPr="00000000" w14:paraId="0000145B">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 Authentication Data=initial context token</w:t>
      </w:r>
    </w:p>
    <w:p w:rsidR="00000000" w:rsidDel="00000000" w:rsidP="00000000" w:rsidRDefault="00000000" w:rsidRPr="00000000" w14:paraId="0000145C">
      <w:pPr>
        <w:numPr>
          <w:ilvl w:val="0"/>
          <w:numId w:val="21"/>
        </w:numPr>
        <w:spacing w:after="0" w:afterAutospacing="0" w:before="0" w:beforeAutospacing="0" w:lineRule="auto"/>
        <w:ind w:left="1440" w:right="0" w:hanging="360"/>
        <w:rPr>
          <w:u w:val="none"/>
        </w:rPr>
      </w:pPr>
      <w:r w:rsidDel="00000000" w:rsidR="00000000" w:rsidRPr="00000000">
        <w:rPr>
          <w:rtl w:val="0"/>
        </w:rPr>
        <w:t xml:space="preserve">Server to Client AUTH rc=0x18 Authentication Method="GS2-KRB5" Authentication Data=reply context token</w:t>
      </w:r>
    </w:p>
    <w:p w:rsidR="00000000" w:rsidDel="00000000" w:rsidP="00000000" w:rsidRDefault="00000000" w:rsidRPr="00000000" w14:paraId="0000145D">
      <w:pPr>
        <w:numPr>
          <w:ilvl w:val="0"/>
          <w:numId w:val="21"/>
        </w:numPr>
        <w:spacing w:after="0" w:afterAutospacing="0" w:before="0" w:beforeAutospacing="0" w:lineRule="auto"/>
        <w:ind w:left="1440" w:right="0" w:hanging="360"/>
        <w:rPr>
          <w:u w:val="none"/>
        </w:rPr>
      </w:pPr>
      <w:r w:rsidDel="00000000" w:rsidR="00000000" w:rsidRPr="00000000">
        <w:rPr>
          <w:rtl w:val="0"/>
        </w:rPr>
        <w:t xml:space="preserve">Client to Server AUTH rc=0x18 Authentication Method="GS2-KRB5"</w:t>
      </w:r>
    </w:p>
    <w:p w:rsidR="00000000" w:rsidDel="00000000" w:rsidP="00000000" w:rsidRDefault="00000000" w:rsidRPr="00000000" w14:paraId="0000145E">
      <w:pPr>
        <w:numPr>
          <w:ilvl w:val="0"/>
          <w:numId w:val="21"/>
        </w:numPr>
        <w:spacing w:after="240" w:before="0" w:beforeAutospacing="0" w:lineRule="auto"/>
        <w:ind w:left="1440" w:right="0" w:hanging="360"/>
        <w:rPr>
          <w:u w:val="none"/>
        </w:rPr>
      </w:pPr>
      <w:r w:rsidDel="00000000" w:rsidR="00000000" w:rsidRPr="00000000">
        <w:rPr>
          <w:rtl w:val="0"/>
        </w:rPr>
        <w:t xml:space="preserve">Server to Client CONNACK rc=0 Authentication Method="GS2-KRB5" Authentication Data=outcome of authentication</w:t>
      </w:r>
    </w:p>
    <w:p w:rsidR="00000000" w:rsidDel="00000000" w:rsidP="00000000" w:rsidRDefault="00000000" w:rsidRPr="00000000" w14:paraId="0000145F">
      <w:pPr>
        <w:pStyle w:val="Heading3"/>
        <w:ind w:left="0" w:firstLine="0"/>
        <w:rPr/>
      </w:pPr>
      <w:bookmarkStart w:colFirst="0" w:colLast="0" w:name="_heading=h.ut22r1f7l7us" w:id="241"/>
      <w:bookmarkEnd w:id="241"/>
      <w:r w:rsidDel="00000000" w:rsidR="00000000" w:rsidRPr="00000000">
        <w:rPr>
          <w:rtl w:val="0"/>
        </w:rPr>
        <w:t xml:space="preserve">4.11.1 Re-authentication</w:t>
      </w:r>
    </w:p>
    <w:p w:rsidR="00000000" w:rsidDel="00000000" w:rsidP="00000000" w:rsidRDefault="00000000" w:rsidRPr="00000000" w14:paraId="00001460">
      <w:pPr>
        <w:spacing w:after="240" w:before="240" w:lineRule="auto"/>
        <w:ind w:left="0" w:right="0" w:firstLine="0"/>
        <w:rPr/>
      </w:pPr>
      <w:r w:rsidDel="00000000" w:rsidR="00000000" w:rsidRPr="00000000">
        <w:rPr>
          <w:highlight w:val="yellow"/>
          <w:rtl w:val="0"/>
        </w:rPr>
        <w:t xml:space="preserve">If the Client supplied an Authentication Method in the CONNECT packet it can initiate a re-authentication at any time after receiving a CONNACK. It does this by sending an AUTH packet with a Reason Code of 0x19 (Re-authentication). The Client MUST set the Authentication Method to the same value as the Authentication Method originally used to authenticate the Virtual Connection</w:t>
      </w:r>
      <w:r w:rsidDel="00000000" w:rsidR="00000000" w:rsidRPr="00000000">
        <w:rPr>
          <w:rtl w:val="0"/>
        </w:rPr>
        <w:t xml:space="preserve"> </w:t>
      </w:r>
      <w:r w:rsidDel="00000000" w:rsidR="00000000" w:rsidRPr="00000000">
        <w:rPr>
          <w:color w:val="ff0000"/>
          <w:rtl w:val="0"/>
        </w:rPr>
        <w:t xml:space="preserve">[MQTT-SN-4.10.1-1]</w:t>
      </w:r>
      <w:r w:rsidDel="00000000" w:rsidR="00000000" w:rsidRPr="00000000">
        <w:rPr>
          <w:rtl w:val="0"/>
        </w:rPr>
        <w:t xml:space="preserve">. If the authentication method requires Client data first, this AUTH packet contains the first piece of authentication data as the Authentication Data.</w:t>
      </w:r>
    </w:p>
    <w:p w:rsidR="00000000" w:rsidDel="00000000" w:rsidP="00000000" w:rsidRDefault="00000000" w:rsidRPr="00000000" w14:paraId="00001461">
      <w:pPr>
        <w:spacing w:after="240" w:before="240" w:lineRule="auto"/>
        <w:ind w:left="0" w:right="0" w:firstLine="0"/>
        <w:rPr/>
      </w:pPr>
      <w:r w:rsidDel="00000000" w:rsidR="00000000" w:rsidRPr="00000000">
        <w:rPr>
          <w:rtl w:val="0"/>
        </w:rPr>
        <w:t xml:space="preserve">The Server responds to this re-authentication request by sending an AUTH packet to the Client with a Reason Code of 0x00 (Success) to indicate that the re-authentication is complete, or a Reason Code of 0x18 (Continue authentication) to indicate that more authentication data is needed. The Client can respond with additional authentication data by sending an AUTH packet with a Reason Code of 0x18 (Continue authentication). This flow continues as with the original authentication until the re-authentication is complete or the re-authentication fails.</w:t>
      </w:r>
    </w:p>
    <w:p w:rsidR="00000000" w:rsidDel="00000000" w:rsidP="00000000" w:rsidRDefault="00000000" w:rsidRPr="00000000" w14:paraId="00001462">
      <w:pPr>
        <w:spacing w:after="240" w:before="240" w:lineRule="auto"/>
        <w:ind w:left="0" w:right="0" w:firstLine="0"/>
        <w:rPr/>
      </w:pPr>
      <w:r w:rsidDel="00000000" w:rsidR="00000000" w:rsidRPr="00000000">
        <w:rPr>
          <w:highlight w:val="yellow"/>
          <w:rtl w:val="0"/>
        </w:rPr>
        <w:t xml:space="preserve">If the re-authentication fails, the Client or Server MUST send DISCONNECT with an appropriate Reason Code as described in</w:t>
      </w:r>
      <w:hyperlink r:id="rId81">
        <w:r w:rsidDel="00000000" w:rsidR="00000000" w:rsidRPr="00000000">
          <w:rPr>
            <w:highlight w:val="yellow"/>
            <w:rtl w:val="0"/>
          </w:rPr>
          <w:t xml:space="preserve"> </w:t>
        </w:r>
      </w:hyperlink>
      <w:hyperlink r:id="rId82">
        <w:r w:rsidDel="00000000" w:rsidR="00000000" w:rsidRPr="00000000">
          <w:rPr>
            <w:color w:val="1155cc"/>
            <w:highlight w:val="yellow"/>
            <w:u w:val="single"/>
            <w:rtl w:val="0"/>
          </w:rPr>
          <w:t xml:space="preserve">section 4.13</w:t>
        </w:r>
      </w:hyperlink>
      <w:r w:rsidDel="00000000" w:rsidR="00000000" w:rsidRPr="00000000">
        <w:rPr>
          <w:highlight w:val="yellow"/>
          <w:rtl w:val="0"/>
        </w:rPr>
        <w:t xml:space="preserve">, and MUST delete the Virtual Connection</w:t>
      </w:r>
      <w:r w:rsidDel="00000000" w:rsidR="00000000" w:rsidRPr="00000000">
        <w:rPr>
          <w:rtl w:val="0"/>
        </w:rPr>
        <w:t xml:space="preserve"> </w:t>
      </w:r>
      <w:r w:rsidDel="00000000" w:rsidR="00000000" w:rsidRPr="00000000">
        <w:rPr>
          <w:color w:val="ff0000"/>
          <w:rtl w:val="0"/>
        </w:rPr>
        <w:t xml:space="preserve">[MQTT-SN-4.10.1-2]</w:t>
      </w:r>
      <w:r w:rsidDel="00000000" w:rsidR="00000000" w:rsidRPr="00000000">
        <w:rPr>
          <w:rtl w:val="0"/>
        </w:rPr>
        <w:t xml:space="preserve">.</w:t>
      </w:r>
    </w:p>
    <w:p w:rsidR="00000000" w:rsidDel="00000000" w:rsidP="00000000" w:rsidRDefault="00000000" w:rsidRPr="00000000" w14:paraId="00001463">
      <w:pPr>
        <w:spacing w:after="240" w:before="240" w:lineRule="auto"/>
        <w:ind w:left="0" w:right="0" w:firstLine="0"/>
        <w:rPr/>
      </w:pPr>
      <w:r w:rsidDel="00000000" w:rsidR="00000000" w:rsidRPr="00000000">
        <w:rPr>
          <w:rtl w:val="0"/>
        </w:rPr>
        <w:t xml:space="preserve">During this re-authentication sequence, the flow of other packets between the Client and Server can continue using the previous authentication.</w:t>
      </w:r>
    </w:p>
    <w:p w:rsidR="00000000" w:rsidDel="00000000" w:rsidP="00000000" w:rsidRDefault="00000000" w:rsidRPr="00000000" w14:paraId="00001464">
      <w:pPr>
        <w:spacing w:after="240" w:before="240" w:lineRule="auto"/>
        <w:ind w:left="0" w:right="0" w:firstLine="0"/>
        <w:rPr>
          <w:b w:val="1"/>
        </w:rPr>
      </w:pPr>
      <w:r w:rsidDel="00000000" w:rsidR="00000000" w:rsidRPr="00000000">
        <w:rPr>
          <w:rtl w:val="0"/>
        </w:rPr>
        <w:t xml:space="preserve"> </w:t>
        <w:tab/>
      </w:r>
      <w:r w:rsidDel="00000000" w:rsidR="00000000" w:rsidRPr="00000000">
        <w:rPr>
          <w:b w:val="1"/>
          <w:rtl w:val="0"/>
        </w:rPr>
        <w:t xml:space="preserve">Informative comment</w:t>
      </w:r>
    </w:p>
    <w:p w:rsidR="00000000" w:rsidDel="00000000" w:rsidP="00000000" w:rsidRDefault="00000000" w:rsidRPr="00000000" w14:paraId="00001465">
      <w:pPr>
        <w:spacing w:after="240" w:before="240" w:lineRule="auto"/>
        <w:ind w:left="720" w:right="0" w:firstLine="0"/>
        <w:rPr/>
      </w:pPr>
      <w:r w:rsidDel="00000000" w:rsidR="00000000" w:rsidRPr="00000000">
        <w:rPr>
          <w:rtl w:val="0"/>
        </w:rPr>
        <w:t xml:space="preserve">The Server might limit the scope of the changes the Client can attempt in a re-authentication by rejecting the re-authentication. For instance, if the Server does not allow the User Name to be changed it can fail any re-authentication attempt which changes the User Name.</w:t>
      </w:r>
    </w:p>
    <w:p w:rsidR="00000000" w:rsidDel="00000000" w:rsidP="00000000" w:rsidRDefault="00000000" w:rsidRPr="00000000" w14:paraId="00001466">
      <w:pPr>
        <w:pStyle w:val="Heading2"/>
        <w:ind w:left="0" w:firstLine="0"/>
        <w:rPr/>
      </w:pPr>
      <w:bookmarkStart w:colFirst="0" w:colLast="0" w:name="_heading=h.v8vlgf6xm72a" w:id="242"/>
      <w:bookmarkEnd w:id="242"/>
      <w:r w:rsidDel="00000000" w:rsidR="00000000" w:rsidRPr="00000000">
        <w:rPr>
          <w:rtl w:val="0"/>
        </w:rPr>
        <w:t xml:space="preserve">4.12 Handling errors</w:t>
      </w:r>
    </w:p>
    <w:p w:rsidR="00000000" w:rsidDel="00000000" w:rsidP="00000000" w:rsidRDefault="00000000" w:rsidRPr="00000000" w14:paraId="00001467">
      <w:pPr>
        <w:pStyle w:val="Heading3"/>
        <w:ind w:left="0" w:firstLine="0"/>
        <w:rPr/>
      </w:pPr>
      <w:bookmarkStart w:colFirst="0" w:colLast="0" w:name="_heading=h.kbby30dtgah8" w:id="243"/>
      <w:bookmarkEnd w:id="243"/>
      <w:r w:rsidDel="00000000" w:rsidR="00000000" w:rsidRPr="00000000">
        <w:rPr>
          <w:rtl w:val="0"/>
        </w:rPr>
        <w:t xml:space="preserve">4.12.1 Malformed Packet and Protocol Errors</w:t>
      </w:r>
    </w:p>
    <w:p w:rsidR="00000000" w:rsidDel="00000000" w:rsidP="00000000" w:rsidRDefault="00000000" w:rsidRPr="00000000" w14:paraId="00001468">
      <w:pPr>
        <w:spacing w:after="240" w:before="240" w:lineRule="auto"/>
        <w:ind w:left="0" w:right="0" w:firstLine="0"/>
        <w:rPr/>
      </w:pPr>
      <w:r w:rsidDel="00000000" w:rsidR="00000000" w:rsidRPr="00000000">
        <w:rPr>
          <w:rtl w:val="0"/>
        </w:rPr>
        <w:t xml:space="preserve">Definitions of Malformed Packet and Protocol Errors are contained in </w:t>
      </w:r>
      <w:hyperlink w:anchor="_heading=h.17dp8vu">
        <w:r w:rsidDel="00000000" w:rsidR="00000000" w:rsidRPr="00000000">
          <w:rPr>
            <w:color w:val="1155cc"/>
            <w:u w:val="single"/>
            <w:rtl w:val="0"/>
          </w:rPr>
          <w:t xml:space="preserve">section 1.3</w:t>
        </w:r>
      </w:hyperlink>
      <w:r w:rsidDel="00000000" w:rsidR="00000000" w:rsidRPr="00000000">
        <w:rPr>
          <w:rtl w:val="0"/>
        </w:rPr>
        <w:t xml:space="preserve">, some but not all of these error cases are noted throughout the specification. The rigor with which a Client or Server checks an MQTT-SN Control Packet it has received will be a compromise between:</w:t>
      </w:r>
    </w:p>
    <w:p w:rsidR="00000000" w:rsidDel="00000000" w:rsidP="00000000" w:rsidRDefault="00000000" w:rsidRPr="00000000" w14:paraId="00001469">
      <w:pPr>
        <w:numPr>
          <w:ilvl w:val="0"/>
          <w:numId w:val="41"/>
        </w:numPr>
        <w:spacing w:after="0" w:afterAutospacing="0" w:before="240" w:lineRule="auto"/>
        <w:ind w:left="720" w:right="0" w:hanging="360"/>
        <w:rPr>
          <w:u w:val="none"/>
        </w:rPr>
      </w:pPr>
      <w:r w:rsidDel="00000000" w:rsidR="00000000" w:rsidRPr="00000000">
        <w:rPr>
          <w:rtl w:val="0"/>
        </w:rPr>
        <w:t xml:space="preserve">The size of the Client or Server implementation.</w:t>
      </w:r>
    </w:p>
    <w:p w:rsidR="00000000" w:rsidDel="00000000" w:rsidP="00000000" w:rsidRDefault="00000000" w:rsidRPr="00000000" w14:paraId="0000146A">
      <w:pPr>
        <w:numPr>
          <w:ilvl w:val="0"/>
          <w:numId w:val="41"/>
        </w:numPr>
        <w:spacing w:after="0" w:afterAutospacing="0" w:before="0" w:beforeAutospacing="0" w:lineRule="auto"/>
        <w:ind w:left="720" w:right="0" w:hanging="360"/>
        <w:rPr>
          <w:u w:val="none"/>
        </w:rPr>
      </w:pPr>
      <w:r w:rsidDel="00000000" w:rsidR="00000000" w:rsidRPr="00000000">
        <w:rPr>
          <w:rtl w:val="0"/>
        </w:rPr>
        <w:t xml:space="preserve">The capabilities that the implementation supports.</w:t>
      </w:r>
    </w:p>
    <w:p w:rsidR="00000000" w:rsidDel="00000000" w:rsidP="00000000" w:rsidRDefault="00000000" w:rsidRPr="00000000" w14:paraId="0000146B">
      <w:pPr>
        <w:numPr>
          <w:ilvl w:val="0"/>
          <w:numId w:val="41"/>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sender to send correct Control Packets.</w:t>
      </w:r>
    </w:p>
    <w:p w:rsidR="00000000" w:rsidDel="00000000" w:rsidP="00000000" w:rsidRDefault="00000000" w:rsidRPr="00000000" w14:paraId="0000146C">
      <w:pPr>
        <w:numPr>
          <w:ilvl w:val="0"/>
          <w:numId w:val="41"/>
        </w:numPr>
        <w:spacing w:after="0" w:afterAutospacing="0" w:before="0" w:beforeAutospacing="0" w:lineRule="auto"/>
        <w:ind w:left="720" w:right="0" w:hanging="360"/>
        <w:rPr>
          <w:u w:val="none"/>
        </w:rPr>
      </w:pPr>
      <w:r w:rsidDel="00000000" w:rsidR="00000000" w:rsidRPr="00000000">
        <w:rPr>
          <w:rtl w:val="0"/>
        </w:rPr>
        <w:t xml:space="preserve">The degree to which the receiver trusts the network to deliver Control Packets correctly.</w:t>
      </w:r>
    </w:p>
    <w:p w:rsidR="00000000" w:rsidDel="00000000" w:rsidP="00000000" w:rsidRDefault="00000000" w:rsidRPr="00000000" w14:paraId="0000146D">
      <w:pPr>
        <w:numPr>
          <w:ilvl w:val="0"/>
          <w:numId w:val="41"/>
        </w:numPr>
        <w:spacing w:after="240" w:before="0" w:beforeAutospacing="0" w:lineRule="auto"/>
        <w:ind w:left="720" w:right="0" w:hanging="360"/>
        <w:rPr>
          <w:u w:val="none"/>
        </w:rPr>
      </w:pPr>
      <w:r w:rsidDel="00000000" w:rsidR="00000000" w:rsidRPr="00000000">
        <w:rPr>
          <w:rtl w:val="0"/>
        </w:rPr>
        <w:t xml:space="preserve">The consequences of continuing to process a packet that is incorrect.</w:t>
      </w:r>
    </w:p>
    <w:p w:rsidR="00000000" w:rsidDel="00000000" w:rsidP="00000000" w:rsidRDefault="00000000" w:rsidRPr="00000000" w14:paraId="0000146E">
      <w:pPr>
        <w:spacing w:after="240" w:before="240" w:lineRule="auto"/>
        <w:ind w:left="0" w:right="0" w:firstLine="0"/>
        <w:rPr/>
      </w:pPr>
      <w:r w:rsidDel="00000000" w:rsidR="00000000" w:rsidRPr="00000000">
        <w:rPr>
          <w:rtl w:val="0"/>
        </w:rPr>
        <w:t xml:space="preserve">If the sender is compliant with this specification it will not send Malformed Packets or cause Protocol Errors. However, if a Client sends Control Packets before it receives CONNACK, it might cause a Protocol Error because it made an incorrect assumption about the Server capabilities. Refer</w:t>
      </w:r>
      <w:hyperlink r:id="rId83">
        <w:r w:rsidDel="00000000" w:rsidR="00000000" w:rsidRPr="00000000">
          <w:rPr>
            <w:rtl w:val="0"/>
          </w:rPr>
          <w:t xml:space="preserve"> </w:t>
        </w:r>
      </w:hyperlink>
      <w:hyperlink r:id="rId84">
        <w:r w:rsidDel="00000000" w:rsidR="00000000" w:rsidRPr="00000000">
          <w:rPr>
            <w:color w:val="1155cc"/>
            <w:u w:val="single"/>
            <w:rtl w:val="0"/>
          </w:rPr>
          <w:t xml:space="preserve">to section 3.1.4</w:t>
        </w:r>
      </w:hyperlink>
      <w:r w:rsidDel="00000000" w:rsidR="00000000" w:rsidRPr="00000000">
        <w:rPr>
          <w:rtl w:val="0"/>
        </w:rPr>
        <w:t xml:space="preserve"> CONNECT Actions.</w:t>
      </w:r>
    </w:p>
    <w:p w:rsidR="00000000" w:rsidDel="00000000" w:rsidP="00000000" w:rsidRDefault="00000000" w:rsidRPr="00000000" w14:paraId="0000146F">
      <w:pPr>
        <w:spacing w:after="240" w:before="240" w:lineRule="auto"/>
        <w:ind w:left="0" w:right="0" w:firstLine="0"/>
        <w:rPr/>
      </w:pPr>
      <w:r w:rsidDel="00000000" w:rsidR="00000000" w:rsidRPr="00000000">
        <w:rPr>
          <w:rtl w:val="0"/>
        </w:rPr>
        <w:t xml:space="preserve"> The Reason Codes used for Malformed Packet and Protocol Errors are:</w:t>
      </w:r>
    </w:p>
    <w:p w:rsidR="00000000" w:rsidDel="00000000" w:rsidP="00000000" w:rsidRDefault="00000000" w:rsidRPr="00000000" w14:paraId="00001470">
      <w:pPr>
        <w:numPr>
          <w:ilvl w:val="0"/>
          <w:numId w:val="28"/>
        </w:numPr>
        <w:spacing w:after="0" w:afterAutospacing="0" w:before="240" w:lineRule="auto"/>
        <w:ind w:left="720" w:right="0" w:hanging="360"/>
        <w:rPr>
          <w:u w:val="none"/>
        </w:rPr>
      </w:pPr>
      <w:r w:rsidDel="00000000" w:rsidR="00000000" w:rsidRPr="00000000">
        <w:rPr>
          <w:rtl w:val="0"/>
        </w:rPr>
        <w:t xml:space="preserve">0x81       </w:t>
        <w:tab/>
        <w:t xml:space="preserve">Malformed Packet</w:t>
      </w:r>
    </w:p>
    <w:p w:rsidR="00000000" w:rsidDel="00000000" w:rsidP="00000000" w:rsidRDefault="00000000" w:rsidRPr="00000000" w14:paraId="00001471">
      <w:pPr>
        <w:numPr>
          <w:ilvl w:val="0"/>
          <w:numId w:val="28"/>
        </w:numPr>
        <w:spacing w:after="0" w:afterAutospacing="0" w:before="0" w:beforeAutospacing="0" w:lineRule="auto"/>
        <w:ind w:left="720" w:right="0" w:hanging="360"/>
        <w:rPr>
          <w:u w:val="none"/>
        </w:rPr>
      </w:pPr>
      <w:r w:rsidDel="00000000" w:rsidR="00000000" w:rsidRPr="00000000">
        <w:rPr>
          <w:rtl w:val="0"/>
        </w:rPr>
        <w:t xml:space="preserve">0x82       </w:t>
        <w:tab/>
        <w:t xml:space="preserve">Protocol Error</w:t>
      </w:r>
    </w:p>
    <w:p w:rsidR="00000000" w:rsidDel="00000000" w:rsidP="00000000" w:rsidRDefault="00000000" w:rsidRPr="00000000" w14:paraId="00001472">
      <w:pPr>
        <w:numPr>
          <w:ilvl w:val="0"/>
          <w:numId w:val="28"/>
        </w:numPr>
        <w:spacing w:after="0" w:afterAutospacing="0" w:before="0" w:beforeAutospacing="0" w:lineRule="auto"/>
        <w:ind w:left="720" w:right="0" w:hanging="360"/>
        <w:rPr>
          <w:u w:val="none"/>
        </w:rPr>
      </w:pPr>
      <w:r w:rsidDel="00000000" w:rsidR="00000000" w:rsidRPr="00000000">
        <w:rPr>
          <w:rtl w:val="0"/>
        </w:rPr>
        <w:t xml:space="preserve">0x93       </w:t>
        <w:tab/>
        <w:t xml:space="preserve">Receive Maximum exceeded</w:t>
      </w:r>
    </w:p>
    <w:p w:rsidR="00000000" w:rsidDel="00000000" w:rsidP="00000000" w:rsidRDefault="00000000" w:rsidRPr="00000000" w14:paraId="00001473">
      <w:pPr>
        <w:numPr>
          <w:ilvl w:val="0"/>
          <w:numId w:val="28"/>
        </w:numPr>
        <w:spacing w:after="0" w:afterAutospacing="0" w:before="0" w:beforeAutospacing="0" w:lineRule="auto"/>
        <w:ind w:left="720" w:right="0" w:hanging="360"/>
        <w:rPr>
          <w:u w:val="none"/>
        </w:rPr>
      </w:pPr>
      <w:r w:rsidDel="00000000" w:rsidR="00000000" w:rsidRPr="00000000">
        <w:rPr>
          <w:rtl w:val="0"/>
        </w:rPr>
        <w:t xml:space="preserve">0x95       </w:t>
        <w:tab/>
        <w:t xml:space="preserve">Packet too large</w:t>
      </w:r>
    </w:p>
    <w:p w:rsidR="00000000" w:rsidDel="00000000" w:rsidP="00000000" w:rsidRDefault="00000000" w:rsidRPr="00000000" w14:paraId="00001474">
      <w:pPr>
        <w:numPr>
          <w:ilvl w:val="0"/>
          <w:numId w:val="28"/>
        </w:numPr>
        <w:spacing w:after="0" w:afterAutospacing="0" w:before="0" w:beforeAutospacing="0" w:lineRule="auto"/>
        <w:ind w:left="720" w:right="0" w:hanging="360"/>
        <w:rPr>
          <w:u w:val="none"/>
        </w:rPr>
      </w:pPr>
      <w:r w:rsidDel="00000000" w:rsidR="00000000" w:rsidRPr="00000000">
        <w:rPr>
          <w:rtl w:val="0"/>
        </w:rPr>
        <w:t xml:space="preserve">0x9A       </w:t>
        <w:tab/>
        <w:t xml:space="preserve">Retain not supported</w:t>
      </w:r>
    </w:p>
    <w:p w:rsidR="00000000" w:rsidDel="00000000" w:rsidP="00000000" w:rsidRDefault="00000000" w:rsidRPr="00000000" w14:paraId="00001475">
      <w:pPr>
        <w:numPr>
          <w:ilvl w:val="0"/>
          <w:numId w:val="28"/>
        </w:numPr>
        <w:spacing w:after="0" w:afterAutospacing="0" w:before="0" w:beforeAutospacing="0" w:lineRule="auto"/>
        <w:ind w:left="720" w:right="0" w:hanging="360"/>
        <w:rPr>
          <w:u w:val="none"/>
        </w:rPr>
      </w:pPr>
      <w:r w:rsidDel="00000000" w:rsidR="00000000" w:rsidRPr="00000000">
        <w:rPr>
          <w:rtl w:val="0"/>
        </w:rPr>
        <w:t xml:space="preserve">0x9B       </w:t>
        <w:tab/>
        <w:t xml:space="preserve">QoS not supported</w:t>
      </w:r>
    </w:p>
    <w:p w:rsidR="00000000" w:rsidDel="00000000" w:rsidP="00000000" w:rsidRDefault="00000000" w:rsidRPr="00000000" w14:paraId="00001476">
      <w:pPr>
        <w:numPr>
          <w:ilvl w:val="0"/>
          <w:numId w:val="28"/>
        </w:numPr>
        <w:spacing w:after="240" w:before="0" w:beforeAutospacing="0" w:lineRule="auto"/>
        <w:ind w:left="720" w:right="0" w:hanging="360"/>
        <w:rPr>
          <w:u w:val="none"/>
        </w:rPr>
      </w:pPr>
      <w:r w:rsidDel="00000000" w:rsidR="00000000" w:rsidRPr="00000000">
        <w:rPr>
          <w:rtl w:val="0"/>
        </w:rPr>
        <w:t xml:space="preserve">0xA2       </w:t>
        <w:tab/>
        <w:t xml:space="preserve">Wildcard Subscriptions not supported</w:t>
      </w:r>
    </w:p>
    <w:p w:rsidR="00000000" w:rsidDel="00000000" w:rsidP="00000000" w:rsidRDefault="00000000" w:rsidRPr="00000000" w14:paraId="00001477">
      <w:pPr>
        <w:spacing w:after="240" w:before="240" w:lineRule="auto"/>
        <w:ind w:left="0" w:right="0" w:firstLine="0"/>
        <w:rPr/>
      </w:pPr>
      <w:r w:rsidDel="00000000" w:rsidR="00000000" w:rsidRPr="00000000">
        <w:rPr>
          <w:highlight w:val="yellow"/>
          <w:rtl w:val="0"/>
        </w:rPr>
        <w:t xml:space="preserve">When a Client detects a Malformed Packet or Protocol Error associated with a Virtual Connection it SHOULD send a DISCONNECT packet containing an appropriate Reason Code and MUST delete the associated Virtual Connection.</w:t>
      </w:r>
      <w:r w:rsidDel="00000000" w:rsidR="00000000" w:rsidRPr="00000000">
        <w:rPr>
          <w:rtl w:val="0"/>
        </w:rPr>
        <w:t xml:space="preserv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p>
    <w:p w:rsidR="00000000" w:rsidDel="00000000" w:rsidP="00000000" w:rsidRDefault="00000000" w:rsidRPr="00000000" w14:paraId="00001478">
      <w:pPr>
        <w:spacing w:after="240" w:before="240" w:lineRule="auto"/>
        <w:ind w:left="0" w:right="0" w:firstLine="0"/>
        <w:rPr/>
      </w:pPr>
      <w:r w:rsidDel="00000000" w:rsidR="00000000" w:rsidRPr="00000000">
        <w:rPr>
          <w:highlight w:val="yellow"/>
          <w:rtl w:val="0"/>
        </w:rPr>
        <w:t xml:space="preserve">When a Server detects a Malformed Packet or Protocol Error for any packet except ADVERTISE, SEARCHGW, GWINFO, PUBWOS and CONNECT, the Server</w:t>
      </w:r>
      <w:r w:rsidDel="00000000" w:rsidR="00000000" w:rsidRPr="00000000">
        <w:rPr>
          <w:highlight w:val="yellow"/>
          <w:rtl w:val="0"/>
        </w:rPr>
        <w:t xml:space="preserve"> SHOULD send a DISCONNECT packet with an appropriate Reason Code</w:t>
      </w:r>
      <w:r w:rsidDel="00000000" w:rsidR="00000000" w:rsidRPr="00000000">
        <w:rPr>
          <w:highlight w:val="yellow"/>
          <w:rtl w:val="0"/>
        </w:rPr>
        <w:t xml:space="preserve"> and MUST delete the associated Virtual Connection if one exists.</w:t>
      </w:r>
      <w:r w:rsidDel="00000000" w:rsidR="00000000" w:rsidRPr="00000000">
        <w:rPr>
          <w:rtl w:val="0"/>
        </w:rPr>
        <w:t xml:space="preserve"> </w:t>
      </w:r>
      <w:r w:rsidDel="00000000" w:rsidR="00000000" w:rsidRPr="00000000">
        <w:rPr>
          <w:color w:val="ff0000"/>
          <w:rtl w:val="0"/>
        </w:rPr>
        <w:t xml:space="preserve">[MQTT-4.13.1-1]</w:t>
      </w:r>
      <w:r w:rsidDel="00000000" w:rsidR="00000000" w:rsidRPr="00000000">
        <w:rPr>
          <w:rtl w:val="0"/>
        </w:rPr>
        <w:t xml:space="preserve"> In the case of an error in a CONNECT packet it MAY send a CONNACK packet containing the Reason Code. Use Reason Code 0x81 (Malformed Packet) or 0x82 (Protocol Error) unless a more specific Reason Code has been defined in </w:t>
      </w:r>
      <w:hyperlink w:anchor="_heading=h.46r0co2">
        <w:r w:rsidDel="00000000" w:rsidR="00000000" w:rsidRPr="00000000">
          <w:rPr>
            <w:color w:val="1155cc"/>
            <w:u w:val="single"/>
            <w:rtl w:val="0"/>
          </w:rPr>
          <w:t xml:space="preserve">section 2.3.3</w:t>
        </w:r>
      </w:hyperlink>
      <w:r w:rsidDel="00000000" w:rsidR="00000000" w:rsidRPr="00000000">
        <w:rPr>
          <w:rtl w:val="0"/>
        </w:rPr>
        <w:t xml:space="preserve">.</w:t>
      </w:r>
      <w:r w:rsidDel="00000000" w:rsidR="00000000" w:rsidRPr="00000000">
        <w:rPr>
          <w:rtl w:val="0"/>
        </w:rPr>
        <w:t xml:space="preserve"> There are no consequences for other Sessions.</w:t>
      </w:r>
    </w:p>
    <w:p w:rsidR="00000000" w:rsidDel="00000000" w:rsidP="00000000" w:rsidRDefault="00000000" w:rsidRPr="00000000" w14:paraId="00001479">
      <w:pPr>
        <w:spacing w:after="240" w:before="240" w:lineRule="auto"/>
        <w:ind w:left="0" w:right="0" w:firstLine="0"/>
        <w:rPr/>
      </w:pPr>
      <w:r w:rsidDel="00000000" w:rsidR="00000000" w:rsidRPr="00000000">
        <w:rPr>
          <w:rtl w:val="0"/>
        </w:rPr>
        <w:t xml:space="preserve">If either the Server or Client omits to check some feature of a Control Packet, it might fail to detect an error, consequently it might allow data to be damaged.</w:t>
      </w:r>
    </w:p>
    <w:p w:rsidR="00000000" w:rsidDel="00000000" w:rsidP="00000000" w:rsidRDefault="00000000" w:rsidRPr="00000000" w14:paraId="0000147A">
      <w:pPr>
        <w:pStyle w:val="Heading3"/>
        <w:ind w:left="0" w:firstLine="0"/>
        <w:rPr/>
      </w:pPr>
      <w:bookmarkStart w:colFirst="0" w:colLast="0" w:name="_heading=h.j0ufrffgt029" w:id="244"/>
      <w:bookmarkEnd w:id="244"/>
      <w:r w:rsidDel="00000000" w:rsidR="00000000" w:rsidRPr="00000000">
        <w:rPr>
          <w:rtl w:val="0"/>
        </w:rPr>
        <w:t xml:space="preserve">4.12.2 Other errors</w:t>
      </w:r>
    </w:p>
    <w:p w:rsidR="00000000" w:rsidDel="00000000" w:rsidP="00000000" w:rsidRDefault="00000000" w:rsidRPr="00000000" w14:paraId="0000147B">
      <w:pPr>
        <w:spacing w:after="240" w:before="240" w:lineRule="auto"/>
        <w:ind w:left="0" w:right="0" w:firstLine="0"/>
        <w:rPr/>
      </w:pPr>
      <w:r w:rsidDel="00000000" w:rsidR="00000000" w:rsidRPr="00000000">
        <w:rPr>
          <w:rtl w:val="0"/>
        </w:rPr>
        <w:t xml:space="preserve">Errors other than Malformed Packet and Protocol Errors cannot be anticipated by the sender because the receiver might have constraints which it has not communicated to the sender. A receiving Client or Server might encounter a transient error, such as a shortage of memory, that prevents successful processing of an individual Control Packet.</w:t>
      </w:r>
    </w:p>
    <w:p w:rsidR="00000000" w:rsidDel="00000000" w:rsidP="00000000" w:rsidRDefault="00000000" w:rsidRPr="00000000" w14:paraId="0000147C">
      <w:pPr>
        <w:spacing w:after="240" w:before="240" w:lineRule="auto"/>
        <w:ind w:left="0" w:right="0" w:firstLine="0"/>
        <w:rPr/>
      </w:pPr>
      <w:r w:rsidDel="00000000" w:rsidR="00000000" w:rsidRPr="00000000">
        <w:rPr>
          <w:rtl w:val="0"/>
        </w:rPr>
        <w:t xml:space="preserve">Acknowledgment packets PUBACK, PUBREC, PUBREL, PUBCOMP, REGACK, SUBACK, UNSUBACK with a Reason Code of 0x80 or greater indicate that the received packet, identified by a Packet Identifier, was in error. There are no consequences for other Sessions or other Packets flowing on the same Session.</w:t>
      </w:r>
    </w:p>
    <w:p w:rsidR="00000000" w:rsidDel="00000000" w:rsidP="00000000" w:rsidRDefault="00000000" w:rsidRPr="00000000" w14:paraId="0000147D">
      <w:pPr>
        <w:spacing w:after="240" w:before="240" w:lineRule="auto"/>
        <w:ind w:left="0" w:right="0" w:firstLine="0"/>
        <w:rPr/>
      </w:pPr>
      <w:r w:rsidDel="00000000" w:rsidR="00000000" w:rsidRPr="00000000">
        <w:rPr>
          <w:highlight w:val="yellow"/>
          <w:rtl w:val="0"/>
        </w:rPr>
        <w:t xml:space="preserve">The </w:t>
      </w:r>
      <w:r w:rsidDel="00000000" w:rsidR="00000000" w:rsidRPr="00000000">
        <w:rPr>
          <w:highlight w:val="yellow"/>
          <w:rtl w:val="0"/>
        </w:rPr>
        <w:t xml:space="preserve">CONNACK</w:t>
      </w:r>
      <w:r w:rsidDel="00000000" w:rsidR="00000000" w:rsidRPr="00000000">
        <w:rPr>
          <w:highlight w:val="yellow"/>
          <w:rtl w:val="0"/>
        </w:rPr>
        <w:t xml:space="preserve"> and DISCONNECT packets allow a Reason Code of 0x80 or greater to indicate that the Virtual Connection will be delete</w:t>
      </w:r>
      <w:r w:rsidDel="00000000" w:rsidR="00000000" w:rsidRPr="00000000">
        <w:rPr>
          <w:highlight w:val="yellow"/>
          <w:rtl w:val="0"/>
        </w:rPr>
        <w:t xml:space="preserve">d</w:t>
      </w:r>
      <w:r w:rsidDel="00000000" w:rsidR="00000000" w:rsidRPr="00000000">
        <w:rPr>
          <w:highlight w:val="yellow"/>
          <w:rtl w:val="0"/>
        </w:rPr>
        <w:t xml:space="preserve">. If a Reason Code of 0x80 or greater is specified, then the Virtual Connection MUST be delete</w:t>
      </w:r>
      <w:r w:rsidDel="00000000" w:rsidR="00000000" w:rsidRPr="00000000">
        <w:rPr>
          <w:highlight w:val="yellow"/>
          <w:rtl w:val="0"/>
        </w:rPr>
        <w:t xml:space="preserve">d </w:t>
      </w:r>
      <w:r w:rsidDel="00000000" w:rsidR="00000000" w:rsidRPr="00000000">
        <w:rPr>
          <w:highlight w:val="yellow"/>
          <w:rtl w:val="0"/>
        </w:rPr>
        <w:t xml:space="preserve">whether or not the </w:t>
      </w:r>
      <w:r w:rsidDel="00000000" w:rsidR="00000000" w:rsidRPr="00000000">
        <w:rPr>
          <w:highlight w:val="yellow"/>
          <w:rtl w:val="0"/>
        </w:rPr>
        <w:t xml:space="preserve">CONNACK</w:t>
      </w:r>
      <w:r w:rsidDel="00000000" w:rsidR="00000000" w:rsidRPr="00000000">
        <w:rPr>
          <w:highlight w:val="yellow"/>
          <w:rtl w:val="0"/>
        </w:rPr>
        <w:t xml:space="preserve"> or DISCONNECT is sent</w:t>
      </w:r>
      <w:r w:rsidDel="00000000" w:rsidR="00000000" w:rsidRPr="00000000">
        <w:rPr>
          <w:rtl w:val="0"/>
        </w:rPr>
        <w:t xml:space="preserve"> </w:t>
      </w:r>
      <w:r w:rsidDel="00000000" w:rsidR="00000000" w:rsidRPr="00000000">
        <w:rPr>
          <w:color w:val="ff0000"/>
          <w:rtl w:val="0"/>
        </w:rPr>
        <w:t xml:space="preserve">[MQTT-4.13.2-1]</w:t>
      </w:r>
      <w:r w:rsidDel="00000000" w:rsidR="00000000" w:rsidRPr="00000000">
        <w:rPr>
          <w:rtl w:val="0"/>
        </w:rPr>
        <w:t xml:space="preserve">. Sending one of these Reason Codes has no consequences for any other Session.</w:t>
      </w:r>
    </w:p>
    <w:p w:rsidR="00000000" w:rsidDel="00000000" w:rsidP="00000000" w:rsidRDefault="00000000" w:rsidRPr="00000000" w14:paraId="0000147E">
      <w:pPr>
        <w:spacing w:after="240" w:before="240" w:lineRule="auto"/>
        <w:ind w:left="0" w:right="0" w:firstLine="0"/>
        <w:rPr/>
      </w:pPr>
      <w:r w:rsidDel="00000000" w:rsidR="00000000" w:rsidRPr="00000000">
        <w:rPr>
          <w:rtl w:val="0"/>
        </w:rPr>
        <w:t xml:space="preserve">If the Control Packet contains multiple errors the receiver of the Packet can validate the Packet in any order and take the appropriate action for any of the errors found.</w:t>
      </w:r>
    </w:p>
    <w:p w:rsidR="00000000" w:rsidDel="00000000" w:rsidP="00000000" w:rsidRDefault="00000000" w:rsidRPr="00000000" w14:paraId="0000147F">
      <w:pPr>
        <w:spacing w:after="240" w:before="240" w:lineRule="auto"/>
        <w:ind w:left="0" w:right="0" w:firstLine="0"/>
        <w:rPr/>
      </w:pPr>
      <w:r w:rsidDel="00000000" w:rsidR="00000000" w:rsidRPr="00000000">
        <w:rPr>
          <w:rtl w:val="0"/>
        </w:rPr>
        <w:t xml:space="preserve">Refer to section </w:t>
      </w:r>
      <w:sdt>
        <w:sdtPr>
          <w:tag w:val="goog_rdk_106"/>
        </w:sdtPr>
        <w:sdtContent>
          <w:commentRangeStart w:id="94"/>
        </w:sdtContent>
      </w:sdt>
      <w:sdt>
        <w:sdtPr>
          <w:tag w:val="goog_rdk_107"/>
        </w:sdtPr>
        <w:sdtContent>
          <w:commentRangeStart w:id="95"/>
        </w:sdtContent>
      </w:sdt>
      <w:r w:rsidDel="00000000" w:rsidR="00000000" w:rsidRPr="00000000">
        <w:rPr>
          <w:rtl w:val="0"/>
        </w:rPr>
        <w:t xml:space="preserve">5.4.9</w:t>
      </w:r>
      <w:commentRangeEnd w:id="94"/>
      <w:r w:rsidDel="00000000" w:rsidR="00000000" w:rsidRPr="00000000">
        <w:commentReference w:id="94"/>
      </w:r>
      <w:commentRangeEnd w:id="95"/>
      <w:r w:rsidDel="00000000" w:rsidR="00000000" w:rsidRPr="00000000">
        <w:commentReference w:id="95"/>
      </w:r>
      <w:r w:rsidDel="00000000" w:rsidR="00000000" w:rsidRPr="00000000">
        <w:rPr>
          <w:rtl w:val="0"/>
        </w:rPr>
        <w:t xml:space="preserve"> for information about handling Disallowed Unicode code points.</w:t>
      </w:r>
    </w:p>
    <w:p w:rsidR="00000000" w:rsidDel="00000000" w:rsidP="00000000" w:rsidRDefault="00000000" w:rsidRPr="00000000" w14:paraId="00001480">
      <w:pPr>
        <w:pStyle w:val="Heading2"/>
        <w:spacing w:after="240" w:before="240" w:lineRule="auto"/>
        <w:ind w:left="0" w:right="0" w:firstLine="0"/>
        <w:rPr>
          <w:rFonts w:ascii="Arial" w:cs="Arial" w:eastAsia="Arial" w:hAnsi="Arial"/>
        </w:rPr>
      </w:pPr>
      <w:bookmarkStart w:colFirst="0" w:colLast="0" w:name="_heading=h.1vpy4wyrild2" w:id="245"/>
      <w:bookmarkEnd w:id="245"/>
      <w:r w:rsidDel="00000000" w:rsidR="00000000" w:rsidRPr="00000000">
        <w:rPr>
          <w:rFonts w:ascii="Arial" w:cs="Arial" w:eastAsia="Arial" w:hAnsi="Arial"/>
          <w:rtl w:val="0"/>
        </w:rPr>
        <w:t xml:space="preserve">4.13 Example MQTT-SN Architectures</w:t>
      </w:r>
    </w:p>
    <w:p w:rsidR="00000000" w:rsidDel="00000000" w:rsidP="00000000" w:rsidRDefault="00000000" w:rsidRPr="00000000" w14:paraId="0000148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There are three kinds of MQTT-SN components, MQTT-SN </w:t>
      </w:r>
      <w:r w:rsidDel="00000000" w:rsidR="00000000" w:rsidRPr="00000000">
        <w:rPr>
          <w:rFonts w:ascii="Arial" w:cs="Arial" w:eastAsia="Arial" w:hAnsi="Arial"/>
          <w:i w:val="1"/>
          <w:rtl w:val="0"/>
        </w:rPr>
        <w:t xml:space="preserve">clients</w:t>
      </w:r>
      <w:r w:rsidDel="00000000" w:rsidR="00000000" w:rsidRPr="00000000">
        <w:rPr>
          <w:rFonts w:ascii="Arial" w:cs="Arial" w:eastAsia="Arial" w:hAnsi="Arial"/>
          <w:rtl w:val="0"/>
        </w:rPr>
        <w:t xml:space="preserve">, MQTT-SN </w:t>
      </w:r>
      <w:r w:rsidDel="00000000" w:rsidR="00000000" w:rsidRPr="00000000">
        <w:rPr>
          <w:rFonts w:ascii="Arial" w:cs="Arial" w:eastAsia="Arial" w:hAnsi="Arial"/>
          <w:i w:val="1"/>
          <w:rtl w:val="0"/>
        </w:rPr>
        <w:t xml:space="preserve">gateways</w:t>
      </w:r>
      <w:r w:rsidDel="00000000" w:rsidR="00000000" w:rsidRPr="00000000">
        <w:rPr>
          <w:rFonts w:ascii="Arial" w:cs="Arial" w:eastAsia="Arial" w:hAnsi="Arial"/>
          <w:rtl w:val="0"/>
        </w:rPr>
        <w:t xml:space="preserve">, and MQTT-SN </w:t>
      </w:r>
      <w:r w:rsidDel="00000000" w:rsidR="00000000" w:rsidRPr="00000000">
        <w:rPr>
          <w:rFonts w:ascii="Arial" w:cs="Arial" w:eastAsia="Arial" w:hAnsi="Arial"/>
          <w:i w:val="1"/>
          <w:rtl w:val="0"/>
        </w:rPr>
        <w:t xml:space="preserve">forwarders</w:t>
      </w:r>
      <w:r w:rsidDel="00000000" w:rsidR="00000000" w:rsidRPr="00000000">
        <w:rPr>
          <w:rFonts w:ascii="Arial" w:cs="Arial" w:eastAsia="Arial" w:hAnsi="Arial"/>
          <w:rtl w:val="0"/>
        </w:rPr>
        <w:t xml:space="preserve">. MQTT-SN clients connect themselves to an MQTT server/broker via an MQTT-SN Gateway using the MQTT-SN protocol. An MQTT-SN Gateway may or may not be integrated with a MQTT server. Where an MQTT broker is involved, the MQTT protocol is used between the MQTT broker and the MQTT-SN Gateway. Its main function is the translation between MQTT and MQTT-SN.</w:t>
      </w:r>
    </w:p>
    <w:p w:rsidR="00000000" w:rsidDel="00000000" w:rsidP="00000000" w:rsidRDefault="00000000" w:rsidRPr="00000000" w14:paraId="00001482">
      <w:pPr>
        <w:spacing w:after="6" w:lineRule="auto"/>
        <w:ind w:left="-15" w:right="4" w:firstLine="0"/>
        <w:rPr>
          <w:rFonts w:ascii="Arial" w:cs="Arial" w:eastAsia="Arial" w:hAnsi="Arial"/>
        </w:rPr>
      </w:pPr>
      <w:r w:rsidDel="00000000" w:rsidR="00000000" w:rsidRPr="00000000">
        <w:rPr>
          <w:rFonts w:ascii="Arial" w:cs="Arial" w:eastAsia="Arial" w:hAnsi="Arial"/>
          <w:rtl w:val="0"/>
        </w:rPr>
        <w:t xml:space="preserve">MQTT-SN clients can also access a Gateway via a forwarder in case the Gateway is not directly attached to their network. The forwarder simply encapsulates the MQTT-SN frames it receives on the wireless side and forwards them unchanged to the Gateway; in the opposite direction, it decapsulates the frames it receives from the gateway and sends them to the clients, unchanged too.</w:t>
      </w:r>
    </w:p>
    <w:p w:rsidR="00000000" w:rsidDel="00000000" w:rsidP="00000000" w:rsidRDefault="00000000" w:rsidRPr="00000000" w14:paraId="00001483">
      <w:pPr>
        <w:spacing w:after="6" w:lineRule="auto"/>
        <w:ind w:left="-15" w:right="4" w:firstLine="0"/>
        <w:rPr>
          <w:rFonts w:ascii="Arial" w:cs="Arial" w:eastAsia="Arial" w:hAnsi="Arial"/>
        </w:rPr>
      </w:pPr>
      <w:r w:rsidDel="00000000" w:rsidR="00000000" w:rsidRPr="00000000">
        <w:rPr>
          <w:rtl w:val="0"/>
        </w:rPr>
      </w:r>
    </w:p>
    <w:p w:rsidR="00000000" w:rsidDel="00000000" w:rsidP="00000000" w:rsidRDefault="00000000" w:rsidRPr="00000000" w14:paraId="00001484">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485">
      <w:pPr>
        <w:ind w:left="720" w:firstLine="0"/>
        <w:rPr/>
      </w:pPr>
      <w:r w:rsidDel="00000000" w:rsidR="00000000" w:rsidRPr="00000000">
        <w:rPr>
          <w:rFonts w:ascii="Arial" w:cs="Arial" w:eastAsia="Arial" w:hAnsi="Arial"/>
          <w:shd w:fill="fff2cc" w:val="clear"/>
          <w:rtl w:val="0"/>
        </w:rPr>
        <w:t xml:space="preserve">The architectures described below are meant as examples and are not exhaustive.</w:t>
      </w:r>
      <w:r w:rsidDel="00000000" w:rsidR="00000000" w:rsidRPr="00000000">
        <w:rPr>
          <w:rtl w:val="0"/>
        </w:rPr>
      </w:r>
    </w:p>
    <w:p w:rsidR="00000000" w:rsidDel="00000000" w:rsidP="00000000" w:rsidRDefault="00000000" w:rsidRPr="00000000" w14:paraId="00001486">
      <w:pPr>
        <w:spacing w:after="303" w:line="259" w:lineRule="auto"/>
        <w:ind w:left="284" w:right="4" w:firstLine="0"/>
        <w:rPr>
          <w:rFonts w:ascii="Arial" w:cs="Arial" w:eastAsia="Arial" w:hAnsi="Arial"/>
        </w:rPr>
      </w:pPr>
      <w:sdt>
        <w:sdtPr>
          <w:tag w:val="goog_rdk_109"/>
        </w:sdtPr>
        <w:sdtContent>
          <w:del w:author="davide.lenzarini@u-blox.com" w:id="7" w:date="2024-03-14T11:37:29Z"/>
          <w:sdt>
            <w:sdtPr>
              <w:tag w:val="goog_rdk_110"/>
            </w:sdtPr>
            <w:sdtContent>
              <w:commentRangeStart w:id="96"/>
            </w:sdtContent>
          </w:sdt>
          <w:del w:author="davide.lenzarini@u-blox.com" w:id="7" w:date="2024-03-14T11:37:29Z">
            <w:sdt>
              <w:sdtPr>
                <w:tag w:val="goog_rdk_111"/>
              </w:sdtPr>
              <w:sdtContent>
                <w:commentRangeStart w:id="97"/>
              </w:sdtContent>
            </w:sdt>
            <w:r w:rsidDel="00000000" w:rsidR="00000000" w:rsidRPr="00000000">
              <w:rPr>
                <w:rFonts w:ascii="Arial" w:cs="Arial" w:eastAsia="Arial" w:hAnsi="Arial"/>
              </w:rPr>
              <w:drawing>
                <wp:inline distB="0" distT="0" distL="0" distR="0">
                  <wp:extent cx="5729288" cy="5321408"/>
                  <wp:effectExtent b="0" l="0" r="0" t="0"/>
                  <wp:docPr id="29" name="image7.png"/>
                  <a:graphic>
                    <a:graphicData uri="http://schemas.openxmlformats.org/drawingml/2006/picture">
                      <pic:pic>
                        <pic:nvPicPr>
                          <pic:cNvPr id="0" name="image7.png"/>
                          <pic:cNvPicPr preferRelativeResize="0"/>
                        </pic:nvPicPr>
                        <pic:blipFill>
                          <a:blip r:embed="rId85"/>
                          <a:srcRect b="1599" l="-1824" r="-1388" t="0"/>
                          <a:stretch>
                            <a:fillRect/>
                          </a:stretch>
                        </pic:blipFill>
                        <pic:spPr>
                          <a:xfrm>
                            <a:off x="0" y="0"/>
                            <a:ext cx="5729288" cy="5321408"/>
                          </a:xfrm>
                          <a:prstGeom prst="rect"/>
                          <a:ln/>
                        </pic:spPr>
                      </pic:pic>
                    </a:graphicData>
                  </a:graphic>
                </wp:inline>
              </w:drawing>
            </w:r>
          </w:del>
        </w:sdtContent>
      </w:sdt>
      <w:commentRangeEnd w:id="96"/>
      <w:r w:rsidDel="00000000" w:rsidR="00000000" w:rsidRPr="00000000">
        <w:commentReference w:id="96"/>
      </w:r>
      <w:commentRangeEnd w:id="97"/>
      <w:r w:rsidDel="00000000" w:rsidR="00000000" w:rsidRPr="00000000">
        <w:commentReference w:id="97"/>
      </w:r>
      <w:r w:rsidDel="00000000" w:rsidR="00000000" w:rsidRPr="00000000">
        <w:rPr>
          <w:rtl w:val="0"/>
        </w:rPr>
      </w:r>
    </w:p>
    <w:p w:rsidR="00000000" w:rsidDel="00000000" w:rsidP="00000000" w:rsidRDefault="00000000" w:rsidRPr="00000000" w14:paraId="00001487">
      <w:pPr>
        <w:spacing w:after="203" w:line="265" w:lineRule="auto"/>
        <w:ind w:right="4"/>
        <w:jc w:val="center"/>
        <w:rPr>
          <w:rFonts w:ascii="Arial" w:cs="Arial" w:eastAsia="Arial" w:hAnsi="Arial"/>
        </w:rPr>
      </w:pPr>
      <w:sdt>
        <w:sdtPr>
          <w:tag w:val="goog_rdk_113"/>
        </w:sdtPr>
        <w:sdtContent>
          <w:del w:author="davide.lenzarini@u-blox.com" w:id="8" w:date="2024-03-14T11:37:27Z">
            <w:r w:rsidDel="00000000" w:rsidR="00000000" w:rsidRPr="00000000">
              <w:rPr>
                <w:rFonts w:ascii="Arial" w:cs="Arial" w:eastAsia="Arial" w:hAnsi="Arial"/>
                <w:rtl w:val="0"/>
              </w:rPr>
              <w:delText xml:space="preserve">Figure 1: MQTT-SN Architecture</w:delText>
            </w:r>
          </w:del>
        </w:sdtContent>
      </w:sdt>
      <w:r w:rsidDel="00000000" w:rsidR="00000000" w:rsidRPr="00000000">
        <w:rPr>
          <w:rtl w:val="0"/>
        </w:rPr>
      </w:r>
    </w:p>
    <w:p w:rsidR="00000000" w:rsidDel="00000000" w:rsidP="00000000" w:rsidRDefault="00000000" w:rsidRPr="00000000" w14:paraId="00001488">
      <w:pPr>
        <w:pStyle w:val="Heading3"/>
        <w:ind w:left="0" w:right="4" w:firstLine="0"/>
        <w:rPr>
          <w:rFonts w:ascii="Arial" w:cs="Arial" w:eastAsia="Arial" w:hAnsi="Arial"/>
        </w:rPr>
      </w:pPr>
      <w:bookmarkStart w:colFirst="0" w:colLast="0" w:name="_heading=h.3pp52gy" w:id="246"/>
      <w:bookmarkEnd w:id="246"/>
      <w:r w:rsidDel="00000000" w:rsidR="00000000" w:rsidRPr="00000000">
        <w:rPr>
          <w:rtl w:val="0"/>
        </w:rPr>
        <w:t xml:space="preserve">4.13.1 </w:t>
      </w:r>
      <w:r w:rsidDel="00000000" w:rsidR="00000000" w:rsidRPr="00000000">
        <w:rPr>
          <w:rFonts w:ascii="Arial" w:cs="Arial" w:eastAsia="Arial" w:hAnsi="Arial"/>
          <w:rtl w:val="0"/>
        </w:rPr>
        <w:t xml:space="preserve">Transparent Gateway</w:t>
      </w:r>
    </w:p>
    <w:p w:rsidR="00000000" w:rsidDel="00000000" w:rsidP="00000000" w:rsidRDefault="00000000" w:rsidRPr="00000000" w14:paraId="00001489">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For each connected MQTT-SN client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set up and maintain a MQTT connection to the MQTT server. This MQTT connection is reserved exclusively for the end-to-end and almost transparent packet exchange between the client and the server. There will be as many MQTT connections between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and the MQTT Broker as MQTT-SN clients connected to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will perform a “syntax” translation between the two protocols. Since all packet exchanges are end-to-end between the MQTT-SN client and the MQTT Server, all functions and features that are implemented by the server can be offered to the client.</w:t>
      </w:r>
    </w:p>
    <w:p w:rsidR="00000000" w:rsidDel="00000000" w:rsidP="00000000" w:rsidRDefault="00000000" w:rsidRPr="00000000" w14:paraId="0000148A">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Although the implementation of the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is simpler when compared to the one of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it requires the MQTT server to support a separate connection for each active client. Some MQTT server implementations might impose a limitation on the number of concurrent connections that they support.</w:t>
      </w:r>
    </w:p>
    <w:sdt>
      <w:sdtPr>
        <w:tag w:val="goog_rdk_119"/>
      </w:sdtPr>
      <w:sdtContent>
        <w:p w:rsidR="00000000" w:rsidDel="00000000" w:rsidP="00000000" w:rsidRDefault="00000000" w:rsidRPr="00000000" w14:paraId="0000148B">
          <w:pPr>
            <w:spacing w:after="303" w:line="259" w:lineRule="auto"/>
            <w:ind w:right="4"/>
            <w:rPr>
              <w:ins w:author="davide.lenzarini@u-blox.com" w:id="9" w:date="2024-03-14T11:32:00Z"/>
              <w:rFonts w:ascii="Arial" w:cs="Arial" w:eastAsia="Arial" w:hAnsi="Arial"/>
            </w:rPr>
          </w:pPr>
          <w:r w:rsidDel="00000000" w:rsidR="00000000" w:rsidRPr="00000000">
            <w:rPr>
              <w:rFonts w:ascii="Arial" w:cs="Arial" w:eastAsia="Arial" w:hAnsi="Arial"/>
              <w:rtl w:val="0"/>
            </w:rPr>
            <w:t xml:space="preserve">          </w:t>
          </w:r>
          <w:sdt>
            <w:sdtPr>
              <w:tag w:val="goog_rdk_114"/>
            </w:sdtPr>
            <w:sdtContent>
              <w:del w:author="davide.lenzarini@u-blox.com" w:id="9" w:date="2024-03-14T11:32:00Z"/>
              <w:sdt>
                <w:sdtPr>
                  <w:tag w:val="goog_rdk_115"/>
                </w:sdtPr>
                <w:sdtContent>
                  <w:commentRangeStart w:id="98"/>
                </w:sdtContent>
              </w:sdt>
              <w:del w:author="davide.lenzarini@u-blox.com" w:id="9" w:date="2024-03-14T11:32:00Z">
                <w:sdt>
                  <w:sdtPr>
                    <w:tag w:val="goog_rdk_116"/>
                  </w:sdtPr>
                  <w:sdtContent>
                    <w:commentRangeStart w:id="99"/>
                  </w:sdtContent>
                </w:sdt>
                <w:sdt>
                  <w:sdtPr>
                    <w:tag w:val="goog_rdk_117"/>
                  </w:sdtPr>
                  <w:sdtContent>
                    <w:commentRangeStart w:id="100"/>
                  </w:sdtContent>
                </w:sdt>
                <w:r w:rsidDel="00000000" w:rsidR="00000000" w:rsidRPr="00000000">
                  <w:rPr>
                    <w:rFonts w:ascii="Arial" w:cs="Arial" w:eastAsia="Arial" w:hAnsi="Arial"/>
                  </w:rPr>
                  <w:drawing>
                    <wp:inline distB="0" distT="0" distL="0" distR="0">
                      <wp:extent cx="4861756" cy="1810693"/>
                      <wp:effectExtent b="0" l="0" r="0" t="0"/>
                      <wp:docPr descr="A close up of a map&#10;&#10;Description automatically generated" id="28" name="image2.png"/>
                      <a:graphic>
                        <a:graphicData uri="http://schemas.openxmlformats.org/drawingml/2006/picture">
                          <pic:pic>
                            <pic:nvPicPr>
                              <pic:cNvPr descr="A close up of a map&#10;&#10;Description automatically generated" id="0" name="image2.png"/>
                              <pic:cNvPicPr preferRelativeResize="0"/>
                            </pic:nvPicPr>
                            <pic:blipFill>
                              <a:blip r:embed="rId86"/>
                              <a:srcRect b="0" l="0" r="0" t="0"/>
                              <a:stretch>
                                <a:fillRect/>
                              </a:stretch>
                            </pic:blipFill>
                            <pic:spPr>
                              <a:xfrm>
                                <a:off x="0" y="0"/>
                                <a:ext cx="4861756" cy="1810693"/>
                              </a:xfrm>
                              <a:prstGeom prst="rect"/>
                              <a:ln/>
                            </pic:spPr>
                          </pic:pic>
                        </a:graphicData>
                      </a:graphic>
                    </wp:inline>
                  </w:drawing>
                </w:r>
              </w:del>
            </w:sdtContent>
          </w:sdt>
          <w:sdt>
            <w:sdtPr>
              <w:tag w:val="goog_rdk_118"/>
            </w:sdtPr>
            <w:sdtContent>
              <w:ins w:author="davide.lenzarini@u-blox.com" w:id="9" w:date="2024-03-14T11:32:00Z">
                <w:commentRangeEnd w:id="98"/>
                <w:r w:rsidDel="00000000" w:rsidR="00000000" w:rsidRPr="00000000">
                  <w:commentReference w:id="98"/>
                </w:r>
                <w:commentRangeEnd w:id="99"/>
                <w:r w:rsidDel="00000000" w:rsidR="00000000" w:rsidRPr="00000000">
                  <w:commentReference w:id="99"/>
                </w:r>
                <w:commentRangeEnd w:id="100"/>
                <w:r w:rsidDel="00000000" w:rsidR="00000000" w:rsidRPr="00000000">
                  <w:commentReference w:id="100"/>
                </w:r>
                <w:r w:rsidDel="00000000" w:rsidR="00000000" w:rsidRPr="00000000">
                  <w:rPr>
                    <w:rtl w:val="0"/>
                  </w:rPr>
                </w:r>
              </w:ins>
            </w:sdtContent>
          </w:sdt>
        </w:p>
      </w:sdtContent>
    </w:sdt>
    <w:sdt>
      <w:sdtPr>
        <w:tag w:val="goog_rdk_122"/>
      </w:sdtPr>
      <w:sdtContent>
        <w:p w:rsidR="00000000" w:rsidDel="00000000" w:rsidP="00000000" w:rsidRDefault="00000000" w:rsidRPr="00000000" w14:paraId="0000148C">
          <w:pPr>
            <w:spacing w:after="303" w:line="259" w:lineRule="auto"/>
            <w:ind w:right="4"/>
            <w:jc w:val="center"/>
            <w:rPr>
              <w:shd w:fill="auto" w:val="clear"/>
              <w:rPrChange w:author="davide.lenzarini@u-blox.com" w:id="11" w:date="2024-03-14T11:50:15Z">
                <w:rPr>
                  <w:rFonts w:ascii="Arial" w:cs="Arial" w:eastAsia="Arial" w:hAnsi="Arial"/>
                </w:rPr>
              </w:rPrChange>
            </w:rPr>
            <w:pPrChange w:author="davide.lenzarini@u-blox.com" w:id="0" w:date="2024-03-14T11:50:15Z">
              <w:pPr>
                <w:spacing w:after="303" w:line="259" w:lineRule="auto"/>
                <w:ind w:right="4"/>
              </w:pPr>
            </w:pPrChange>
          </w:pPr>
          <w:sdt>
            <w:sdtPr>
              <w:tag w:val="goog_rdk_121"/>
            </w:sdtPr>
            <w:sdtContent>
              <w:ins w:author="davide.lenzarini@u-blox.com" w:id="10" w:date="2024-03-14T11:32:06Z">
                <w:r w:rsidDel="00000000" w:rsidR="00000000" w:rsidRPr="00000000">
                  <w:rPr>
                    <w:rFonts w:ascii="Arial" w:cs="Arial" w:eastAsia="Arial" w:hAnsi="Arial"/>
                  </w:rPr>
                  <w:drawing>
                    <wp:inline distB="114300" distT="114300" distL="114300" distR="114300">
                      <wp:extent cx="3652838" cy="2437925"/>
                      <wp:effectExtent b="0" l="0" r="0" t="0"/>
                      <wp:docPr id="31" name="image11.png"/>
                      <a:graphic>
                        <a:graphicData uri="http://schemas.openxmlformats.org/drawingml/2006/picture">
                          <pic:pic>
                            <pic:nvPicPr>
                              <pic:cNvPr id="0" name="image11.png"/>
                              <pic:cNvPicPr preferRelativeResize="0"/>
                            </pic:nvPicPr>
                            <pic:blipFill>
                              <a:blip r:embed="rId87"/>
                              <a:srcRect b="0" l="0" r="0" t="0"/>
                              <a:stretch>
                                <a:fillRect/>
                              </a:stretch>
                            </pic:blipFill>
                            <pic:spPr>
                              <a:xfrm>
                                <a:off x="0" y="0"/>
                                <a:ext cx="3652838" cy="2437925"/>
                              </a:xfrm>
                              <a:prstGeom prst="rect"/>
                              <a:ln/>
                            </pic:spPr>
                          </pic:pic>
                        </a:graphicData>
                      </a:graphic>
                    </wp:inline>
                  </w:drawing>
                </w:r>
              </w:ins>
            </w:sdtContent>
          </w:sdt>
          <w:r w:rsidDel="00000000" w:rsidR="00000000" w:rsidRPr="00000000">
            <w:rPr>
              <w:rtl w:val="0"/>
            </w:rPr>
          </w:r>
        </w:p>
      </w:sdtContent>
    </w:sdt>
    <w:p w:rsidR="00000000" w:rsidDel="00000000" w:rsidP="00000000" w:rsidRDefault="00000000" w:rsidRPr="00000000" w14:paraId="0000148D">
      <w:pPr>
        <w:spacing w:after="572" w:line="265" w:lineRule="auto"/>
        <w:ind w:right="4"/>
        <w:jc w:val="center"/>
        <w:rPr>
          <w:rFonts w:ascii="Arial" w:cs="Arial" w:eastAsia="Arial" w:hAnsi="Arial"/>
        </w:rPr>
      </w:pPr>
      <w:r w:rsidDel="00000000" w:rsidR="00000000" w:rsidRPr="00000000">
        <w:rPr>
          <w:rFonts w:ascii="Arial" w:cs="Arial" w:eastAsia="Arial" w:hAnsi="Arial"/>
          <w:rtl w:val="0"/>
        </w:rPr>
        <w:t xml:space="preserve">Figure </w:t>
      </w:r>
      <w:sdt>
        <w:sdtPr>
          <w:tag w:val="goog_rdk_123"/>
        </w:sdtPr>
        <w:sdtContent>
          <w:ins w:author="davide.lenzarini@u-blox.com" w:id="12" w:date="2024-03-14T11:41:43Z">
            <w:r w:rsidDel="00000000" w:rsidR="00000000" w:rsidRPr="00000000">
              <w:rPr>
                <w:rFonts w:ascii="Arial" w:cs="Arial" w:eastAsia="Arial" w:hAnsi="Arial"/>
                <w:rtl w:val="0"/>
              </w:rPr>
              <w:t xml:space="preserve">XX</w:t>
            </w:r>
          </w:ins>
        </w:sdtContent>
      </w:sdt>
      <w:sdt>
        <w:sdtPr>
          <w:tag w:val="goog_rdk_124"/>
        </w:sdtPr>
        <w:sdtContent>
          <w:del w:author="davide.lenzarini@u-blox.com" w:id="12" w:date="2024-03-14T11:41:43Z">
            <w:r w:rsidDel="00000000" w:rsidR="00000000" w:rsidRPr="00000000">
              <w:rPr>
                <w:rFonts w:ascii="Arial" w:cs="Arial" w:eastAsia="Arial" w:hAnsi="Arial"/>
                <w:rtl w:val="0"/>
              </w:rPr>
              <w:delText xml:space="preserve">2</w:delText>
            </w:r>
          </w:del>
        </w:sdtContent>
      </w:sdt>
      <w:r w:rsidDel="00000000" w:rsidR="00000000" w:rsidRPr="00000000">
        <w:rPr>
          <w:rFonts w:ascii="Arial" w:cs="Arial" w:eastAsia="Arial" w:hAnsi="Arial"/>
          <w:rtl w:val="0"/>
        </w:rPr>
        <w:t xml:space="preserve">: Transparent </w:t>
      </w:r>
      <w:sdt>
        <w:sdtPr>
          <w:tag w:val="goog_rdk_125"/>
        </w:sdtPr>
        <w:sdtContent>
          <w:del w:author="davide.lenzarini@u-blox.com" w:id="13" w:date="2024-03-14T11:41:34Z">
            <w:r w:rsidDel="00000000" w:rsidR="00000000" w:rsidRPr="00000000">
              <w:rPr>
                <w:rFonts w:ascii="Arial" w:cs="Arial" w:eastAsia="Arial" w:hAnsi="Arial"/>
                <w:rtl w:val="0"/>
              </w:rPr>
              <w:delText xml:space="preserve">and Aggregating </w:delText>
            </w:r>
          </w:del>
        </w:sdtContent>
      </w:sdt>
      <w:r w:rsidDel="00000000" w:rsidR="00000000" w:rsidRPr="00000000">
        <w:rPr>
          <w:rFonts w:ascii="Arial" w:cs="Arial" w:eastAsia="Arial" w:hAnsi="Arial"/>
          <w:rtl w:val="0"/>
        </w:rPr>
        <w:t xml:space="preserve">Gateway</w:t>
      </w:r>
      <w:sdt>
        <w:sdtPr>
          <w:tag w:val="goog_rdk_126"/>
        </w:sdtPr>
        <w:sdtContent>
          <w:ins w:author="davide.lenzarini@u-blox.com" w:id="14" w:date="2024-03-14T11:35:46Z">
            <w:r w:rsidDel="00000000" w:rsidR="00000000" w:rsidRPr="00000000">
              <w:rPr>
                <w:rFonts w:ascii="Arial" w:cs="Arial" w:eastAsia="Arial" w:hAnsi="Arial"/>
                <w:rtl w:val="0"/>
              </w:rPr>
              <w:t xml:space="preserve"> scenario</w:t>
            </w:r>
          </w:ins>
        </w:sdtContent>
      </w:sdt>
      <w:sdt>
        <w:sdtPr>
          <w:tag w:val="goog_rdk_127"/>
        </w:sdtPr>
        <w:sdtContent>
          <w:del w:author="davide.lenzarini@u-blox.com" w:id="14" w:date="2024-03-14T11:35:46Z">
            <w:r w:rsidDel="00000000" w:rsidR="00000000" w:rsidRPr="00000000">
              <w:rPr>
                <w:rFonts w:ascii="Arial" w:cs="Arial" w:eastAsia="Arial" w:hAnsi="Arial"/>
                <w:rtl w:val="0"/>
              </w:rPr>
              <w:delText xml:space="preserve">s</w:delText>
            </w:r>
          </w:del>
        </w:sdtContent>
      </w:sdt>
      <w:r w:rsidDel="00000000" w:rsidR="00000000" w:rsidRPr="00000000">
        <w:rPr>
          <w:rtl w:val="0"/>
        </w:rPr>
      </w:r>
    </w:p>
    <w:p w:rsidR="00000000" w:rsidDel="00000000" w:rsidP="00000000" w:rsidRDefault="00000000" w:rsidRPr="00000000" w14:paraId="0000148E">
      <w:pPr>
        <w:pStyle w:val="Heading3"/>
        <w:ind w:left="0" w:right="4" w:firstLine="0"/>
        <w:rPr>
          <w:rFonts w:ascii="Arial" w:cs="Arial" w:eastAsia="Arial" w:hAnsi="Arial"/>
        </w:rPr>
      </w:pPr>
      <w:bookmarkStart w:colFirst="0" w:colLast="0" w:name="_heading=h.24ufcor" w:id="247"/>
      <w:bookmarkEnd w:id="247"/>
      <w:r w:rsidDel="00000000" w:rsidR="00000000" w:rsidRPr="00000000">
        <w:rPr>
          <w:rtl w:val="0"/>
        </w:rPr>
        <w:t xml:space="preserve">4.13.2 </w:t>
      </w:r>
      <w:r w:rsidDel="00000000" w:rsidR="00000000" w:rsidRPr="00000000">
        <w:rPr>
          <w:rFonts w:ascii="Arial" w:cs="Arial" w:eastAsia="Arial" w:hAnsi="Arial"/>
          <w:rtl w:val="0"/>
        </w:rPr>
        <w:t xml:space="preserve">Aggregating Gateway</w:t>
      </w:r>
    </w:p>
    <w:sdt>
      <w:sdtPr>
        <w:tag w:val="goog_rdk_129"/>
      </w:sdtPr>
      <w:sdtContent>
        <w:p w:rsidR="00000000" w:rsidDel="00000000" w:rsidP="00000000" w:rsidRDefault="00000000" w:rsidRPr="00000000" w14:paraId="0000148F">
          <w:pPr>
            <w:spacing w:after="460" w:lineRule="auto"/>
            <w:ind w:left="-5" w:right="4" w:firstLine="0"/>
            <w:rPr>
              <w:ins w:author="davide.lenzarini@u-blox.com" w:id="15" w:date="2024-03-14T11:38:25Z"/>
              <w:rFonts w:ascii="Arial" w:cs="Arial" w:eastAsia="Arial" w:hAnsi="Arial"/>
            </w:rPr>
          </w:pPr>
          <w:r w:rsidDel="00000000" w:rsidR="00000000" w:rsidRPr="00000000">
            <w:rPr>
              <w:rFonts w:ascii="Arial" w:cs="Arial" w:eastAsia="Arial" w:hAnsi="Arial"/>
              <w:rtl w:val="0"/>
            </w:rPr>
            <w:t xml:space="preserve">Instead of having a MQTT connection for each connected client, an aggregating</w:t>
          </w:r>
          <w:r w:rsidDel="00000000" w:rsidR="00000000" w:rsidRPr="00000000">
            <w:rPr>
              <w:rFonts w:ascii="Arial" w:cs="Arial" w:eastAsia="Arial" w:hAnsi="Arial"/>
              <w:color w:val="000000"/>
              <w:rtl w:val="0"/>
            </w:rPr>
            <w:t xml:space="preserve"> Gateway</w:t>
          </w:r>
          <w:r w:rsidDel="00000000" w:rsidR="00000000" w:rsidRPr="00000000">
            <w:rPr>
              <w:rFonts w:ascii="Arial" w:cs="Arial" w:eastAsia="Arial" w:hAnsi="Arial"/>
              <w:rtl w:val="0"/>
            </w:rPr>
            <w:t xml:space="preserve"> will have only one MQTT connection to the Server. All packet exchanges between a MQTT-SN client and an aggregating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end at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then decides which information will be given further to the Server. Although its implementation is more complex than the one of a transparent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an aggregating </w:t>
          </w:r>
          <w:r w:rsidDel="00000000" w:rsidR="00000000" w:rsidRPr="00000000">
            <w:rPr>
              <w:rFonts w:ascii="Arial" w:cs="Arial" w:eastAsia="Arial" w:hAnsi="Arial"/>
              <w:color w:val="000000"/>
              <w:rtl w:val="0"/>
            </w:rPr>
            <w:t xml:space="preserve">Gateway</w:t>
          </w:r>
          <w:r w:rsidDel="00000000" w:rsidR="00000000" w:rsidRPr="00000000">
            <w:rPr>
              <w:rFonts w:ascii="Arial" w:cs="Arial" w:eastAsia="Arial" w:hAnsi="Arial"/>
              <w:rtl w:val="0"/>
            </w:rPr>
            <w:t xml:space="preserve"> may be helpful in case of WSNs with a very large number of SAs because it reduces the number of MQTT connections that the </w:t>
          </w:r>
          <w:r w:rsidDel="00000000" w:rsidR="00000000" w:rsidRPr="00000000">
            <w:rPr>
              <w:rFonts w:ascii="Arial" w:cs="Arial" w:eastAsia="Arial" w:hAnsi="Arial"/>
              <w:color w:val="000000"/>
              <w:rtl w:val="0"/>
            </w:rPr>
            <w:t xml:space="preserve">Gateway </w:t>
          </w:r>
          <w:r w:rsidDel="00000000" w:rsidR="00000000" w:rsidRPr="00000000">
            <w:rPr>
              <w:rFonts w:ascii="Arial" w:cs="Arial" w:eastAsia="Arial" w:hAnsi="Arial"/>
              <w:rtl w:val="0"/>
            </w:rPr>
            <w:t xml:space="preserve">must support concurrently.</w:t>
          </w:r>
          <w:sdt>
            <w:sdtPr>
              <w:tag w:val="goog_rdk_128"/>
            </w:sdtPr>
            <w:sdtContent>
              <w:ins w:author="davide.lenzarini@u-blox.com" w:id="15" w:date="2024-03-14T11:38:25Z">
                <w:r w:rsidDel="00000000" w:rsidR="00000000" w:rsidRPr="00000000">
                  <w:rPr>
                    <w:rtl w:val="0"/>
                  </w:rPr>
                </w:r>
              </w:ins>
            </w:sdtContent>
          </w:sdt>
        </w:p>
      </w:sdtContent>
    </w:sdt>
    <w:sdt>
      <w:sdtPr>
        <w:tag w:val="goog_rdk_131"/>
      </w:sdtPr>
      <w:sdtContent>
        <w:p w:rsidR="00000000" w:rsidDel="00000000" w:rsidP="00000000" w:rsidRDefault="00000000" w:rsidRPr="00000000" w14:paraId="00001490">
          <w:pPr>
            <w:spacing w:after="460" w:lineRule="auto"/>
            <w:ind w:left="-5" w:right="4" w:firstLine="0"/>
            <w:jc w:val="center"/>
            <w:rPr>
              <w:ins w:author="davide.lenzarini@u-blox.com" w:id="15" w:date="2024-03-14T11:38:25Z"/>
              <w:rFonts w:ascii="Arial" w:cs="Arial" w:eastAsia="Arial" w:hAnsi="Arial"/>
            </w:rPr>
          </w:pPr>
          <w:sdt>
            <w:sdtPr>
              <w:tag w:val="goog_rdk_130"/>
            </w:sdtPr>
            <w:sdtContent>
              <w:ins w:author="davide.lenzarini@u-blox.com" w:id="15" w:date="2024-03-14T11:38:25Z">
                <w:r w:rsidDel="00000000" w:rsidR="00000000" w:rsidRPr="00000000">
                  <w:rPr>
                    <w:rFonts w:ascii="Arial" w:cs="Arial" w:eastAsia="Arial" w:hAnsi="Arial"/>
                  </w:rPr>
                  <w:drawing>
                    <wp:inline distB="114300" distT="114300" distL="114300" distR="114300">
                      <wp:extent cx="4186238" cy="2793744"/>
                      <wp:effectExtent b="0" l="0" r="0" t="0"/>
                      <wp:docPr id="30" name="image5.png"/>
                      <a:graphic>
                        <a:graphicData uri="http://schemas.openxmlformats.org/drawingml/2006/picture">
                          <pic:pic>
                            <pic:nvPicPr>
                              <pic:cNvPr id="0" name="image5.png"/>
                              <pic:cNvPicPr preferRelativeResize="0"/>
                            </pic:nvPicPr>
                            <pic:blipFill>
                              <a:blip r:embed="rId88"/>
                              <a:srcRect b="0" l="0" r="0" t="0"/>
                              <a:stretch>
                                <a:fillRect/>
                              </a:stretch>
                            </pic:blipFill>
                            <pic:spPr>
                              <a:xfrm>
                                <a:off x="0" y="0"/>
                                <a:ext cx="4186238" cy="2793744"/>
                              </a:xfrm>
                              <a:prstGeom prst="rect"/>
                              <a:ln/>
                            </pic:spPr>
                          </pic:pic>
                        </a:graphicData>
                      </a:graphic>
                    </wp:inline>
                  </w:drawing>
                </w:r>
                <w:r w:rsidDel="00000000" w:rsidR="00000000" w:rsidRPr="00000000">
                  <w:rPr>
                    <w:rtl w:val="0"/>
                  </w:rPr>
                </w:r>
              </w:ins>
            </w:sdtContent>
          </w:sdt>
        </w:p>
      </w:sdtContent>
    </w:sdt>
    <w:sdt>
      <w:sdtPr>
        <w:tag w:val="goog_rdk_133"/>
      </w:sdtPr>
      <w:sdtContent>
        <w:p w:rsidR="00000000" w:rsidDel="00000000" w:rsidP="00000000" w:rsidRDefault="00000000" w:rsidRPr="00000000" w14:paraId="00001491">
          <w:pPr>
            <w:spacing w:after="572" w:line="265" w:lineRule="auto"/>
            <w:jc w:val="center"/>
            <w:rPr>
              <w:shd w:fill="auto" w:val="clear"/>
              <w:rPrChange w:author="davide.lenzarini@u-blox.com" w:id="16" w:date="2024-03-14T11:38:25Z">
                <w:rPr>
                  <w:rFonts w:ascii="Arial" w:cs="Arial" w:eastAsia="Arial" w:hAnsi="Arial"/>
                </w:rPr>
              </w:rPrChange>
            </w:rPr>
            <w:pPrChange w:author="davide.lenzarini@u-blox.com" w:id="0" w:date="2024-03-14T11:38:25Z">
              <w:pPr>
                <w:spacing w:after="460" w:lineRule="auto"/>
                <w:ind w:left="-5" w:right="4" w:firstLine="0"/>
              </w:pPr>
            </w:pPrChange>
          </w:pPr>
          <w:sdt>
            <w:sdtPr>
              <w:tag w:val="goog_rdk_132"/>
            </w:sdtPr>
            <w:sdtContent>
              <w:ins w:author="davide.lenzarini@u-blox.com" w:id="15" w:date="2024-03-14T11:38:25Z">
                <w:r w:rsidDel="00000000" w:rsidR="00000000" w:rsidRPr="00000000">
                  <w:rPr>
                    <w:rFonts w:ascii="Arial" w:cs="Arial" w:eastAsia="Arial" w:hAnsi="Arial"/>
                    <w:rtl w:val="0"/>
                  </w:rPr>
                  <w:t xml:space="preserve">Figure XX: Aggregating Gateway scenario</w:t>
                </w:r>
              </w:ins>
            </w:sdtContent>
          </w:sdt>
          <w:r w:rsidDel="00000000" w:rsidR="00000000" w:rsidRPr="00000000">
            <w:rPr>
              <w:rtl w:val="0"/>
            </w:rPr>
          </w:r>
        </w:p>
      </w:sdtContent>
    </w:sdt>
    <w:sdt>
      <w:sdtPr>
        <w:tag w:val="goog_rdk_136"/>
      </w:sdtPr>
      <w:sdtContent>
        <w:p w:rsidR="00000000" w:rsidDel="00000000" w:rsidP="00000000" w:rsidRDefault="00000000" w:rsidRPr="00000000" w14:paraId="00001492">
          <w:pPr>
            <w:pStyle w:val="Heading3"/>
            <w:keepLines w:val="1"/>
            <w:spacing w:after="64" w:before="0" w:line="259" w:lineRule="auto"/>
            <w:ind w:left="0" w:firstLine="0"/>
            <w:rPr>
              <w:ins w:author="davide.lenzarini@u-blox.com" w:id="17" w:date="2024-03-14T11:39:33Z"/>
            </w:rPr>
          </w:pPr>
          <w:sdt>
            <w:sdtPr>
              <w:tag w:val="goog_rdk_135"/>
            </w:sdtPr>
            <w:sdtContent>
              <w:ins w:author="davide.lenzarini@u-blox.com" w:id="17" w:date="2024-03-14T11:39:33Z">
                <w:bookmarkStart w:colFirst="0" w:colLast="0" w:name="_heading=h.jzpmwk" w:id="248"/>
                <w:bookmarkEnd w:id="248"/>
                <w:r w:rsidDel="00000000" w:rsidR="00000000" w:rsidRPr="00000000">
                  <w:rPr>
                    <w:rtl w:val="0"/>
                  </w:rPr>
                  <w:t xml:space="preserve">4.11.3 Forwarder encapsulator</w:t>
                </w:r>
              </w:ins>
            </w:sdtContent>
          </w:sdt>
        </w:p>
      </w:sdtContent>
    </w:sdt>
    <w:sdt>
      <w:sdtPr>
        <w:tag w:val="goog_rdk_138"/>
      </w:sdtPr>
      <w:sdtContent>
        <w:p w:rsidR="00000000" w:rsidDel="00000000" w:rsidP="00000000" w:rsidRDefault="00000000" w:rsidRPr="00000000" w14:paraId="00001493">
          <w:pPr>
            <w:spacing w:after="572" w:line="265" w:lineRule="auto"/>
            <w:jc w:val="center"/>
            <w:rPr>
              <w:ins w:author="davide.lenzarini@u-blox.com" w:id="17" w:date="2024-03-14T11:39:33Z"/>
              <w:rFonts w:ascii="Arial" w:cs="Arial" w:eastAsia="Arial" w:hAnsi="Arial"/>
            </w:rPr>
          </w:pPr>
          <w:sdt>
            <w:sdtPr>
              <w:tag w:val="goog_rdk_137"/>
            </w:sdtPr>
            <w:sdtContent>
              <w:ins w:author="davide.lenzarini@u-blox.com" w:id="17" w:date="2024-03-14T11:39:33Z">
                <w:r w:rsidDel="00000000" w:rsidR="00000000" w:rsidRPr="00000000">
                  <w:rPr>
                    <w:rFonts w:ascii="Arial" w:cs="Arial" w:eastAsia="Arial" w:hAnsi="Arial"/>
                  </w:rPr>
                  <w:drawing>
                    <wp:inline distB="114300" distT="114300" distL="114300" distR="114300">
                      <wp:extent cx="4302045" cy="2557083"/>
                      <wp:effectExtent b="0" l="0" r="0" t="0"/>
                      <wp:docPr id="33" name="image6.png"/>
                      <a:graphic>
                        <a:graphicData uri="http://schemas.openxmlformats.org/drawingml/2006/picture">
                          <pic:pic>
                            <pic:nvPicPr>
                              <pic:cNvPr id="0" name="image6.png"/>
                              <pic:cNvPicPr preferRelativeResize="0"/>
                            </pic:nvPicPr>
                            <pic:blipFill>
                              <a:blip r:embed="rId89"/>
                              <a:srcRect b="0" l="0" r="0" t="0"/>
                              <a:stretch>
                                <a:fillRect/>
                              </a:stretch>
                            </pic:blipFill>
                            <pic:spPr>
                              <a:xfrm>
                                <a:off x="0" y="0"/>
                                <a:ext cx="4302045" cy="2557083"/>
                              </a:xfrm>
                              <a:prstGeom prst="rect"/>
                              <a:ln/>
                            </pic:spPr>
                          </pic:pic>
                        </a:graphicData>
                      </a:graphic>
                    </wp:inline>
                  </w:drawing>
                </w:r>
                <w:r w:rsidDel="00000000" w:rsidR="00000000" w:rsidRPr="00000000">
                  <w:rPr>
                    <w:rtl w:val="0"/>
                  </w:rPr>
                </w:r>
              </w:ins>
            </w:sdtContent>
          </w:sdt>
        </w:p>
      </w:sdtContent>
    </w:sdt>
    <w:sdt>
      <w:sdtPr>
        <w:tag w:val="goog_rdk_140"/>
      </w:sdtPr>
      <w:sdtContent>
        <w:p w:rsidR="00000000" w:rsidDel="00000000" w:rsidP="00000000" w:rsidRDefault="00000000" w:rsidRPr="00000000" w14:paraId="00001494">
          <w:pPr>
            <w:spacing w:after="572" w:line="265" w:lineRule="auto"/>
            <w:jc w:val="center"/>
            <w:rPr>
              <w:ins w:author="davide.lenzarini@u-blox.com" w:id="17" w:date="2024-03-14T11:39:33Z"/>
              <w:rFonts w:ascii="Arial" w:cs="Arial" w:eastAsia="Arial" w:hAnsi="Arial"/>
            </w:rPr>
          </w:pPr>
          <w:sdt>
            <w:sdtPr>
              <w:tag w:val="goog_rdk_139"/>
            </w:sdtPr>
            <w:sdtContent>
              <w:ins w:author="davide.lenzarini@u-blox.com" w:id="17" w:date="2024-03-14T11:39:33Z">
                <w:r w:rsidDel="00000000" w:rsidR="00000000" w:rsidRPr="00000000">
                  <w:rPr>
                    <w:rFonts w:ascii="Arial" w:cs="Arial" w:eastAsia="Arial" w:hAnsi="Arial"/>
                    <w:rtl w:val="0"/>
                  </w:rPr>
                  <w:t xml:space="preserve">Figure XX: Forwarder encapsulator with TransparentGateway scenario</w:t>
                </w:r>
                <w:r w:rsidDel="00000000" w:rsidR="00000000" w:rsidRPr="00000000">
                  <w:rPr>
                    <w:rFonts w:ascii="Arial" w:cs="Arial" w:eastAsia="Arial" w:hAnsi="Arial"/>
                  </w:rPr>
                  <w:drawing>
                    <wp:inline distB="114300" distT="114300" distL="114300" distR="114300">
                      <wp:extent cx="4480850" cy="2588175"/>
                      <wp:effectExtent b="0" l="0" r="0" t="0"/>
                      <wp:docPr id="32" name="image4.png"/>
                      <a:graphic>
                        <a:graphicData uri="http://schemas.openxmlformats.org/drawingml/2006/picture">
                          <pic:pic>
                            <pic:nvPicPr>
                              <pic:cNvPr id="0" name="image4.png"/>
                              <pic:cNvPicPr preferRelativeResize="0"/>
                            </pic:nvPicPr>
                            <pic:blipFill>
                              <a:blip r:embed="rId90"/>
                              <a:srcRect b="0" l="0" r="0" t="0"/>
                              <a:stretch>
                                <a:fillRect/>
                              </a:stretch>
                            </pic:blipFill>
                            <pic:spPr>
                              <a:xfrm>
                                <a:off x="0" y="0"/>
                                <a:ext cx="4480850" cy="2588175"/>
                              </a:xfrm>
                              <a:prstGeom prst="rect"/>
                              <a:ln/>
                            </pic:spPr>
                          </pic:pic>
                        </a:graphicData>
                      </a:graphic>
                    </wp:inline>
                  </w:drawing>
                </w:r>
                <w:r w:rsidDel="00000000" w:rsidR="00000000" w:rsidRPr="00000000">
                  <w:rPr>
                    <w:rtl w:val="0"/>
                  </w:rPr>
                </w:r>
              </w:ins>
            </w:sdtContent>
          </w:sdt>
        </w:p>
      </w:sdtContent>
    </w:sdt>
    <w:sdt>
      <w:sdtPr>
        <w:tag w:val="goog_rdk_142"/>
      </w:sdtPr>
      <w:sdtContent>
        <w:p w:rsidR="00000000" w:rsidDel="00000000" w:rsidP="00000000" w:rsidRDefault="00000000" w:rsidRPr="00000000" w14:paraId="00001495">
          <w:pPr>
            <w:spacing w:after="572" w:line="265" w:lineRule="auto"/>
            <w:jc w:val="center"/>
            <w:rPr>
              <w:ins w:author="davide.lenzarini@u-blox.com" w:id="17" w:date="2024-03-14T11:39:33Z"/>
              <w:rFonts w:ascii="Arial" w:cs="Arial" w:eastAsia="Arial" w:hAnsi="Arial"/>
            </w:rPr>
          </w:pPr>
          <w:sdt>
            <w:sdtPr>
              <w:tag w:val="goog_rdk_141"/>
            </w:sdtPr>
            <w:sdtContent>
              <w:ins w:author="davide.lenzarini@u-blox.com" w:id="17" w:date="2024-03-14T11:39:33Z">
                <w:r w:rsidDel="00000000" w:rsidR="00000000" w:rsidRPr="00000000">
                  <w:rPr>
                    <w:rFonts w:ascii="Arial" w:cs="Arial" w:eastAsia="Arial" w:hAnsi="Arial"/>
                    <w:rtl w:val="0"/>
                  </w:rPr>
                  <w:t xml:space="preserve">Figure XX: Forwarder encapsulator with Aggregating Gateway scenario</w:t>
                </w:r>
              </w:ins>
            </w:sdtContent>
          </w:sdt>
        </w:p>
      </w:sdtContent>
    </w:sdt>
    <w:sdt>
      <w:sdtPr>
        <w:tag w:val="goog_rdk_144"/>
      </w:sdtPr>
      <w:sdtContent>
        <w:p w:rsidR="00000000" w:rsidDel="00000000" w:rsidP="00000000" w:rsidRDefault="00000000" w:rsidRPr="00000000" w14:paraId="00001496">
          <w:pPr>
            <w:pStyle w:val="Heading3"/>
            <w:keepLines w:val="1"/>
            <w:spacing w:after="64" w:before="0" w:line="259" w:lineRule="auto"/>
            <w:ind w:left="0" w:firstLine="0"/>
            <w:rPr>
              <w:ins w:author="davide.lenzarini@u-blox.com" w:id="17" w:date="2024-03-14T11:39:33Z"/>
            </w:rPr>
          </w:pPr>
          <w:sdt>
            <w:sdtPr>
              <w:tag w:val="goog_rdk_143"/>
            </w:sdtPr>
            <w:sdtContent>
              <w:ins w:author="davide.lenzarini@u-blox.com" w:id="17" w:date="2024-03-14T11:39:33Z">
                <w:bookmarkStart w:colFirst="0" w:colLast="0" w:name="_heading=h.1ypnvbsijucn" w:id="249"/>
                <w:bookmarkEnd w:id="249"/>
                <w:r w:rsidDel="00000000" w:rsidR="00000000" w:rsidRPr="00000000">
                  <w:rPr>
                    <w:rtl w:val="0"/>
                  </w:rPr>
                  <w:t xml:space="preserve">4.13.4 MQTT-SN broker</w:t>
                </w:r>
              </w:ins>
            </w:sdtContent>
          </w:sdt>
        </w:p>
      </w:sdtContent>
    </w:sdt>
    <w:sdt>
      <w:sdtPr>
        <w:tag w:val="goog_rdk_146"/>
      </w:sdtPr>
      <w:sdtContent>
        <w:p w:rsidR="00000000" w:rsidDel="00000000" w:rsidP="00000000" w:rsidRDefault="00000000" w:rsidRPr="00000000" w14:paraId="00001497">
          <w:pPr>
            <w:spacing w:after="572" w:line="265" w:lineRule="auto"/>
            <w:jc w:val="center"/>
            <w:rPr>
              <w:ins w:author="davide.lenzarini@u-blox.com" w:id="17" w:date="2024-03-14T11:39:33Z"/>
              <w:rFonts w:ascii="Arial" w:cs="Arial" w:eastAsia="Arial" w:hAnsi="Arial"/>
            </w:rPr>
          </w:pPr>
          <w:sdt>
            <w:sdtPr>
              <w:tag w:val="goog_rdk_145"/>
            </w:sdtPr>
            <w:sdtContent>
              <w:ins w:author="davide.lenzarini@u-blox.com" w:id="17" w:date="2024-03-14T11:39:33Z">
                <w:r w:rsidDel="00000000" w:rsidR="00000000" w:rsidRPr="00000000">
                  <w:rPr>
                    <w:rFonts w:ascii="Arial" w:cs="Arial" w:eastAsia="Arial" w:hAnsi="Arial"/>
                  </w:rPr>
                  <w:drawing>
                    <wp:inline distB="114300" distT="114300" distL="114300" distR="114300">
                      <wp:extent cx="2614834" cy="2728522"/>
                      <wp:effectExtent b="0" l="0" r="0" t="0"/>
                      <wp:docPr id="34" name="image9.png"/>
                      <a:graphic>
                        <a:graphicData uri="http://schemas.openxmlformats.org/drawingml/2006/picture">
                          <pic:pic>
                            <pic:nvPicPr>
                              <pic:cNvPr id="0" name="image9.png"/>
                              <pic:cNvPicPr preferRelativeResize="0"/>
                            </pic:nvPicPr>
                            <pic:blipFill>
                              <a:blip r:embed="rId91"/>
                              <a:srcRect b="0" l="0" r="0" t="0"/>
                              <a:stretch>
                                <a:fillRect/>
                              </a:stretch>
                            </pic:blipFill>
                            <pic:spPr>
                              <a:xfrm>
                                <a:off x="0" y="0"/>
                                <a:ext cx="2614834" cy="2728522"/>
                              </a:xfrm>
                              <a:prstGeom prst="rect"/>
                              <a:ln/>
                            </pic:spPr>
                          </pic:pic>
                        </a:graphicData>
                      </a:graphic>
                    </wp:inline>
                  </w:drawing>
                </w:r>
                <w:r w:rsidDel="00000000" w:rsidR="00000000" w:rsidRPr="00000000">
                  <w:rPr>
                    <w:rtl w:val="0"/>
                  </w:rPr>
                </w:r>
              </w:ins>
            </w:sdtContent>
          </w:sdt>
        </w:p>
      </w:sdtContent>
    </w:sdt>
    <w:sdt>
      <w:sdtPr>
        <w:tag w:val="goog_rdk_148"/>
      </w:sdtPr>
      <w:sdtContent>
        <w:p w:rsidR="00000000" w:rsidDel="00000000" w:rsidP="00000000" w:rsidRDefault="00000000" w:rsidRPr="00000000" w14:paraId="00001498">
          <w:pPr>
            <w:spacing w:after="572" w:line="265" w:lineRule="auto"/>
            <w:jc w:val="center"/>
            <w:rPr>
              <w:ins w:author="davide.lenzarini@u-blox.com" w:id="17" w:date="2024-03-14T11:39:33Z"/>
              <w:rFonts w:ascii="Arial" w:cs="Arial" w:eastAsia="Arial" w:hAnsi="Arial"/>
            </w:rPr>
          </w:pPr>
          <w:sdt>
            <w:sdtPr>
              <w:tag w:val="goog_rdk_147"/>
            </w:sdtPr>
            <w:sdtContent>
              <w:ins w:author="davide.lenzarini@u-blox.com" w:id="17" w:date="2024-03-14T11:39:33Z">
                <w:r w:rsidDel="00000000" w:rsidR="00000000" w:rsidRPr="00000000">
                  <w:rPr>
                    <w:rFonts w:ascii="Arial" w:cs="Arial" w:eastAsia="Arial" w:hAnsi="Arial"/>
                    <w:rtl w:val="0"/>
                  </w:rPr>
                  <w:t xml:space="preserve">Figure XX: MQTT-SN broker scenario</w:t>
                </w:r>
              </w:ins>
            </w:sdtContent>
          </w:sdt>
        </w:p>
      </w:sdtContent>
    </w:sdt>
    <w:p w:rsidR="00000000" w:rsidDel="00000000" w:rsidP="00000000" w:rsidRDefault="00000000" w:rsidRPr="00000000" w14:paraId="00001499">
      <w:pPr>
        <w:spacing w:after="240" w:before="240" w:lineRule="auto"/>
        <w:ind w:left="720" w:firstLine="0"/>
        <w:rPr>
          <w:shd w:fill="ffe599" w:val="clear"/>
        </w:rPr>
      </w:pPr>
      <w:r w:rsidDel="00000000" w:rsidR="00000000" w:rsidRPr="00000000">
        <w:rPr>
          <w:rtl w:val="0"/>
        </w:rPr>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pStyle w:val="Heading2"/>
        <w:keepLines w:val="1"/>
        <w:spacing w:after="64" w:before="0" w:line="259" w:lineRule="auto"/>
        <w:ind w:left="0" w:right="4" w:firstLine="0"/>
        <w:rPr>
          <w:rFonts w:ascii="Arial" w:cs="Arial" w:eastAsia="Arial" w:hAnsi="Arial"/>
        </w:rPr>
      </w:pPr>
      <w:bookmarkStart w:colFirst="0" w:colLast="0" w:name="_heading=h.1j4nfs6" w:id="250"/>
      <w:bookmarkEnd w:id="250"/>
      <w:r w:rsidDel="00000000" w:rsidR="00000000" w:rsidRPr="00000000">
        <w:rPr>
          <w:rFonts w:ascii="Arial" w:cs="Arial" w:eastAsia="Arial" w:hAnsi="Arial"/>
          <w:rtl w:val="0"/>
        </w:rPr>
        <w:t xml:space="preserve">4.14 Gateway Advertisement and Discovery</w:t>
      </w:r>
    </w:p>
    <w:p w:rsidR="00000000" w:rsidDel="00000000" w:rsidP="00000000" w:rsidRDefault="00000000" w:rsidRPr="00000000" w14:paraId="0000149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Gateway may announce its presence by periodically sending an ADVERTISE packet to some or all devices that are currently parts of the network. A gateway should only advertise its presence if it is connected to a server, or is itself a server.</w:t>
      </w:r>
    </w:p>
    <w:p w:rsidR="00000000" w:rsidDel="00000000" w:rsidP="00000000" w:rsidRDefault="00000000" w:rsidRPr="00000000" w14:paraId="0000149D">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Multiple Gateways may be active at the same time in the same network. In this case they will have different identifiers. It is up to the Client to decide to which Gateway it wants to connect. </w:t>
      </w:r>
      <w:sdt>
        <w:sdtPr>
          <w:tag w:val="goog_rdk_149"/>
        </w:sdtPr>
        <w:sdtContent>
          <w:commentRangeStart w:id="101"/>
        </w:sdtContent>
      </w:sdt>
      <w:sdt>
        <w:sdtPr>
          <w:tag w:val="goog_rdk_150"/>
        </w:sdtPr>
        <w:sdtContent>
          <w:commentRangeStart w:id="102"/>
        </w:sdtContent>
      </w:sdt>
      <w:sdt>
        <w:sdtPr>
          <w:tag w:val="goog_rdk_151"/>
        </w:sdtPr>
        <w:sdtContent>
          <w:commentRangeStart w:id="103"/>
        </w:sdtContent>
      </w:sdt>
      <w:r w:rsidDel="00000000" w:rsidR="00000000" w:rsidRPr="00000000">
        <w:rPr>
          <w:rFonts w:ascii="Arial" w:cs="Arial" w:eastAsia="Arial" w:hAnsi="Arial"/>
          <w:highlight w:val="yellow"/>
          <w:rtl w:val="0"/>
        </w:rPr>
        <w:t xml:space="preserve">At any point in time a Client is allowed to be connected to only one Gateway on the same network.</w:t>
      </w:r>
      <w:commentRangeEnd w:id="101"/>
      <w:r w:rsidDel="00000000" w:rsidR="00000000" w:rsidRPr="00000000">
        <w:commentReference w:id="101"/>
      </w:r>
      <w:commentRangeEnd w:id="102"/>
      <w:r w:rsidDel="00000000" w:rsidR="00000000" w:rsidRPr="00000000">
        <w:commentReference w:id="102"/>
      </w:r>
      <w:commentRangeEnd w:id="103"/>
      <w:r w:rsidDel="00000000" w:rsidR="00000000" w:rsidRPr="00000000">
        <w:commentReference w:id="103"/>
      </w:r>
      <w:r w:rsidDel="00000000" w:rsidR="00000000" w:rsidRPr="00000000">
        <w:rPr>
          <w:rtl w:val="0"/>
        </w:rPr>
      </w:r>
    </w:p>
    <w:p w:rsidR="00000000" w:rsidDel="00000000" w:rsidP="00000000" w:rsidRDefault="00000000" w:rsidRPr="00000000" w14:paraId="0000149E">
      <w:pPr>
        <w:spacing w:after="28" w:lineRule="auto"/>
        <w:ind w:left="-15" w:right="4" w:firstLine="0"/>
        <w:rPr>
          <w:rFonts w:ascii="Arial" w:cs="Arial" w:eastAsia="Arial" w:hAnsi="Arial"/>
        </w:rPr>
      </w:pPr>
      <w:r w:rsidDel="00000000" w:rsidR="00000000" w:rsidRPr="00000000">
        <w:rPr>
          <w:rFonts w:ascii="Arial" w:cs="Arial" w:eastAsia="Arial" w:hAnsi="Arial"/>
          <w:rtl w:val="0"/>
        </w:rPr>
        <w:t xml:space="preserve">A client </w:t>
      </w:r>
      <w:sdt>
        <w:sdtPr>
          <w:tag w:val="goog_rdk_152"/>
        </w:sdtPr>
        <w:sdtContent>
          <w:commentRangeStart w:id="104"/>
        </w:sdtContent>
      </w:sdt>
      <w:r w:rsidDel="00000000" w:rsidR="00000000" w:rsidRPr="00000000">
        <w:rPr>
          <w:rFonts w:ascii="Arial" w:cs="Arial" w:eastAsia="Arial" w:hAnsi="Arial"/>
          <w:rtl w:val="0"/>
        </w:rPr>
        <w:t xml:space="preserve">should</w:t>
      </w:r>
      <w:commentRangeEnd w:id="104"/>
      <w:r w:rsidDel="00000000" w:rsidR="00000000" w:rsidRPr="00000000">
        <w:commentReference w:id="104"/>
      </w:r>
      <w:r w:rsidDel="00000000" w:rsidR="00000000" w:rsidRPr="00000000">
        <w:rPr>
          <w:rFonts w:ascii="Arial" w:cs="Arial" w:eastAsia="Arial" w:hAnsi="Arial"/>
          <w:rtl w:val="0"/>
        </w:rPr>
        <w:t xml:space="preserve"> maintain a list of active gateways together with their network addresses. This list is populated by means of the ADVERTISE and GWINFO packets received.</w:t>
      </w:r>
    </w:p>
    <w:p w:rsidR="00000000" w:rsidDel="00000000" w:rsidP="00000000" w:rsidRDefault="00000000" w:rsidRPr="00000000" w14:paraId="0000149F">
      <w:pPr>
        <w:spacing w:after="26" w:lineRule="auto"/>
        <w:ind w:left="-15" w:right="4" w:firstLine="0"/>
        <w:rPr>
          <w:rFonts w:ascii="Arial" w:cs="Arial" w:eastAsia="Arial" w:hAnsi="Arial"/>
        </w:rPr>
      </w:pPr>
      <w:sdt>
        <w:sdtPr>
          <w:tag w:val="goog_rdk_153"/>
        </w:sdtPr>
        <w:sdtContent>
          <w:commentRangeStart w:id="105"/>
        </w:sdtContent>
      </w:sdt>
      <w:r w:rsidDel="00000000" w:rsidR="00000000" w:rsidRPr="00000000">
        <w:rPr>
          <w:rFonts w:ascii="Arial" w:cs="Arial" w:eastAsia="Arial" w:hAnsi="Arial"/>
          <w:rtl w:val="0"/>
        </w:rPr>
        <w:t xml:space="preserve">The time duration</w:t>
      </w:r>
      <w:commentRangeEnd w:id="105"/>
      <w:r w:rsidDel="00000000" w:rsidR="00000000" w:rsidRPr="00000000">
        <w:commentReference w:id="105"/>
      </w:r>
      <w:r w:rsidDel="00000000" w:rsidR="00000000" w:rsidRPr="00000000">
        <w:rPr>
          <w:rFonts w:ascii="Arial" w:cs="Arial" w:eastAsia="Arial" w:hAnsi="Arial"/>
          <w:rtl w:val="0"/>
        </w:rPr>
        <w:t xml:space="preserve"> </w:t>
      </w:r>
      <w:sdt>
        <w:sdtPr>
          <w:tag w:val="goog_rdk_154"/>
        </w:sdtPr>
        <w:sdtContent>
          <w:commentRangeStart w:id="106"/>
        </w:sdtContent>
      </w:sdt>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w:t>
      </w:r>
      <w:commentRangeEnd w:id="106"/>
      <w:r w:rsidDel="00000000" w:rsidR="00000000" w:rsidRPr="00000000">
        <w:commentReference w:id="106"/>
      </w:r>
      <w:r w:rsidDel="00000000" w:rsidR="00000000" w:rsidRPr="00000000">
        <w:rPr>
          <w:rFonts w:ascii="Arial" w:cs="Arial" w:eastAsia="Arial" w:hAnsi="Arial"/>
          <w:i w:val="1"/>
          <w:vertAlign w:val="subscript"/>
          <w:rtl w:val="0"/>
        </w:rPr>
        <w:t xml:space="preserve"> </w:t>
      </w:r>
      <w:r w:rsidDel="00000000" w:rsidR="00000000" w:rsidRPr="00000000">
        <w:rPr>
          <w:rFonts w:ascii="Arial" w:cs="Arial" w:eastAsia="Arial" w:hAnsi="Arial"/>
          <w:rtl w:val="0"/>
        </w:rPr>
        <w:t xml:space="preserve">until the gateway sends the next ADVERTISE packet is indicated in the </w:t>
      </w:r>
      <w:r w:rsidDel="00000000" w:rsidR="00000000" w:rsidRPr="00000000">
        <w:rPr>
          <w:rFonts w:ascii="Arial" w:cs="Arial" w:eastAsia="Arial" w:hAnsi="Arial"/>
          <w:i w:val="1"/>
          <w:rtl w:val="0"/>
        </w:rPr>
        <w:t xml:space="preserve">Duration </w:t>
      </w:r>
      <w:r w:rsidDel="00000000" w:rsidR="00000000" w:rsidRPr="00000000">
        <w:rPr>
          <w:rFonts w:ascii="Arial" w:cs="Arial" w:eastAsia="Arial" w:hAnsi="Arial"/>
          <w:rtl w:val="0"/>
        </w:rPr>
        <w:t xml:space="preserve">field of the ADVERTISE packets. A client may use this information to monitor the availability of a gateway. For example, if it does not receive ADVERTISE packets from a gateway for </w:t>
      </w:r>
      <w:r w:rsidDel="00000000" w:rsidR="00000000" w:rsidRPr="00000000">
        <w:rPr>
          <w:rFonts w:ascii="Arial" w:cs="Arial" w:eastAsia="Arial" w:hAnsi="Arial"/>
          <w:i w:val="1"/>
          <w:rtl w:val="0"/>
        </w:rPr>
        <w:t xml:space="preserve">N</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consecutive times, it may assume that the gateway is down and remove it from its list of active gateways. Similarly, gateways in stand-by mode will become active (i.e. start sending ADVERTISE packets) if they miss successively a couple of times advertisements from a certain gateway.</w:t>
      </w:r>
    </w:p>
    <w:p w:rsidR="00000000" w:rsidDel="00000000" w:rsidP="00000000" w:rsidRDefault="00000000" w:rsidRPr="00000000" w14:paraId="000014A0">
      <w:pPr>
        <w:spacing w:after="30" w:lineRule="auto"/>
        <w:ind w:left="-15" w:right="4" w:firstLine="0"/>
        <w:rPr>
          <w:rFonts w:ascii="Arial" w:cs="Arial" w:eastAsia="Arial" w:hAnsi="Arial"/>
        </w:rPr>
      </w:pPr>
      <w:r w:rsidDel="00000000" w:rsidR="00000000" w:rsidRPr="00000000">
        <w:rPr>
          <w:rFonts w:ascii="Arial" w:cs="Arial" w:eastAsia="Arial" w:hAnsi="Arial"/>
          <w:rtl w:val="0"/>
        </w:rPr>
        <w:t xml:space="preserve">Since the ADVERTISE packets are transmitted into the whole wireless network, the time interval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between two ADVERTISE packets sent by a gateway should be large enough (e.g. greater than 15 min) to avoid bandwidth congestion in the network.</w:t>
      </w:r>
    </w:p>
    <w:p w:rsidR="00000000" w:rsidDel="00000000" w:rsidP="00000000" w:rsidRDefault="00000000" w:rsidRPr="00000000" w14:paraId="000014A1">
      <w:pPr>
        <w:spacing w:after="26" w:lineRule="auto"/>
        <w:ind w:left="-15" w:right="4" w:firstLine="0"/>
        <w:rPr>
          <w:rFonts w:ascii="Arial" w:cs="Arial" w:eastAsia="Arial" w:hAnsi="Arial"/>
        </w:rPr>
      </w:pPr>
      <w:r w:rsidDel="00000000" w:rsidR="00000000" w:rsidRPr="00000000">
        <w:rPr>
          <w:rFonts w:ascii="Arial" w:cs="Arial" w:eastAsia="Arial" w:hAnsi="Arial"/>
          <w:rtl w:val="0"/>
        </w:rPr>
        <w:t xml:space="preserve">The large value of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ADV </w:t>
      </w:r>
      <w:r w:rsidDel="00000000" w:rsidR="00000000" w:rsidRPr="00000000">
        <w:rPr>
          <w:rFonts w:ascii="Arial" w:cs="Arial" w:eastAsia="Arial" w:hAnsi="Arial"/>
          <w:rtl w:val="0"/>
        </w:rPr>
        <w:t xml:space="preserve">will lead to a long waiting time for new clients which are looking for a gateway. To shorten this waiting time a client may send a SEARCHGW packet. To prevent network flooding when multiple clients start searching for gateway almost at the same time, </w:t>
      </w:r>
      <w:sdt>
        <w:sdtPr>
          <w:tag w:val="goog_rdk_155"/>
        </w:sdtPr>
        <w:sdtContent>
          <w:commentRangeStart w:id="107"/>
        </w:sdtContent>
      </w:sdt>
      <w:r w:rsidDel="00000000" w:rsidR="00000000" w:rsidRPr="00000000">
        <w:rPr>
          <w:rFonts w:ascii="Arial" w:cs="Arial" w:eastAsia="Arial" w:hAnsi="Arial"/>
          <w:rtl w:val="0"/>
        </w:rPr>
        <w:t xml:space="preserve">the sending of the SEARCHGW packet is delayed by a random time between 0 and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SEARCHGW</w:t>
      </w:r>
      <w:commentRangeEnd w:id="107"/>
      <w:r w:rsidDel="00000000" w:rsidR="00000000" w:rsidRPr="00000000">
        <w:commentReference w:id="107"/>
      </w:r>
      <w:r w:rsidDel="00000000" w:rsidR="00000000" w:rsidRPr="00000000">
        <w:rPr>
          <w:rFonts w:ascii="Arial" w:cs="Arial" w:eastAsia="Arial" w:hAnsi="Arial"/>
          <w:rtl w:val="0"/>
        </w:rPr>
        <w:t xml:space="preserve">. A client will cancel its transmission of the SEARCHGW packet if it receives during this delay time a SEARCHGW packet sent by another client and identical to the one it wants to send, and behaves as if the SEARCHGW packet was sent by itself.</w:t>
      </w:r>
    </w:p>
    <w:p w:rsidR="00000000" w:rsidDel="00000000" w:rsidP="00000000" w:rsidRDefault="00000000" w:rsidRPr="00000000" w14:paraId="000014A2">
      <w:pPr>
        <w:spacing w:after="0" w:lineRule="auto"/>
        <w:ind w:left="-15" w:right="4" w:firstLine="0"/>
        <w:rPr>
          <w:rFonts w:ascii="Arial" w:cs="Arial" w:eastAsia="Arial" w:hAnsi="Arial"/>
        </w:rPr>
      </w:pPr>
      <w:sdt>
        <w:sdtPr>
          <w:tag w:val="goog_rdk_156"/>
        </w:sdtPr>
        <w:sdtContent>
          <w:commentRangeStart w:id="108"/>
        </w:sdtContent>
      </w:sdt>
      <w:r w:rsidDel="00000000" w:rsidR="00000000" w:rsidRPr="00000000">
        <w:rPr>
          <w:rFonts w:ascii="Arial" w:cs="Arial" w:eastAsia="Arial" w:hAnsi="Arial"/>
          <w:rtl w:val="0"/>
        </w:rPr>
        <w:t xml:space="preserve">The transmission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of the SEARCHGW packet is limited, e.g. to a single hop in case of a dense deployment of MQTT-SN clients.</w:t>
      </w:r>
      <w:commentRangeEnd w:id="108"/>
      <w:r w:rsidDel="00000000" w:rsidR="00000000" w:rsidRPr="00000000">
        <w:commentReference w:id="108"/>
      </w:r>
      <w:r w:rsidDel="00000000" w:rsidR="00000000" w:rsidRPr="00000000">
        <w:rPr>
          <w:rtl w:val="0"/>
        </w:rPr>
      </w:r>
    </w:p>
    <w:p w:rsidR="00000000" w:rsidDel="00000000" w:rsidP="00000000" w:rsidRDefault="00000000" w:rsidRPr="00000000" w14:paraId="000014A3">
      <w:pPr>
        <w:spacing w:after="24" w:lineRule="auto"/>
        <w:ind w:left="-15" w:right="4" w:firstLine="0"/>
        <w:rPr>
          <w:rFonts w:ascii="Arial" w:cs="Arial" w:eastAsia="Arial" w:hAnsi="Arial"/>
        </w:rPr>
      </w:pPr>
      <w:r w:rsidDel="00000000" w:rsidR="00000000" w:rsidRPr="00000000">
        <w:rPr>
          <w:rFonts w:ascii="Arial" w:cs="Arial" w:eastAsia="Arial" w:hAnsi="Arial"/>
          <w:rtl w:val="0"/>
        </w:rPr>
        <w:t xml:space="preserve">Upon receiving a SEARCHGW packet a gateway replies with a GWINFO packet containing its id. Similarly, a client answers with a GWINFO packet if it has at least one active gateway in its list of active gateways. If the client has multiple gateways in its list, it selects one gateway out of its list and includes that information into the GWINFO packet.</w:t>
      </w:r>
    </w:p>
    <w:p w:rsidR="00000000" w:rsidDel="00000000" w:rsidP="00000000" w:rsidRDefault="00000000" w:rsidRPr="00000000" w14:paraId="000014A4">
      <w:pPr>
        <w:spacing w:after="13" w:lineRule="auto"/>
        <w:ind w:left="-15" w:right="4" w:firstLine="0"/>
        <w:rPr>
          <w:rFonts w:ascii="Arial" w:cs="Arial" w:eastAsia="Arial" w:hAnsi="Arial"/>
        </w:rPr>
      </w:pPr>
      <w:r w:rsidDel="00000000" w:rsidR="00000000" w:rsidRPr="00000000">
        <w:rPr>
          <w:rFonts w:ascii="Arial" w:cs="Arial" w:eastAsia="Arial" w:hAnsi="Arial"/>
          <w:rtl w:val="0"/>
        </w:rPr>
        <w:t xml:space="preserve">Like the SEARCHGW packet, the GWINFO packet is transmitted with the same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w:t>
      </w:r>
      <w:r w:rsidDel="00000000" w:rsidR="00000000" w:rsidRPr="00000000">
        <w:rPr>
          <w:rFonts w:ascii="Arial" w:cs="Arial" w:eastAsia="Arial" w:hAnsi="Arial"/>
          <w:rtl w:val="0"/>
        </w:rPr>
        <w:t xml:space="preserve">, which is indicated in the SEARCHGW packet. The radius </w:t>
      </w:r>
      <w:r w:rsidDel="00000000" w:rsidR="00000000" w:rsidRPr="00000000">
        <w:rPr>
          <w:rFonts w:ascii="Arial" w:cs="Arial" w:eastAsia="Arial" w:hAnsi="Arial"/>
          <w:i w:val="1"/>
          <w:rtl w:val="0"/>
        </w:rPr>
        <w:t xml:space="preserve">R</w:t>
      </w:r>
      <w:r w:rsidDel="00000000" w:rsidR="00000000" w:rsidRPr="00000000">
        <w:rPr>
          <w:rFonts w:ascii="Arial" w:cs="Arial" w:eastAsia="Arial" w:hAnsi="Arial"/>
          <w:i w:val="1"/>
          <w:vertAlign w:val="subscript"/>
          <w:rtl w:val="0"/>
        </w:rPr>
        <w:t xml:space="preserve">b </w:t>
      </w:r>
      <w:r w:rsidDel="00000000" w:rsidR="00000000" w:rsidRPr="00000000">
        <w:rPr>
          <w:rFonts w:ascii="Arial" w:cs="Arial" w:eastAsia="Arial" w:hAnsi="Arial"/>
          <w:rtl w:val="0"/>
        </w:rPr>
        <w:t xml:space="preserve">is also given to the underlying layer when these two packets are passed down for transmission.</w:t>
      </w:r>
    </w:p>
    <w:p w:rsidR="00000000" w:rsidDel="00000000" w:rsidP="00000000" w:rsidRDefault="00000000" w:rsidRPr="00000000" w14:paraId="000014A5">
      <w:pPr>
        <w:spacing w:after="0" w:line="259" w:lineRule="auto"/>
        <w:ind w:right="4"/>
        <w:rPr>
          <w:rFonts w:ascii="Arial" w:cs="Arial" w:eastAsia="Arial" w:hAnsi="Arial"/>
        </w:rPr>
      </w:pPr>
      <w:r w:rsidDel="00000000" w:rsidR="00000000" w:rsidRPr="00000000">
        <w:rPr>
          <w:rFonts w:ascii="Arial" w:cs="Arial" w:eastAsia="Arial" w:hAnsi="Arial"/>
          <w:rtl w:val="0"/>
        </w:rPr>
        <w:t xml:space="preserve">To give priority to the gateways a client will delay its sending of the GWINFO packet for a random time</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GWINFO</w:t>
      </w:r>
      <w:r w:rsidDel="00000000" w:rsidR="00000000" w:rsidRPr="00000000">
        <w:rPr>
          <w:rFonts w:ascii="Arial" w:cs="Arial" w:eastAsia="Arial" w:hAnsi="Arial"/>
          <w:rtl w:val="0"/>
        </w:rPr>
        <w:t xml:space="preserve">. If during this delay time the client receives a GWINFO packet it will cancel the transmission of its GWINFO packet.</w:t>
      </w:r>
    </w:p>
    <w:p w:rsidR="00000000" w:rsidDel="00000000" w:rsidP="00000000" w:rsidRDefault="00000000" w:rsidRPr="00000000" w14:paraId="000014A6">
      <w:pPr>
        <w:spacing w:after="352" w:lineRule="auto"/>
        <w:ind w:left="-15" w:right="4" w:firstLine="0"/>
        <w:rPr>
          <w:rFonts w:ascii="Arial" w:cs="Arial" w:eastAsia="Arial" w:hAnsi="Arial"/>
          <w:highlight w:val="yellow"/>
        </w:rPr>
      </w:pPr>
      <w:r w:rsidDel="00000000" w:rsidR="00000000" w:rsidRPr="00000000">
        <w:rPr>
          <w:rFonts w:ascii="Arial" w:cs="Arial" w:eastAsia="Arial" w:hAnsi="Arial"/>
          <w:rtl w:val="0"/>
        </w:rPr>
        <w:t xml:space="preserve">In case of no response the SEARCHGW packet may be retransmitted. In this case the time intervals between consecutive SEARCHGW packets should be increased by the exponential backoff algorithm described in the appendix.</w:t>
      </w:r>
      <w:r w:rsidDel="00000000" w:rsidR="00000000" w:rsidRPr="00000000">
        <w:rPr>
          <w:rtl w:val="0"/>
        </w:rPr>
      </w:r>
    </w:p>
    <w:p w:rsidR="00000000" w:rsidDel="00000000" w:rsidP="00000000" w:rsidRDefault="00000000" w:rsidRPr="00000000" w14:paraId="000014A7">
      <w:pPr>
        <w:pStyle w:val="Heading2"/>
        <w:keepLines w:val="1"/>
        <w:spacing w:after="64" w:before="0" w:line="259" w:lineRule="auto"/>
        <w:ind w:left="0" w:firstLine="0"/>
        <w:rPr>
          <w:rFonts w:ascii="Arial" w:cs="Arial" w:eastAsia="Arial" w:hAnsi="Arial"/>
        </w:rPr>
      </w:pPr>
      <w:bookmarkStart w:colFirst="0" w:colLast="0" w:name="_heading=h.3mj2wkv" w:id="251"/>
      <w:bookmarkEnd w:id="251"/>
      <w:r w:rsidDel="00000000" w:rsidR="00000000" w:rsidRPr="00000000">
        <w:rPr>
          <w:rFonts w:ascii="Arial" w:cs="Arial" w:eastAsia="Arial" w:hAnsi="Arial"/>
          <w:rtl w:val="0"/>
        </w:rPr>
        <w:t xml:space="preserve">4.15 Client states</w:t>
      </w:r>
    </w:p>
    <w:p w:rsidR="00000000" w:rsidDel="00000000" w:rsidP="00000000" w:rsidRDefault="00000000" w:rsidRPr="00000000" w14:paraId="000014A8">
      <w:pPr>
        <w:rPr>
          <w:rFonts w:ascii="Arial" w:cs="Arial" w:eastAsia="Arial" w:hAnsi="Arial"/>
        </w:rPr>
      </w:pPr>
      <w:sdt>
        <w:sdtPr>
          <w:tag w:val="goog_rdk_157"/>
        </w:sdtPr>
        <w:sdtContent>
          <w:commentRangeStart w:id="109"/>
        </w:sdtContent>
      </w:sdt>
      <w:r w:rsidDel="00000000" w:rsidR="00000000" w:rsidRPr="00000000">
        <w:rPr>
          <w:rFonts w:ascii="Arial" w:cs="Arial" w:eastAsia="Arial" w:hAnsi="Arial"/>
          <w:rtl w:val="0"/>
        </w:rPr>
        <w:t xml:space="preserve">At any given point in time, a client may be in one of </w:t>
      </w:r>
      <w:r w:rsidDel="00000000" w:rsidR="00000000" w:rsidRPr="00000000">
        <w:rPr>
          <w:rFonts w:ascii="Arial" w:cs="Arial" w:eastAsia="Arial" w:hAnsi="Arial"/>
          <w:b w:val="1"/>
          <w:rtl w:val="0"/>
        </w:rPr>
        <w:t xml:space="preserve">5 different states</w:t>
      </w:r>
      <w:commentRangeEnd w:id="109"/>
      <w:r w:rsidDel="00000000" w:rsidR="00000000" w:rsidRPr="00000000">
        <w:commentReference w:id="109"/>
      </w:r>
      <w:r w:rsidDel="00000000" w:rsidR="00000000" w:rsidRPr="00000000">
        <w:rPr>
          <w:rFonts w:ascii="Arial" w:cs="Arial" w:eastAsia="Arial" w:hAnsi="Arial"/>
          <w:rtl w:val="0"/>
        </w:rPr>
        <w:t xml:space="preserve">. Transition through these states is governed by a strictly coordinated sequence of packets between client and server/gateway and further mediated by timers resident on the gateway. A client is in the </w:t>
      </w:r>
      <w:r w:rsidDel="00000000" w:rsidR="00000000" w:rsidRPr="00000000">
        <w:rPr>
          <w:rFonts w:ascii="Arial" w:cs="Arial" w:eastAsia="Arial" w:hAnsi="Arial"/>
          <w:i w:val="1"/>
          <w:rtl w:val="0"/>
        </w:rPr>
        <w:t xml:space="preserve">active </w:t>
      </w:r>
      <w:r w:rsidDel="00000000" w:rsidR="00000000" w:rsidRPr="00000000">
        <w:rPr>
          <w:rFonts w:ascii="Arial" w:cs="Arial" w:eastAsia="Arial" w:hAnsi="Arial"/>
          <w:rtl w:val="0"/>
        </w:rPr>
        <w:t xml:space="preserve">state when the server/gateway receives a CONNECT packet from that client. This state is supervised by the server/gateway with the “keep alive” timer. If the server/gateway does not receive any packet from the client for a period longer than the keep alive duration (indicated in the CONNECT packet), the 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activate for example the Will feature for that client. A client goes to the </w:t>
      </w:r>
      <w:r w:rsidDel="00000000" w:rsidR="00000000" w:rsidRPr="00000000">
        <w:rPr>
          <w:rFonts w:ascii="Arial" w:cs="Arial" w:eastAsia="Arial" w:hAnsi="Arial"/>
          <w:i w:val="1"/>
          <w:rtl w:val="0"/>
        </w:rPr>
        <w:t xml:space="preserve">disconnected </w:t>
      </w:r>
      <w:r w:rsidDel="00000000" w:rsidR="00000000" w:rsidRPr="00000000">
        <w:rPr>
          <w:rFonts w:ascii="Arial" w:cs="Arial" w:eastAsia="Arial" w:hAnsi="Arial"/>
          <w:rtl w:val="0"/>
        </w:rPr>
        <w:t xml:space="preserve">state when the server/gateway receives a DISCONNECT without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This state is not time-supervised by the server/gateway. A client moves into the asleep state by issuing a DISCONNECT with a </w:t>
      </w:r>
      <w:r w:rsidDel="00000000" w:rsidR="00000000" w:rsidRPr="00000000">
        <w:rPr>
          <w:rFonts w:ascii="Arial" w:cs="Arial" w:eastAsia="Arial" w:hAnsi="Arial"/>
          <w:i w:val="1"/>
          <w:rtl w:val="0"/>
        </w:rPr>
        <w:t xml:space="preserve">session expiry interval</w:t>
      </w:r>
      <w:r w:rsidDel="00000000" w:rsidR="00000000" w:rsidRPr="00000000">
        <w:rPr>
          <w:rFonts w:ascii="Arial" w:cs="Arial" w:eastAsia="Arial" w:hAnsi="Arial"/>
          <w:rtl w:val="0"/>
        </w:rPr>
        <w:t xml:space="preserve"> field. For more information on the sleep state, please refer to the “Sleeping clients” section.</w:t>
      </w:r>
    </w:p>
    <w:p w:rsidR="00000000" w:rsidDel="00000000" w:rsidP="00000000" w:rsidRDefault="00000000" w:rsidRPr="00000000" w14:paraId="000014A9">
      <w:pPr>
        <w:rPr>
          <w:rFonts w:ascii="Arial" w:cs="Arial" w:eastAsia="Arial" w:hAnsi="Arial"/>
        </w:rPr>
      </w:pPr>
      <w:r w:rsidDel="00000000" w:rsidR="00000000" w:rsidRPr="00000000">
        <w:rPr>
          <w:rtl w:val="0"/>
        </w:rPr>
      </w:r>
    </w:p>
    <w:tbl>
      <w:tblPr>
        <w:tblStyle w:val="Table45"/>
        <w:tblW w:w="9349.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5528"/>
        <w:gridCol w:w="1984"/>
        <w:tblGridChange w:id="0">
          <w:tblGrid>
            <w:gridCol w:w="1838"/>
            <w:gridCol w:w="5528"/>
            <w:gridCol w:w="1984"/>
          </w:tblGrid>
        </w:tblGridChange>
      </w:tblGrid>
      <w:tr>
        <w:trPr>
          <w:cantSplit w:val="0"/>
          <w:tblHeader w:val="0"/>
        </w:trPr>
        <w:tc>
          <w:tcPr>
            <w:shd w:fill="cfe2f3" w:val="clear"/>
          </w:tcPr>
          <w:p w:rsidR="00000000" w:rsidDel="00000000" w:rsidP="00000000" w:rsidRDefault="00000000" w:rsidRPr="00000000" w14:paraId="000014AA">
            <w:pPr>
              <w:jc w:val="center"/>
              <w:rPr>
                <w:rFonts w:ascii="Arial" w:cs="Arial" w:eastAsia="Arial" w:hAnsi="Arial"/>
                <w:b w:val="1"/>
              </w:rPr>
            </w:pPr>
            <w:sdt>
              <w:sdtPr>
                <w:tag w:val="goog_rdk_158"/>
              </w:sdtPr>
              <w:sdtContent>
                <w:commentRangeStart w:id="110"/>
              </w:sdtContent>
            </w:sdt>
            <w:sdt>
              <w:sdtPr>
                <w:tag w:val="goog_rdk_159"/>
              </w:sdtPr>
              <w:sdtContent>
                <w:commentRangeStart w:id="111"/>
              </w:sdtContent>
            </w:sdt>
            <w:r w:rsidDel="00000000" w:rsidR="00000000" w:rsidRPr="00000000">
              <w:rPr>
                <w:rFonts w:ascii="Arial" w:cs="Arial" w:eastAsia="Arial" w:hAnsi="Arial"/>
                <w:b w:val="1"/>
                <w:rtl w:val="0"/>
              </w:rPr>
              <w:t xml:space="preserve">State</w:t>
            </w:r>
          </w:p>
        </w:tc>
        <w:tc>
          <w:tcPr>
            <w:shd w:fill="cfe2f3" w:val="clear"/>
          </w:tcPr>
          <w:p w:rsidR="00000000" w:rsidDel="00000000" w:rsidP="00000000" w:rsidRDefault="00000000" w:rsidRPr="00000000" w14:paraId="000014AB">
            <w:pPr>
              <w:jc w:val="center"/>
              <w:rPr>
                <w:rFonts w:ascii="Arial" w:cs="Arial" w:eastAsia="Arial" w:hAnsi="Arial"/>
                <w:b w:val="1"/>
              </w:rPr>
            </w:pPr>
            <w:r w:rsidDel="00000000" w:rsidR="00000000" w:rsidRPr="00000000">
              <w:rPr>
                <w:rFonts w:ascii="Arial" w:cs="Arial" w:eastAsia="Arial" w:hAnsi="Arial"/>
                <w:b w:val="1"/>
                <w:rtl w:val="0"/>
              </w:rPr>
              <w:t xml:space="preserve">State Description</w:t>
            </w:r>
          </w:p>
        </w:tc>
        <w:tc>
          <w:tcPr>
            <w:shd w:fill="cfe2f3" w:val="clear"/>
          </w:tcPr>
          <w:p w:rsidR="00000000" w:rsidDel="00000000" w:rsidP="00000000" w:rsidRDefault="00000000" w:rsidRPr="00000000" w14:paraId="000014AC">
            <w:pPr>
              <w:jc w:val="center"/>
              <w:rPr>
                <w:rFonts w:ascii="Arial" w:cs="Arial" w:eastAsia="Arial" w:hAnsi="Arial"/>
                <w:b w:val="1"/>
              </w:rPr>
            </w:pPr>
            <w:r w:rsidDel="00000000" w:rsidR="00000000" w:rsidRPr="00000000">
              <w:rPr>
                <w:rFonts w:ascii="Arial" w:cs="Arial" w:eastAsia="Arial" w:hAnsi="Arial"/>
                <w:b w:val="1"/>
                <w:rtl w:val="0"/>
              </w:rPr>
              <w:t xml:space="preserve">Possible Transitions</w:t>
            </w:r>
          </w:p>
        </w:tc>
      </w:tr>
      <w:tr>
        <w:trPr>
          <w:cantSplit w:val="0"/>
          <w:tblHeader w:val="0"/>
        </w:trPr>
        <w:tc>
          <w:tcPr>
            <w:shd w:fill="d9d9d9" w:val="clear"/>
          </w:tcPr>
          <w:p w:rsidR="00000000" w:rsidDel="00000000" w:rsidP="00000000" w:rsidRDefault="00000000" w:rsidRPr="00000000" w14:paraId="000014AD">
            <w:pPr>
              <w:rPr>
                <w:rFonts w:ascii="Arial" w:cs="Arial" w:eastAsia="Arial" w:hAnsi="Arial"/>
                <w:b w:val="1"/>
              </w:rPr>
            </w:pPr>
            <w:commentRangeEnd w:id="110"/>
            <w:r w:rsidDel="00000000" w:rsidR="00000000" w:rsidRPr="00000000">
              <w:commentReference w:id="110"/>
            </w:r>
            <w:commentRangeEnd w:id="111"/>
            <w:r w:rsidDel="00000000" w:rsidR="00000000" w:rsidRPr="00000000">
              <w:commentReference w:id="111"/>
            </w:r>
            <w:r w:rsidDel="00000000" w:rsidR="00000000" w:rsidRPr="00000000">
              <w:rPr>
                <w:rFonts w:ascii="Arial" w:cs="Arial" w:eastAsia="Arial" w:hAnsi="Arial"/>
                <w:b w:val="1"/>
                <w:rtl w:val="0"/>
              </w:rPr>
              <w:t xml:space="preserve">DISCONNECTED</w:t>
            </w:r>
          </w:p>
        </w:tc>
        <w:tc>
          <w:tcPr/>
          <w:p w:rsidR="00000000" w:rsidDel="00000000" w:rsidP="00000000" w:rsidRDefault="00000000" w:rsidRPr="00000000" w14:paraId="000014AE">
            <w:pPr>
              <w:rPr>
                <w:rFonts w:ascii="Arial" w:cs="Arial" w:eastAsia="Arial" w:hAnsi="Arial"/>
              </w:rPr>
            </w:pPr>
            <w:r w:rsidDel="00000000" w:rsidR="00000000" w:rsidRPr="00000000">
              <w:rPr>
                <w:rFonts w:ascii="Arial" w:cs="Arial" w:eastAsia="Arial" w:hAnsi="Arial"/>
                <w:rtl w:val="0"/>
              </w:rPr>
              <w:t xml:space="preserve">The client is considered offline. The gateway may or may not have a previous session state for this client. From here a client may transition ONLY to the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AF">
            <w:pPr>
              <w:rPr>
                <w:rFonts w:ascii="Arial" w:cs="Arial" w:eastAsia="Arial" w:hAnsi="Arial"/>
                <w:b w:val="1"/>
              </w:rPr>
            </w:pPr>
            <w:r w:rsidDel="00000000" w:rsidR="00000000" w:rsidRPr="00000000">
              <w:rPr>
                <w:rFonts w:ascii="Arial" w:cs="Arial" w:eastAsia="Arial" w:hAnsi="Arial"/>
                <w:b w:val="1"/>
                <w:rtl w:val="0"/>
              </w:rPr>
              <w:t xml:space="preserve">ACTIVE</w:t>
            </w:r>
          </w:p>
        </w:tc>
      </w:tr>
      <w:tr>
        <w:trPr>
          <w:cantSplit w:val="0"/>
          <w:tblHeader w:val="0"/>
        </w:trPr>
        <w:tc>
          <w:tcPr>
            <w:shd w:fill="d9d9d9" w:val="clear"/>
          </w:tcPr>
          <w:p w:rsidR="00000000" w:rsidDel="00000000" w:rsidP="00000000" w:rsidRDefault="00000000" w:rsidRPr="00000000" w14:paraId="000014B0">
            <w:pPr>
              <w:rPr>
                <w:rFonts w:ascii="Arial" w:cs="Arial" w:eastAsia="Arial" w:hAnsi="Arial"/>
                <w:b w:val="1"/>
              </w:rPr>
            </w:pPr>
            <w:r w:rsidDel="00000000" w:rsidR="00000000" w:rsidRPr="00000000">
              <w:rPr>
                <w:rFonts w:ascii="Arial" w:cs="Arial" w:eastAsia="Arial" w:hAnsi="Arial"/>
                <w:b w:val="1"/>
                <w:rtl w:val="0"/>
              </w:rPr>
              <w:t xml:space="preserve">ACTIVE</w:t>
            </w:r>
          </w:p>
        </w:tc>
        <w:tc>
          <w:tcPr/>
          <w:p w:rsidR="00000000" w:rsidDel="00000000" w:rsidP="00000000" w:rsidRDefault="00000000" w:rsidRPr="00000000" w14:paraId="000014B1">
            <w:pPr>
              <w:rPr>
                <w:rFonts w:ascii="Arial" w:cs="Arial" w:eastAsia="Arial" w:hAnsi="Arial"/>
              </w:rPr>
            </w:pPr>
            <w:r w:rsidDel="00000000" w:rsidR="00000000" w:rsidRPr="00000000">
              <w:rPr>
                <w:rFonts w:ascii="Arial" w:cs="Arial" w:eastAsia="Arial" w:hAnsi="Arial"/>
                <w:rtl w:val="0"/>
              </w:rPr>
              <w:t xml:space="preserve">The client is actively engaged in the session. It should be able to send and receive packets. Its state is supervised by the gateway with the associated “keep alive” timers. From here the client may transition to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(by way of DISCONNECT with a session expiry interval &gt; 0),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w:t>
            </w:r>
            <w:sdt>
              <w:sdtPr>
                <w:tag w:val="goog_rdk_160"/>
              </w:sdtPr>
              <w:sdtContent>
                <w:commentRangeStart w:id="112"/>
              </w:sdtContent>
            </w:sdt>
            <w:r w:rsidDel="00000000" w:rsidR="00000000" w:rsidRPr="00000000">
              <w:rPr>
                <w:rFonts w:ascii="Arial" w:cs="Arial" w:eastAsia="Arial" w:hAnsi="Arial"/>
                <w:rtl w:val="0"/>
              </w:rPr>
              <w:t xml:space="preserve">by way of supervised gateway timers</w:t>
            </w:r>
            <w:commentRangeEnd w:id="112"/>
            <w:r w:rsidDel="00000000" w:rsidR="00000000" w:rsidRPr="00000000">
              <w:commentReference w:id="112"/>
            </w:r>
            <w:r w:rsidDel="00000000" w:rsidR="00000000" w:rsidRPr="00000000">
              <w:rPr>
                <w:rFonts w:ascii="Arial" w:cs="Arial" w:eastAsia="Arial" w:hAnsi="Arial"/>
                <w:rtl w:val="0"/>
              </w:rPr>
              <w:t xml:space="preserve">).</w:t>
            </w:r>
          </w:p>
        </w:tc>
        <w:tc>
          <w:tcPr/>
          <w:p w:rsidR="00000000" w:rsidDel="00000000" w:rsidP="00000000" w:rsidRDefault="00000000" w:rsidRPr="00000000" w14:paraId="000014B2">
            <w:pPr>
              <w:rPr>
                <w:rFonts w:ascii="Arial" w:cs="Arial" w:eastAsia="Arial" w:hAnsi="Arial"/>
                <w:b w:val="1"/>
              </w:rPr>
            </w:pPr>
            <w:r w:rsidDel="00000000" w:rsidR="00000000" w:rsidRPr="00000000">
              <w:rPr>
                <w:rFonts w:ascii="Arial" w:cs="Arial" w:eastAsia="Arial" w:hAnsi="Arial"/>
                <w:b w:val="1"/>
                <w:rtl w:val="0"/>
              </w:rPr>
              <w:t xml:space="preserve">ASLEEP DISCONNECTED</w:t>
            </w:r>
          </w:p>
          <w:p w:rsidR="00000000" w:rsidDel="00000000" w:rsidP="00000000" w:rsidRDefault="00000000" w:rsidRPr="00000000" w14:paraId="000014B3">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B4">
            <w:pPr>
              <w:rPr>
                <w:rFonts w:ascii="Arial" w:cs="Arial" w:eastAsia="Arial" w:hAnsi="Arial"/>
                <w:b w:val="1"/>
              </w:rPr>
            </w:pPr>
            <w:r w:rsidDel="00000000" w:rsidR="00000000" w:rsidRPr="00000000">
              <w:rPr>
                <w:rFonts w:ascii="Arial" w:cs="Arial" w:eastAsia="Arial" w:hAnsi="Arial"/>
                <w:b w:val="1"/>
                <w:rtl w:val="0"/>
              </w:rPr>
              <w:t xml:space="preserve">ASLEEP</w:t>
            </w:r>
          </w:p>
        </w:tc>
        <w:tc>
          <w:tcPr/>
          <w:p w:rsidR="00000000" w:rsidDel="00000000" w:rsidP="00000000" w:rsidRDefault="00000000" w:rsidRPr="00000000" w14:paraId="000014B5">
            <w:pPr>
              <w:rPr>
                <w:rFonts w:ascii="Arial" w:cs="Arial" w:eastAsia="Arial" w:hAnsi="Arial"/>
              </w:rPr>
            </w:pPr>
            <w:r w:rsidDel="00000000" w:rsidR="00000000" w:rsidRPr="00000000">
              <w:rPr>
                <w:rFonts w:ascii="Arial" w:cs="Arial" w:eastAsia="Arial" w:hAnsi="Arial"/>
                <w:rtl w:val="0"/>
              </w:rPr>
              <w:t xml:space="preserve">The client is engaged in an ongoing session. It cannot receive packets; it can send packets. The gateway should not expect a response from the client in this state until further packets are received from the client. From here the client may transition to </w:t>
            </w:r>
            <w:r w:rsidDel="00000000" w:rsidR="00000000" w:rsidRPr="00000000">
              <w:rPr>
                <w:rFonts w:ascii="Arial" w:cs="Arial" w:eastAsia="Arial" w:hAnsi="Arial"/>
                <w:b w:val="1"/>
                <w:rtl w:val="0"/>
              </w:rPr>
              <w:t xml:space="preserve">AWAKE</w:t>
            </w:r>
            <w:r w:rsidDel="00000000" w:rsidR="00000000" w:rsidRPr="00000000">
              <w:rPr>
                <w:rFonts w:ascii="Arial" w:cs="Arial" w:eastAsia="Arial" w:hAnsi="Arial"/>
                <w:rtl w:val="0"/>
              </w:rPr>
              <w:t xml:space="preserve"> (by way of PINGREQ), </w:t>
            </w:r>
            <w:r w:rsidDel="00000000" w:rsidR="00000000" w:rsidRPr="00000000">
              <w:rPr>
                <w:rFonts w:ascii="Arial" w:cs="Arial" w:eastAsia="Arial" w:hAnsi="Arial"/>
                <w:b w:val="1"/>
                <w:rtl w:val="0"/>
              </w:rPr>
              <w:t xml:space="preserve">ACTIVE</w:t>
            </w:r>
            <w:r w:rsidDel="00000000" w:rsidR="00000000" w:rsidRPr="00000000">
              <w:rPr>
                <w:rFonts w:ascii="Arial" w:cs="Arial" w:eastAsia="Arial" w:hAnsi="Arial"/>
                <w:rtl w:val="0"/>
              </w:rPr>
              <w:t xml:space="preserve"> by way of CONNECT,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(by way of DISCONNECT with a session expiry of 0)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(by </w:t>
            </w:r>
            <w:sdt>
              <w:sdtPr>
                <w:tag w:val="goog_rdk_161"/>
              </w:sdtPr>
              <w:sdtContent>
                <w:commentRangeStart w:id="113"/>
              </w:sdtContent>
            </w:sdt>
            <w:r w:rsidDel="00000000" w:rsidR="00000000" w:rsidRPr="00000000">
              <w:rPr>
                <w:rFonts w:ascii="Arial" w:cs="Arial" w:eastAsia="Arial" w:hAnsi="Arial"/>
                <w:rtl w:val="0"/>
              </w:rPr>
              <w:t xml:space="preserve">way of supervised gateway timers</w:t>
            </w:r>
            <w:commentRangeEnd w:id="113"/>
            <w:r w:rsidDel="00000000" w:rsidR="00000000" w:rsidRPr="00000000">
              <w:commentReference w:id="113"/>
            </w:r>
            <w:r w:rsidDel="00000000" w:rsidR="00000000" w:rsidRPr="00000000">
              <w:rPr>
                <w:rFonts w:ascii="Arial" w:cs="Arial" w:eastAsia="Arial" w:hAnsi="Arial"/>
                <w:rtl w:val="0"/>
              </w:rPr>
              <w:t xml:space="preserve">).</w:t>
            </w:r>
          </w:p>
        </w:tc>
        <w:tc>
          <w:tcPr/>
          <w:p w:rsidR="00000000" w:rsidDel="00000000" w:rsidP="00000000" w:rsidRDefault="00000000" w:rsidRPr="00000000" w14:paraId="000014B6">
            <w:pPr>
              <w:rPr>
                <w:rFonts w:ascii="Arial" w:cs="Arial" w:eastAsia="Arial" w:hAnsi="Arial"/>
                <w:b w:val="1"/>
              </w:rPr>
            </w:pPr>
            <w:r w:rsidDel="00000000" w:rsidR="00000000" w:rsidRPr="00000000">
              <w:rPr>
                <w:rFonts w:ascii="Arial" w:cs="Arial" w:eastAsia="Arial" w:hAnsi="Arial"/>
                <w:b w:val="1"/>
                <w:rtl w:val="0"/>
              </w:rPr>
              <w:t xml:space="preserve">AWAKE</w:t>
            </w:r>
          </w:p>
          <w:p w:rsidR="00000000" w:rsidDel="00000000" w:rsidP="00000000" w:rsidRDefault="00000000" w:rsidRPr="00000000" w14:paraId="000014B7">
            <w:pPr>
              <w:rPr>
                <w:rFonts w:ascii="Arial" w:cs="Arial" w:eastAsia="Arial" w:hAnsi="Arial"/>
                <w:b w:val="1"/>
              </w:rPr>
            </w:pPr>
            <w:r w:rsidDel="00000000" w:rsidR="00000000" w:rsidRPr="00000000">
              <w:rPr>
                <w:rFonts w:ascii="Arial" w:cs="Arial" w:eastAsia="Arial" w:hAnsi="Arial"/>
                <w:b w:val="1"/>
                <w:rtl w:val="0"/>
              </w:rPr>
              <w:t xml:space="preserve">ACTIVE</w:t>
            </w:r>
          </w:p>
          <w:p w:rsidR="00000000" w:rsidDel="00000000" w:rsidP="00000000" w:rsidRDefault="00000000" w:rsidRPr="00000000" w14:paraId="000014B8">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B9">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BA">
            <w:pPr>
              <w:rPr>
                <w:rFonts w:ascii="Arial" w:cs="Arial" w:eastAsia="Arial" w:hAnsi="Arial"/>
                <w:b w:val="1"/>
              </w:rPr>
            </w:pPr>
            <w:r w:rsidDel="00000000" w:rsidR="00000000" w:rsidRPr="00000000">
              <w:rPr>
                <w:rFonts w:ascii="Arial" w:cs="Arial" w:eastAsia="Arial" w:hAnsi="Arial"/>
                <w:b w:val="1"/>
                <w:rtl w:val="0"/>
              </w:rPr>
              <w:t xml:space="preserve">AWAKE</w:t>
            </w:r>
          </w:p>
        </w:tc>
        <w:tc>
          <w:tcPr/>
          <w:p w:rsidR="00000000" w:rsidDel="00000000" w:rsidP="00000000" w:rsidRDefault="00000000" w:rsidRPr="00000000" w14:paraId="000014BB">
            <w:pPr>
              <w:rPr>
                <w:rFonts w:ascii="Arial" w:cs="Arial" w:eastAsia="Arial" w:hAnsi="Arial"/>
              </w:rPr>
            </w:pPr>
            <w:r w:rsidDel="00000000" w:rsidR="00000000" w:rsidRPr="00000000">
              <w:rPr>
                <w:rFonts w:ascii="Arial" w:cs="Arial" w:eastAsia="Arial" w:hAnsi="Arial"/>
                <w:rtl w:val="0"/>
              </w:rPr>
              <w:t xml:space="preserve">The client is partially engaged in an ongoing session; it is obliged to not send ANY packets other than those involved in the receipt of PUBLISH packets (PUBACK, PUBREC, PUBCOMP, REGACK) or a DISCONNECT to transition to </w:t>
            </w:r>
            <w:r w:rsidDel="00000000" w:rsidR="00000000" w:rsidRPr="00000000">
              <w:rPr>
                <w:rFonts w:ascii="Arial" w:cs="Arial" w:eastAsia="Arial" w:hAnsi="Arial"/>
                <w:b w:val="1"/>
                <w:rtl w:val="0"/>
              </w:rPr>
              <w:t xml:space="preserve">DISCONNECTED</w:t>
            </w:r>
            <w:r w:rsidDel="00000000" w:rsidR="00000000" w:rsidRPr="00000000">
              <w:rPr>
                <w:rFonts w:ascii="Arial" w:cs="Arial" w:eastAsia="Arial" w:hAnsi="Arial"/>
                <w:rtl w:val="0"/>
              </w:rPr>
              <w:t xml:space="preserve">. The client transitions back to the </w:t>
            </w:r>
            <w:r w:rsidDel="00000000" w:rsidR="00000000" w:rsidRPr="00000000">
              <w:rPr>
                <w:rFonts w:ascii="Arial" w:cs="Arial" w:eastAsia="Arial" w:hAnsi="Arial"/>
                <w:b w:val="1"/>
                <w:rtl w:val="0"/>
              </w:rPr>
              <w:t xml:space="preserve">ASLEEP</w:t>
            </w:r>
            <w:r w:rsidDel="00000000" w:rsidR="00000000" w:rsidRPr="00000000">
              <w:rPr>
                <w:rFonts w:ascii="Arial" w:cs="Arial" w:eastAsia="Arial" w:hAnsi="Arial"/>
                <w:rtl w:val="0"/>
              </w:rPr>
              <w:t xml:space="preserve"> state on receipt of a PINGRESP packet or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w:t>
            </w:r>
            <w:sdt>
              <w:sdtPr>
                <w:tag w:val="goog_rdk_162"/>
              </w:sdtPr>
              <w:sdtContent>
                <w:commentRangeStart w:id="114"/>
              </w:sdtContent>
            </w:sdt>
            <w:sdt>
              <w:sdtPr>
                <w:tag w:val="goog_rdk_163"/>
              </w:sdtPr>
              <w:sdtContent>
                <w:commentRangeStart w:id="115"/>
              </w:sdtContent>
            </w:sdt>
            <w:sdt>
              <w:sdtPr>
                <w:tag w:val="goog_rdk_164"/>
              </w:sdtPr>
              <w:sdtContent>
                <w:commentRangeStart w:id="116"/>
              </w:sdtContent>
            </w:sdt>
            <w:sdt>
              <w:sdtPr>
                <w:tag w:val="goog_rdk_165"/>
              </w:sdtPr>
              <w:sdtContent>
                <w:commentRangeStart w:id="117"/>
              </w:sdtContent>
            </w:sdt>
            <w:r w:rsidDel="00000000" w:rsidR="00000000" w:rsidRPr="00000000">
              <w:rPr>
                <w:rFonts w:ascii="Arial" w:cs="Arial" w:eastAsia="Arial" w:hAnsi="Arial"/>
                <w:rtl w:val="0"/>
              </w:rPr>
              <w:t xml:space="preserve">by way of supervised gateway timers</w:t>
            </w:r>
            <w:commentRangeEnd w:id="114"/>
            <w:r w:rsidDel="00000000" w:rsidR="00000000" w:rsidRPr="00000000">
              <w:commentReference w:id="114"/>
            </w:r>
            <w:commentRangeEnd w:id="115"/>
            <w:r w:rsidDel="00000000" w:rsidR="00000000" w:rsidRPr="00000000">
              <w:commentReference w:id="115"/>
            </w:r>
            <w:commentRangeEnd w:id="116"/>
            <w:r w:rsidDel="00000000" w:rsidR="00000000" w:rsidRPr="00000000">
              <w:commentReference w:id="116"/>
            </w:r>
            <w:commentRangeEnd w:id="117"/>
            <w:r w:rsidDel="00000000" w:rsidR="00000000" w:rsidRPr="00000000">
              <w:commentReference w:id="117"/>
            </w:r>
            <w:r w:rsidDel="00000000" w:rsidR="00000000" w:rsidRPr="00000000">
              <w:rPr>
                <w:rFonts w:ascii="Arial" w:cs="Arial" w:eastAsia="Arial" w:hAnsi="Arial"/>
                <w:rtl w:val="0"/>
              </w:rPr>
              <w:t xml:space="preserve">).</w:t>
            </w:r>
          </w:p>
        </w:tc>
        <w:tc>
          <w:tcPr/>
          <w:p w:rsidR="00000000" w:rsidDel="00000000" w:rsidP="00000000" w:rsidRDefault="00000000" w:rsidRPr="00000000" w14:paraId="000014BC">
            <w:pPr>
              <w:rPr>
                <w:rFonts w:ascii="Arial" w:cs="Arial" w:eastAsia="Arial" w:hAnsi="Arial"/>
                <w:b w:val="1"/>
              </w:rPr>
            </w:pPr>
            <w:r w:rsidDel="00000000" w:rsidR="00000000" w:rsidRPr="00000000">
              <w:rPr>
                <w:rFonts w:ascii="Arial" w:cs="Arial" w:eastAsia="Arial" w:hAnsi="Arial"/>
                <w:b w:val="1"/>
                <w:rtl w:val="0"/>
              </w:rPr>
              <w:t xml:space="preserve">ASLEEP</w:t>
            </w:r>
          </w:p>
          <w:p w:rsidR="00000000" w:rsidDel="00000000" w:rsidP="00000000" w:rsidRDefault="00000000" w:rsidRPr="00000000" w14:paraId="000014BD">
            <w:pPr>
              <w:rPr>
                <w:rFonts w:ascii="Arial" w:cs="Arial" w:eastAsia="Arial" w:hAnsi="Arial"/>
                <w:b w:val="1"/>
              </w:rPr>
            </w:pPr>
            <w:r w:rsidDel="00000000" w:rsidR="00000000" w:rsidRPr="00000000">
              <w:rPr>
                <w:rFonts w:ascii="Arial" w:cs="Arial" w:eastAsia="Arial" w:hAnsi="Arial"/>
                <w:b w:val="1"/>
                <w:rtl w:val="0"/>
              </w:rPr>
              <w:t xml:space="preserve">DISCONNECTED</w:t>
            </w:r>
          </w:p>
          <w:p w:rsidR="00000000" w:rsidDel="00000000" w:rsidP="00000000" w:rsidRDefault="00000000" w:rsidRPr="00000000" w14:paraId="000014BE">
            <w:pPr>
              <w:rPr>
                <w:rFonts w:ascii="Arial" w:cs="Arial" w:eastAsia="Arial" w:hAnsi="Arial"/>
                <w:b w:val="1"/>
              </w:rPr>
            </w:pPr>
            <w:r w:rsidDel="00000000" w:rsidR="00000000" w:rsidRPr="00000000">
              <w:rPr>
                <w:rFonts w:ascii="Arial" w:cs="Arial" w:eastAsia="Arial" w:hAnsi="Arial"/>
                <w:b w:val="1"/>
                <w:rtl w:val="0"/>
              </w:rPr>
              <w:t xml:space="preserve">LOST</w:t>
            </w:r>
          </w:p>
        </w:tc>
      </w:tr>
      <w:tr>
        <w:trPr>
          <w:cantSplit w:val="0"/>
          <w:tblHeader w:val="0"/>
        </w:trPr>
        <w:tc>
          <w:tcPr>
            <w:shd w:fill="d9d9d9" w:val="clear"/>
          </w:tcPr>
          <w:p w:rsidR="00000000" w:rsidDel="00000000" w:rsidP="00000000" w:rsidRDefault="00000000" w:rsidRPr="00000000" w14:paraId="000014BF">
            <w:pPr>
              <w:rPr>
                <w:rFonts w:ascii="Arial" w:cs="Arial" w:eastAsia="Arial" w:hAnsi="Arial"/>
                <w:b w:val="1"/>
              </w:rPr>
            </w:pPr>
            <w:r w:rsidDel="00000000" w:rsidR="00000000" w:rsidRPr="00000000">
              <w:rPr>
                <w:rFonts w:ascii="Arial" w:cs="Arial" w:eastAsia="Arial" w:hAnsi="Arial"/>
                <w:b w:val="1"/>
                <w:rtl w:val="0"/>
              </w:rPr>
              <w:t xml:space="preserve">LOST</w:t>
            </w:r>
          </w:p>
        </w:tc>
        <w:tc>
          <w:tcPr/>
          <w:p w:rsidR="00000000" w:rsidDel="00000000" w:rsidP="00000000" w:rsidRDefault="00000000" w:rsidRPr="00000000" w14:paraId="000014C0">
            <w:pPr>
              <w:rPr>
                <w:rFonts w:ascii="Arial" w:cs="Arial" w:eastAsia="Arial" w:hAnsi="Arial"/>
              </w:rPr>
            </w:pPr>
            <w:r w:rsidDel="00000000" w:rsidR="00000000" w:rsidRPr="00000000">
              <w:rPr>
                <w:rFonts w:ascii="Arial" w:cs="Arial" w:eastAsia="Arial" w:hAnsi="Arial"/>
                <w:rtl w:val="0"/>
              </w:rPr>
              <w:t xml:space="preserve">The client is considered offline and not able to receive packets until it has re-established a session with the GW by way of a CONNECT. The gateway </w:t>
            </w:r>
            <w:r w:rsidDel="00000000" w:rsidR="00000000" w:rsidRPr="00000000">
              <w:rPr>
                <w:rFonts w:ascii="Arial" w:cs="Arial" w:eastAsia="Arial" w:hAnsi="Arial"/>
                <w:b w:val="1"/>
                <w:rtl w:val="0"/>
              </w:rPr>
              <w:t xml:space="preserve">must not</w:t>
            </w:r>
            <w:r w:rsidDel="00000000" w:rsidR="00000000" w:rsidRPr="00000000">
              <w:rPr>
                <w:rFonts w:ascii="Arial" w:cs="Arial" w:eastAsia="Arial" w:hAnsi="Arial"/>
                <w:rtl w:val="0"/>
              </w:rPr>
              <w:t xml:space="preserve"> attempt to send packets to a client in the </w:t>
            </w:r>
            <w:r w:rsidDel="00000000" w:rsidR="00000000" w:rsidRPr="00000000">
              <w:rPr>
                <w:rFonts w:ascii="Arial" w:cs="Arial" w:eastAsia="Arial" w:hAnsi="Arial"/>
                <w:b w:val="1"/>
                <w:rtl w:val="0"/>
              </w:rPr>
              <w:t xml:space="preserve">LOST </w:t>
            </w:r>
            <w:r w:rsidDel="00000000" w:rsidR="00000000" w:rsidRPr="00000000">
              <w:rPr>
                <w:rFonts w:ascii="Arial" w:cs="Arial" w:eastAsia="Arial" w:hAnsi="Arial"/>
                <w:rtl w:val="0"/>
              </w:rPr>
              <w:t xml:space="preserve">state</w:t>
            </w:r>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Any packets received from a client whose state is</w:t>
            </w:r>
            <w:r w:rsidDel="00000000" w:rsidR="00000000" w:rsidRPr="00000000">
              <w:rPr>
                <w:rFonts w:ascii="Arial" w:cs="Arial" w:eastAsia="Arial" w:hAnsi="Arial"/>
                <w:b w:val="1"/>
                <w:rtl w:val="0"/>
              </w:rPr>
              <w:t xml:space="preserve"> LOST </w:t>
            </w:r>
            <w:r w:rsidDel="00000000" w:rsidR="00000000" w:rsidRPr="00000000">
              <w:rPr>
                <w:rFonts w:ascii="Arial" w:cs="Arial" w:eastAsia="Arial" w:hAnsi="Arial"/>
                <w:rtl w:val="0"/>
              </w:rPr>
              <w:t xml:space="preserve">should not be processed and a DISCONNECT with error should be sent in response, unless the packets received are PUBLISH WITHOUT SESSION or PUBLISH -1. Session state may exist on the GW for a client in the </w:t>
            </w:r>
            <w:r w:rsidDel="00000000" w:rsidR="00000000" w:rsidRPr="00000000">
              <w:rPr>
                <w:rFonts w:ascii="Arial" w:cs="Arial" w:eastAsia="Arial" w:hAnsi="Arial"/>
                <w:b w:val="1"/>
                <w:rtl w:val="0"/>
              </w:rPr>
              <w:t xml:space="preserve">LOST</w:t>
            </w:r>
            <w:r w:rsidDel="00000000" w:rsidR="00000000" w:rsidRPr="00000000">
              <w:rPr>
                <w:rFonts w:ascii="Arial" w:cs="Arial" w:eastAsia="Arial" w:hAnsi="Arial"/>
                <w:rtl w:val="0"/>
              </w:rPr>
              <w:t xml:space="preserve"> state.</w:t>
            </w:r>
          </w:p>
        </w:tc>
        <w:tc>
          <w:tcPr/>
          <w:p w:rsidR="00000000" w:rsidDel="00000000" w:rsidP="00000000" w:rsidRDefault="00000000" w:rsidRPr="00000000" w14:paraId="000014C1">
            <w:pPr>
              <w:rPr>
                <w:rFonts w:ascii="Arial" w:cs="Arial" w:eastAsia="Arial" w:hAnsi="Arial"/>
                <w:b w:val="1"/>
              </w:rPr>
            </w:pPr>
            <w:r w:rsidDel="00000000" w:rsidR="00000000" w:rsidRPr="00000000">
              <w:rPr>
                <w:rFonts w:ascii="Arial" w:cs="Arial" w:eastAsia="Arial" w:hAnsi="Arial"/>
                <w:b w:val="1"/>
                <w:rtl w:val="0"/>
              </w:rPr>
              <w:t xml:space="preserve">ACTIVE</w:t>
            </w:r>
          </w:p>
        </w:tc>
      </w:tr>
    </w:tbl>
    <w:p w:rsidR="00000000" w:rsidDel="00000000" w:rsidP="00000000" w:rsidRDefault="00000000" w:rsidRPr="00000000" w14:paraId="000014C2">
      <w:pPr>
        <w:jc w:val="left"/>
        <w:rPr>
          <w:rFonts w:ascii="Arial" w:cs="Arial" w:eastAsia="Arial" w:hAnsi="Arial"/>
        </w:rPr>
      </w:pPr>
      <w:r w:rsidDel="00000000" w:rsidR="00000000" w:rsidRPr="00000000">
        <w:rPr>
          <w:rtl w:val="0"/>
        </w:rPr>
      </w:r>
    </w:p>
    <w:p w:rsidR="00000000" w:rsidDel="00000000" w:rsidP="00000000" w:rsidRDefault="00000000" w:rsidRPr="00000000" w14:paraId="000014C3">
      <w:pPr>
        <w:spacing w:after="303" w:line="259" w:lineRule="auto"/>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943600" cy="6350000"/>
            <wp:effectExtent b="0" l="0" r="0" t="0"/>
            <wp:docPr id="35" name="image3.png"/>
            <a:graphic>
              <a:graphicData uri="http://schemas.openxmlformats.org/drawingml/2006/picture">
                <pic:pic>
                  <pic:nvPicPr>
                    <pic:cNvPr id="0" name="image3.png"/>
                    <pic:cNvPicPr preferRelativeResize="0"/>
                  </pic:nvPicPr>
                  <pic:blipFill>
                    <a:blip r:embed="rId92"/>
                    <a:srcRect b="0" l="0" r="0" t="0"/>
                    <a:stretch>
                      <a:fillRect/>
                    </a:stretch>
                  </pic:blipFill>
                  <pic:spPr>
                    <a:xfrm>
                      <a:off x="0" y="0"/>
                      <a:ext cx="5943600" cy="6350000"/>
                    </a:xfrm>
                    <a:prstGeom prst="rect"/>
                    <a:ln/>
                  </pic:spPr>
                </pic:pic>
              </a:graphicData>
            </a:graphic>
          </wp:inline>
        </w:drawing>
      </w:r>
      <w:r w:rsidDel="00000000" w:rsidR="00000000" w:rsidRPr="00000000">
        <w:rPr>
          <w:rtl w:val="0"/>
        </w:rPr>
      </w:r>
    </w:p>
    <w:p w:rsidR="00000000" w:rsidDel="00000000" w:rsidP="00000000" w:rsidRDefault="00000000" w:rsidRPr="00000000" w14:paraId="000014C4">
      <w:pPr>
        <w:spacing w:after="303" w:line="259" w:lineRule="auto"/>
        <w:jc w:val="center"/>
        <w:rPr>
          <w:rFonts w:ascii="Arial" w:cs="Arial" w:eastAsia="Arial" w:hAnsi="Arial"/>
        </w:rPr>
      </w:pPr>
      <w:r w:rsidDel="00000000" w:rsidR="00000000" w:rsidRPr="00000000">
        <w:rPr>
          <w:rFonts w:ascii="Arial" w:cs="Arial" w:eastAsia="Arial" w:hAnsi="Arial"/>
          <w:rtl w:val="0"/>
        </w:rPr>
        <w:t xml:space="preserve">Figure 4:  </w:t>
      </w:r>
      <w:sdt>
        <w:sdtPr>
          <w:tag w:val="goog_rdk_166"/>
        </w:sdtPr>
        <w:sdtContent>
          <w:commentRangeStart w:id="118"/>
        </w:sdtContent>
      </w:sdt>
      <w:r w:rsidDel="00000000" w:rsidR="00000000" w:rsidRPr="00000000">
        <w:rPr>
          <w:rFonts w:ascii="Arial" w:cs="Arial" w:eastAsia="Arial" w:hAnsi="Arial"/>
          <w:rtl w:val="0"/>
        </w:rPr>
        <w:t xml:space="preserve">The Server View of the Client State</w:t>
      </w:r>
      <w:commentRangeEnd w:id="118"/>
      <w:r w:rsidDel="00000000" w:rsidR="00000000" w:rsidRPr="00000000">
        <w:commentReference w:id="118"/>
      </w:r>
      <w:r w:rsidDel="00000000" w:rsidR="00000000" w:rsidRPr="00000000">
        <w:rPr>
          <w:rtl w:val="0"/>
        </w:rPr>
      </w:r>
    </w:p>
    <w:p w:rsidR="00000000" w:rsidDel="00000000" w:rsidP="00000000" w:rsidRDefault="00000000" w:rsidRPr="00000000" w14:paraId="000014C5">
      <w:pPr>
        <w:pStyle w:val="Heading3"/>
        <w:ind w:left="0" w:firstLine="0"/>
        <w:rPr/>
      </w:pPr>
      <w:bookmarkStart w:colFirst="0" w:colLast="0" w:name="_heading=h.qfa0p4gzzbmu" w:id="252"/>
      <w:bookmarkEnd w:id="252"/>
      <w:r w:rsidDel="00000000" w:rsidR="00000000" w:rsidRPr="00000000">
        <w:rPr>
          <w:rtl w:val="0"/>
        </w:rPr>
        <w:t xml:space="preserve">4.15.1 Gateway timers</w:t>
      </w:r>
    </w:p>
    <w:p w:rsidR="00000000" w:rsidDel="00000000" w:rsidP="00000000" w:rsidRDefault="00000000" w:rsidRPr="00000000" w14:paraId="000014C6">
      <w:pPr>
        <w:rPr/>
      </w:pPr>
      <w:r w:rsidDel="00000000" w:rsidR="00000000" w:rsidRPr="00000000">
        <w:rPr>
          <w:rtl w:val="0"/>
        </w:rPr>
        <w:t xml:space="preserve">The following timers must be managed by a Gateway per Client to handle the different Client states:</w:t>
      </w:r>
    </w:p>
    <w:p w:rsidR="00000000" w:rsidDel="00000000" w:rsidP="00000000" w:rsidRDefault="00000000" w:rsidRPr="00000000" w14:paraId="000014C7">
      <w:pPr>
        <w:numPr>
          <w:ilvl w:val="0"/>
          <w:numId w:val="6"/>
        </w:numPr>
        <w:spacing w:after="0" w:lineRule="auto"/>
        <w:ind w:left="720" w:hanging="360"/>
        <w:rPr>
          <w:u w:val="none"/>
        </w:rPr>
      </w:pPr>
      <w:r w:rsidDel="00000000" w:rsidR="00000000" w:rsidRPr="00000000">
        <w:rPr>
          <w:rtl w:val="0"/>
        </w:rPr>
        <w:t xml:space="preserve">“Keep Alive” timer based on the value defined in the CONNECT packet. If expired, a Client is moved from Active to Lost state or from Asleep to Lost state or from Awake to Lost state.</w:t>
      </w:r>
      <w:r w:rsidDel="00000000" w:rsidR="00000000" w:rsidRPr="00000000">
        <w:rPr>
          <w:rtl w:val="0"/>
        </w:rPr>
      </w:r>
    </w:p>
    <w:p w:rsidR="00000000" w:rsidDel="00000000" w:rsidP="00000000" w:rsidRDefault="00000000" w:rsidRPr="00000000" w14:paraId="000014C8">
      <w:pPr>
        <w:numPr>
          <w:ilvl w:val="0"/>
          <w:numId w:val="6"/>
        </w:numPr>
        <w:spacing w:before="0" w:lineRule="auto"/>
        <w:ind w:left="720" w:hanging="360"/>
        <w:rPr>
          <w:u w:val="none"/>
        </w:rPr>
      </w:pPr>
      <w:r w:rsidDel="00000000" w:rsidR="00000000" w:rsidRPr="00000000">
        <w:rPr>
          <w:rtl w:val="0"/>
        </w:rPr>
        <w:t xml:space="preserve">“Session Expiry” timer based on the value defined in the CONNECT or the DISCONNECT packet. If expired, the session state associated with the Client can be removed.</w:t>
      </w:r>
      <w:r w:rsidDel="00000000" w:rsidR="00000000" w:rsidRPr="00000000">
        <w:rPr>
          <w:rtl w:val="0"/>
        </w:rPr>
      </w:r>
    </w:p>
    <w:p w:rsidR="00000000" w:rsidDel="00000000" w:rsidP="00000000" w:rsidRDefault="00000000" w:rsidRPr="00000000" w14:paraId="000014C9">
      <w:pPr>
        <w:pStyle w:val="Heading2"/>
        <w:keepLines w:val="1"/>
        <w:spacing w:after="64" w:before="0" w:line="259" w:lineRule="auto"/>
        <w:ind w:left="0" w:firstLine="0"/>
        <w:rPr>
          <w:rFonts w:ascii="Arial" w:cs="Arial" w:eastAsia="Arial" w:hAnsi="Arial"/>
        </w:rPr>
      </w:pPr>
      <w:bookmarkStart w:colFirst="0" w:colLast="0" w:name="_heading=h.gtnh0h" w:id="253"/>
      <w:bookmarkEnd w:id="253"/>
      <w:r w:rsidDel="00000000" w:rsidR="00000000" w:rsidRPr="00000000">
        <w:rPr>
          <w:rFonts w:ascii="Arial" w:cs="Arial" w:eastAsia="Arial" w:hAnsi="Arial"/>
          <w:rtl w:val="0"/>
        </w:rPr>
        <w:t xml:space="preserve">4.16 Clean start</w:t>
      </w:r>
    </w:p>
    <w:p w:rsidR="00000000" w:rsidDel="00000000" w:rsidP="00000000" w:rsidRDefault="00000000" w:rsidRPr="00000000" w14:paraId="000014CA">
      <w:pPr>
        <w:spacing w:after="0" w:lineRule="auto"/>
        <w:ind w:left="-5" w:right="146" w:firstLine="0"/>
        <w:rPr>
          <w:rFonts w:ascii="Arial" w:cs="Arial" w:eastAsia="Arial" w:hAnsi="Arial"/>
        </w:rPr>
      </w:pPr>
      <w:r w:rsidDel="00000000" w:rsidR="00000000" w:rsidRPr="00000000">
        <w:rPr>
          <w:rFonts w:ascii="Arial" w:cs="Arial" w:eastAsia="Arial" w:hAnsi="Arial"/>
          <w:rtl w:val="0"/>
        </w:rPr>
        <w:t xml:space="preserve">When a client disconnects, its subscriptions are retained for no less than the session expiration interval. They are persistent and valid for new (non clean start) sessions, until either they are explicitly un-subscribed by the client, or the client establishes a new session with the “clean start” flag set or their idle time exceeds the session expiry interval associated with the session.</w:t>
      </w:r>
    </w:p>
    <w:p w:rsidR="00000000" w:rsidDel="00000000" w:rsidP="00000000" w:rsidRDefault="00000000" w:rsidRPr="00000000" w14:paraId="000014CB">
      <w:pPr>
        <w:spacing w:after="152" w:lineRule="auto"/>
        <w:ind w:left="-15" w:right="4" w:firstLine="0"/>
        <w:rPr>
          <w:rFonts w:ascii="Arial" w:cs="Arial" w:eastAsia="Arial" w:hAnsi="Arial"/>
        </w:rPr>
      </w:pPr>
      <w:r w:rsidDel="00000000" w:rsidR="00000000" w:rsidRPr="00000000">
        <w:rPr>
          <w:rFonts w:ascii="Arial" w:cs="Arial" w:eastAsia="Arial" w:hAnsi="Arial"/>
          <w:rtl w:val="0"/>
        </w:rPr>
        <w:t xml:space="preserve">The two flags “CleanStart” and “Will” in the CONNECT Packet have the following meanings:</w:t>
      </w:r>
    </w:p>
    <w:p w:rsidR="00000000" w:rsidDel="00000000" w:rsidP="00000000" w:rsidRDefault="00000000" w:rsidRPr="00000000" w14:paraId="000014CC">
      <w:pPr>
        <w:numPr>
          <w:ilvl w:val="0"/>
          <w:numId w:val="43"/>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Will=true: The Gateway will delete all Session data related to the client, including Will data if present, and it will set the Will data in the Session state with the content of the CONNECT Will fields and will return CONNACK.</w:t>
      </w:r>
    </w:p>
    <w:p w:rsidR="00000000" w:rsidDel="00000000" w:rsidP="00000000" w:rsidRDefault="00000000" w:rsidRPr="00000000" w14:paraId="000014CD">
      <w:pPr>
        <w:numPr>
          <w:ilvl w:val="0"/>
          <w:numId w:val="43"/>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CleanStart=true, Will=false: The gateway will delete all subscriptions and Will data, if present, related to the client and it will return CONNACK.</w:t>
      </w:r>
    </w:p>
    <w:p w:rsidR="00000000" w:rsidDel="00000000" w:rsidP="00000000" w:rsidRDefault="00000000" w:rsidRPr="00000000" w14:paraId="000014CE">
      <w:pPr>
        <w:numPr>
          <w:ilvl w:val="0"/>
          <w:numId w:val="43"/>
        </w:numPr>
        <w:spacing w:after="17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Will=true: The gateway will keep all the client’s data and it will overwrite, if present, or add the Will data related to the client with the content of the CONNECT Will optional fields and it will return CONNACK.</w:t>
      </w:r>
    </w:p>
    <w:p w:rsidR="00000000" w:rsidDel="00000000" w:rsidP="00000000" w:rsidRDefault="00000000" w:rsidRPr="00000000" w14:paraId="000014CF">
      <w:pPr>
        <w:numPr>
          <w:ilvl w:val="0"/>
          <w:numId w:val="43"/>
        </w:numPr>
        <w:spacing w:after="124" w:before="0" w:line="248.00000000000006" w:lineRule="auto"/>
        <w:ind w:left="498" w:right="990" w:hanging="199"/>
        <w:rPr>
          <w:rFonts w:ascii="Arial" w:cs="Arial" w:eastAsia="Arial" w:hAnsi="Arial"/>
          <w:sz w:val="21"/>
          <w:szCs w:val="21"/>
        </w:rPr>
      </w:pPr>
      <w:r w:rsidDel="00000000" w:rsidR="00000000" w:rsidRPr="00000000">
        <w:rPr>
          <w:rFonts w:ascii="Arial" w:cs="Arial" w:eastAsia="Arial" w:hAnsi="Arial"/>
          <w:rtl w:val="0"/>
        </w:rPr>
        <w:t xml:space="preserve">CleanStart=false, Will=false: The Gateway will keep all the client’s subscriptions and it will delete any Will data, if present, and it will return CONNACK.</w:t>
      </w:r>
    </w:p>
    <w:p w:rsidR="00000000" w:rsidDel="00000000" w:rsidP="00000000" w:rsidRDefault="00000000" w:rsidRPr="00000000" w14:paraId="000014D0">
      <w:pPr>
        <w:spacing w:after="346" w:lineRule="auto"/>
        <w:ind w:left="-15" w:right="4" w:firstLine="0"/>
        <w:rPr>
          <w:rFonts w:ascii="Arial" w:cs="Arial" w:eastAsia="Arial" w:hAnsi="Arial"/>
        </w:rPr>
      </w:pPr>
      <w:r w:rsidDel="00000000" w:rsidR="00000000" w:rsidRPr="00000000">
        <w:rPr>
          <w:rFonts w:ascii="Arial" w:cs="Arial" w:eastAsia="Arial" w:hAnsi="Arial"/>
          <w:rtl w:val="0"/>
        </w:rPr>
        <w:t xml:space="preserve">Note that if a client wants to delete only its Will data at Virtual Connection creation, it could send a CONNECT packet with “CleanStart=false” and “Will=false”.</w:t>
      </w:r>
    </w:p>
    <w:p w:rsidR="00000000" w:rsidDel="00000000" w:rsidP="00000000" w:rsidRDefault="00000000" w:rsidRPr="00000000" w14:paraId="000014D1">
      <w:pPr>
        <w:pStyle w:val="Heading2"/>
        <w:keepLines w:val="1"/>
        <w:spacing w:after="64" w:before="0" w:line="259" w:lineRule="auto"/>
        <w:ind w:left="0" w:firstLine="0"/>
        <w:rPr>
          <w:rFonts w:ascii="Arial" w:cs="Arial" w:eastAsia="Arial" w:hAnsi="Arial"/>
        </w:rPr>
      </w:pPr>
      <w:bookmarkStart w:colFirst="0" w:colLast="0" w:name="_heading=h.1fyl9w3" w:id="254"/>
      <w:bookmarkEnd w:id="254"/>
      <w:r w:rsidDel="00000000" w:rsidR="00000000" w:rsidRPr="00000000">
        <w:rPr>
          <w:rFonts w:ascii="Arial" w:cs="Arial" w:eastAsia="Arial" w:hAnsi="Arial"/>
          <w:rtl w:val="0"/>
        </w:rPr>
        <w:t xml:space="preserve">4.17 Topic Registration</w:t>
      </w:r>
    </w:p>
    <w:p w:rsidR="00000000" w:rsidDel="00000000" w:rsidP="00000000" w:rsidRDefault="00000000" w:rsidRPr="00000000" w14:paraId="000014D2">
      <w:pPr>
        <w:rPr>
          <w:rFonts w:ascii="Arial" w:cs="Arial" w:eastAsia="Arial" w:hAnsi="Arial"/>
        </w:rPr>
      </w:pPr>
      <w:r w:rsidDel="00000000" w:rsidR="00000000" w:rsidRPr="00000000">
        <w:rPr>
          <w:rFonts w:ascii="Arial" w:cs="Arial" w:eastAsia="Arial" w:hAnsi="Arial"/>
          <w:rtl w:val="0"/>
        </w:rPr>
        <w:t xml:space="preserve">Because of the limited bandwidth and the small packet payload in wireless sensor networks, data is not published together with its topic name as in MQTT. A registration procedure is introduced which allows both a client and a gateway to inform its peer about the short topic alias and its corresponding topic name before it can start sending PUBLISH packets using the short topic alias.</w:t>
      </w:r>
    </w:p>
    <w:p w:rsidR="00000000" w:rsidDel="00000000" w:rsidP="00000000" w:rsidRDefault="00000000" w:rsidRPr="00000000" w14:paraId="000014D3">
      <w:pPr>
        <w:ind w:left="-5" w:right="4" w:firstLine="0"/>
        <w:rPr>
          <w:rFonts w:ascii="Arial" w:cs="Arial" w:eastAsia="Arial" w:hAnsi="Arial"/>
        </w:rPr>
      </w:pPr>
      <w:r w:rsidDel="00000000" w:rsidR="00000000" w:rsidRPr="00000000">
        <w:rPr>
          <w:rFonts w:ascii="Arial" w:cs="Arial" w:eastAsia="Arial" w:hAnsi="Arial"/>
          <w:rtl w:val="0"/>
        </w:rPr>
        <w:t xml:space="preserve">A topic alias is a two-byte long replacement of the string-based topic name. A client needs to use the REGISTER procedure to inform the gateway about the topic name it wants to employ and gets the corresponding topic alias from the gateway. It then will use this topic alias in the PUBLISH packets it sends to the gateway. In the opposite direction, the PUBLISH packets also contain a 2-byte topic alias (instead of the string-based topic name). The client is informed about the relation between topic alias and topic name by means of either a former SUBSCRIBE procedure, or a REGISTER procedure started by the gateway.</w:t>
      </w:r>
    </w:p>
    <w:p w:rsidR="00000000" w:rsidDel="00000000" w:rsidP="00000000" w:rsidRDefault="00000000" w:rsidRPr="00000000" w14:paraId="000014D4">
      <w:pPr>
        <w:rPr>
          <w:rFonts w:ascii="Arial" w:cs="Arial" w:eastAsia="Arial" w:hAnsi="Arial"/>
        </w:rPr>
      </w:pPr>
      <w:r w:rsidDel="00000000" w:rsidR="00000000" w:rsidRPr="00000000">
        <w:rPr>
          <w:rFonts w:ascii="Arial" w:cs="Arial" w:eastAsia="Arial" w:hAnsi="Arial"/>
          <w:rtl w:val="0"/>
        </w:rPr>
        <w:t xml:space="preserve">To register a topic name a client sends a REGISTER packet to the Server. If the registration could be accepted, the gateway assigns a </w:t>
      </w:r>
      <w:r w:rsidDel="00000000" w:rsidR="00000000" w:rsidRPr="00000000">
        <w:rPr>
          <w:rFonts w:ascii="Arial" w:cs="Arial" w:eastAsia="Arial" w:hAnsi="Arial"/>
          <w:i w:val="1"/>
          <w:rtl w:val="0"/>
        </w:rPr>
        <w:t xml:space="preserve">topic alias </w:t>
      </w:r>
      <w:r w:rsidDel="00000000" w:rsidR="00000000" w:rsidRPr="00000000">
        <w:rPr>
          <w:rFonts w:ascii="Arial" w:cs="Arial" w:eastAsia="Arial" w:hAnsi="Arial"/>
          <w:rtl w:val="0"/>
        </w:rPr>
        <w:t xml:space="preserve">to the received topic name and returns it with a REGACK packet to the client. </w:t>
      </w:r>
    </w:p>
    <w:p w:rsidR="00000000" w:rsidDel="00000000" w:rsidP="00000000" w:rsidRDefault="00000000" w:rsidRPr="00000000" w14:paraId="000014D5">
      <w:pPr>
        <w:rPr>
          <w:rFonts w:ascii="Arial" w:cs="Arial" w:eastAsia="Arial" w:hAnsi="Arial"/>
        </w:rPr>
      </w:pPr>
      <w:r w:rsidDel="00000000" w:rsidR="00000000" w:rsidRPr="00000000">
        <w:rPr>
          <w:rFonts w:ascii="Arial" w:cs="Arial" w:eastAsia="Arial" w:hAnsi="Arial"/>
          <w:rtl w:val="0"/>
        </w:rPr>
        <w:t xml:space="preserve">If the client initiates a REGISTER against a topic which is known by the Server to have a predefined topic alias associated with it, it is an error case, </w:t>
      </w:r>
      <w:sdt>
        <w:sdtPr>
          <w:tag w:val="goog_rdk_167"/>
        </w:sdtPr>
        <w:sdtContent>
          <w:commentRangeStart w:id="119"/>
        </w:sdtContent>
      </w:sdt>
      <w:sdt>
        <w:sdtPr>
          <w:tag w:val="goog_rdk_168"/>
        </w:sdtPr>
        <w:sdtContent>
          <w:commentRangeStart w:id="120"/>
        </w:sdtContent>
      </w:sdt>
      <w:sdt>
        <w:sdtPr>
          <w:tag w:val="goog_rdk_169"/>
        </w:sdtPr>
        <w:sdtContent>
          <w:commentRangeStart w:id="121"/>
        </w:sdtContent>
      </w:sdt>
      <w:r w:rsidDel="00000000" w:rsidR="00000000" w:rsidRPr="00000000">
        <w:rPr>
          <w:rFonts w:ascii="Arial" w:cs="Arial" w:eastAsia="Arial" w:hAnsi="Arial"/>
          <w:rtl w:val="0"/>
        </w:rPr>
        <w:t xml:space="preserve">but one which should not be terminal to the session since gateway updates could lead to this scenario.</w:t>
      </w:r>
      <w:commentRangeEnd w:id="119"/>
      <w:r w:rsidDel="00000000" w:rsidR="00000000" w:rsidRPr="00000000">
        <w:commentReference w:id="119"/>
      </w:r>
      <w:commentRangeEnd w:id="120"/>
      <w:r w:rsidDel="00000000" w:rsidR="00000000" w:rsidRPr="00000000">
        <w:commentReference w:id="120"/>
      </w:r>
      <w:commentRangeEnd w:id="121"/>
      <w:r w:rsidDel="00000000" w:rsidR="00000000" w:rsidRPr="00000000">
        <w:commentReference w:id="121"/>
      </w:r>
      <w:r w:rsidDel="00000000" w:rsidR="00000000" w:rsidRPr="00000000">
        <w:rPr>
          <w:rFonts w:ascii="Arial" w:cs="Arial" w:eastAsia="Arial" w:hAnsi="Arial"/>
          <w:rtl w:val="0"/>
        </w:rPr>
        <w:t xml:space="preserve"> The gateway will specify its topic alias type to be predefined and set the topic alias value to match that defined on the gateway in the REGACK, it will also set a reason code on the REGACK to indicate the issue. The client can then choose to update its registry of predefined topic aliases if it so wishes. </w:t>
      </w:r>
    </w:p>
    <w:p w:rsidR="00000000" w:rsidDel="00000000" w:rsidP="00000000" w:rsidRDefault="00000000" w:rsidRPr="00000000" w14:paraId="000014D6">
      <w:pPr>
        <w:rPr>
          <w:rFonts w:ascii="Arial" w:cs="Arial" w:eastAsia="Arial" w:hAnsi="Arial"/>
          <w:highlight w:val="yellow"/>
        </w:rPr>
      </w:pPr>
      <w:r w:rsidDel="00000000" w:rsidR="00000000" w:rsidRPr="00000000">
        <w:rPr>
          <w:rFonts w:ascii="Arial" w:cs="Arial" w:eastAsia="Arial" w:hAnsi="Arial"/>
          <w:highlight w:val="yellow"/>
          <w:rtl w:val="0"/>
        </w:rPr>
        <w:t xml:space="preserve">If a Client sends a PUBLISH to a predefined topic alias, which is not defined on the Server, this is considered a protocol violation. </w:t>
      </w:r>
      <w:r w:rsidDel="00000000" w:rsidR="00000000" w:rsidRPr="00000000">
        <w:rPr>
          <w:rtl w:val="0"/>
        </w:rPr>
        <w:t xml:space="preserve"> </w:t>
      </w:r>
      <w:r w:rsidDel="00000000" w:rsidR="00000000" w:rsidRPr="00000000">
        <w:rPr>
          <w:color w:val="ff0000"/>
          <w:rtl w:val="0"/>
        </w:rPr>
        <w:t xml:space="preserve">[MQTT-SN-???]</w:t>
      </w:r>
      <w:r w:rsidDel="00000000" w:rsidR="00000000" w:rsidRPr="00000000">
        <w:rPr>
          <w:rtl w:val="0"/>
        </w:rPr>
      </w:r>
    </w:p>
    <w:p w:rsidR="00000000" w:rsidDel="00000000" w:rsidP="00000000" w:rsidRDefault="00000000" w:rsidRPr="00000000" w14:paraId="000014D7">
      <w:pPr>
        <w:rPr>
          <w:rFonts w:ascii="Arial" w:cs="Arial" w:eastAsia="Arial" w:hAnsi="Arial"/>
        </w:rPr>
      </w:pPr>
      <w:r w:rsidDel="00000000" w:rsidR="00000000" w:rsidRPr="00000000">
        <w:rPr>
          <w:rFonts w:ascii="Arial" w:cs="Arial" w:eastAsia="Arial" w:hAnsi="Arial"/>
          <w:rtl w:val="0"/>
        </w:rPr>
        <w:t xml:space="preserve">If there are no predefined topic aliases, the gateway will pass back a SESSION topic alias type. If the registration can not be accepted, a REGACK is also returned to the client with the failure reason encoded in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 field.</w:t>
      </w:r>
    </w:p>
    <w:p w:rsidR="00000000" w:rsidDel="00000000" w:rsidP="00000000" w:rsidRDefault="00000000" w:rsidRPr="00000000" w14:paraId="000014D8">
      <w:pPr>
        <w:rPr>
          <w:rFonts w:ascii="Arial" w:cs="Arial" w:eastAsia="Arial" w:hAnsi="Arial"/>
        </w:rPr>
      </w:pPr>
      <w:r w:rsidDel="00000000" w:rsidR="00000000" w:rsidRPr="00000000">
        <w:rPr>
          <w:rFonts w:ascii="Arial" w:cs="Arial" w:eastAsia="Arial" w:hAnsi="Arial"/>
          <w:rtl w:val="0"/>
        </w:rPr>
        <w:t xml:space="preserve">After having received the REGACK packet with </w:t>
      </w:r>
      <w:r w:rsidDel="00000000" w:rsidR="00000000" w:rsidRPr="00000000">
        <w:rPr>
          <w:rFonts w:ascii="Arial" w:cs="Arial" w:eastAsia="Arial" w:hAnsi="Arial"/>
          <w:i w:val="1"/>
          <w:rtl w:val="0"/>
        </w:rPr>
        <w:t xml:space="preserve">ReasonCode =“accepted”</w:t>
      </w:r>
      <w:r w:rsidDel="00000000" w:rsidR="00000000" w:rsidRPr="00000000">
        <w:rPr>
          <w:rFonts w:ascii="Arial" w:cs="Arial" w:eastAsia="Arial" w:hAnsi="Arial"/>
          <w:rtl w:val="0"/>
        </w:rPr>
        <w:t xml:space="preserve">, the client shall use the assigned </w:t>
      </w:r>
      <w:r w:rsidDel="00000000" w:rsidR="00000000" w:rsidRPr="00000000">
        <w:rPr>
          <w:rFonts w:ascii="Arial" w:cs="Arial" w:eastAsia="Arial" w:hAnsi="Arial"/>
          <w:i w:val="1"/>
          <w:rtl w:val="0"/>
        </w:rPr>
        <w:t xml:space="preserve">topicId </w:t>
      </w:r>
      <w:r w:rsidDel="00000000" w:rsidR="00000000" w:rsidRPr="00000000">
        <w:rPr>
          <w:rFonts w:ascii="Arial" w:cs="Arial" w:eastAsia="Arial" w:hAnsi="Arial"/>
          <w:rtl w:val="0"/>
        </w:rPr>
        <w:t xml:space="preserve">to publish data of the corresponding topic name. If, however, the REGACK contains a rejection code, the client may try to register later again. If the Reason Code was </w:t>
      </w:r>
      <w:r w:rsidDel="00000000" w:rsidR="00000000" w:rsidRPr="00000000">
        <w:rPr>
          <w:rFonts w:ascii="Arial" w:cs="Arial" w:eastAsia="Arial" w:hAnsi="Arial"/>
          <w:i w:val="1"/>
          <w:rtl w:val="0"/>
        </w:rPr>
        <w:t xml:space="preserve">“Congestion”</w:t>
      </w:r>
      <w:r w:rsidDel="00000000" w:rsidR="00000000" w:rsidRPr="00000000">
        <w:rPr>
          <w:rFonts w:ascii="Arial" w:cs="Arial" w:eastAsia="Arial" w:hAnsi="Arial"/>
          <w:rtl w:val="0"/>
        </w:rPr>
        <w:t xml:space="preserve">, the client should wait for a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restarting the registration procedure.</w:t>
      </w:r>
    </w:p>
    <w:p w:rsidR="00000000" w:rsidDel="00000000" w:rsidP="00000000" w:rsidRDefault="00000000" w:rsidRPr="00000000" w14:paraId="000014D9">
      <w:pPr>
        <w:rPr>
          <w:rFonts w:ascii="Arial" w:cs="Arial" w:eastAsia="Arial" w:hAnsi="Arial"/>
        </w:rPr>
      </w:pPr>
      <w:r w:rsidDel="00000000" w:rsidR="00000000" w:rsidRPr="00000000">
        <w:rPr>
          <w:rFonts w:ascii="Arial" w:cs="Arial" w:eastAsia="Arial" w:hAnsi="Arial"/>
          <w:rtl w:val="0"/>
        </w:rPr>
        <w:t xml:space="preserve">At any point in time a client may have only one REGISTER packet outstanding, i.e., it must wait for a REGACK packet before it can register another topic name.</w:t>
      </w:r>
    </w:p>
    <w:p w:rsidR="00000000" w:rsidDel="00000000" w:rsidP="00000000" w:rsidRDefault="00000000" w:rsidRPr="00000000" w14:paraId="000014DA">
      <w:pPr>
        <w:rPr>
          <w:rFonts w:ascii="Arial" w:cs="Arial" w:eastAsia="Arial" w:hAnsi="Arial"/>
        </w:rPr>
      </w:pPr>
      <w:r w:rsidDel="00000000" w:rsidR="00000000" w:rsidRPr="00000000">
        <w:rPr>
          <w:rFonts w:ascii="Arial" w:cs="Arial" w:eastAsia="Arial" w:hAnsi="Arial"/>
          <w:rtl w:val="0"/>
        </w:rPr>
        <w:t xml:space="preserve">A gateway sends a REGISTER packet to a client if it wants to inform that client about the topic name and the assigned topic alias that it will use later when sending PUBLISH packets of the corresponding topic name. This happens for example when no prior registrations exists, or when the client has DISCONNECTED with retain registration false, or the client re-connects without having set the “CleanStart” flag or the client has subscribed to topic names that contain wildcard characters such as # or +. </w:t>
      </w:r>
    </w:p>
    <w:p w:rsidR="00000000" w:rsidDel="00000000" w:rsidP="00000000" w:rsidRDefault="00000000" w:rsidRPr="00000000" w14:paraId="000014DB">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4DC">
      <w:pPr>
        <w:ind w:left="720" w:firstLine="0"/>
        <w:rPr>
          <w:rFonts w:ascii="Arial" w:cs="Arial" w:eastAsia="Arial" w:hAnsi="Arial"/>
        </w:rPr>
      </w:pPr>
      <w:sdt>
        <w:sdtPr>
          <w:tag w:val="goog_rdk_170"/>
        </w:sdtPr>
        <w:sdtContent>
          <w:commentRangeStart w:id="122"/>
        </w:sdtContent>
      </w:sdt>
      <w:sdt>
        <w:sdtPr>
          <w:tag w:val="goog_rdk_171"/>
        </w:sdtPr>
        <w:sdtContent>
          <w:commentRangeStart w:id="123"/>
        </w:sdtContent>
      </w:sdt>
      <w:sdt>
        <w:sdtPr>
          <w:tag w:val="goog_rdk_172"/>
        </w:sdtPr>
        <w:sdtContent>
          <w:commentRangeStart w:id="124"/>
        </w:sdtContent>
      </w:sdt>
      <w:r w:rsidDel="00000000" w:rsidR="00000000" w:rsidRPr="00000000">
        <w:rPr>
          <w:rFonts w:ascii="Arial" w:cs="Arial" w:eastAsia="Arial" w:hAnsi="Arial"/>
          <w:color w:val="000000"/>
          <w:rtl w:val="0"/>
        </w:rPr>
        <w:t xml:space="preserve">The gateway should attempt to make the best effort to reuse the same topic alias mappings that existed during any initial associated ACTIVE states.</w:t>
      </w:r>
      <w:commentRangeEnd w:id="122"/>
      <w:r w:rsidDel="00000000" w:rsidR="00000000" w:rsidRPr="00000000">
        <w:commentReference w:id="122"/>
      </w:r>
      <w:commentRangeEnd w:id="123"/>
      <w:r w:rsidDel="00000000" w:rsidR="00000000" w:rsidRPr="00000000">
        <w:commentReference w:id="123"/>
      </w:r>
      <w:commentRangeEnd w:id="124"/>
      <w:r w:rsidDel="00000000" w:rsidR="00000000" w:rsidRPr="00000000">
        <w:commentReference w:id="124"/>
      </w:r>
      <w:r w:rsidDel="00000000" w:rsidR="00000000" w:rsidRPr="00000000">
        <w:rPr>
          <w:rFonts w:ascii="Arial" w:cs="Arial" w:eastAsia="Arial" w:hAnsi="Arial"/>
          <w:color w:val="000000"/>
          <w:rtl w:val="0"/>
        </w:rPr>
        <w:t xml:space="preserve"> </w:t>
      </w:r>
      <w:r w:rsidDel="00000000" w:rsidR="00000000" w:rsidRPr="00000000">
        <w:rPr>
          <w:rtl w:val="0"/>
        </w:rPr>
      </w:r>
    </w:p>
    <w:p w:rsidR="00000000" w:rsidDel="00000000" w:rsidP="00000000" w:rsidRDefault="00000000" w:rsidRPr="00000000" w14:paraId="000014DD">
      <w:pPr>
        <w:pStyle w:val="Heading2"/>
        <w:ind w:left="0" w:firstLine="0"/>
        <w:rPr>
          <w:rFonts w:ascii="Arial" w:cs="Arial" w:eastAsia="Arial" w:hAnsi="Arial"/>
        </w:rPr>
      </w:pPr>
      <w:bookmarkStart w:colFirst="0" w:colLast="0" w:name="_heading=h.3zy8sjw" w:id="255"/>
      <w:bookmarkEnd w:id="255"/>
      <w:r w:rsidDel="00000000" w:rsidR="00000000" w:rsidRPr="00000000">
        <w:rPr>
          <w:rFonts w:ascii="Arial" w:cs="Arial" w:eastAsia="Arial" w:hAnsi="Arial"/>
          <w:rtl w:val="0"/>
        </w:rPr>
        <w:t xml:space="preserve">4.18 Topic Mapping and Aliasing</w:t>
      </w:r>
    </w:p>
    <w:p w:rsidR="00000000" w:rsidDel="00000000" w:rsidP="00000000" w:rsidRDefault="00000000" w:rsidRPr="00000000" w14:paraId="000014DE">
      <w:pPr>
        <w:rPr>
          <w:rFonts w:ascii="Arial" w:cs="Arial" w:eastAsia="Arial" w:hAnsi="Arial"/>
        </w:rPr>
      </w:pPr>
      <w:r w:rsidDel="00000000" w:rsidR="00000000" w:rsidRPr="00000000">
        <w:rPr>
          <w:rFonts w:ascii="Arial" w:cs="Arial" w:eastAsia="Arial" w:hAnsi="Arial"/>
          <w:highlight w:val="yellow"/>
          <w:rtl w:val="0"/>
        </w:rPr>
        <w:t xml:space="preserve">On the gateway the mapping table between registered topic ids and topic names MUST be implemented per client (and not by a single shared pool between all clients), to reduce the risk of an incorrect topic id from a client matching another client’s valid topic.</w:t>
      </w:r>
      <w:r w:rsidDel="00000000" w:rsidR="00000000" w:rsidRPr="00000000">
        <w:rPr>
          <w:rtl w:val="0"/>
        </w:rPr>
      </w:r>
    </w:p>
    <w:p w:rsidR="00000000" w:rsidDel="00000000" w:rsidP="00000000" w:rsidRDefault="00000000" w:rsidRPr="00000000" w14:paraId="000014DF">
      <w:pPr>
        <w:rPr>
          <w:rFonts w:ascii="Arial" w:cs="Arial" w:eastAsia="Arial" w:hAnsi="Arial"/>
        </w:rPr>
      </w:pPr>
      <w:r w:rsidDel="00000000" w:rsidR="00000000" w:rsidRPr="00000000">
        <w:rPr>
          <w:rFonts w:ascii="Arial" w:cs="Arial" w:eastAsia="Arial" w:hAnsi="Arial"/>
          <w:rtl w:val="0"/>
        </w:rPr>
        <w:t xml:space="preserve">For performance and efficiency reasons the broker may choose to align topic aliases for registered normal topic aliases between multiple clients. The mapping table of predefined topic aliases is separate from normal registered aliases. It is global and shared between all clients and gateways and may overlap with registered aliases, since it is in a different pool.</w:t>
      </w:r>
    </w:p>
    <w:p w:rsidR="00000000" w:rsidDel="00000000" w:rsidP="00000000" w:rsidRDefault="00000000" w:rsidRPr="00000000" w14:paraId="000014E0">
      <w:pPr>
        <w:pStyle w:val="Heading2"/>
        <w:keepLines w:val="1"/>
        <w:spacing w:after="64" w:before="0" w:line="259" w:lineRule="auto"/>
        <w:ind w:left="0" w:firstLine="0"/>
        <w:rPr>
          <w:rFonts w:ascii="Arial" w:cs="Arial" w:eastAsia="Arial" w:hAnsi="Arial"/>
        </w:rPr>
      </w:pPr>
      <w:bookmarkStart w:colFirst="0" w:colLast="0" w:name="_heading=h.2f3j2rp" w:id="256"/>
      <w:bookmarkEnd w:id="256"/>
      <w:r w:rsidDel="00000000" w:rsidR="00000000" w:rsidRPr="00000000">
        <w:rPr>
          <w:rFonts w:ascii="Arial" w:cs="Arial" w:eastAsia="Arial" w:hAnsi="Arial"/>
          <w:rtl w:val="0"/>
        </w:rPr>
        <w:t xml:space="preserve">4</w:t>
      </w:r>
      <w:r w:rsidDel="00000000" w:rsidR="00000000" w:rsidRPr="00000000">
        <w:rPr>
          <w:rtl w:val="0"/>
        </w:rPr>
        <w:t xml:space="preserve">.</w:t>
      </w:r>
      <w:r w:rsidDel="00000000" w:rsidR="00000000" w:rsidRPr="00000000">
        <w:rPr>
          <w:rFonts w:ascii="Arial" w:cs="Arial" w:eastAsia="Arial" w:hAnsi="Arial"/>
          <w:rtl w:val="0"/>
        </w:rPr>
        <w:t xml:space="preserve">19 Predefined topic aliases and short topic names</w:t>
      </w:r>
    </w:p>
    <w:p w:rsidR="00000000" w:rsidDel="00000000" w:rsidP="00000000" w:rsidRDefault="00000000" w:rsidRPr="00000000" w14:paraId="000014E1">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 “predefined” topic alias is a topic alias whose mapping to a topic name is known in advance by both the client’ application and the gateway. This is indicated in the </w:t>
      </w:r>
      <w:r w:rsidDel="00000000" w:rsidR="00000000" w:rsidRPr="00000000">
        <w:rPr>
          <w:rFonts w:ascii="Arial" w:cs="Arial" w:eastAsia="Arial" w:hAnsi="Arial"/>
          <w:i w:val="1"/>
          <w:rtl w:val="0"/>
        </w:rPr>
        <w:t xml:space="preserve">Flags </w:t>
      </w:r>
      <w:r w:rsidDel="00000000" w:rsidR="00000000" w:rsidRPr="00000000">
        <w:rPr>
          <w:rFonts w:ascii="Arial" w:cs="Arial" w:eastAsia="Arial" w:hAnsi="Arial"/>
          <w:rtl w:val="0"/>
        </w:rPr>
        <w:t xml:space="preserve">field of the packet. When using pre-defined topic aliases, both sides can start immediately with the sending of PUBLISH packets; there is no need for the REGISTER procedure as in the case of ”normal” topic aliases. When receiving a PUBLISH packet with a predefined topic alias, of which the mapping to a topic name is unknown, the receiver should return a PUBACK with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w:t>
      </w:r>
    </w:p>
    <w:p w:rsidR="00000000" w:rsidDel="00000000" w:rsidP="00000000" w:rsidRDefault="00000000" w:rsidRPr="00000000" w14:paraId="000014E2">
      <w:pPr>
        <w:spacing w:after="0" w:lineRule="auto"/>
        <w:ind w:left="-15" w:right="4" w:firstLine="0"/>
        <w:rPr>
          <w:rFonts w:ascii="Arial" w:cs="Arial" w:eastAsia="Arial" w:hAnsi="Arial"/>
        </w:rPr>
      </w:pPr>
      <w:r w:rsidDel="00000000" w:rsidR="00000000" w:rsidRPr="00000000">
        <w:rPr>
          <w:rFonts w:ascii="Arial" w:cs="Arial" w:eastAsia="Arial" w:hAnsi="Arial"/>
          <w:highlight w:val="yellow"/>
          <w:rtl w:val="0"/>
        </w:rPr>
        <w:t xml:space="preserve">The presence of a pre-defined topic alias does not imply any other meaning onto the topic name / topic filter itself. All lifecycle operations, for example SUBSCRIBE / UNSUBSCRIBE may still be used in the use of these aliases except for REGISTER.</w:t>
      </w:r>
      <w:r w:rsidDel="00000000" w:rsidR="00000000" w:rsidRPr="00000000">
        <w:rPr>
          <w:rtl w:val="0"/>
        </w:rPr>
      </w:r>
    </w:p>
    <w:p w:rsidR="00000000" w:rsidDel="00000000" w:rsidP="00000000" w:rsidRDefault="00000000" w:rsidRPr="00000000" w14:paraId="000014E3">
      <w:pPr>
        <w:spacing w:after="341" w:lineRule="auto"/>
        <w:ind w:left="-15" w:right="4" w:firstLine="0"/>
        <w:rPr>
          <w:rFonts w:ascii="Arial" w:cs="Arial" w:eastAsia="Arial" w:hAnsi="Arial"/>
        </w:rPr>
      </w:pPr>
      <w:r w:rsidDel="00000000" w:rsidR="00000000" w:rsidRPr="00000000">
        <w:rPr>
          <w:rFonts w:ascii="Arial" w:cs="Arial" w:eastAsia="Arial" w:hAnsi="Arial"/>
          <w:rtl w:val="0"/>
        </w:rPr>
        <w:t xml:space="preserve">A “short” topic name is a topic name that has a fixed length of two bytes. It could be carried together with the data within a PUBLISH packet, thus no REGISTER procedure is needed for a short topic name. Otherwise, all rules that apply to normal topic names also apply to short topic names. Note however that it does not make sense to do wildcarding in subscriptions to short topic names, because it is not possible to define a meaningful name hierarchy with only two characters.</w:t>
      </w:r>
    </w:p>
    <w:p w:rsidR="00000000" w:rsidDel="00000000" w:rsidP="00000000" w:rsidRDefault="00000000" w:rsidRPr="00000000" w14:paraId="000014E4">
      <w:pPr>
        <w:pStyle w:val="Heading2"/>
        <w:keepLines w:val="1"/>
        <w:spacing w:after="64" w:before="0" w:line="259" w:lineRule="auto"/>
        <w:ind w:left="0" w:right="4" w:firstLine="0"/>
        <w:rPr>
          <w:rFonts w:ascii="Arial" w:cs="Arial" w:eastAsia="Arial" w:hAnsi="Arial"/>
        </w:rPr>
      </w:pPr>
      <w:bookmarkStart w:colFirst="0" w:colLast="0" w:name="_heading=h.u8tczi" w:id="257"/>
      <w:bookmarkEnd w:id="257"/>
      <w:r w:rsidDel="00000000" w:rsidR="00000000" w:rsidRPr="00000000">
        <w:rPr>
          <w:rFonts w:ascii="Arial" w:cs="Arial" w:eastAsia="Arial" w:hAnsi="Arial"/>
          <w:rtl w:val="0"/>
        </w:rPr>
        <w:t xml:space="preserve">4.20 Client’s Topic Subscribe/Unsubscribe Procedure</w:t>
      </w:r>
    </w:p>
    <w:p w:rsidR="00000000" w:rsidDel="00000000" w:rsidP="00000000" w:rsidRDefault="00000000" w:rsidRPr="00000000" w14:paraId="000014E5">
      <w:pPr>
        <w:spacing w:after="4" w:lineRule="auto"/>
        <w:ind w:left="-5" w:right="4" w:firstLine="0"/>
        <w:rPr>
          <w:rFonts w:ascii="Arial" w:cs="Arial" w:eastAsia="Arial" w:hAnsi="Arial"/>
        </w:rPr>
      </w:pPr>
      <w:r w:rsidDel="00000000" w:rsidR="00000000" w:rsidRPr="00000000">
        <w:rPr>
          <w:rFonts w:ascii="Arial" w:cs="Arial" w:eastAsia="Arial" w:hAnsi="Arial"/>
          <w:rtl w:val="0"/>
        </w:rPr>
        <w:t xml:space="preserve">To subscribe to a topic name, a client sends a SUBSCRIBE packet to the gateway with the topic </w:t>
      </w:r>
      <w:sdt>
        <w:sdtPr>
          <w:tag w:val="goog_rdk_173"/>
        </w:sdtPr>
        <w:sdtContent>
          <w:commentRangeStart w:id="125"/>
        </w:sdtContent>
      </w:sdt>
      <w:r w:rsidDel="00000000" w:rsidR="00000000" w:rsidRPr="00000000">
        <w:rPr>
          <w:rFonts w:ascii="Arial" w:cs="Arial" w:eastAsia="Arial" w:hAnsi="Arial"/>
          <w:rtl w:val="0"/>
        </w:rPr>
        <w:t xml:space="preserve">name </w:t>
      </w:r>
      <w:commentRangeEnd w:id="125"/>
      <w:r w:rsidDel="00000000" w:rsidR="00000000" w:rsidRPr="00000000">
        <w:commentReference w:id="125"/>
      </w:r>
      <w:r w:rsidDel="00000000" w:rsidR="00000000" w:rsidRPr="00000000">
        <w:rPr>
          <w:rFonts w:ascii="Arial" w:cs="Arial" w:eastAsia="Arial" w:hAnsi="Arial"/>
          <w:rtl w:val="0"/>
        </w:rPr>
        <w:t xml:space="preserve">included in that packet. If the gateway is able accept the subscription, it assigns a topic alias to the received topic name and returns it within a SUBACK packet to the client. If the subscription cannot be accepted, then a SUBACK packet is also returned to the client with the rejection cause encoded in 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field. </w:t>
      </w:r>
      <w:sdt>
        <w:sdtPr>
          <w:tag w:val="goog_rdk_174"/>
        </w:sdtPr>
        <w:sdtContent>
          <w:commentRangeStart w:id="126"/>
        </w:sdtContent>
      </w:sdt>
      <w:r w:rsidDel="00000000" w:rsidR="00000000" w:rsidRPr="00000000">
        <w:rPr>
          <w:rFonts w:ascii="Arial" w:cs="Arial" w:eastAsia="Arial" w:hAnsi="Arial"/>
          <w:rtl w:val="0"/>
        </w:rPr>
        <w:t xml:space="preserve">If the rejection cause is </w:t>
      </w:r>
      <w:r w:rsidDel="00000000" w:rsidR="00000000" w:rsidRPr="00000000">
        <w:rPr>
          <w:rFonts w:ascii="Arial" w:cs="Arial" w:eastAsia="Arial" w:hAnsi="Arial"/>
          <w:i w:val="1"/>
          <w:rtl w:val="0"/>
        </w:rPr>
        <w:t xml:space="preserve">“Congestion”</w:t>
      </w:r>
      <w:commentRangeEnd w:id="126"/>
      <w:r w:rsidDel="00000000" w:rsidR="00000000" w:rsidRPr="00000000">
        <w:commentReference w:id="126"/>
      </w:r>
      <w:r w:rsidDel="00000000" w:rsidR="00000000" w:rsidRPr="00000000">
        <w:rPr>
          <w:rFonts w:ascii="Arial" w:cs="Arial" w:eastAsia="Arial" w:hAnsi="Arial"/>
          <w:rtl w:val="0"/>
        </w:rPr>
        <w:t xml:space="preserve">, the client should wait for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 </w:t>
      </w:r>
      <w:r w:rsidDel="00000000" w:rsidR="00000000" w:rsidRPr="00000000">
        <w:rPr>
          <w:rFonts w:ascii="Arial" w:cs="Arial" w:eastAsia="Arial" w:hAnsi="Arial"/>
          <w:rtl w:val="0"/>
        </w:rPr>
        <w:t xml:space="preserve">before resending the SUBSCRIBE packet to the gateway.</w:t>
      </w:r>
    </w:p>
    <w:p w:rsidR="00000000" w:rsidDel="00000000" w:rsidP="00000000" w:rsidRDefault="00000000" w:rsidRPr="00000000" w14:paraId="000014E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subscribes to a topic name which contains a wildcard character, the returning SUBACK packet will contain the topic alias value 0x0000. The gateway will use the registration procedure to inform the client about the to-be-used topic alias value when it has the first PUBLISH packet with a matching topic name to be sent to the client.</w:t>
      </w:r>
    </w:p>
    <w:p w:rsidR="00000000" w:rsidDel="00000000" w:rsidP="00000000" w:rsidRDefault="00000000" w:rsidRPr="00000000" w14:paraId="000014E7">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 to the client’s PUBLISH procedure, topic aliases may also be pre-defined for certain topic names. Short topic names may be used as well. In those two cases the client still needs to subscribe to those pre-defined topic aliases or short topic names.</w:t>
      </w:r>
    </w:p>
    <w:p w:rsidR="00000000" w:rsidDel="00000000" w:rsidP="00000000" w:rsidRDefault="00000000" w:rsidRPr="00000000" w14:paraId="000014E8">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To unsubscribe, a client sends an UNSUBSCRIBE packet to the gateway, which will then be answered by means of an UNSUBACK packet.</w:t>
      </w:r>
    </w:p>
    <w:p w:rsidR="00000000" w:rsidDel="00000000" w:rsidP="00000000" w:rsidRDefault="00000000" w:rsidRPr="00000000" w14:paraId="000014E9">
      <w:pPr>
        <w:ind w:left="-15" w:right="4" w:firstLine="0"/>
        <w:rPr>
          <w:rFonts w:ascii="Arial" w:cs="Arial" w:eastAsia="Arial" w:hAnsi="Arial"/>
        </w:rPr>
      </w:pPr>
      <w:r w:rsidDel="00000000" w:rsidR="00000000" w:rsidRPr="00000000">
        <w:rPr>
          <w:rFonts w:ascii="Arial" w:cs="Arial" w:eastAsia="Arial" w:hAnsi="Arial"/>
          <w:rtl w:val="0"/>
        </w:rPr>
        <w:t xml:space="preserve">As for the REGISTER procedure, a client may have only one SUBSCRIBE or one UNSUBSCRIBE transaction open at a time.</w:t>
      </w:r>
    </w:p>
    <w:p w:rsidR="00000000" w:rsidDel="00000000" w:rsidP="00000000" w:rsidRDefault="00000000" w:rsidRPr="00000000" w14:paraId="000014EA">
      <w:pPr>
        <w:pStyle w:val="Heading2"/>
        <w:keepLines w:val="1"/>
        <w:spacing w:after="64" w:before="0" w:line="259" w:lineRule="auto"/>
        <w:ind w:left="0" w:firstLine="0"/>
        <w:rPr>
          <w:rFonts w:ascii="Arial" w:cs="Arial" w:eastAsia="Arial" w:hAnsi="Arial"/>
        </w:rPr>
      </w:pPr>
      <w:bookmarkStart w:colFirst="0" w:colLast="0" w:name="_heading=h.3e8gvnb" w:id="258"/>
      <w:bookmarkEnd w:id="258"/>
      <w:r w:rsidDel="00000000" w:rsidR="00000000" w:rsidRPr="00000000">
        <w:rPr>
          <w:rFonts w:ascii="Arial" w:cs="Arial" w:eastAsia="Arial" w:hAnsi="Arial"/>
          <w:rtl w:val="0"/>
        </w:rPr>
        <w:t xml:space="preserve">4.21 Client Publish Procedure</w:t>
      </w:r>
    </w:p>
    <w:p w:rsidR="00000000" w:rsidDel="00000000" w:rsidP="00000000" w:rsidRDefault="00000000" w:rsidRPr="00000000" w14:paraId="000014EB">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After having registered successfully a topic name with the gateway, the client can start publishing data relating to the registered topic name by sending PUBLISH packets to the gateway. The PUBLISH packets contain the assigned topic alias.</w:t>
      </w:r>
    </w:p>
    <w:p w:rsidR="00000000" w:rsidDel="00000000" w:rsidP="00000000" w:rsidRDefault="00000000" w:rsidRPr="00000000" w14:paraId="000014E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All three QoS levels and their corresponding packet flows are supported as defined in MQTT. The only difference is the use of topic alias instead of topic names in the PUBLISH packets.</w:t>
      </w:r>
    </w:p>
    <w:p w:rsidR="00000000" w:rsidDel="00000000" w:rsidP="00000000" w:rsidRDefault="00000000" w:rsidRPr="00000000" w14:paraId="000014ED">
      <w:pPr>
        <w:ind w:left="-15" w:right="4" w:firstLine="0"/>
        <w:rPr>
          <w:rFonts w:ascii="Arial" w:cs="Arial" w:eastAsia="Arial" w:hAnsi="Arial"/>
        </w:rPr>
      </w:pPr>
      <w:r w:rsidDel="00000000" w:rsidR="00000000" w:rsidRPr="00000000">
        <w:rPr>
          <w:rFonts w:ascii="Arial" w:cs="Arial" w:eastAsia="Arial" w:hAnsi="Arial"/>
          <w:rtl w:val="0"/>
        </w:rPr>
        <w:t xml:space="preserve">For QoS 1 or 2 PUBLISH packets the client may receive in response to its </w:t>
      </w:r>
      <w:r w:rsidDel="00000000" w:rsidR="00000000" w:rsidRPr="00000000">
        <w:rPr>
          <w:rFonts w:ascii="Arial" w:cs="Arial" w:eastAsia="Arial" w:hAnsi="Arial"/>
          <w:rtl w:val="0"/>
        </w:rPr>
        <w:t xml:space="preserve">PUBLISH an error reason code</w:t>
      </w:r>
      <w:r w:rsidDel="00000000" w:rsidR="00000000" w:rsidRPr="00000000">
        <w:rPr>
          <w:rFonts w:ascii="Arial" w:cs="Arial" w:eastAsia="Arial" w:hAnsi="Arial"/>
          <w:rtl w:val="0"/>
        </w:rPr>
        <w:t xml:space="preserve">:</w:t>
      </w:r>
    </w:p>
    <w:p w:rsidR="00000000" w:rsidDel="00000000" w:rsidP="00000000" w:rsidRDefault="00000000" w:rsidRPr="00000000" w14:paraId="000014EE">
      <w:pPr>
        <w:numPr>
          <w:ilvl w:val="0"/>
          <w:numId w:val="4"/>
        </w:numPr>
        <w:spacing w:after="17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in this case the client needs to register the topic name again before it can publish data related to that topic name; or</w:t>
      </w:r>
    </w:p>
    <w:p w:rsidR="00000000" w:rsidDel="00000000" w:rsidP="00000000" w:rsidRDefault="00000000" w:rsidRPr="00000000" w14:paraId="000014EF">
      <w:pPr>
        <w:numPr>
          <w:ilvl w:val="0"/>
          <w:numId w:val="4"/>
        </w:numPr>
        <w:spacing w:after="144" w:before="0" w:line="248.00000000000006" w:lineRule="auto"/>
        <w:ind w:left="498" w:right="4" w:hanging="199"/>
        <w:jc w:val="both"/>
        <w:rPr>
          <w:rFonts w:ascii="Arial" w:cs="Arial" w:eastAsia="Arial" w:hAnsi="Arial"/>
        </w:rPr>
      </w:pPr>
      <w:r w:rsidDel="00000000" w:rsidR="00000000" w:rsidRPr="00000000">
        <w:rPr>
          <w:rFonts w:ascii="Arial" w:cs="Arial" w:eastAsia="Arial" w:hAnsi="Arial"/>
          <w:rtl w:val="0"/>
        </w:rPr>
        <w:t xml:space="preserve">The </w:t>
      </w:r>
      <w:r w:rsidDel="00000000" w:rsidR="00000000" w:rsidRPr="00000000">
        <w:rPr>
          <w:rFonts w:ascii="Arial" w:cs="Arial" w:eastAsia="Arial" w:hAnsi="Arial"/>
          <w:i w:val="1"/>
          <w:rtl w:val="0"/>
        </w:rPr>
        <w:t xml:space="preserve">ReasonCode= “Congestion”</w:t>
      </w:r>
      <w:r w:rsidDel="00000000" w:rsidR="00000000" w:rsidRPr="00000000">
        <w:rPr>
          <w:rFonts w:ascii="Arial" w:cs="Arial" w:eastAsia="Arial" w:hAnsi="Arial"/>
          <w:rtl w:val="0"/>
        </w:rPr>
        <w:t xml:space="preserve">: in this the client shall stop publishing toward the gateway for at least the time </w:t>
      </w:r>
      <w:r w:rsidDel="00000000" w:rsidR="00000000" w:rsidRPr="00000000">
        <w:rPr>
          <w:rFonts w:ascii="Arial" w:cs="Arial" w:eastAsia="Arial" w:hAnsi="Arial"/>
          <w:i w:val="1"/>
          <w:rtl w:val="0"/>
        </w:rPr>
        <w:t xml:space="preserve">T</w:t>
      </w:r>
      <w:r w:rsidDel="00000000" w:rsidR="00000000" w:rsidRPr="00000000">
        <w:rPr>
          <w:rFonts w:ascii="Arial" w:cs="Arial" w:eastAsia="Arial" w:hAnsi="Arial"/>
          <w:i w:val="1"/>
          <w:vertAlign w:val="subscript"/>
          <w:rtl w:val="0"/>
        </w:rPr>
        <w:t xml:space="preserve">WAIT</w:t>
      </w:r>
      <w:r w:rsidDel="00000000" w:rsidR="00000000" w:rsidRPr="00000000">
        <w:rPr>
          <w:rFonts w:ascii="Arial" w:cs="Arial" w:eastAsia="Arial" w:hAnsi="Arial"/>
          <w:rtl w:val="0"/>
        </w:rPr>
        <w:t xml:space="preserve">.</w:t>
      </w:r>
    </w:p>
    <w:p w:rsidR="00000000" w:rsidDel="00000000" w:rsidP="00000000" w:rsidRDefault="00000000" w:rsidRPr="00000000" w14:paraId="000014F0">
      <w:pPr>
        <w:rPr>
          <w:rFonts w:ascii="Arial" w:cs="Arial" w:eastAsia="Arial" w:hAnsi="Arial"/>
        </w:rPr>
      </w:pPr>
      <w:sdt>
        <w:sdtPr>
          <w:tag w:val="goog_rdk_175"/>
        </w:sdtPr>
        <w:sdtContent>
          <w:commentRangeStart w:id="127"/>
        </w:sdtContent>
      </w:sdt>
      <w:sdt>
        <w:sdtPr>
          <w:tag w:val="goog_rdk_176"/>
        </w:sdtPr>
        <w:sdtContent>
          <w:commentRangeStart w:id="128"/>
        </w:sdtContent>
      </w:sdt>
      <w:r w:rsidDel="00000000" w:rsidR="00000000" w:rsidRPr="00000000">
        <w:rPr>
          <w:rFonts w:ascii="Arial" w:cs="Arial" w:eastAsia="Arial" w:hAnsi="Arial"/>
          <w:rtl w:val="0"/>
        </w:rPr>
        <w:t xml:space="preserve">A Client or Gateway processes a single outbound QoS 1 or QoS 2 message at a time</w:t>
      </w:r>
      <w:commentRangeEnd w:id="127"/>
      <w:r w:rsidDel="00000000" w:rsidR="00000000" w:rsidRPr="00000000">
        <w:commentReference w:id="127"/>
      </w:r>
      <w:commentRangeEnd w:id="128"/>
      <w:r w:rsidDel="00000000" w:rsidR="00000000" w:rsidRPr="00000000">
        <w:commentReference w:id="128"/>
      </w:r>
      <w:r w:rsidDel="00000000" w:rsidR="00000000" w:rsidRPr="00000000">
        <w:rPr>
          <w:rFonts w:ascii="Arial" w:cs="Arial" w:eastAsia="Arial" w:hAnsi="Arial"/>
          <w:rtl w:val="0"/>
        </w:rPr>
        <w:t xml:space="preserve">.</w:t>
      </w:r>
    </w:p>
    <w:p w:rsidR="00000000" w:rsidDel="00000000" w:rsidP="00000000" w:rsidRDefault="00000000" w:rsidRPr="00000000" w14:paraId="000014F1">
      <w:pPr>
        <w:rPr>
          <w:rFonts w:ascii="Arial" w:cs="Arial" w:eastAsia="Arial" w:hAnsi="Arial"/>
        </w:rPr>
      </w:pPr>
      <w:r w:rsidDel="00000000" w:rsidR="00000000" w:rsidRPr="00000000">
        <w:rPr>
          <w:rFonts w:ascii="Arial" w:cs="Arial" w:eastAsia="Arial" w:hAnsi="Arial"/>
          <w:rtl w:val="0"/>
        </w:rPr>
        <w:t xml:space="preserve">This prevents retransmitted Qos 1 and Qos 2 messages from being received out of order.</w:t>
      </w:r>
    </w:p>
    <w:p w:rsidR="00000000" w:rsidDel="00000000" w:rsidP="00000000" w:rsidRDefault="00000000" w:rsidRPr="00000000" w14:paraId="000014F2">
      <w:pPr>
        <w:rPr>
          <w:rFonts w:ascii="Arial" w:cs="Arial" w:eastAsia="Arial" w:hAnsi="Arial"/>
          <w:color w:val="ff0000"/>
        </w:rPr>
      </w:pPr>
      <w:r w:rsidDel="00000000" w:rsidR="00000000" w:rsidRPr="00000000">
        <w:rPr>
          <w:rFonts w:ascii="Arial" w:cs="Arial" w:eastAsia="Arial" w:hAnsi="Arial"/>
          <w:highlight w:val="yellow"/>
          <w:rtl w:val="0"/>
        </w:rPr>
        <w:t xml:space="preserve">A Client MUST NOT send a Qos 1 or Qos 2 PUBLISH packet with a new Application Message until it has received a PUBACK or PUBCOMP Packet with the Packet Identifier corresponding to the PUBLISH packet previously sent </w:t>
      </w:r>
      <w:r w:rsidDel="00000000" w:rsidR="00000000" w:rsidRPr="00000000">
        <w:rPr>
          <w:rFonts w:ascii="Arial" w:cs="Arial" w:eastAsia="Arial" w:hAnsi="Arial"/>
          <w:color w:val="ff0000"/>
          <w:rtl w:val="0"/>
        </w:rPr>
        <w:t xml:space="preserve">[MQTT-SN-4.21-1].</w:t>
      </w:r>
    </w:p>
    <w:p w:rsidR="00000000" w:rsidDel="00000000" w:rsidP="00000000" w:rsidRDefault="00000000" w:rsidRPr="00000000" w14:paraId="000014F3">
      <w:pPr>
        <w:pStyle w:val="Heading2"/>
        <w:keepLines w:val="1"/>
        <w:spacing w:after="64" w:before="0" w:line="259" w:lineRule="auto"/>
        <w:ind w:left="0" w:firstLine="0"/>
        <w:rPr>
          <w:rFonts w:ascii="Arial" w:cs="Arial" w:eastAsia="Arial" w:hAnsi="Arial"/>
        </w:rPr>
      </w:pPr>
      <w:bookmarkStart w:colFirst="0" w:colLast="0" w:name="_heading=h.1tdr5v4" w:id="259"/>
      <w:bookmarkEnd w:id="259"/>
      <w:r w:rsidDel="00000000" w:rsidR="00000000" w:rsidRPr="00000000">
        <w:rPr>
          <w:rFonts w:ascii="Arial" w:cs="Arial" w:eastAsia="Arial" w:hAnsi="Arial"/>
          <w:rtl w:val="0"/>
        </w:rPr>
        <w:t xml:space="preserve">4.22 Gateway Publish Procedure</w:t>
      </w:r>
    </w:p>
    <w:p w:rsidR="00000000" w:rsidDel="00000000" w:rsidP="00000000" w:rsidRDefault="00000000" w:rsidRPr="00000000" w14:paraId="000014F4">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Like the client publish procedure described in </w:t>
      </w:r>
      <w:hyperlink w:anchor="_heading=h.3e8gvnb">
        <w:r w:rsidDel="00000000" w:rsidR="00000000" w:rsidRPr="00000000">
          <w:rPr>
            <w:rFonts w:ascii="Arial" w:cs="Arial" w:eastAsia="Arial" w:hAnsi="Arial"/>
            <w:color w:val="1155cc"/>
            <w:u w:val="single"/>
            <w:rtl w:val="0"/>
          </w:rPr>
          <w:t xml:space="preserve">Section 4.21</w:t>
        </w:r>
      </w:hyperlink>
      <w:r w:rsidDel="00000000" w:rsidR="00000000" w:rsidRPr="00000000">
        <w:rPr>
          <w:rFonts w:ascii="Arial" w:cs="Arial" w:eastAsia="Arial" w:hAnsi="Arial"/>
          <w:rtl w:val="0"/>
        </w:rPr>
        <w:t xml:space="preserve">, the gateway sends PUBLISH packets with the topic alias value that was returned in the SUBACK packet to the client.</w:t>
      </w:r>
    </w:p>
    <w:p w:rsidR="00000000" w:rsidDel="00000000" w:rsidP="00000000" w:rsidRDefault="00000000" w:rsidRPr="00000000" w14:paraId="000014F5">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Preceding the PUBLISH packet the gateway may send a REGISTER packet to inform the client about the topic name and its assigned topic alias value. This will happen for example when the client re-connects without clean start or has subscribed to topic names with wildcard characters. Upon receiving a REGISTER packet the client replies with a REGACK packet. The gateway will wait for the REGACK packet before it sends the PUBLISH packet to the client.</w:t>
      </w:r>
    </w:p>
    <w:p w:rsidR="00000000" w:rsidDel="00000000" w:rsidP="00000000" w:rsidRDefault="00000000" w:rsidRPr="00000000" w14:paraId="000014F6">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The client could reject the REGISTER packet with a REGACK packet indicating the rejection reason; this corresponds to an unsubscribe to the topic name indicated in the REGISTER packet. Note that unsubscribe to a topic name with wildcard characters can only be done with the unsubscribe procedure and not with the rejection of a REGISTER packet, since a REGISTER packet never contains a topic name with wildcard characters.</w:t>
      </w:r>
    </w:p>
    <w:p w:rsidR="00000000" w:rsidDel="00000000" w:rsidP="00000000" w:rsidRDefault="00000000" w:rsidRPr="00000000" w14:paraId="000014F7">
      <w:pPr>
        <w:spacing w:after="5" w:lineRule="auto"/>
        <w:ind w:left="-15" w:right="4" w:firstLine="0"/>
        <w:rPr>
          <w:rFonts w:ascii="Arial" w:cs="Arial" w:eastAsia="Arial" w:hAnsi="Arial"/>
        </w:rPr>
      </w:pPr>
      <w:r w:rsidDel="00000000" w:rsidR="00000000" w:rsidRPr="00000000">
        <w:rPr>
          <w:rFonts w:ascii="Arial" w:cs="Arial" w:eastAsia="Arial" w:hAnsi="Arial"/>
          <w:rtl w:val="0"/>
        </w:rPr>
        <w:t xml:space="preserve">If the client receives a PUBLISH packet with an unknown topic alias value, it shall respond with a PUBACK packet with the </w:t>
      </w:r>
      <w:r w:rsidDel="00000000" w:rsidR="00000000" w:rsidRPr="00000000">
        <w:rPr>
          <w:rFonts w:ascii="Arial" w:cs="Arial" w:eastAsia="Arial" w:hAnsi="Arial"/>
          <w:i w:val="1"/>
          <w:rtl w:val="0"/>
        </w:rPr>
        <w:t xml:space="preserve">ReasonCode=“</w:t>
      </w:r>
      <w:r w:rsidDel="00000000" w:rsidR="00000000" w:rsidRPr="00000000">
        <w:rPr>
          <w:rFonts w:ascii="Arial" w:cs="Arial" w:eastAsia="Arial" w:hAnsi="Arial"/>
          <w:rtl w:val="0"/>
        </w:rPr>
        <w:t xml:space="preserve">Unknown Topic Alias</w:t>
      </w:r>
      <w:r w:rsidDel="00000000" w:rsidR="00000000" w:rsidRPr="00000000">
        <w:rPr>
          <w:rFonts w:ascii="Arial" w:cs="Arial" w:eastAsia="Arial" w:hAnsi="Arial"/>
          <w:i w:val="1"/>
          <w:rtl w:val="0"/>
        </w:rPr>
        <w:t xml:space="preserve">”</w:t>
      </w:r>
      <w:r w:rsidDel="00000000" w:rsidR="00000000" w:rsidRPr="00000000">
        <w:rPr>
          <w:rFonts w:ascii="Arial" w:cs="Arial" w:eastAsia="Arial" w:hAnsi="Arial"/>
          <w:rtl w:val="0"/>
        </w:rPr>
        <w:t xml:space="preserve">. This will trigger the gateway to delete or correct the wrong topic alias assignment.</w:t>
      </w:r>
    </w:p>
    <w:p w:rsidR="00000000" w:rsidDel="00000000" w:rsidP="00000000" w:rsidRDefault="00000000" w:rsidRPr="00000000" w14:paraId="000014F8">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Note that in case either the topic name or the data is too long to fit into a REGISTER or a PUBLISH packet, the gateway silently aborts the publish procedure, i.e. no warning is sent to the affected subscribers.</w:t>
      </w:r>
    </w:p>
    <w:p w:rsidR="00000000" w:rsidDel="00000000" w:rsidP="00000000" w:rsidRDefault="00000000" w:rsidRPr="00000000" w14:paraId="000014F9">
      <w:pPr>
        <w:spacing w:after="352" w:lineRule="auto"/>
        <w:ind w:left="-15" w:right="4" w:firstLine="0"/>
        <w:rPr>
          <w:rFonts w:ascii="Arial" w:cs="Arial" w:eastAsia="Arial" w:hAnsi="Arial"/>
          <w:highlight w:val="yellow"/>
        </w:rPr>
      </w:pPr>
      <w:r w:rsidDel="00000000" w:rsidR="00000000" w:rsidRPr="00000000">
        <w:rPr>
          <w:rFonts w:ascii="Arial" w:cs="Arial" w:eastAsia="Arial" w:hAnsi="Arial"/>
          <w:color w:val="172b4d"/>
          <w:sz w:val="21"/>
          <w:szCs w:val="21"/>
          <w:highlight w:val="yellow"/>
          <w:rtl w:val="0"/>
        </w:rPr>
        <w:t xml:space="preserve">A Gateway MUST NOT send a Qos 1 or Qos 2 PUBLISH packet with a new Application Message until it has received a PUBACK or PUBCOMP Packet with the Packet Identifier corresponding to the PUBLISH packet previously sent.</w:t>
      </w:r>
      <w:r w:rsidDel="00000000" w:rsidR="00000000" w:rsidRPr="00000000">
        <w:rPr>
          <w:rtl w:val="0"/>
        </w:rPr>
      </w:r>
    </w:p>
    <w:p w:rsidR="00000000" w:rsidDel="00000000" w:rsidP="00000000" w:rsidRDefault="00000000" w:rsidRPr="00000000" w14:paraId="000014FA">
      <w:pPr>
        <w:pStyle w:val="Heading2"/>
        <w:keepLines w:val="1"/>
        <w:spacing w:after="64" w:before="0" w:line="259" w:lineRule="auto"/>
        <w:ind w:left="0" w:firstLine="0"/>
        <w:rPr>
          <w:rFonts w:ascii="Arial" w:cs="Arial" w:eastAsia="Arial" w:hAnsi="Arial"/>
        </w:rPr>
      </w:pPr>
      <w:bookmarkStart w:colFirst="0" w:colLast="0" w:name="_heading=h.4ddeoix" w:id="260"/>
      <w:bookmarkEnd w:id="260"/>
      <w:r w:rsidDel="00000000" w:rsidR="00000000" w:rsidRPr="00000000">
        <w:rPr>
          <w:rFonts w:ascii="Arial" w:cs="Arial" w:eastAsia="Arial" w:hAnsi="Arial"/>
          <w:rtl w:val="0"/>
        </w:rPr>
        <w:t xml:space="preserve">4.23 Keep Alive and PING Procedure</w:t>
      </w:r>
    </w:p>
    <w:p w:rsidR="00000000" w:rsidDel="00000000" w:rsidP="00000000" w:rsidRDefault="00000000" w:rsidRPr="00000000" w14:paraId="000014FB">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As with MQTT, the value of the Keep Alive timer is indicated in the CONNECT packet. The client should send a PINGREQ packet within each Keep Alive time period, which the gateway acknowledges with a PINGRESP packet.</w:t>
      </w:r>
    </w:p>
    <w:p w:rsidR="00000000" w:rsidDel="00000000" w:rsidP="00000000" w:rsidRDefault="00000000" w:rsidRPr="00000000" w14:paraId="000014FC">
      <w:pPr>
        <w:spacing w:after="0" w:lineRule="auto"/>
        <w:ind w:left="-15" w:right="4" w:firstLine="0"/>
        <w:rPr>
          <w:rFonts w:ascii="Arial" w:cs="Arial" w:eastAsia="Arial" w:hAnsi="Arial"/>
        </w:rPr>
      </w:pPr>
      <w:r w:rsidDel="00000000" w:rsidR="00000000" w:rsidRPr="00000000">
        <w:rPr>
          <w:rFonts w:ascii="Arial" w:cs="Arial" w:eastAsia="Arial" w:hAnsi="Arial"/>
          <w:rtl w:val="0"/>
        </w:rPr>
        <w:t xml:space="preserve">Similarly, a client shall answer with a PINGRESP packet when it receives a PINGREQ packet from the GW to which it is </w:t>
      </w:r>
      <w:sdt>
        <w:sdtPr>
          <w:tag w:val="goog_rdk_177"/>
        </w:sdtPr>
        <w:sdtContent>
          <w:ins w:author="davide.lenzarini@u-blox.com" w:id="18" w:date="2024-03-20T08:48:04Z"/>
          <w:sdt>
            <w:sdtPr>
              <w:tag w:val="goog_rdk_178"/>
            </w:sdtPr>
            <w:sdtContent>
              <w:commentRangeStart w:id="129"/>
            </w:sdtContent>
          </w:sdt>
          <w:ins w:author="davide.lenzarini@u-blox.com" w:id="18" w:date="2024-03-20T08:48:04Z">
            <w:sdt>
              <w:sdtPr>
                <w:tag w:val="goog_rdk_179"/>
              </w:sdtPr>
              <w:sdtContent>
                <w:commentRangeStart w:id="130"/>
              </w:sdtContent>
            </w:sdt>
            <w:r w:rsidDel="00000000" w:rsidR="00000000" w:rsidRPr="00000000">
              <w:rPr>
                <w:rFonts w:ascii="Arial" w:cs="Arial" w:eastAsia="Arial" w:hAnsi="Arial"/>
                <w:rtl w:val="0"/>
              </w:rPr>
              <w:t xml:space="preserve">virtually </w:t>
            </w:r>
          </w:ins>
        </w:sdtContent>
      </w:sdt>
      <w:commentRangeEnd w:id="129"/>
      <w:r w:rsidDel="00000000" w:rsidR="00000000" w:rsidRPr="00000000">
        <w:commentReference w:id="129"/>
      </w:r>
      <w:commentRangeEnd w:id="130"/>
      <w:r w:rsidDel="00000000" w:rsidR="00000000" w:rsidRPr="00000000">
        <w:commentReference w:id="130"/>
      </w:r>
      <w:r w:rsidDel="00000000" w:rsidR="00000000" w:rsidRPr="00000000">
        <w:rPr>
          <w:rFonts w:ascii="Arial" w:cs="Arial" w:eastAsia="Arial" w:hAnsi="Arial"/>
          <w:rtl w:val="0"/>
        </w:rPr>
        <w:t xml:space="preserve">connected. </w:t>
      </w:r>
      <w:sdt>
        <w:sdtPr>
          <w:tag w:val="goog_rdk_180"/>
        </w:sdtPr>
        <w:sdtContent>
          <w:commentRangeStart w:id="131"/>
        </w:sdtContent>
      </w:sdt>
      <w:r w:rsidDel="00000000" w:rsidR="00000000" w:rsidRPr="00000000">
        <w:rPr>
          <w:rFonts w:ascii="Arial" w:cs="Arial" w:eastAsia="Arial" w:hAnsi="Arial"/>
          <w:rtl w:val="0"/>
        </w:rPr>
        <w:t xml:space="preserve">Otherwise, the received PINGREQ packet is ignored.</w:t>
      </w:r>
      <w:commentRangeEnd w:id="131"/>
      <w:r w:rsidDel="00000000" w:rsidR="00000000" w:rsidRPr="00000000">
        <w:commentReference w:id="131"/>
      </w:r>
      <w:r w:rsidDel="00000000" w:rsidR="00000000" w:rsidRPr="00000000">
        <w:rPr>
          <w:rtl w:val="0"/>
        </w:rPr>
      </w:r>
    </w:p>
    <w:p w:rsidR="00000000" w:rsidDel="00000000" w:rsidP="00000000" w:rsidRDefault="00000000" w:rsidRPr="00000000" w14:paraId="000014FD">
      <w:pPr>
        <w:spacing w:after="352" w:lineRule="auto"/>
        <w:ind w:left="-15" w:right="4" w:firstLine="0"/>
        <w:rPr>
          <w:rFonts w:ascii="Arial" w:cs="Arial" w:eastAsia="Arial" w:hAnsi="Arial"/>
        </w:rPr>
      </w:pPr>
      <w:r w:rsidDel="00000000" w:rsidR="00000000" w:rsidRPr="00000000">
        <w:rPr>
          <w:rFonts w:ascii="Arial" w:cs="Arial" w:eastAsia="Arial" w:hAnsi="Arial"/>
          <w:rtl w:val="0"/>
        </w:rPr>
        <w:t xml:space="preserve">Clients should use this procedure to supervise the liveliness of the gateway to which they are connected. If a client does not receive a PINGRESP from the gateway even after multiple retransmissions of the PINGREQ packet, it should first try to connect to another gateway before trying to reconnect to this gateway. Note that because the clients’ keep-alive timers are not synchronized with each other, in case of a gateway failure there is practically no danger for a storm of CONNECT packets sent almost at the same time by all affected clients towards a new gateway.</w:t>
      </w:r>
    </w:p>
    <w:p w:rsidR="00000000" w:rsidDel="00000000" w:rsidP="00000000" w:rsidRDefault="00000000" w:rsidRPr="00000000" w14:paraId="000014FE">
      <w:pPr>
        <w:pStyle w:val="Heading2"/>
        <w:keepLines w:val="1"/>
        <w:spacing w:after="64" w:before="0" w:line="259" w:lineRule="auto"/>
        <w:ind w:left="0" w:right="4" w:firstLine="0"/>
        <w:rPr>
          <w:rFonts w:ascii="Arial" w:cs="Arial" w:eastAsia="Arial" w:hAnsi="Arial"/>
        </w:rPr>
      </w:pPr>
      <w:bookmarkStart w:colFirst="0" w:colLast="0" w:name="_heading=h.2sioyqq" w:id="261"/>
      <w:bookmarkEnd w:id="261"/>
      <w:r w:rsidDel="00000000" w:rsidR="00000000" w:rsidRPr="00000000">
        <w:rPr>
          <w:rFonts w:ascii="Arial" w:cs="Arial" w:eastAsia="Arial" w:hAnsi="Arial"/>
          <w:rtl w:val="0"/>
        </w:rPr>
        <w:t xml:space="preserve">4.24 Client’s Disconnect Procedure</w:t>
      </w:r>
    </w:p>
    <w:p w:rsidR="00000000" w:rsidDel="00000000" w:rsidP="00000000" w:rsidRDefault="00000000" w:rsidRPr="00000000" w14:paraId="000014FF">
      <w:pPr>
        <w:spacing w:after="0" w:lineRule="auto"/>
        <w:ind w:left="-5" w:right="4" w:firstLine="0"/>
        <w:rPr>
          <w:rFonts w:ascii="Arial" w:cs="Arial" w:eastAsia="Arial" w:hAnsi="Arial"/>
        </w:rPr>
      </w:pPr>
      <w:r w:rsidDel="00000000" w:rsidR="00000000" w:rsidRPr="00000000">
        <w:rPr>
          <w:rFonts w:ascii="Arial" w:cs="Arial" w:eastAsia="Arial" w:hAnsi="Arial"/>
          <w:rtl w:val="0"/>
        </w:rPr>
        <w:t xml:space="preserve">A client sends a DISCONNECT packet to the gateway to indicate that it is about to delete its Virtual Connection. After this point, the client is then required to establish a new Virtual Connection with the gateway before it can exchange information with that gateway again. </w:t>
      </w:r>
      <w:r w:rsidDel="00000000" w:rsidR="00000000" w:rsidRPr="00000000">
        <w:rPr>
          <w:rFonts w:ascii="Arial" w:cs="Arial" w:eastAsia="Arial" w:hAnsi="Arial"/>
          <w:highlight w:val="yellow"/>
          <w:rtl w:val="0"/>
        </w:rPr>
        <w:t xml:space="preserve">Like MQTT, sending the DISCONNECT packet does not affect existing subscriptions and Will data. They are persistent until they are either expired or explicitly un-subscribed, or deleted, or modified by the client, or if the client establishes a new Virtual Connection with the CleanStart flag set.</w:t>
      </w:r>
      <w:r w:rsidDel="00000000" w:rsidR="00000000" w:rsidRPr="00000000">
        <w:rPr>
          <w:rFonts w:ascii="Arial" w:cs="Arial" w:eastAsia="Arial" w:hAnsi="Arial"/>
          <w:rtl w:val="0"/>
        </w:rPr>
        <w:t xml:space="preserve"> The gateway acknowledges the receipt of the DISCONNECT packet by returning a DISCONNECT to the client.</w:t>
      </w:r>
    </w:p>
    <w:p w:rsidR="00000000" w:rsidDel="00000000" w:rsidP="00000000" w:rsidRDefault="00000000" w:rsidRPr="00000000" w14:paraId="00001500">
      <w:pPr>
        <w:ind w:left="-15" w:right="4" w:firstLine="0"/>
        <w:rPr>
          <w:rFonts w:ascii="Arial" w:cs="Arial" w:eastAsia="Arial" w:hAnsi="Arial"/>
        </w:rPr>
      </w:pPr>
      <w:r w:rsidDel="00000000" w:rsidR="00000000" w:rsidRPr="00000000">
        <w:rPr>
          <w:rFonts w:ascii="Arial" w:cs="Arial" w:eastAsia="Arial" w:hAnsi="Arial"/>
          <w:rtl w:val="0"/>
        </w:rPr>
        <w:t xml:space="preserve">A client may also receive an unsolicited DISCONNECT sent by the gateway. This may happen for example when the gateway, due to an error, cannot identify the client to which a received packet belongs. Upon receiving such a DISCONNECT packet a client should try to setup the Virtual Connection again by sending a CONNECT packet to the gateway.</w:t>
      </w:r>
      <w:r w:rsidDel="00000000" w:rsidR="00000000" w:rsidRPr="00000000">
        <w:rPr>
          <w:rtl w:val="0"/>
        </w:rPr>
      </w:r>
    </w:p>
    <w:p w:rsidR="00000000" w:rsidDel="00000000" w:rsidP="00000000" w:rsidRDefault="00000000" w:rsidRPr="00000000" w14:paraId="00001501">
      <w:pPr>
        <w:pStyle w:val="Heading2"/>
        <w:keepLines w:val="1"/>
        <w:spacing w:after="94" w:before="0" w:line="259" w:lineRule="auto"/>
        <w:ind w:left="0" w:firstLine="0"/>
        <w:rPr>
          <w:rFonts w:ascii="Arial" w:cs="Arial" w:eastAsia="Arial" w:hAnsi="Arial"/>
        </w:rPr>
      </w:pPr>
      <w:bookmarkStart w:colFirst="0" w:colLast="0" w:name="_heading=h.3rnmrmc" w:id="262"/>
      <w:bookmarkEnd w:id="262"/>
      <w:r w:rsidDel="00000000" w:rsidR="00000000" w:rsidRPr="00000000">
        <w:rPr>
          <w:rFonts w:ascii="Arial" w:cs="Arial" w:eastAsia="Arial" w:hAnsi="Arial"/>
          <w:rtl w:val="0"/>
        </w:rPr>
        <w:t xml:space="preserve">4.25 Sleeping clients</w:t>
      </w:r>
    </w:p>
    <w:p w:rsidR="00000000" w:rsidDel="00000000" w:rsidP="00000000" w:rsidRDefault="00000000" w:rsidRPr="00000000" w14:paraId="00001502">
      <w:pPr>
        <w:rPr>
          <w:rFonts w:ascii="Arial" w:cs="Arial" w:eastAsia="Arial" w:hAnsi="Arial"/>
        </w:rPr>
      </w:pPr>
      <w:r w:rsidDel="00000000" w:rsidR="00000000" w:rsidRPr="00000000">
        <w:rPr>
          <w:rFonts w:ascii="Arial" w:cs="Arial" w:eastAsia="Arial" w:hAnsi="Arial"/>
          <w:i w:val="1"/>
          <w:rtl w:val="0"/>
        </w:rPr>
        <w:t xml:space="preserve">Sleeping </w:t>
      </w:r>
      <w:r w:rsidDel="00000000" w:rsidR="00000000" w:rsidRPr="00000000">
        <w:rPr>
          <w:rFonts w:ascii="Arial" w:cs="Arial" w:eastAsia="Arial" w:hAnsi="Arial"/>
          <w:rtl w:val="0"/>
        </w:rPr>
        <w:t xml:space="preserve">clients are clients residing on (battery-operated) devices that want to save as much energy as possible. These devices need to enter a sleep mode whenever they are not active and will wake up whenever they have data to send or to receive. The server/gateway needs to be aware of the sleeping state of these clients and will buffer messages destined to them for later delivery when they wake up. </w:t>
      </w:r>
    </w:p>
    <w:p w:rsidR="00000000" w:rsidDel="00000000" w:rsidP="00000000" w:rsidRDefault="00000000" w:rsidRPr="00000000" w14:paraId="00001503">
      <w:pPr>
        <w:rPr>
          <w:rFonts w:ascii="Arial" w:cs="Arial" w:eastAsia="Arial" w:hAnsi="Arial"/>
        </w:rPr>
      </w:pPr>
      <w:r w:rsidDel="00000000" w:rsidR="00000000" w:rsidRPr="00000000">
        <w:rPr>
          <w:rFonts w:ascii="Arial" w:cs="Arial" w:eastAsia="Arial" w:hAnsi="Arial"/>
          <w:rtl w:val="0"/>
        </w:rPr>
        <w:t xml:space="preserve">If a client wants to sleep, it sends a DISCONNECT packet which contains a sleep session expiry interval. The server/gateway acknowledges that packet with a DISCONNECT packet and considers the client for being in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The </w:t>
      </w:r>
      <w:r w:rsidDel="00000000" w:rsidR="00000000" w:rsidRPr="00000000">
        <w:rPr>
          <w:rFonts w:ascii="Arial" w:cs="Arial" w:eastAsia="Arial" w:hAnsi="Arial"/>
          <w:i w:val="1"/>
          <w:rtl w:val="0"/>
        </w:rPr>
        <w:t xml:space="preserve">asleep </w:t>
      </w:r>
      <w:r w:rsidDel="00000000" w:rsidR="00000000" w:rsidRPr="00000000">
        <w:rPr>
          <w:rFonts w:ascii="Arial" w:cs="Arial" w:eastAsia="Arial" w:hAnsi="Arial"/>
          <w:rtl w:val="0"/>
        </w:rPr>
        <w:t xml:space="preserve">state is supervised by the server/gateway with the indicated sleep session expiry interval. If the server/gateway does not receive any packet from the client for a period longer than the sleep session expiry interval, the server/gateway will consider that client as </w:t>
      </w:r>
      <w:r w:rsidDel="00000000" w:rsidR="00000000" w:rsidRPr="00000000">
        <w:rPr>
          <w:rFonts w:ascii="Arial" w:cs="Arial" w:eastAsia="Arial" w:hAnsi="Arial"/>
          <w:i w:val="1"/>
          <w:rtl w:val="0"/>
        </w:rPr>
        <w:t xml:space="preserve">lost </w:t>
      </w:r>
      <w:r w:rsidDel="00000000" w:rsidR="00000000" w:rsidRPr="00000000">
        <w:rPr>
          <w:rFonts w:ascii="Arial" w:cs="Arial" w:eastAsia="Arial" w:hAnsi="Arial"/>
          <w:rtl w:val="0"/>
        </w:rPr>
        <w:t xml:space="preserve">and - as with the keep alive procedure - activates for example the Will feature. </w:t>
      </w:r>
    </w:p>
    <w:p w:rsidR="00000000" w:rsidDel="00000000" w:rsidP="00000000" w:rsidRDefault="00000000" w:rsidRPr="00000000" w14:paraId="00001504">
      <w:pPr>
        <w:rPr>
          <w:rFonts w:ascii="Arial" w:cs="Arial" w:eastAsia="Arial" w:hAnsi="Arial"/>
          <w:b w:val="1"/>
        </w:rPr>
      </w:pPr>
      <w:r w:rsidDel="00000000" w:rsidR="00000000" w:rsidRPr="00000000">
        <w:rPr>
          <w:rFonts w:ascii="Arial" w:cs="Arial" w:eastAsia="Arial" w:hAnsi="Arial"/>
          <w:highlight w:val="yellow"/>
          <w:rtl w:val="0"/>
        </w:rPr>
        <w:t xml:space="preserve">During the </w:t>
      </w:r>
      <w:r w:rsidDel="00000000" w:rsidR="00000000" w:rsidRPr="00000000">
        <w:rPr>
          <w:rFonts w:ascii="Arial" w:cs="Arial" w:eastAsia="Arial" w:hAnsi="Arial"/>
          <w:i w:val="1"/>
          <w:highlight w:val="yellow"/>
          <w:rtl w:val="0"/>
        </w:rPr>
        <w:t xml:space="preserve">asleep </w:t>
      </w:r>
      <w:r w:rsidDel="00000000" w:rsidR="00000000" w:rsidRPr="00000000">
        <w:rPr>
          <w:rFonts w:ascii="Arial" w:cs="Arial" w:eastAsia="Arial" w:hAnsi="Arial"/>
          <w:highlight w:val="yellow"/>
          <w:rtl w:val="0"/>
        </w:rPr>
        <w:t xml:space="preserve">state, packets that need to be sent to the client are buffered at the server/gateway. The gateway MUST buffer application messages of quality-of-service 1 &amp; 2.</w:t>
      </w: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1505">
      <w:pPr>
        <w:ind w:left="72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06">
      <w:pPr>
        <w:ind w:left="0" w:firstLine="720"/>
        <w:rPr>
          <w:rFonts w:ascii="Arial" w:cs="Arial" w:eastAsia="Arial" w:hAnsi="Arial"/>
        </w:rPr>
      </w:pPr>
      <w:r w:rsidDel="00000000" w:rsidR="00000000" w:rsidRPr="00000000">
        <w:rPr>
          <w:rFonts w:ascii="Arial" w:cs="Arial" w:eastAsia="Arial" w:hAnsi="Arial"/>
          <w:rtl w:val="0"/>
        </w:rPr>
        <w:t xml:space="preserve">The gateway may </w:t>
      </w:r>
      <w:r w:rsidDel="00000000" w:rsidR="00000000" w:rsidRPr="00000000">
        <w:rPr>
          <w:rFonts w:ascii="Arial" w:cs="Arial" w:eastAsia="Arial" w:hAnsi="Arial"/>
          <w:i w:val="1"/>
          <w:rtl w:val="0"/>
        </w:rPr>
        <w:t xml:space="preserve">choose</w:t>
      </w:r>
      <w:r w:rsidDel="00000000" w:rsidR="00000000" w:rsidRPr="00000000">
        <w:rPr>
          <w:rFonts w:ascii="Arial" w:cs="Arial" w:eastAsia="Arial" w:hAnsi="Arial"/>
          <w:rtl w:val="0"/>
        </w:rPr>
        <w:t xml:space="preserve"> to buffer messages of Quality-of-Service 0, whilst the client is sleeping and is within its session expiry interval.</w:t>
      </w:r>
    </w:p>
    <w:p w:rsidR="00000000" w:rsidDel="00000000" w:rsidP="00000000" w:rsidRDefault="00000000" w:rsidRPr="00000000" w14:paraId="00001507">
      <w:pPr>
        <w:rPr>
          <w:rFonts w:ascii="Arial" w:cs="Arial" w:eastAsia="Arial" w:hAnsi="Arial"/>
          <w:color w:val="000000"/>
        </w:rPr>
      </w:pPr>
      <w:r w:rsidDel="00000000" w:rsidR="00000000" w:rsidRPr="00000000">
        <w:rPr>
          <w:rFonts w:ascii="Arial" w:cs="Arial" w:eastAsia="Arial" w:hAnsi="Arial"/>
          <w:color w:val="000000"/>
          <w:rtl w:val="0"/>
        </w:rPr>
        <w:t xml:space="preserve">The sleep timer is stopped when the server/gateway receives a PINGREQ from the client. Like the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this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contains the </w:t>
      </w:r>
      <w:r w:rsidDel="00000000" w:rsidR="00000000" w:rsidRPr="00000000">
        <w:rPr>
          <w:rFonts w:ascii="Arial" w:cs="Arial" w:eastAsia="Arial" w:hAnsi="Arial"/>
          <w:i w:val="1"/>
          <w:color w:val="000000"/>
          <w:rtl w:val="0"/>
        </w:rPr>
        <w:t xml:space="preserve">Client Id</w:t>
      </w:r>
      <w:r w:rsidDel="00000000" w:rsidR="00000000" w:rsidRPr="00000000">
        <w:rPr>
          <w:rFonts w:ascii="Arial" w:cs="Arial" w:eastAsia="Arial" w:hAnsi="Arial"/>
          <w:color w:val="000000"/>
          <w:rtl w:val="0"/>
        </w:rPr>
        <w:t xml:space="preserve">. The identified client is then in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If the server/gateway has buffered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for the client, it will send these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acknowledging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sent in the </w:t>
      </w:r>
      <w:r w:rsidDel="00000000" w:rsidR="00000000" w:rsidRPr="00000000">
        <w:rPr>
          <w:rFonts w:ascii="Arial" w:cs="Arial" w:eastAsia="Arial" w:hAnsi="Arial"/>
          <w:rtl w:val="0"/>
        </w:rPr>
        <w:t xml:space="preserve">CONNECT </w:t>
      </w:r>
      <w:r w:rsidDel="00000000" w:rsidR="00000000" w:rsidRPr="00000000">
        <w:rPr>
          <w:rFonts w:ascii="Arial" w:cs="Arial" w:eastAsia="Arial" w:hAnsi="Arial"/>
          <w:color w:val="000000"/>
          <w:rtl w:val="0"/>
        </w:rPr>
        <w:t xml:space="preserve">packet. If the number of messages buffered on the gateway waiting to be sent exceeds the value specified by the client in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field, the gateway shall send only the </w:t>
      </w:r>
      <w:r w:rsidDel="00000000" w:rsidR="00000000" w:rsidRPr="00000000">
        <w:rPr>
          <w:rFonts w:ascii="Arial" w:cs="Arial" w:eastAsia="Arial" w:hAnsi="Arial"/>
          <w:rtl w:val="0"/>
        </w:rPr>
        <w:t xml:space="preserve">Default Awake Messages</w:t>
      </w:r>
      <w:r w:rsidDel="00000000" w:rsidR="00000000" w:rsidRPr="00000000">
        <w:rPr>
          <w:rFonts w:ascii="Arial" w:cs="Arial" w:eastAsia="Arial" w:hAnsi="Arial"/>
          <w:color w:val="000000"/>
          <w:rtl w:val="0"/>
        </w:rPr>
        <w:t xml:space="preserve"> value number of messages, and cut short the AWAKE cycle, responding with a PINGRESP with a messages-left value of either the number of messages remaining in the gateway buffer or 0xFFFF (meaning undetermined number of messages greater than 0 remaining).</w:t>
      </w:r>
    </w:p>
    <w:p w:rsidR="00000000" w:rsidDel="00000000" w:rsidP="00000000" w:rsidRDefault="00000000" w:rsidRPr="00000000" w14:paraId="00001508">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During the AWAKE state, for each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the gateway sends to the client, the </w:t>
      </w:r>
      <w:r w:rsidDel="00000000" w:rsidR="00000000" w:rsidRPr="00000000">
        <w:rPr>
          <w:rFonts w:ascii="Arial" w:cs="Arial" w:eastAsia="Arial" w:hAnsi="Arial"/>
          <w:highlight w:val="yellow"/>
          <w:rtl w:val="0"/>
        </w:rPr>
        <w:t xml:space="preserve">application messages’</w:t>
      </w:r>
      <w:r w:rsidDel="00000000" w:rsidR="00000000" w:rsidRPr="00000000">
        <w:rPr>
          <w:rFonts w:ascii="Arial" w:cs="Arial" w:eastAsia="Arial" w:hAnsi="Arial"/>
          <w:color w:val="000000"/>
          <w:highlight w:val="yellow"/>
          <w:rtl w:val="0"/>
        </w:rPr>
        <w:t xml:space="preserve"> quality of service shall be </w:t>
      </w:r>
      <w:r w:rsidDel="00000000" w:rsidR="00000000" w:rsidRPr="00000000">
        <w:rPr>
          <w:rFonts w:ascii="Arial" w:cs="Arial" w:eastAsia="Arial" w:hAnsi="Arial"/>
          <w:highlight w:val="yellow"/>
          <w:rtl w:val="0"/>
        </w:rPr>
        <w:t xml:space="preserve">honored</w:t>
      </w:r>
      <w:r w:rsidDel="00000000" w:rsidR="00000000" w:rsidRPr="00000000">
        <w:rPr>
          <w:rFonts w:ascii="Arial" w:cs="Arial" w:eastAsia="Arial" w:hAnsi="Arial"/>
          <w:color w:val="000000"/>
          <w:highlight w:val="yellow"/>
          <w:rtl w:val="0"/>
        </w:rPr>
        <w:t xml:space="preserve">, and a full </w:t>
      </w:r>
      <w:r w:rsidDel="00000000" w:rsidR="00000000" w:rsidRPr="00000000">
        <w:rPr>
          <w:rFonts w:ascii="Arial" w:cs="Arial" w:eastAsia="Arial" w:hAnsi="Arial"/>
          <w:highlight w:val="yellow"/>
          <w:rtl w:val="0"/>
        </w:rPr>
        <w:t xml:space="preserve">packet</w:t>
      </w:r>
      <w:r w:rsidDel="00000000" w:rsidR="00000000" w:rsidRPr="00000000">
        <w:rPr>
          <w:rFonts w:ascii="Arial" w:cs="Arial" w:eastAsia="Arial" w:hAnsi="Arial"/>
          <w:color w:val="000000"/>
          <w:highlight w:val="yellow"/>
          <w:rtl w:val="0"/>
        </w:rPr>
        <w:t xml:space="preserve"> interaction shall take place including all normative phases of acknowledgement, including any associated retransmission logic.</w:t>
      </w:r>
      <w:r w:rsidDel="00000000" w:rsidR="00000000" w:rsidRPr="00000000">
        <w:rPr>
          <w:rFonts w:ascii="Arial" w:cs="Arial" w:eastAsia="Arial" w:hAnsi="Arial"/>
          <w:color w:val="000000"/>
          <w:rtl w:val="0"/>
        </w:rPr>
        <w:t xml:space="preserve"> If, during the delivery of application messages from the gateway to the client, </w:t>
      </w:r>
      <w:sdt>
        <w:sdtPr>
          <w:tag w:val="goog_rdk_181"/>
        </w:sdtPr>
        <w:sdtContent>
          <w:commentRangeStart w:id="132"/>
        </w:sdtContent>
      </w:sdt>
      <w:r w:rsidDel="00000000" w:rsidR="00000000" w:rsidRPr="00000000">
        <w:rPr>
          <w:rFonts w:ascii="Arial" w:cs="Arial" w:eastAsia="Arial" w:hAnsi="Arial"/>
          <w:color w:val="000000"/>
          <w:rtl w:val="0"/>
        </w:rPr>
        <w:t xml:space="preserve">the gateway detects a timeout in the delivery,</w:t>
      </w:r>
      <w:commentRangeEnd w:id="132"/>
      <w:r w:rsidDel="00000000" w:rsidR="00000000" w:rsidRPr="00000000">
        <w:commentReference w:id="132"/>
      </w:r>
      <w:r w:rsidDel="00000000" w:rsidR="00000000" w:rsidRPr="00000000">
        <w:rPr>
          <w:rFonts w:ascii="Arial" w:cs="Arial" w:eastAsia="Arial" w:hAnsi="Arial"/>
          <w:color w:val="000000"/>
          <w:rtl w:val="0"/>
        </w:rPr>
        <w:t xml:space="preserve"> it should transition the client state to LOST and a DISCONNECT packet with error sent to the device.</w:t>
      </w:r>
    </w:p>
    <w:p w:rsidR="00000000" w:rsidDel="00000000" w:rsidP="00000000" w:rsidRDefault="00000000" w:rsidRPr="00000000" w14:paraId="00001509">
      <w:pPr>
        <w:rPr>
          <w:rFonts w:ascii="Arial" w:cs="Arial" w:eastAsia="Arial" w:hAnsi="Arial"/>
          <w:color w:val="000000"/>
        </w:rPr>
      </w:pPr>
      <w:r w:rsidDel="00000000" w:rsidR="00000000" w:rsidRPr="00000000">
        <w:rPr>
          <w:rFonts w:ascii="Arial" w:cs="Arial" w:eastAsia="Arial" w:hAnsi="Arial"/>
          <w:color w:val="000000"/>
          <w:rtl w:val="0"/>
        </w:rPr>
        <w:t xml:space="preserve">The transfer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client is closed by the server/gateway by means of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the server/gateway will consider the client as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and restart the sleep timer again after having sent the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If the server/gateway does not have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buffered for the client, it answers immediately with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returns the client back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and restarts the sleep timer for that client. </w:t>
      </w:r>
    </w:p>
    <w:p w:rsidR="00000000" w:rsidDel="00000000" w:rsidP="00000000" w:rsidRDefault="00000000" w:rsidRPr="00000000" w14:paraId="0000150A">
      <w:pPr>
        <w:rPr>
          <w:rFonts w:ascii="Arial" w:cs="Arial" w:eastAsia="Arial" w:hAnsi="Arial"/>
          <w:color w:val="000000"/>
        </w:rPr>
      </w:pPr>
      <w:r w:rsidDel="00000000" w:rsidR="00000000" w:rsidRPr="00000000">
        <w:rPr>
          <w:rFonts w:ascii="Arial" w:cs="Arial" w:eastAsia="Arial" w:hAnsi="Arial"/>
          <w:color w:val="000000"/>
          <w:rtl w:val="0"/>
        </w:rPr>
        <w:t xml:space="preserve">After having sent the PINGREQ to the server/gateway, the client uses the “retransmission procedure” of section </w:t>
      </w:r>
      <w:sdt>
        <w:sdtPr>
          <w:tag w:val="goog_rdk_182"/>
        </w:sdtPr>
        <w:sdtContent>
          <w:commentRangeStart w:id="133"/>
        </w:sdtContent>
      </w:sdt>
      <w:r w:rsidDel="00000000" w:rsidR="00000000" w:rsidRPr="00000000">
        <w:rPr>
          <w:rFonts w:ascii="Arial" w:cs="Arial" w:eastAsia="Arial" w:hAnsi="Arial"/>
          <w:rtl w:val="0"/>
        </w:rPr>
        <w:t xml:space="preserve">3.18</w:t>
      </w:r>
      <w:commentRangeEnd w:id="133"/>
      <w:r w:rsidDel="00000000" w:rsidR="00000000" w:rsidRPr="00000000">
        <w:commentReference w:id="133"/>
      </w:r>
      <w:r w:rsidDel="00000000" w:rsidR="00000000" w:rsidRPr="00000000">
        <w:rPr>
          <w:rFonts w:ascii="Arial" w:cs="Arial" w:eastAsia="Arial" w:hAnsi="Arial"/>
          <w:color w:val="000000"/>
          <w:rtl w:val="0"/>
        </w:rPr>
        <w:t xml:space="preserve"> to supervise the arrival of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sent by the server/gateway, i.e. it restarts timer T</w:t>
      </w:r>
      <w:sdt>
        <w:sdtPr>
          <w:tag w:val="goog_rdk_183"/>
        </w:sdtPr>
        <w:sdtContent>
          <w:r w:rsidDel="00000000" w:rsidR="00000000" w:rsidRPr="00000000">
            <w:rPr>
              <w:rFonts w:ascii="Arial" w:cs="Arial" w:eastAsia="Arial" w:hAnsi="Arial"/>
              <w:color w:val="000000"/>
              <w:vertAlign w:val="subscript"/>
              <w:rtl w:val="0"/>
              <w:rPrChange w:author="davide.lenzarini@u-blox.com" w:id="19" w:date="2024-03-20T09:03:35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when it </w:t>
      </w:r>
      <w:sdt>
        <w:sdtPr>
          <w:tag w:val="goog_rdk_184"/>
        </w:sdtPr>
        <w:sdtContent>
          <w:commentRangeStart w:id="134"/>
        </w:sdtContent>
      </w:sdt>
      <w:r w:rsidDel="00000000" w:rsidR="00000000" w:rsidRPr="00000000">
        <w:rPr>
          <w:rFonts w:ascii="Arial" w:cs="Arial" w:eastAsia="Arial" w:hAnsi="Arial"/>
          <w:color w:val="000000"/>
          <w:rtl w:val="0"/>
        </w:rPr>
        <w:t xml:space="preserve">receives </w:t>
      </w:r>
      <w:commentRangeEnd w:id="134"/>
      <w:r w:rsidDel="00000000" w:rsidR="00000000" w:rsidRPr="00000000">
        <w:commentReference w:id="134"/>
      </w:r>
      <w:r w:rsidDel="00000000" w:rsidR="00000000" w:rsidRPr="00000000">
        <w:rPr>
          <w:rFonts w:ascii="Arial" w:cs="Arial" w:eastAsia="Arial" w:hAnsi="Arial"/>
          <w:color w:val="000000"/>
          <w:rtl w:val="0"/>
        </w:rPr>
        <w:t xml:space="preserve">a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other than a PINGRESP, and stops it when it receives a </w:t>
      </w:r>
      <w:sdt>
        <w:sdtPr>
          <w:tag w:val="goog_rdk_185"/>
        </w:sdtPr>
        <w:sdtContent>
          <w:commentRangeStart w:id="135"/>
        </w:sdtContent>
      </w:sdt>
      <w:r w:rsidDel="00000000" w:rsidR="00000000" w:rsidRPr="00000000">
        <w:rPr>
          <w:rFonts w:ascii="Arial" w:cs="Arial" w:eastAsia="Arial" w:hAnsi="Arial"/>
          <w:color w:val="000000"/>
          <w:rtl w:val="0"/>
        </w:rPr>
        <w:t xml:space="preserve">PINGRESP</w:t>
      </w:r>
      <w:commentRangeEnd w:id="135"/>
      <w:r w:rsidDel="00000000" w:rsidR="00000000" w:rsidRPr="00000000">
        <w:commentReference w:id="135"/>
      </w:r>
      <w:r w:rsidDel="00000000" w:rsidR="00000000" w:rsidRPr="00000000">
        <w:rPr>
          <w:rFonts w:ascii="Arial" w:cs="Arial" w:eastAsia="Arial" w:hAnsi="Arial"/>
          <w:color w:val="000000"/>
          <w:rtl w:val="0"/>
        </w:rPr>
        <w:t xml:space="preserve">.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is retransmitted, and timer T</w:t>
      </w:r>
      <w:sdt>
        <w:sdtPr>
          <w:tag w:val="goog_rdk_186"/>
        </w:sdtPr>
        <w:sdtContent>
          <w:r w:rsidDel="00000000" w:rsidR="00000000" w:rsidRPr="00000000">
            <w:rPr>
              <w:rFonts w:ascii="Arial" w:cs="Arial" w:eastAsia="Arial" w:hAnsi="Arial"/>
              <w:color w:val="000000"/>
              <w:vertAlign w:val="subscript"/>
              <w:rtl w:val="0"/>
              <w:rPrChange w:author="davide.lenzarini@u-blox.com" w:id="20" w:date="2024-03-20T09:05:48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restarted when timer T</w:t>
      </w:r>
      <w:sdt>
        <w:sdtPr>
          <w:tag w:val="goog_rdk_187"/>
        </w:sdtPr>
        <w:sdtContent>
          <w:r w:rsidDel="00000000" w:rsidR="00000000" w:rsidRPr="00000000">
            <w:rPr>
              <w:rFonts w:ascii="Arial" w:cs="Arial" w:eastAsia="Arial" w:hAnsi="Arial"/>
              <w:color w:val="000000"/>
              <w:vertAlign w:val="subscript"/>
              <w:rtl w:val="0"/>
              <w:rPrChange w:author="davide.lenzarini@u-blox.com" w:id="21" w:date="2024-03-20T09:05:59Z">
                <w:rPr>
                  <w:rFonts w:ascii="Arial" w:cs="Arial" w:eastAsia="Arial" w:hAnsi="Arial"/>
                  <w:color w:val="000000"/>
                  <w:vertAlign w:val="baseline"/>
                </w:rPr>
              </w:rPrChange>
            </w:rPr>
            <w:t xml:space="preserve">retry</w:t>
          </w:r>
        </w:sdtContent>
      </w:sdt>
      <w:r w:rsidDel="00000000" w:rsidR="00000000" w:rsidRPr="00000000">
        <w:rPr>
          <w:rFonts w:ascii="Arial" w:cs="Arial" w:eastAsia="Arial" w:hAnsi="Arial"/>
          <w:color w:val="000000"/>
          <w:vertAlign w:val="baseline"/>
          <w:rtl w:val="0"/>
        </w:rPr>
        <w:t xml:space="preserve"> </w:t>
      </w:r>
      <w:r w:rsidDel="00000000" w:rsidR="00000000" w:rsidRPr="00000000">
        <w:rPr>
          <w:rFonts w:ascii="Arial" w:cs="Arial" w:eastAsia="Arial" w:hAnsi="Arial"/>
          <w:color w:val="000000"/>
          <w:rtl w:val="0"/>
        </w:rPr>
        <w:t xml:space="preserve">times out. To avoid a flattening of its battery due to excessive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if it loses the gateway), the client should limit the retransmission of the PINGREQ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(e.g. by a retry counter) and go back to sleep when the limit is reached and it still does not receive a PINGRESP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0B">
      <w:pPr>
        <w:rPr>
          <w:rFonts w:ascii="Arial" w:cs="Arial" w:eastAsia="Arial" w:hAnsi="Arial"/>
          <w:color w:val="000000"/>
        </w:rPr>
      </w:pPr>
      <w:r w:rsidDel="00000000" w:rsidR="00000000" w:rsidRPr="00000000">
        <w:rPr>
          <w:rFonts w:ascii="Arial" w:cs="Arial" w:eastAsia="Arial" w:hAnsi="Arial"/>
          <w:color w:val="000000"/>
          <w:rtl w:val="0"/>
        </w:rPr>
        <w:t xml:space="preserve">From the </w:t>
      </w:r>
      <w:r w:rsidDel="00000000" w:rsidR="00000000" w:rsidRPr="00000000">
        <w:rPr>
          <w:rFonts w:ascii="Arial" w:cs="Arial" w:eastAsia="Arial" w:hAnsi="Arial"/>
          <w:i w:val="1"/>
          <w:color w:val="000000"/>
          <w:rtl w:val="0"/>
        </w:rPr>
        <w:t xml:space="preserve">asleep</w:t>
      </w:r>
      <w:r w:rsidDel="00000000" w:rsidR="00000000" w:rsidRPr="00000000">
        <w:rPr>
          <w:rFonts w:ascii="Arial" w:cs="Arial" w:eastAsia="Arial" w:hAnsi="Arial"/>
          <w:i w:val="1"/>
          <w:rtl w:val="0"/>
        </w:rPr>
        <w:t xml:space="preserve"> </w:t>
      </w:r>
      <w:r w:rsidDel="00000000" w:rsidR="00000000" w:rsidRPr="00000000">
        <w:rPr>
          <w:rFonts w:ascii="Arial" w:cs="Arial" w:eastAsia="Arial" w:hAnsi="Arial"/>
          <w:color w:val="000000"/>
          <w:rtl w:val="0"/>
        </w:rPr>
        <w:t xml:space="preserve">state, a client can return either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or to the </w:t>
      </w:r>
      <w:r w:rsidDel="00000000" w:rsidR="00000000" w:rsidRPr="00000000">
        <w:rPr>
          <w:rFonts w:ascii="Arial" w:cs="Arial" w:eastAsia="Arial" w:hAnsi="Arial"/>
          <w:i w:val="1"/>
          <w:color w:val="000000"/>
          <w:rtl w:val="0"/>
        </w:rPr>
        <w:t xml:space="preserve">disconnected </w:t>
      </w:r>
      <w:r w:rsidDel="00000000" w:rsidR="00000000" w:rsidRPr="00000000">
        <w:rPr>
          <w:rFonts w:ascii="Arial" w:cs="Arial" w:eastAsia="Arial" w:hAnsi="Arial"/>
          <w:color w:val="000000"/>
          <w:rtl w:val="0"/>
        </w:rPr>
        <w:t xml:space="preserve">state by sending a normal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(i.e. without </w:t>
      </w:r>
      <w:r w:rsidDel="00000000" w:rsidR="00000000" w:rsidRPr="00000000">
        <w:rPr>
          <w:rFonts w:ascii="Arial" w:cs="Arial" w:eastAsia="Arial" w:hAnsi="Arial"/>
          <w:rtl w:val="0"/>
        </w:rPr>
        <w:t xml:space="preserve">session expiry interval </w:t>
      </w:r>
      <w:r w:rsidDel="00000000" w:rsidR="00000000" w:rsidRPr="00000000">
        <w:rPr>
          <w:rFonts w:ascii="Arial" w:cs="Arial" w:eastAsia="Arial" w:hAnsi="Arial"/>
          <w:color w:val="000000"/>
          <w:rtl w:val="0"/>
        </w:rPr>
        <w:t xml:space="preserve">field). </w:t>
      </w:r>
      <w:sdt>
        <w:sdtPr>
          <w:tag w:val="goog_rdk_188"/>
        </w:sdtPr>
        <w:sdtContent>
          <w:commentRangeStart w:id="136"/>
        </w:sdtContent>
      </w:sdt>
      <w:sdt>
        <w:sdtPr>
          <w:tag w:val="goog_rdk_189"/>
        </w:sdtPr>
        <w:sdtContent>
          <w:commentRangeStart w:id="137"/>
        </w:sdtContent>
      </w:sdt>
      <w:sdt>
        <w:sdtPr>
          <w:tag w:val="goog_rdk_190"/>
        </w:sdtPr>
        <w:sdtContent>
          <w:commentRangeStart w:id="138"/>
        </w:sdtContent>
      </w:sdt>
      <w:r w:rsidDel="00000000" w:rsidR="00000000" w:rsidRPr="00000000">
        <w:rPr>
          <w:rFonts w:ascii="Arial" w:cs="Arial" w:eastAsia="Arial" w:hAnsi="Arial"/>
          <w:color w:val="000000"/>
          <w:rtl w:val="0"/>
        </w:rPr>
        <w:t xml:space="preserve">The client can also modify its sleep configuration by sending a DISCONNECT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with a new value of the </w:t>
      </w:r>
      <w:r w:rsidDel="00000000" w:rsidR="00000000" w:rsidRPr="00000000">
        <w:rPr>
          <w:rFonts w:ascii="Arial" w:cs="Arial" w:eastAsia="Arial" w:hAnsi="Arial"/>
          <w:rtl w:val="0"/>
        </w:rPr>
        <w:t xml:space="preserve">session expiry interval</w:t>
      </w:r>
      <w:r w:rsidDel="00000000" w:rsidR="00000000" w:rsidRPr="00000000">
        <w:rPr>
          <w:rFonts w:ascii="Arial" w:cs="Arial" w:eastAsia="Arial" w:hAnsi="Arial"/>
          <w:color w:val="000000"/>
          <w:rtl w:val="0"/>
        </w:rPr>
        <w:t xml:space="preserve">.</w:t>
      </w:r>
      <w:commentRangeEnd w:id="136"/>
      <w:r w:rsidDel="00000000" w:rsidR="00000000" w:rsidRPr="00000000">
        <w:commentReference w:id="136"/>
      </w:r>
      <w:commentRangeEnd w:id="137"/>
      <w:r w:rsidDel="00000000" w:rsidR="00000000" w:rsidRPr="00000000">
        <w:commentReference w:id="137"/>
      </w:r>
      <w:commentRangeEnd w:id="138"/>
      <w:r w:rsidDel="00000000" w:rsidR="00000000" w:rsidRPr="00000000">
        <w:commentReference w:id="138"/>
      </w:r>
      <w:r w:rsidDel="00000000" w:rsidR="00000000" w:rsidRPr="00000000">
        <w:rPr>
          <w:rFonts w:ascii="Arial" w:cs="Arial" w:eastAsia="Arial" w:hAnsi="Arial"/>
          <w:color w:val="000000"/>
          <w:rtl w:val="0"/>
        </w:rPr>
        <w:t xml:space="preserve"> </w:t>
      </w:r>
    </w:p>
    <w:p w:rsidR="00000000" w:rsidDel="00000000" w:rsidP="00000000" w:rsidRDefault="00000000" w:rsidRPr="00000000" w14:paraId="0000150C">
      <w:pPr>
        <w:rPr>
          <w:rFonts w:ascii="Arial" w:cs="Arial" w:eastAsia="Arial" w:hAnsi="Arial"/>
          <w:color w:val="000000"/>
        </w:rPr>
      </w:pPr>
      <w:r w:rsidDel="00000000" w:rsidR="00000000" w:rsidRPr="00000000">
        <w:rPr>
          <w:rFonts w:ascii="Arial" w:cs="Arial" w:eastAsia="Arial" w:hAnsi="Arial"/>
          <w:color w:val="000000"/>
          <w:rtl w:val="0"/>
        </w:rPr>
        <w:t xml:space="preserve">Note that a sleeping client should go to the </w:t>
      </w:r>
      <w:r w:rsidDel="00000000" w:rsidR="00000000" w:rsidRPr="00000000">
        <w:rPr>
          <w:rFonts w:ascii="Arial" w:cs="Arial" w:eastAsia="Arial" w:hAnsi="Arial"/>
          <w:i w:val="1"/>
          <w:color w:val="000000"/>
          <w:rtl w:val="0"/>
        </w:rPr>
        <w:t xml:space="preserve">awake </w:t>
      </w:r>
      <w:r w:rsidDel="00000000" w:rsidR="00000000" w:rsidRPr="00000000">
        <w:rPr>
          <w:rFonts w:ascii="Arial" w:cs="Arial" w:eastAsia="Arial" w:hAnsi="Arial"/>
          <w:color w:val="000000"/>
          <w:rtl w:val="0"/>
        </w:rPr>
        <w:t xml:space="preserve">state only if it just wants to check whether the server/gateway has any </w:t>
      </w:r>
      <w:r w:rsidDel="00000000" w:rsidR="00000000" w:rsidRPr="00000000">
        <w:rPr>
          <w:rFonts w:ascii="Arial" w:cs="Arial" w:eastAsia="Arial" w:hAnsi="Arial"/>
          <w:rtl w:val="0"/>
        </w:rPr>
        <w:t xml:space="preserve">messages</w:t>
      </w:r>
      <w:r w:rsidDel="00000000" w:rsidR="00000000" w:rsidRPr="00000000">
        <w:rPr>
          <w:rFonts w:ascii="Arial" w:cs="Arial" w:eastAsia="Arial" w:hAnsi="Arial"/>
          <w:color w:val="000000"/>
          <w:rtl w:val="0"/>
        </w:rPr>
        <w:t xml:space="preserve"> buffered for it and return as soon as possible to the </w:t>
      </w:r>
      <w:r w:rsidDel="00000000" w:rsidR="00000000" w:rsidRPr="00000000">
        <w:rPr>
          <w:rFonts w:ascii="Arial" w:cs="Arial" w:eastAsia="Arial" w:hAnsi="Arial"/>
          <w:i w:val="1"/>
          <w:color w:val="000000"/>
          <w:rtl w:val="0"/>
        </w:rPr>
        <w:t xml:space="preserve">asleep </w:t>
      </w:r>
      <w:r w:rsidDel="00000000" w:rsidR="00000000" w:rsidRPr="00000000">
        <w:rPr>
          <w:rFonts w:ascii="Arial" w:cs="Arial" w:eastAsia="Arial" w:hAnsi="Arial"/>
          <w:color w:val="000000"/>
          <w:rtl w:val="0"/>
        </w:rPr>
        <w:t xml:space="preserve">state without sending any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s to the server/gateway. Otherwise, it should return to the </w:t>
      </w:r>
      <w:r w:rsidDel="00000000" w:rsidR="00000000" w:rsidRPr="00000000">
        <w:rPr>
          <w:rFonts w:ascii="Arial" w:cs="Arial" w:eastAsia="Arial" w:hAnsi="Arial"/>
          <w:i w:val="1"/>
          <w:color w:val="000000"/>
          <w:rtl w:val="0"/>
        </w:rPr>
        <w:t xml:space="preserve">active </w:t>
      </w:r>
      <w:r w:rsidDel="00000000" w:rsidR="00000000" w:rsidRPr="00000000">
        <w:rPr>
          <w:rFonts w:ascii="Arial" w:cs="Arial" w:eastAsia="Arial" w:hAnsi="Arial"/>
          <w:color w:val="000000"/>
          <w:rtl w:val="0"/>
        </w:rPr>
        <w:t xml:space="preserve">state by sending a CONNECT </w:t>
      </w:r>
      <w:r w:rsidDel="00000000" w:rsidR="00000000" w:rsidRPr="00000000">
        <w:rPr>
          <w:rFonts w:ascii="Arial" w:cs="Arial" w:eastAsia="Arial" w:hAnsi="Arial"/>
          <w:rtl w:val="0"/>
        </w:rPr>
        <w:t xml:space="preserve">packet</w:t>
      </w:r>
      <w:r w:rsidDel="00000000" w:rsidR="00000000" w:rsidRPr="00000000">
        <w:rPr>
          <w:rFonts w:ascii="Arial" w:cs="Arial" w:eastAsia="Arial" w:hAnsi="Arial"/>
          <w:color w:val="000000"/>
          <w:rtl w:val="0"/>
        </w:rPr>
        <w:t xml:space="preserve"> to the server/gateway. </w:t>
      </w:r>
    </w:p>
    <w:p w:rsidR="00000000" w:rsidDel="00000000" w:rsidP="00000000" w:rsidRDefault="00000000" w:rsidRPr="00000000" w14:paraId="0000150D">
      <w:pPr>
        <w:rPr>
          <w:rFonts w:ascii="Arial" w:cs="Arial" w:eastAsia="Arial" w:hAnsi="Arial"/>
          <w:b w:val="1"/>
          <w:color w:val="000000"/>
        </w:rPr>
      </w:pPr>
      <w:r w:rsidDel="00000000" w:rsidR="00000000" w:rsidRPr="00000000">
        <w:rPr>
          <w:rFonts w:ascii="Arial" w:cs="Arial" w:eastAsia="Arial" w:hAnsi="Arial"/>
          <w:b w:val="1"/>
          <w:color w:val="000000"/>
          <w:rtl w:val="0"/>
        </w:rPr>
        <w:t xml:space="preserve">//TODO SIMON – add some worlds around retain registration behavior</w:t>
      </w:r>
    </w:p>
    <w:p w:rsidR="00000000" w:rsidDel="00000000" w:rsidP="00000000" w:rsidRDefault="00000000" w:rsidRPr="00000000" w14:paraId="0000150E">
      <w:pPr>
        <w:rPr>
          <w:rFonts w:ascii="Arial" w:cs="Arial" w:eastAsia="Arial" w:hAnsi="Arial"/>
          <w:color w:val="000000"/>
        </w:rPr>
      </w:pPr>
      <w:r w:rsidDel="00000000" w:rsidR="00000000" w:rsidRPr="00000000">
        <w:rPr>
          <w:rFonts w:ascii="Arial" w:cs="Arial" w:eastAsia="Arial" w:hAnsi="Arial"/>
          <w:color w:val="000000"/>
          <w:highlight w:val="yellow"/>
          <w:rtl w:val="0"/>
        </w:rPr>
        <w:t xml:space="preserve">Topic Alias mappings exist only while a client is active </w:t>
      </w:r>
      <w:sdt>
        <w:sdtPr>
          <w:tag w:val="goog_rdk_191"/>
        </w:sdtPr>
        <w:sdtContent>
          <w:commentRangeStart w:id="139"/>
        </w:sdtContent>
      </w:sdt>
      <w:r w:rsidDel="00000000" w:rsidR="00000000" w:rsidRPr="00000000">
        <w:rPr>
          <w:rFonts w:ascii="Arial" w:cs="Arial" w:eastAsia="Arial" w:hAnsi="Arial"/>
          <w:color w:val="000000"/>
          <w:highlight w:val="yellow"/>
          <w:rtl w:val="0"/>
        </w:rPr>
        <w:t xml:space="preserve">and last for the entire </w:t>
      </w:r>
      <w:r w:rsidDel="00000000" w:rsidR="00000000" w:rsidRPr="00000000">
        <w:rPr>
          <w:rFonts w:ascii="Arial" w:cs="Arial" w:eastAsia="Arial" w:hAnsi="Arial"/>
          <w:highlight w:val="yellow"/>
          <w:rtl w:val="0"/>
        </w:rPr>
        <w:t xml:space="preserve">session expiry interval </w:t>
      </w:r>
      <w:r w:rsidDel="00000000" w:rsidR="00000000" w:rsidRPr="00000000">
        <w:rPr>
          <w:rFonts w:ascii="Arial" w:cs="Arial" w:eastAsia="Arial" w:hAnsi="Arial"/>
          <w:color w:val="000000"/>
          <w:highlight w:val="yellow"/>
          <w:rtl w:val="0"/>
        </w:rPr>
        <w:t xml:space="preserve">of the active state</w:t>
      </w:r>
      <w:commentRangeEnd w:id="139"/>
      <w:r w:rsidDel="00000000" w:rsidR="00000000" w:rsidRPr="00000000">
        <w:commentReference w:id="139"/>
      </w:r>
      <w:r w:rsidDel="00000000" w:rsidR="00000000" w:rsidRPr="00000000">
        <w:rPr>
          <w:rFonts w:ascii="Arial" w:cs="Arial" w:eastAsia="Arial" w:hAnsi="Arial"/>
          <w:color w:val="000000"/>
          <w:highlight w:val="yellow"/>
          <w:rtl w:val="0"/>
        </w:rPr>
        <w:t xml:space="preserve">.</w:t>
      </w:r>
      <w:sdt>
        <w:sdtPr>
          <w:tag w:val="goog_rdk_192"/>
        </w:sdtPr>
        <w:sdtContent>
          <w:commentRangeStart w:id="140"/>
        </w:sdtContent>
      </w:sdt>
      <w:r w:rsidDel="00000000" w:rsidR="00000000" w:rsidRPr="00000000">
        <w:rPr>
          <w:rFonts w:ascii="Arial" w:cs="Arial" w:eastAsia="Arial" w:hAnsi="Arial"/>
          <w:color w:val="000000"/>
          <w:highlight w:val="yellow"/>
          <w:rtl w:val="0"/>
        </w:rPr>
        <w:t xml:space="preserve"> </w:t>
      </w:r>
      <w:sdt>
        <w:sdtPr>
          <w:tag w:val="goog_rdk_193"/>
        </w:sdtPr>
        <w:sdtContent>
          <w:commentRangeStart w:id="141"/>
        </w:sdtContent>
      </w:sdt>
      <w:sdt>
        <w:sdtPr>
          <w:tag w:val="goog_rdk_194"/>
        </w:sdtPr>
        <w:sdtContent>
          <w:commentRangeStart w:id="142"/>
        </w:sdtContent>
      </w:sdt>
      <w:sdt>
        <w:sdtPr>
          <w:tag w:val="goog_rdk_195"/>
        </w:sdtPr>
        <w:sdtContent>
          <w:commentRangeStart w:id="143"/>
        </w:sdtContent>
      </w:sdt>
      <w:sdt>
        <w:sdtPr>
          <w:tag w:val="goog_rdk_196"/>
        </w:sdtPr>
        <w:sdtContent>
          <w:commentRangeStart w:id="144"/>
        </w:sdtContent>
      </w:sdt>
      <w:r w:rsidDel="00000000" w:rsidR="00000000" w:rsidRPr="00000000">
        <w:rPr>
          <w:rFonts w:ascii="Arial" w:cs="Arial" w:eastAsia="Arial" w:hAnsi="Arial"/>
          <w:color w:val="000000"/>
          <w:highlight w:val="yellow"/>
          <w:rtl w:val="0"/>
        </w:rPr>
        <w:t xml:space="preserve">Therefore, the gateway must re-register any topic aliases during the AWAKE state, which will last until the last PINGRESP is issued</w:t>
      </w:r>
      <w:commentRangeEnd w:id="141"/>
      <w:r w:rsidDel="00000000" w:rsidR="00000000" w:rsidRPr="00000000">
        <w:commentReference w:id="141"/>
      </w:r>
      <w:commentRangeEnd w:id="142"/>
      <w:r w:rsidDel="00000000" w:rsidR="00000000" w:rsidRPr="00000000">
        <w:commentReference w:id="142"/>
      </w:r>
      <w:commentRangeEnd w:id="143"/>
      <w:r w:rsidDel="00000000" w:rsidR="00000000" w:rsidRPr="00000000">
        <w:commentReference w:id="143"/>
      </w:r>
      <w:commentRangeEnd w:id="144"/>
      <w:r w:rsidDel="00000000" w:rsidR="00000000" w:rsidRPr="00000000">
        <w:commentReference w:id="144"/>
      </w:r>
      <w:r w:rsidDel="00000000" w:rsidR="00000000" w:rsidRPr="00000000">
        <w:rPr>
          <w:rFonts w:ascii="Arial" w:cs="Arial" w:eastAsia="Arial" w:hAnsi="Arial"/>
          <w:color w:val="000000"/>
          <w:highlight w:val="yellow"/>
          <w:rtl w:val="0"/>
        </w:rPr>
        <w:t xml:space="preserve">.</w:t>
      </w:r>
      <w:r w:rsidDel="00000000" w:rsidR="00000000" w:rsidRPr="00000000">
        <w:rPr>
          <w:rFonts w:ascii="Arial" w:cs="Arial" w:eastAsia="Arial" w:hAnsi="Arial"/>
          <w:color w:val="000000"/>
          <w:rtl w:val="0"/>
        </w:rPr>
        <w:t xml:space="preserve"> </w:t>
      </w:r>
      <w:commentRangeEnd w:id="140"/>
      <w:r w:rsidDel="00000000" w:rsidR="00000000" w:rsidRPr="00000000">
        <w:commentReference w:id="140"/>
      </w:r>
      <w:r w:rsidDel="00000000" w:rsidR="00000000" w:rsidRPr="00000000">
        <w:rPr>
          <w:rtl w:val="0"/>
        </w:rPr>
      </w:r>
    </w:p>
    <w:p w:rsidR="00000000" w:rsidDel="00000000" w:rsidP="00000000" w:rsidRDefault="00000000" w:rsidRPr="00000000" w14:paraId="0000150F">
      <w:pPr>
        <w:rPr>
          <w:rFonts w:ascii="Arial" w:cs="Arial" w:eastAsia="Arial" w:hAnsi="Arial"/>
          <w:color w:val="000000"/>
        </w:rPr>
      </w:pPr>
      <w:r w:rsidDel="00000000" w:rsidR="00000000" w:rsidRPr="00000000">
        <w:rPr>
          <w:rtl w:val="0"/>
        </w:rPr>
      </w:r>
    </w:p>
    <w:p w:rsidR="00000000" w:rsidDel="00000000" w:rsidP="00000000" w:rsidRDefault="00000000" w:rsidRPr="00000000" w14:paraId="00001510">
      <w:pPr>
        <w:ind w:left="720" w:firstLine="0"/>
        <w:rPr>
          <w:rFonts w:ascii="Arial" w:cs="Arial" w:eastAsia="Arial" w:hAnsi="Arial"/>
          <w:b w:val="1"/>
          <w:shd w:fill="fff2cc" w:val="clear"/>
        </w:rPr>
      </w:pPr>
      <w:r w:rsidDel="00000000" w:rsidR="00000000" w:rsidRPr="00000000">
        <w:rPr>
          <w:rFonts w:ascii="Arial" w:cs="Arial" w:eastAsia="Arial" w:hAnsi="Arial"/>
          <w:b w:val="1"/>
          <w:shd w:fill="fff2cc" w:val="clear"/>
          <w:rtl w:val="0"/>
        </w:rPr>
        <w:t xml:space="preserve">Informative comment</w:t>
      </w:r>
    </w:p>
    <w:p w:rsidR="00000000" w:rsidDel="00000000" w:rsidP="00000000" w:rsidRDefault="00000000" w:rsidRPr="00000000" w14:paraId="00001511">
      <w:pPr>
        <w:ind w:left="720" w:firstLine="0"/>
        <w:rPr>
          <w:rFonts w:ascii="Arial" w:cs="Arial" w:eastAsia="Arial" w:hAnsi="Arial"/>
          <w:sz w:val="24"/>
          <w:szCs w:val="24"/>
        </w:rPr>
      </w:pPr>
      <w:r w:rsidDel="00000000" w:rsidR="00000000" w:rsidRPr="00000000">
        <w:rPr>
          <w:rFonts w:ascii="Arial" w:cs="Arial" w:eastAsia="Arial" w:hAnsi="Arial"/>
          <w:color w:val="000000"/>
          <w:shd w:fill="fff2cc" w:val="clear"/>
          <w:rtl w:val="0"/>
        </w:rPr>
        <w:t xml:space="preserve">The gateway should attempt to make the best effort to reuse the same topic alias mappings that existed during any initial associated ACTIVE states.</w:t>
      </w:r>
      <w:r w:rsidDel="00000000" w:rsidR="00000000" w:rsidRPr="00000000">
        <w:rPr>
          <w:rtl w:val="0"/>
        </w:rPr>
      </w:r>
    </w:p>
    <w:p w:rsidR="00000000" w:rsidDel="00000000" w:rsidP="00000000" w:rsidRDefault="00000000" w:rsidRPr="00000000" w14:paraId="00001512">
      <w:pPr>
        <w:spacing w:after="0" w:before="0" w:lineRule="auto"/>
        <w:ind w:left="850.3937007874017" w:firstLine="0"/>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4220655" cy="6815138"/>
            <wp:effectExtent b="0" l="0" r="0" t="0"/>
            <wp:docPr id="36" name="image12.png"/>
            <a:graphic>
              <a:graphicData uri="http://schemas.openxmlformats.org/drawingml/2006/picture">
                <pic:pic>
                  <pic:nvPicPr>
                    <pic:cNvPr id="0" name="image12.png"/>
                    <pic:cNvPicPr preferRelativeResize="0"/>
                  </pic:nvPicPr>
                  <pic:blipFill>
                    <a:blip r:embed="rId93"/>
                    <a:srcRect b="0" l="0" r="0" t="0"/>
                    <a:stretch>
                      <a:fillRect/>
                    </a:stretch>
                  </pic:blipFill>
                  <pic:spPr>
                    <a:xfrm>
                      <a:off x="0" y="0"/>
                      <a:ext cx="4220655" cy="6815138"/>
                    </a:xfrm>
                    <a:prstGeom prst="rect"/>
                    <a:ln/>
                  </pic:spPr>
                </pic:pic>
              </a:graphicData>
            </a:graphic>
          </wp:inline>
        </w:drawing>
      </w:r>
      <w:r w:rsidDel="00000000" w:rsidR="00000000" w:rsidRPr="00000000">
        <w:rPr>
          <w:rtl w:val="0"/>
        </w:rPr>
      </w:r>
    </w:p>
    <w:p w:rsidR="00000000" w:rsidDel="00000000" w:rsidP="00000000" w:rsidRDefault="00000000" w:rsidRPr="00000000" w14:paraId="00001513">
      <w:pPr>
        <w:spacing w:after="9" w:lineRule="auto"/>
        <w:ind w:left="-15" w:right="930" w:firstLine="299"/>
        <w:jc w:val="center"/>
        <w:rPr>
          <w:rFonts w:ascii="Arial" w:cs="Arial" w:eastAsia="Arial" w:hAnsi="Arial"/>
        </w:rPr>
      </w:pPr>
      <w:r w:rsidDel="00000000" w:rsidR="00000000" w:rsidRPr="00000000">
        <w:rPr>
          <w:rFonts w:ascii="Arial" w:cs="Arial" w:eastAsia="Arial" w:hAnsi="Arial"/>
          <w:rtl w:val="0"/>
        </w:rPr>
        <w:t xml:space="preserve">Figure 5: </w:t>
      </w:r>
      <w:sdt>
        <w:sdtPr>
          <w:tag w:val="goog_rdk_197"/>
        </w:sdtPr>
        <w:sdtContent>
          <w:commentRangeStart w:id="145"/>
        </w:sdtContent>
      </w:sdt>
      <w:r w:rsidDel="00000000" w:rsidR="00000000" w:rsidRPr="00000000">
        <w:rPr>
          <w:rFonts w:ascii="Arial" w:cs="Arial" w:eastAsia="Arial" w:hAnsi="Arial"/>
          <w:rtl w:val="0"/>
        </w:rPr>
        <w:t xml:space="preserve">Awake ping packet flush</w:t>
      </w:r>
      <w:commentRangeEnd w:id="145"/>
      <w:r w:rsidDel="00000000" w:rsidR="00000000" w:rsidRPr="00000000">
        <w:commentReference w:id="145"/>
      </w:r>
      <w:r w:rsidDel="00000000" w:rsidR="00000000" w:rsidRPr="00000000">
        <w:rPr>
          <w:rtl w:val="0"/>
        </w:rPr>
      </w:r>
    </w:p>
    <w:p w:rsidR="00000000" w:rsidDel="00000000" w:rsidP="00000000" w:rsidRDefault="00000000" w:rsidRPr="00000000" w14:paraId="00001514">
      <w:pPr>
        <w:pStyle w:val="Heading2"/>
        <w:ind w:left="0" w:firstLine="0"/>
        <w:rPr>
          <w:rFonts w:ascii="Arial" w:cs="Arial" w:eastAsia="Arial" w:hAnsi="Arial"/>
        </w:rPr>
      </w:pPr>
      <w:bookmarkStart w:colFirst="0" w:colLast="0" w:name="_heading=h.ly7c1y" w:id="263"/>
      <w:bookmarkEnd w:id="263"/>
      <w:r w:rsidDel="00000000" w:rsidR="00000000" w:rsidRPr="00000000">
        <w:rPr>
          <w:rFonts w:ascii="Arial" w:cs="Arial" w:eastAsia="Arial" w:hAnsi="Arial"/>
          <w:rtl w:val="0"/>
        </w:rPr>
        <w:t xml:space="preserve">4.26 Retained Messages</w:t>
      </w:r>
    </w:p>
    <w:p w:rsidR="00000000" w:rsidDel="00000000" w:rsidP="00000000" w:rsidRDefault="00000000" w:rsidRPr="00000000" w14:paraId="00001515">
      <w:pPr>
        <w:spacing w:after="240" w:before="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set to 1 in a PUBLISH or PUBWOS packet received by a Server, the Server MUST replace any existing retained message for this topic and store the Application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[MQTT-SN-4.26-1]</w:t>
      </w:r>
      <w:r w:rsidDel="00000000" w:rsidR="00000000" w:rsidRPr="00000000">
        <w:rPr>
          <w:rFonts w:ascii="Arial" w:cs="Arial" w:eastAsia="Arial" w:hAnsi="Arial"/>
          <w:rtl w:val="0"/>
        </w:rPr>
        <w:t xml:space="preserve">, so that it can be delivered to future subscribers whose subscriptions match its Topic Name. </w:t>
      </w:r>
      <w:r w:rsidDel="00000000" w:rsidR="00000000" w:rsidRPr="00000000">
        <w:rPr>
          <w:rFonts w:ascii="Arial" w:cs="Arial" w:eastAsia="Arial" w:hAnsi="Arial"/>
          <w:highlight w:val="yellow"/>
          <w:rtl w:val="0"/>
        </w:rPr>
        <w:t xml:space="preserve">If the Payload contains zero bytes it is processed normally by the Server but any retained message with the same topic name MUST be removed and any future subscribers for the topic will not receive a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[MQTT-SN-4.26-2]</w:t>
      </w:r>
      <w:r w:rsidDel="00000000" w:rsidR="00000000" w:rsidRPr="00000000">
        <w:rPr>
          <w:rFonts w:ascii="Arial" w:cs="Arial" w:eastAsia="Arial" w:hAnsi="Arial"/>
          <w:rtl w:val="0"/>
        </w:rPr>
        <w:t xml:space="preserve">. </w:t>
      </w:r>
      <w:r w:rsidDel="00000000" w:rsidR="00000000" w:rsidRPr="00000000">
        <w:rPr>
          <w:rFonts w:ascii="Arial" w:cs="Arial" w:eastAsia="Arial" w:hAnsi="Arial"/>
          <w:highlight w:val="yellow"/>
          <w:rtl w:val="0"/>
        </w:rPr>
        <w:t xml:space="preserve">A retained message with a Publish Data containing zero bytes MUST NOT be stored as a retained message on the Server</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[MQTT-SN-4.26-3]</w:t>
      </w:r>
      <w:r w:rsidDel="00000000" w:rsidR="00000000" w:rsidRPr="00000000">
        <w:rPr>
          <w:rFonts w:ascii="Arial" w:cs="Arial" w:eastAsia="Arial" w:hAnsi="Arial"/>
          <w:rtl w:val="0"/>
        </w:rPr>
        <w:t xml:space="preserve">.</w:t>
      </w:r>
    </w:p>
    <w:p w:rsidR="00000000" w:rsidDel="00000000" w:rsidP="00000000" w:rsidRDefault="00000000" w:rsidRPr="00000000" w14:paraId="00001516">
      <w:pPr>
        <w:spacing w:after="240" w:before="240" w:lineRule="auto"/>
        <w:ind w:left="0" w:right="0" w:firstLine="0"/>
        <w:rPr>
          <w:rFonts w:ascii="Arial" w:cs="Arial" w:eastAsia="Arial" w:hAnsi="Arial"/>
        </w:rPr>
      </w:pPr>
      <w:r w:rsidDel="00000000" w:rsidR="00000000" w:rsidRPr="00000000">
        <w:rPr>
          <w:rFonts w:ascii="Arial" w:cs="Arial" w:eastAsia="Arial" w:hAnsi="Arial"/>
          <w:highlight w:val="yellow"/>
          <w:rtl w:val="0"/>
        </w:rPr>
        <w:t xml:space="preserve">If the RETAIN flag is 0 in a PUBLISH packet sent by a Client to a Server, the Server MUST NOT store the message as a retained message and MUST NOT remove or replace any existing retained message</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[MQTT-SN-4.26-4]</w:t>
      </w:r>
      <w:r w:rsidDel="00000000" w:rsidR="00000000" w:rsidRPr="00000000">
        <w:rPr>
          <w:rFonts w:ascii="Arial" w:cs="Arial" w:eastAsia="Arial" w:hAnsi="Arial"/>
          <w:rtl w:val="0"/>
        </w:rPr>
        <w:t xml:space="preserve">.</w:t>
      </w:r>
    </w:p>
    <w:p w:rsidR="00000000" w:rsidDel="00000000" w:rsidP="00000000" w:rsidRDefault="00000000" w:rsidRPr="00000000" w14:paraId="00001517">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When a new Subscription is made, the last retained message, if any, on each matching topic name is sent to the Client as directed by the Retain Handling Subscribe Flag. These messages are sent with the RETAIN flag set to 1. Which retained messages are sent is controlled by the Retain Handling Subscribe Flag. At the time of the Subscription:</w:t>
      </w:r>
    </w:p>
    <w:p w:rsidR="00000000" w:rsidDel="00000000" w:rsidP="00000000" w:rsidRDefault="00000000" w:rsidRPr="00000000" w14:paraId="00001518">
      <w:pPr>
        <w:numPr>
          <w:ilvl w:val="0"/>
          <w:numId w:val="26"/>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Retain Handling is set to 0 the Server MUST send the retained messages matching the Topic Filter of the subscription to the Client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[MQTT-SN-4.26-5]</w:t>
      </w:r>
      <w:r w:rsidDel="00000000" w:rsidR="00000000" w:rsidRPr="00000000">
        <w:rPr>
          <w:rFonts w:ascii="Arial" w:cs="Arial" w:eastAsia="Arial" w:hAnsi="Arial"/>
          <w:rtl w:val="0"/>
        </w:rPr>
        <w:t xml:space="preserve">.</w:t>
      </w:r>
    </w:p>
    <w:p w:rsidR="00000000" w:rsidDel="00000000" w:rsidP="00000000" w:rsidRDefault="00000000" w:rsidRPr="00000000" w14:paraId="00001519">
      <w:pPr>
        <w:numPr>
          <w:ilvl w:val="0"/>
          <w:numId w:val="26"/>
        </w:numPr>
        <w:spacing w:after="0" w:afterAutospacing="0" w:before="0" w:beforeAutospacing="0" w:lineRule="auto"/>
        <w:ind w:left="720" w:right="0" w:hanging="360"/>
        <w:rPr>
          <w:u w:val="none"/>
        </w:rPr>
      </w:pPr>
      <w:r w:rsidDel="00000000" w:rsidR="00000000" w:rsidRPr="00000000">
        <w:rPr>
          <w:rFonts w:ascii="Arial" w:cs="Arial" w:eastAsia="Arial" w:hAnsi="Arial"/>
          <w:highlight w:val="yellow"/>
          <w:rtl w:val="0"/>
        </w:rPr>
        <w:t xml:space="preserve">If Retain Handling is set to 1 then if the subscription did not already exist, the Server MUST send all retained messages matching the Topic Filter of the subscription to the Client, and if the subscription did exist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[MQTT-SN-4.26-6]</w:t>
      </w:r>
      <w:r w:rsidDel="00000000" w:rsidR="00000000" w:rsidRPr="00000000">
        <w:rPr>
          <w:rFonts w:ascii="Arial" w:cs="Arial" w:eastAsia="Arial" w:hAnsi="Arial"/>
          <w:rtl w:val="0"/>
        </w:rPr>
        <w:t xml:space="preserve">.</w:t>
      </w:r>
    </w:p>
    <w:p w:rsidR="00000000" w:rsidDel="00000000" w:rsidP="00000000" w:rsidRDefault="00000000" w:rsidRPr="00000000" w14:paraId="0000151A">
      <w:pPr>
        <w:numPr>
          <w:ilvl w:val="0"/>
          <w:numId w:val="26"/>
        </w:numPr>
        <w:spacing w:after="240" w:before="0" w:beforeAutospacing="0" w:lineRule="auto"/>
        <w:ind w:left="720" w:right="0" w:hanging="360"/>
        <w:rPr>
          <w:u w:val="none"/>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w:cs="Arial" w:eastAsia="Arial" w:hAnsi="Arial"/>
          <w:highlight w:val="yellow"/>
          <w:rtl w:val="0"/>
        </w:rPr>
        <w:t xml:space="preserve">If Retain Handling is set to 2, the Server MUST NOT send the retained messages</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[MQTT-SN-4.26-7]</w:t>
      </w:r>
      <w:r w:rsidDel="00000000" w:rsidR="00000000" w:rsidRPr="00000000">
        <w:rPr>
          <w:rFonts w:ascii="Arial" w:cs="Arial" w:eastAsia="Arial" w:hAnsi="Arial"/>
          <w:rtl w:val="0"/>
        </w:rPr>
        <w:t xml:space="preserve">.</w:t>
      </w:r>
    </w:p>
    <w:p w:rsidR="00000000" w:rsidDel="00000000" w:rsidP="00000000" w:rsidRDefault="00000000" w:rsidRPr="00000000" w14:paraId="0000151B">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1C">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If the Server receives a PUBLISH packet with the RETAIN flag set to 1, and QoS 0 it SHOULD store the new QoS 0 message as the new retained message for that topic, but MAY choose to discard it at any time. If this happens there will be no retained message for that topic.</w:t>
      </w:r>
    </w:p>
    <w:p w:rsidR="00000000" w:rsidDel="00000000" w:rsidP="00000000" w:rsidRDefault="00000000" w:rsidRPr="00000000" w14:paraId="0000151D">
      <w:pPr>
        <w:spacing w:after="240" w:before="240" w:lineRule="auto"/>
        <w:ind w:left="0" w:right="0" w:firstLine="0"/>
        <w:rPr>
          <w:rFonts w:ascii="Arial" w:cs="Arial" w:eastAsia="Arial" w:hAnsi="Arial"/>
        </w:rPr>
      </w:pPr>
      <w:r w:rsidDel="00000000" w:rsidR="00000000" w:rsidRPr="00000000">
        <w:rPr>
          <w:rFonts w:ascii="Arial" w:cs="Arial" w:eastAsia="Arial" w:hAnsi="Arial"/>
          <w:rtl w:val="0"/>
        </w:rPr>
        <w:t xml:space="preserve">The setting of the RETAIN flag in an Application Message forwarded by the Server from an established Virtual Connection is controlled by the Retain As Published subscription option. Refer to </w:t>
      </w:r>
      <w:hyperlink w:anchor="_heading=h.261ztfg">
        <w:r w:rsidDel="00000000" w:rsidR="00000000" w:rsidRPr="00000000">
          <w:rPr>
            <w:rFonts w:ascii="Arial" w:cs="Arial" w:eastAsia="Arial" w:hAnsi="Arial"/>
            <w:color w:val="1155cc"/>
            <w:u w:val="single"/>
            <w:rtl w:val="0"/>
          </w:rPr>
          <w:t xml:space="preserve">section 3.1.17.2</w:t>
        </w:r>
      </w:hyperlink>
      <w:r w:rsidDel="00000000" w:rsidR="00000000" w:rsidRPr="00000000">
        <w:rPr>
          <w:rFonts w:ascii="Arial" w:cs="Arial" w:eastAsia="Arial" w:hAnsi="Arial"/>
          <w:rtl w:val="0"/>
        </w:rPr>
        <w:t xml:space="preserve"> for a definition of the Subscription Flags.</w:t>
      </w:r>
    </w:p>
    <w:p w:rsidR="00000000" w:rsidDel="00000000" w:rsidP="00000000" w:rsidRDefault="00000000" w:rsidRPr="00000000" w14:paraId="0000151E">
      <w:pPr>
        <w:numPr>
          <w:ilvl w:val="0"/>
          <w:numId w:val="20"/>
        </w:numPr>
        <w:spacing w:after="0" w:afterAutospacing="0" w:before="24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0, the Server MUST set the RETAIN flag to 0 when forwarding an Application Message regardless of how the RETAIN flag was set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[MQTT-SN-4.26-8]</w:t>
      </w:r>
      <w:r w:rsidDel="00000000" w:rsidR="00000000" w:rsidRPr="00000000">
        <w:rPr>
          <w:rFonts w:ascii="Arial" w:cs="Arial" w:eastAsia="Arial" w:hAnsi="Arial"/>
          <w:rtl w:val="0"/>
        </w:rPr>
        <w:t xml:space="preserve">.</w:t>
      </w:r>
    </w:p>
    <w:p w:rsidR="00000000" w:rsidDel="00000000" w:rsidP="00000000" w:rsidRDefault="00000000" w:rsidRPr="00000000" w14:paraId="0000151F">
      <w:pPr>
        <w:numPr>
          <w:ilvl w:val="0"/>
          <w:numId w:val="20"/>
        </w:numPr>
        <w:spacing w:after="240" w:before="0" w:beforeAutospacing="0" w:lineRule="auto"/>
        <w:ind w:left="720" w:right="0" w:hanging="360"/>
        <w:rPr>
          <w:u w:val="none"/>
        </w:rPr>
      </w:pPr>
      <w:r w:rsidDel="00000000" w:rsidR="00000000" w:rsidRPr="00000000">
        <w:rPr>
          <w:rFonts w:ascii="Arial" w:cs="Arial" w:eastAsia="Arial" w:hAnsi="Arial"/>
          <w:highlight w:val="yellow"/>
          <w:rtl w:val="0"/>
        </w:rPr>
        <w:t xml:space="preserve">If the value of Retain As Published subscription option is set to 1, the Server MUST set the RETAIN flag equal to the RETAIN flag in the received PUBLISH packet</w:t>
      </w:r>
      <w:r w:rsidDel="00000000" w:rsidR="00000000" w:rsidRPr="00000000">
        <w:rPr>
          <w:rFonts w:ascii="Arial" w:cs="Arial" w:eastAsia="Arial" w:hAnsi="Arial"/>
          <w:rtl w:val="0"/>
        </w:rPr>
        <w:t xml:space="preserve"> </w:t>
      </w:r>
      <w:r w:rsidDel="00000000" w:rsidR="00000000" w:rsidRPr="00000000">
        <w:rPr>
          <w:rFonts w:ascii="Arial" w:cs="Arial" w:eastAsia="Arial" w:hAnsi="Arial"/>
          <w:color w:val="ff0000"/>
          <w:rtl w:val="0"/>
        </w:rPr>
        <w:t xml:space="preserve">[MQTT-SN-4.26-9]</w:t>
      </w:r>
      <w:r w:rsidDel="00000000" w:rsidR="00000000" w:rsidRPr="00000000">
        <w:rPr>
          <w:rFonts w:ascii="Arial" w:cs="Arial" w:eastAsia="Arial" w:hAnsi="Arial"/>
          <w:rtl w:val="0"/>
        </w:rPr>
        <w:t xml:space="preserve">.</w:t>
      </w:r>
    </w:p>
    <w:p w:rsidR="00000000" w:rsidDel="00000000" w:rsidP="00000000" w:rsidRDefault="00000000" w:rsidRPr="00000000" w14:paraId="00001520">
      <w:pPr>
        <w:spacing w:after="240" w:before="240" w:lineRule="auto"/>
        <w:ind w:left="720" w:right="0" w:firstLine="0"/>
        <w:rPr>
          <w:rFonts w:ascii="Arial" w:cs="Arial" w:eastAsia="Arial" w:hAnsi="Arial"/>
          <w:b w:val="1"/>
        </w:rPr>
      </w:pPr>
      <w:r w:rsidDel="00000000" w:rsidR="00000000" w:rsidRPr="00000000">
        <w:rPr>
          <w:rFonts w:ascii="Arial" w:cs="Arial" w:eastAsia="Arial" w:hAnsi="Arial"/>
          <w:b w:val="1"/>
          <w:rtl w:val="0"/>
        </w:rPr>
        <w:t xml:space="preserve">Informative comment</w:t>
      </w:r>
    </w:p>
    <w:p w:rsidR="00000000" w:rsidDel="00000000" w:rsidP="00000000" w:rsidRDefault="00000000" w:rsidRPr="00000000" w14:paraId="00001521">
      <w:pPr>
        <w:ind w:left="705" w:firstLine="15"/>
        <w:rPr>
          <w:rFonts w:ascii="Arial" w:cs="Arial" w:eastAsia="Arial" w:hAnsi="Arial"/>
        </w:rPr>
      </w:pPr>
      <w:r w:rsidDel="00000000" w:rsidR="00000000" w:rsidRPr="00000000">
        <w:rPr>
          <w:rFonts w:ascii="Arial" w:cs="Arial" w:eastAsia="Arial" w:hAnsi="Arial"/>
          <w:rtl w:val="0"/>
        </w:rPr>
        <w:t xml:space="preserve">Retained messages are useful where publishers send state messages on an irregular basis. A new non-shared subscriber will receive the most recent state</w:t>
      </w:r>
    </w:p>
    <w:p w:rsidR="00000000" w:rsidDel="00000000" w:rsidP="00000000" w:rsidRDefault="00000000" w:rsidRPr="00000000" w14:paraId="00001522">
      <w:pPr>
        <w:pStyle w:val="Heading2"/>
        <w:ind w:left="0" w:firstLine="0"/>
        <w:rPr>
          <w:rFonts w:ascii="Arial" w:cs="Arial" w:eastAsia="Arial" w:hAnsi="Arial"/>
        </w:rPr>
      </w:pPr>
      <w:bookmarkStart w:colFirst="0" w:colLast="0" w:name="_heading=h.mo7ahow0t2fa" w:id="264"/>
      <w:bookmarkEnd w:id="264"/>
      <w:r w:rsidDel="00000000" w:rsidR="00000000" w:rsidRPr="00000000">
        <w:rPr>
          <w:rFonts w:ascii="Arial" w:cs="Arial" w:eastAsia="Arial" w:hAnsi="Arial"/>
          <w:rtl w:val="0"/>
        </w:rPr>
        <w:t xml:space="preserve">4.27 Optional Features</w:t>
      </w:r>
    </w:p>
    <w:p w:rsidR="00000000" w:rsidDel="00000000" w:rsidP="00000000" w:rsidRDefault="00000000" w:rsidRPr="00000000" w14:paraId="00001523">
      <w:pPr>
        <w:rPr>
          <w:rFonts w:ascii="Arial" w:cs="Arial" w:eastAsia="Arial" w:hAnsi="Arial"/>
        </w:rPr>
      </w:pPr>
      <w:r w:rsidDel="00000000" w:rsidR="00000000" w:rsidRPr="00000000">
        <w:rPr>
          <w:rFonts w:ascii="Arial" w:cs="Arial" w:eastAsia="Arial" w:hAnsi="Arial"/>
          <w:rtl w:val="0"/>
        </w:rPr>
        <w:t xml:space="preserve">Support for the ADVERTISE, SEARCHGW, GWINFO and PUBWOS packet types is optional. </w:t>
      </w:r>
    </w:p>
    <w:p w:rsidR="00000000" w:rsidDel="00000000" w:rsidP="00000000" w:rsidRDefault="00000000" w:rsidRPr="00000000" w14:paraId="00001524">
      <w:pPr>
        <w:rPr>
          <w:rFonts w:ascii="Arial" w:cs="Arial" w:eastAsia="Arial" w:hAnsi="Arial"/>
        </w:rPr>
      </w:pPr>
      <w:r w:rsidDel="00000000" w:rsidR="00000000" w:rsidRPr="00000000">
        <w:rPr>
          <w:rFonts w:ascii="Arial" w:cs="Arial" w:eastAsia="Arial" w:hAnsi="Arial"/>
          <w:rtl w:val="0"/>
        </w:rPr>
        <w:t xml:space="preserve">The Forwarder Encapsulation packet type support is optional. For instance, it is not required if the MQTT-SN Clients are able to directly reach a MQTT-SN Gateway.</w:t>
      </w:r>
    </w:p>
    <w:p w:rsidR="00000000" w:rsidDel="00000000" w:rsidP="00000000" w:rsidRDefault="00000000" w:rsidRPr="00000000" w14:paraId="00001525">
      <w:pPr>
        <w:rPr>
          <w:rFonts w:ascii="Arial" w:cs="Arial" w:eastAsia="Arial" w:hAnsi="Arial"/>
        </w:rPr>
      </w:pPr>
      <w:r w:rsidDel="00000000" w:rsidR="00000000" w:rsidRPr="00000000">
        <w:rPr>
          <w:rFonts w:ascii="Arial" w:cs="Arial" w:eastAsia="Arial" w:hAnsi="Arial"/>
          <w:rtl w:val="0"/>
        </w:rPr>
        <w:t xml:space="preserve">The PROTECTION packet type support is optional. For instance, it is not required if the MQTT-SN Gateway and the MQTT-SN Clients interact over a secure communication channel, like DTLS or any communication channel assuring the authenticity and optionally the confidentiality protection. </w:t>
      </w:r>
    </w:p>
    <w:p w:rsidR="00000000" w:rsidDel="00000000" w:rsidP="00000000" w:rsidRDefault="00000000" w:rsidRPr="00000000" w14:paraId="00001526">
      <w:pPr>
        <w:pStyle w:val="Heading1"/>
        <w:ind w:left="0" w:firstLine="0"/>
        <w:rPr>
          <w:rFonts w:ascii="Arial" w:cs="Arial" w:eastAsia="Arial" w:hAnsi="Arial"/>
        </w:rPr>
      </w:pPr>
      <w:bookmarkStart w:colFirst="0" w:colLast="0" w:name="_heading=h.ao41zqqg0txn" w:id="265"/>
      <w:bookmarkEnd w:id="265"/>
      <w:r w:rsidDel="00000000" w:rsidR="00000000" w:rsidRPr="00000000">
        <w:rPr>
          <w:rFonts w:ascii="Arial" w:cs="Arial" w:eastAsia="Arial" w:hAnsi="Arial"/>
          <w:rtl w:val="0"/>
        </w:rPr>
        <w:t xml:space="preserve">5 Security (Informative)</w:t>
      </w:r>
    </w:p>
    <w:p w:rsidR="00000000" w:rsidDel="00000000" w:rsidP="00000000" w:rsidRDefault="00000000" w:rsidRPr="00000000" w14:paraId="00001527">
      <w:pPr>
        <w:rPr/>
      </w:pPr>
      <w:r w:rsidDel="00000000" w:rsidR="00000000" w:rsidRPr="00000000">
        <w:rPr>
          <w:rtl w:val="0"/>
        </w:rPr>
        <w:t xml:space="preserve">Like the MQTT security chapter but with a focus on MQTT-SN. In particular:</w:t>
      </w:r>
    </w:p>
    <w:p w:rsidR="00000000" w:rsidDel="00000000" w:rsidP="00000000" w:rsidRDefault="00000000" w:rsidRPr="00000000" w14:paraId="00001528">
      <w:pPr>
        <w:numPr>
          <w:ilvl w:val="0"/>
          <w:numId w:val="33"/>
        </w:numPr>
        <w:spacing w:after="0" w:afterAutospacing="0"/>
        <w:ind w:left="720" w:hanging="360"/>
        <w:rPr>
          <w:u w:val="none"/>
        </w:rPr>
      </w:pPr>
      <w:r w:rsidDel="00000000" w:rsidR="00000000" w:rsidRPr="00000000">
        <w:rPr>
          <w:rtl w:val="0"/>
        </w:rPr>
        <w:t xml:space="preserve">securing communications with:</w:t>
      </w:r>
    </w:p>
    <w:p w:rsidR="00000000" w:rsidDel="00000000" w:rsidP="00000000" w:rsidRDefault="00000000" w:rsidRPr="00000000" w14:paraId="00001529">
      <w:pPr>
        <w:numPr>
          <w:ilvl w:val="1"/>
          <w:numId w:val="33"/>
        </w:numPr>
        <w:spacing w:after="0" w:afterAutospacing="0" w:before="0" w:beforeAutospacing="0"/>
        <w:ind w:left="1440" w:hanging="360"/>
        <w:rPr>
          <w:u w:val="none"/>
        </w:rPr>
      </w:pPr>
      <w:r w:rsidDel="00000000" w:rsidR="00000000" w:rsidRPr="00000000">
        <w:rPr>
          <w:rtl w:val="0"/>
        </w:rPr>
        <w:t xml:space="preserve">username/password</w:t>
      </w:r>
    </w:p>
    <w:p w:rsidR="00000000" w:rsidDel="00000000" w:rsidP="00000000" w:rsidRDefault="00000000" w:rsidRPr="00000000" w14:paraId="0000152A">
      <w:pPr>
        <w:numPr>
          <w:ilvl w:val="1"/>
          <w:numId w:val="33"/>
        </w:numPr>
        <w:spacing w:after="0" w:afterAutospacing="0" w:before="0" w:beforeAutospacing="0"/>
        <w:ind w:left="1440" w:hanging="360"/>
        <w:rPr>
          <w:u w:val="none"/>
        </w:rPr>
      </w:pPr>
      <w:r w:rsidDel="00000000" w:rsidR="00000000" w:rsidRPr="00000000">
        <w:rPr>
          <w:rtl w:val="0"/>
        </w:rPr>
        <w:t xml:space="preserve">challenge/response - AUTH</w:t>
      </w:r>
    </w:p>
    <w:p w:rsidR="00000000" w:rsidDel="00000000" w:rsidP="00000000" w:rsidRDefault="00000000" w:rsidRPr="00000000" w14:paraId="0000152B">
      <w:pPr>
        <w:numPr>
          <w:ilvl w:val="1"/>
          <w:numId w:val="33"/>
        </w:numPr>
        <w:spacing w:after="0" w:afterAutospacing="0" w:before="0" w:beforeAutospacing="0"/>
        <w:ind w:left="1440" w:hanging="360"/>
        <w:rPr>
          <w:u w:val="none"/>
        </w:rPr>
      </w:pPr>
      <w:r w:rsidDel="00000000" w:rsidR="00000000" w:rsidRPr="00000000">
        <w:rPr>
          <w:rtl w:val="0"/>
        </w:rPr>
        <w:t xml:space="preserve">DTLS</w:t>
      </w:r>
    </w:p>
    <w:p w:rsidR="00000000" w:rsidDel="00000000" w:rsidP="00000000" w:rsidRDefault="00000000" w:rsidRPr="00000000" w14:paraId="0000152C">
      <w:pPr>
        <w:numPr>
          <w:ilvl w:val="1"/>
          <w:numId w:val="33"/>
        </w:numPr>
        <w:spacing w:before="0" w:beforeAutospacing="0"/>
        <w:ind w:left="1440" w:hanging="360"/>
        <w:rPr>
          <w:u w:val="none"/>
        </w:rPr>
      </w:pPr>
      <w:r w:rsidDel="00000000" w:rsidR="00000000" w:rsidRPr="00000000">
        <w:rPr>
          <w:rtl w:val="0"/>
        </w:rPr>
        <w:t xml:space="preserve">Protection encapsulation</w:t>
      </w:r>
    </w:p>
    <w:p w:rsidR="00000000" w:rsidDel="00000000" w:rsidP="00000000" w:rsidRDefault="00000000" w:rsidRPr="00000000" w14:paraId="0000152D">
      <w:pPr>
        <w:pStyle w:val="Heading2"/>
        <w:ind w:left="0" w:firstLine="0"/>
        <w:rPr/>
      </w:pPr>
      <w:bookmarkStart w:colFirst="0" w:colLast="0" w:name="_heading=h.l3biudxg4em6" w:id="266"/>
      <w:bookmarkEnd w:id="266"/>
      <w:r w:rsidDel="00000000" w:rsidR="00000000" w:rsidRPr="00000000">
        <w:rPr>
          <w:rtl w:val="0"/>
        </w:rPr>
        <w:t xml:space="preserve">5.1 </w:t>
      </w:r>
      <w:r w:rsidDel="00000000" w:rsidR="00000000" w:rsidRPr="00000000">
        <w:rPr>
          <w:rtl w:val="0"/>
        </w:rPr>
        <w:t xml:space="preserve">Introduction</w:t>
      </w:r>
    </w:p>
    <w:p w:rsidR="00000000" w:rsidDel="00000000" w:rsidP="00000000" w:rsidRDefault="00000000" w:rsidRPr="00000000" w14:paraId="0000152E">
      <w:pPr>
        <w:pStyle w:val="Heading1"/>
        <w:ind w:left="0" w:firstLine="0"/>
        <w:rPr>
          <w:rFonts w:ascii="Arial" w:cs="Arial" w:eastAsia="Arial" w:hAnsi="Arial"/>
        </w:rPr>
      </w:pPr>
      <w:bookmarkStart w:colFirst="0" w:colLast="0" w:name="_heading=h.2k82xt6" w:id="267"/>
      <w:bookmarkEnd w:id="267"/>
      <w:r w:rsidDel="00000000" w:rsidR="00000000" w:rsidRPr="00000000">
        <w:rPr>
          <w:rFonts w:ascii="Arial" w:cs="Arial" w:eastAsia="Arial" w:hAnsi="Arial"/>
          <w:rtl w:val="0"/>
        </w:rPr>
        <w:t xml:space="preserve">6 Conformance</w:t>
      </w:r>
    </w:p>
    <w:p w:rsidR="00000000" w:rsidDel="00000000" w:rsidP="00000000" w:rsidRDefault="00000000" w:rsidRPr="00000000" w14:paraId="0000152F">
      <w:pPr>
        <w:rPr>
          <w:rFonts w:ascii="Arial" w:cs="Arial" w:eastAsia="Arial" w:hAnsi="Arial"/>
          <w:highlight w:val="yellow"/>
        </w:rPr>
      </w:pPr>
      <w:r w:rsidDel="00000000" w:rsidR="00000000" w:rsidRPr="00000000">
        <w:rPr>
          <w:rFonts w:ascii="Arial" w:cs="Arial" w:eastAsia="Arial" w:hAnsi="Arial"/>
          <w:highlight w:val="yellow"/>
          <w:rtl w:val="0"/>
        </w:rPr>
        <w:t xml:space="preserve">(</w:t>
      </w:r>
      <w:r w:rsidDel="00000000" w:rsidR="00000000" w:rsidRPr="00000000">
        <w:rPr>
          <w:rFonts w:ascii="Arial" w:cs="Arial" w:eastAsia="Arial" w:hAnsi="Arial"/>
          <w:b w:val="1"/>
          <w:highlight w:val="yellow"/>
          <w:rtl w:val="0"/>
        </w:rPr>
        <w:t xml:space="preserve">Note</w:t>
      </w:r>
      <w:r w:rsidDel="00000000" w:rsidR="00000000" w:rsidRPr="00000000">
        <w:rPr>
          <w:rFonts w:ascii="Arial" w:cs="Arial" w:eastAsia="Arial" w:hAnsi="Arial"/>
          <w:highlight w:val="yellow"/>
          <w:rtl w:val="0"/>
        </w:rPr>
        <w:t xml:space="preserve">: The </w:t>
      </w:r>
      <w:hyperlink r:id="rId94">
        <w:r w:rsidDel="00000000" w:rsidR="00000000" w:rsidRPr="00000000">
          <w:rPr>
            <w:rFonts w:ascii="Arial" w:cs="Arial" w:eastAsia="Arial" w:hAnsi="Arial"/>
            <w:color w:val="0000ee"/>
            <w:highlight w:val="yellow"/>
            <w:u w:val="none"/>
            <w:rtl w:val="0"/>
          </w:rPr>
          <w:t xml:space="preserve">OASIS TC Process</w:t>
        </w:r>
      </w:hyperlink>
      <w:r w:rsidDel="00000000" w:rsidR="00000000" w:rsidRPr="00000000">
        <w:rPr>
          <w:rFonts w:ascii="Arial" w:cs="Arial" w:eastAsia="Arial" w:hAnsi="Arial"/>
          <w:highlight w:val="yellow"/>
          <w:rtl w:val="0"/>
        </w:rPr>
        <w:t xml:space="preserve"> requires that a specification approved by the TC at the Committee Specification Public Review Draft, Committee Specification or OASIS Standard level must include a separate section, listing a set of numbered conformance clauses, to which any implementation of the specification must adhere in order to claim conformance to the specification (or any optional portion thereof). This is done by listing the conformance clauses here.</w:t>
      </w:r>
    </w:p>
    <w:p w:rsidR="00000000" w:rsidDel="00000000" w:rsidP="00000000" w:rsidRDefault="00000000" w:rsidRPr="00000000" w14:paraId="00001530">
      <w:pPr>
        <w:rPr>
          <w:rFonts w:ascii="Arial" w:cs="Arial" w:eastAsia="Arial" w:hAnsi="Arial"/>
          <w:highlight w:val="yellow"/>
        </w:rPr>
      </w:pPr>
      <w:r w:rsidDel="00000000" w:rsidR="00000000" w:rsidRPr="00000000">
        <w:rPr>
          <w:rFonts w:ascii="Arial" w:cs="Arial" w:eastAsia="Arial" w:hAnsi="Arial"/>
          <w:highlight w:val="yellow"/>
          <w:rtl w:val="0"/>
        </w:rPr>
        <w:t xml:space="preserve">For the definition of "conformance clause," see </w:t>
      </w:r>
      <w:hyperlink r:id="rId95">
        <w:r w:rsidDel="00000000" w:rsidR="00000000" w:rsidRPr="00000000">
          <w:rPr>
            <w:rFonts w:ascii="Arial" w:cs="Arial" w:eastAsia="Arial" w:hAnsi="Arial"/>
            <w:color w:val="0000ee"/>
            <w:highlight w:val="yellow"/>
            <w:u w:val="none"/>
            <w:rtl w:val="0"/>
          </w:rPr>
          <w:t xml:space="preserve">OASIS Defined Terms</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31">
      <w:pPr>
        <w:rPr>
          <w:rFonts w:ascii="Arial" w:cs="Arial" w:eastAsia="Arial" w:hAnsi="Arial"/>
          <w:highlight w:val="yellow"/>
        </w:rPr>
      </w:pPr>
      <w:r w:rsidDel="00000000" w:rsidR="00000000" w:rsidRPr="00000000">
        <w:rPr>
          <w:rFonts w:ascii="Arial" w:cs="Arial" w:eastAsia="Arial" w:hAnsi="Arial"/>
          <w:highlight w:val="yellow"/>
          <w:rtl w:val="0"/>
        </w:rPr>
        <w:t xml:space="preserve">See "Guidelines to Writing Conformance Clauses": </w:t>
        <w:br w:type="textWrapping"/>
      </w:r>
      <w:hyperlink r:id="rId96">
        <w:r w:rsidDel="00000000" w:rsidR="00000000" w:rsidRPr="00000000">
          <w:rPr>
            <w:rFonts w:ascii="Arial" w:cs="Arial" w:eastAsia="Arial" w:hAnsi="Arial"/>
            <w:color w:val="0000ee"/>
            <w:highlight w:val="yellow"/>
            <w:u w:val="none"/>
            <w:rtl w:val="0"/>
          </w:rPr>
          <w:t xml:space="preserve">https://docs.oasis-open.org/templates/TCHandbook/ConformanceGuidelines.html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32">
      <w:pPr>
        <w:rPr>
          <w:rFonts w:ascii="Arial" w:cs="Arial" w:eastAsia="Arial" w:hAnsi="Arial"/>
        </w:rPr>
      </w:pPr>
      <w:r w:rsidDel="00000000" w:rsidR="00000000" w:rsidRPr="00000000">
        <w:rPr>
          <w:rFonts w:ascii="Arial" w:cs="Arial" w:eastAsia="Arial" w:hAnsi="Arial"/>
          <w:highlight w:val="yellow"/>
          <w:rtl w:val="0"/>
        </w:rPr>
        <w:t xml:space="preserve">Remove this note before submitting for publication.)</w:t>
      </w:r>
      <w:r w:rsidDel="00000000" w:rsidR="00000000" w:rsidRPr="00000000">
        <w:rPr>
          <w:rtl w:val="0"/>
        </w:rPr>
      </w:r>
    </w:p>
    <w:p w:rsidR="00000000" w:rsidDel="00000000" w:rsidP="00000000" w:rsidRDefault="00000000" w:rsidRPr="00000000" w14:paraId="00001533">
      <w:pPr>
        <w:pStyle w:val="Heading1"/>
        <w:keepNext w:val="1"/>
        <w:pageBreakBefore w:val="1"/>
        <w:pBdr>
          <w:top w:color="808080" w:space="6" w:sz="4" w:val="single"/>
        </w:pBdr>
        <w:spacing w:after="120" w:before="480" w:lineRule="auto"/>
        <w:ind w:left="0" w:firstLine="0"/>
        <w:rPr>
          <w:vertAlign w:val="baseline"/>
        </w:rPr>
      </w:pPr>
      <w:bookmarkStart w:colFirst="0" w:colLast="0" w:name="_heading=h.zdd80z" w:id="268"/>
      <w:bookmarkEnd w:id="268"/>
      <w:r w:rsidDel="00000000" w:rsidR="00000000" w:rsidRPr="00000000">
        <w:rPr>
          <w:rFonts w:ascii="Arial" w:cs="Arial" w:eastAsia="Arial" w:hAnsi="Arial"/>
          <w:b w:val="1"/>
          <w:color w:val="446caa"/>
          <w:sz w:val="36"/>
          <w:szCs w:val="36"/>
          <w:rtl w:val="0"/>
        </w:rPr>
        <w:t xml:space="preserve">Appendix A. References</w:t>
      </w:r>
      <w:r w:rsidDel="00000000" w:rsidR="00000000" w:rsidRPr="00000000">
        <w:rPr>
          <w:rtl w:val="0"/>
        </w:rPr>
      </w:r>
    </w:p>
    <w:p w:rsidR="00000000" w:rsidDel="00000000" w:rsidP="00000000" w:rsidRDefault="00000000" w:rsidRPr="00000000" w14:paraId="00001534">
      <w:pPr>
        <w:rPr>
          <w:rFonts w:ascii="Arial" w:cs="Arial" w:eastAsia="Arial" w:hAnsi="Arial"/>
          <w:highlight w:val="yellow"/>
        </w:rPr>
      </w:pPr>
      <w:r w:rsidDel="00000000" w:rsidR="00000000" w:rsidRPr="00000000">
        <w:rPr>
          <w:rFonts w:ascii="Arial" w:cs="Arial" w:eastAsia="Arial" w:hAnsi="Arial"/>
          <w:highlight w:val="yellow"/>
          <w:rtl w:val="0"/>
        </w:rPr>
        <w:t xml:space="preserve">[Required section.]</w:t>
      </w:r>
    </w:p>
    <w:p w:rsidR="00000000" w:rsidDel="00000000" w:rsidP="00000000" w:rsidRDefault="00000000" w:rsidRPr="00000000" w14:paraId="00001535">
      <w:pPr>
        <w:rPr>
          <w:rFonts w:ascii="Arial" w:cs="Arial" w:eastAsia="Arial" w:hAnsi="Arial"/>
          <w:highlight w:val="yellow"/>
        </w:rPr>
      </w:pPr>
      <w:r w:rsidDel="00000000" w:rsidR="00000000" w:rsidRPr="00000000">
        <w:rPr>
          <w:rFonts w:ascii="Arial" w:cs="Arial" w:eastAsia="Arial" w:hAnsi="Arial"/>
          <w:highlight w:val="yellow"/>
          <w:rtl w:val="0"/>
        </w:rPr>
        <w:t xml:space="preserve">This appendix contains the normative and informative references that are used in this document.</w:t>
      </w:r>
    </w:p>
    <w:p w:rsidR="00000000" w:rsidDel="00000000" w:rsidP="00000000" w:rsidRDefault="00000000" w:rsidRPr="00000000" w14:paraId="00001536">
      <w:pPr>
        <w:rPr>
          <w:rFonts w:ascii="Arial" w:cs="Arial" w:eastAsia="Arial" w:hAnsi="Arial"/>
          <w:highlight w:val="yellow"/>
        </w:rPr>
      </w:pPr>
      <w:r w:rsidDel="00000000" w:rsidR="00000000" w:rsidRPr="00000000">
        <w:rPr>
          <w:rFonts w:ascii="Arial" w:cs="Arial" w:eastAsia="Arial" w:hAnsi="Arial"/>
          <w:highlight w:val="yellow"/>
          <w:rtl w:val="0"/>
        </w:rPr>
        <w:t xml:space="preserve">While any hyperlinks included in this appendix were valid at the time of publication, OASIS cannot guarantee their long-term validity.</w:t>
      </w:r>
    </w:p>
    <w:p w:rsidR="00000000" w:rsidDel="00000000" w:rsidP="00000000" w:rsidRDefault="00000000" w:rsidRPr="00000000" w14:paraId="00001537">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Note: Any normative work cited in the body of the text as needed to implement the work product must be listed in the Normative References section below. Each reference to a separate document or artifact in this work must be listed here and must be identified as either a Normative or an Informative Reference.</w:t>
      </w:r>
    </w:p>
    <w:p w:rsidR="00000000" w:rsidDel="00000000" w:rsidP="00000000" w:rsidRDefault="00000000" w:rsidRPr="00000000" w14:paraId="00001539">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all References – Normative and Informative:</w:t>
      </w:r>
    </w:p>
    <w:p w:rsidR="00000000" w:rsidDel="00000000" w:rsidP="00000000" w:rsidRDefault="00000000" w:rsidRPr="00000000" w14:paraId="0000153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Recommended approach: Set up </w:t>
      </w:r>
      <w:r w:rsidDel="00000000" w:rsidR="00000000" w:rsidRPr="00000000">
        <w:rPr>
          <w:rFonts w:ascii="Arial" w:cs="Arial" w:eastAsia="Arial" w:hAnsi="Arial"/>
          <w:b w:val="1"/>
          <w:highlight w:val="yellow"/>
          <w:rtl w:val="0"/>
        </w:rPr>
        <w:t xml:space="preserve">[Reference]</w:t>
      </w:r>
      <w:r w:rsidDel="00000000" w:rsidR="00000000" w:rsidRPr="00000000">
        <w:rPr>
          <w:rFonts w:ascii="Arial" w:cs="Arial" w:eastAsia="Arial" w:hAnsi="Arial"/>
          <w:highlight w:val="yellow"/>
          <w:rtl w:val="0"/>
        </w:rPr>
        <w:t xml:space="preserve"> label elements as "Bookmarks", then create hyperlinks to them within the document at locations from which the references are cited. Citations in the body of the text should be hyperlinked to the appropriate Reference entry, not directly to targets which are not a part of this Work Product.</w:t>
      </w:r>
    </w:p>
    <w:p w:rsidR="00000000" w:rsidDel="00000000" w:rsidP="00000000" w:rsidRDefault="00000000" w:rsidRPr="00000000" w14:paraId="0000153C">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proper format for citation of technical work produced by an OASIS TC (whether Standards Track or Non-Standards Track) is:</w:t>
      </w:r>
    </w:p>
    <w:p w:rsidR="00000000" w:rsidDel="00000000" w:rsidP="00000000" w:rsidRDefault="00000000" w:rsidRPr="00000000" w14:paraId="0000153E">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3F">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[Citation Label]</w:t>
      </w:r>
    </w:p>
    <w:p w:rsidR="00000000" w:rsidDel="00000000" w:rsidP="00000000" w:rsidRDefault="00000000" w:rsidRPr="00000000" w14:paraId="00001540">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Work Product title (italicized). Edited by Albert Alston, Bob Ballston, and Calvin Carlson. Approval date (DD Month YYYY). OASIS Stage Identifier and Revision Number (e.g., OASIS Committee Specification Draft 01). Principal URI (stage-specific URI, e.g., with stage component: somespec-v1.0-csd01.html). Latest stage: (static URI, without stage identifiers, used as a symbolic link to most recently published stage of this Version).</w:t>
      </w:r>
    </w:p>
    <w:p w:rsidR="00000000" w:rsidDel="00000000" w:rsidP="00000000" w:rsidRDefault="00000000" w:rsidRPr="00000000" w14:paraId="00001541">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example:</w:t>
      </w:r>
    </w:p>
    <w:p w:rsidR="00000000" w:rsidDel="00000000" w:rsidP="00000000" w:rsidRDefault="00000000" w:rsidRPr="00000000" w14:paraId="00001543">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4">
      <w:pPr>
        <w:spacing w:after="40" w:before="40" w:lineRule="auto"/>
        <w:rPr>
          <w:rFonts w:ascii="Arial" w:cs="Arial" w:eastAsia="Arial" w:hAnsi="Arial"/>
          <w:b w:val="1"/>
          <w:highlight w:val="yellow"/>
        </w:rPr>
      </w:pPr>
      <w:r w:rsidDel="00000000" w:rsidR="00000000" w:rsidRPr="00000000">
        <w:rPr>
          <w:rFonts w:ascii="Arial" w:cs="Arial" w:eastAsia="Arial" w:hAnsi="Arial"/>
          <w:b w:val="1"/>
          <w:highlight w:val="yellow"/>
          <w:rtl w:val="0"/>
        </w:rPr>
        <w:t xml:space="preserve">[OpenDoc-1.2]</w:t>
      </w:r>
    </w:p>
    <w:p w:rsidR="00000000" w:rsidDel="00000000" w:rsidP="00000000" w:rsidRDefault="00000000" w:rsidRPr="00000000" w14:paraId="00001545">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Open Document Format for Office Applications (OpenDocument) Version 1.2. Edited by Patrick Durusau and Michael Brauer. 19 January 2011. OASIS Committee Specification Draft 07. https://docs.oasis-open.org/office/v1.2/csd07/OpenDocument-v1.2-csd07.html. Latest stage: https://docs.oasis-open.org/office/v1.2/OpenDocument-v1.2.html.</w:t>
      </w:r>
    </w:p>
    <w:p w:rsidR="00000000" w:rsidDel="00000000" w:rsidP="00000000" w:rsidRDefault="00000000" w:rsidRPr="00000000" w14:paraId="0000154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 sources:</w:t>
      </w:r>
    </w:p>
    <w:p w:rsidR="00000000" w:rsidDel="00000000" w:rsidP="00000000" w:rsidRDefault="00000000" w:rsidRPr="00000000" w14:paraId="00001548">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IETF RFCs, use the approved citation formats at:</w:t>
      </w:r>
    </w:p>
    <w:p w:rsidR="00000000" w:rsidDel="00000000" w:rsidP="00000000" w:rsidRDefault="00000000" w:rsidRPr="00000000" w14:paraId="00001549">
      <w:pPr>
        <w:spacing w:after="40" w:before="40" w:lineRule="auto"/>
        <w:rPr>
          <w:rFonts w:ascii="Arial" w:cs="Arial" w:eastAsia="Arial" w:hAnsi="Arial"/>
          <w:highlight w:val="yellow"/>
        </w:rPr>
      </w:pPr>
      <w:hyperlink r:id="rId97">
        <w:r w:rsidDel="00000000" w:rsidR="00000000" w:rsidRPr="00000000">
          <w:rPr>
            <w:rFonts w:ascii="Arial" w:cs="Arial" w:eastAsia="Arial" w:hAnsi="Arial"/>
            <w:color w:val="1155cc"/>
            <w:highlight w:val="yellow"/>
            <w:u w:val="single"/>
            <w:rtl w:val="0"/>
          </w:rPr>
          <w:t xml:space="preserve">https://docs.oasis-open.org/templates/ietf-rfc-list/ietf-rfc-list.html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4A">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The most recent IETF RFC references are listed by the IETF at </w:t>
      </w:r>
      <w:hyperlink r:id="rId98">
        <w:r w:rsidDel="00000000" w:rsidR="00000000" w:rsidRPr="00000000">
          <w:rPr>
            <w:rFonts w:ascii="Arial" w:cs="Arial" w:eastAsia="Arial" w:hAnsi="Arial"/>
            <w:color w:val="1155cc"/>
            <w:highlight w:val="yellow"/>
            <w:u w:val="single"/>
            <w:rtl w:val="0"/>
          </w:rPr>
          <w:t xml:space="preserve">https://www.rfc-editor.org/in-notes/rfc-ref.txt</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4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For references to W3C Recommendations, use the approved citation formats at:</w:t>
      </w:r>
    </w:p>
    <w:p w:rsidR="00000000" w:rsidDel="00000000" w:rsidP="00000000" w:rsidRDefault="00000000" w:rsidRPr="00000000" w14:paraId="0000154C">
      <w:pPr>
        <w:spacing w:after="40" w:before="40" w:lineRule="auto"/>
        <w:rPr>
          <w:rFonts w:ascii="Arial" w:cs="Arial" w:eastAsia="Arial" w:hAnsi="Arial"/>
          <w:highlight w:val="yellow"/>
        </w:rPr>
      </w:pPr>
      <w:hyperlink r:id="rId99">
        <w:r w:rsidDel="00000000" w:rsidR="00000000" w:rsidRPr="00000000">
          <w:rPr>
            <w:rFonts w:ascii="Arial" w:cs="Arial" w:eastAsia="Arial" w:hAnsi="Arial"/>
            <w:color w:val="1155cc"/>
            <w:highlight w:val="yellow"/>
            <w:u w:val="single"/>
            <w:rtl w:val="0"/>
          </w:rPr>
          <w:t xml:space="preserve">https://docs.oasis-open.org/templates/w3c-recommendations-list/w3c-recommendations-list.html</w:t>
        </w:r>
      </w:hyperlink>
      <w:r w:rsidDel="00000000" w:rsidR="00000000" w:rsidRPr="00000000">
        <w:rPr>
          <w:rFonts w:ascii="Arial" w:cs="Arial" w:eastAsia="Arial" w:hAnsi="Arial"/>
          <w:highlight w:val="yellow"/>
          <w:rtl w:val="0"/>
        </w:rPr>
        <w:t xml:space="preserve">.</w:t>
      </w:r>
    </w:p>
    <w:p w:rsidR="00000000" w:rsidDel="00000000" w:rsidP="00000000" w:rsidRDefault="00000000" w:rsidRPr="00000000" w14:paraId="0000154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Remove this note before submitting for publication.</w:t>
      </w:r>
    </w:p>
    <w:p w:rsidR="00000000" w:rsidDel="00000000" w:rsidP="00000000" w:rsidRDefault="00000000" w:rsidRPr="00000000" w14:paraId="0000154E">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4F">
      <w:pPr>
        <w:pStyle w:val="Heading2"/>
        <w:spacing w:after="120" w:before="240" w:lineRule="auto"/>
        <w:ind w:left="0" w:firstLine="0"/>
        <w:rPr/>
      </w:pPr>
      <w:bookmarkStart w:colFirst="0" w:colLast="0" w:name="_heading=h.2pjpzxrro3v8" w:id="269"/>
      <w:bookmarkEnd w:id="269"/>
      <w:r w:rsidDel="00000000" w:rsidR="00000000" w:rsidRPr="00000000">
        <w:rPr>
          <w:rtl w:val="0"/>
        </w:rPr>
        <w:t xml:space="preserve">A.1 Normative References</w:t>
      </w:r>
    </w:p>
    <w:p w:rsidR="00000000" w:rsidDel="00000000" w:rsidP="00000000" w:rsidRDefault="00000000" w:rsidRPr="00000000" w14:paraId="00001550">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documents are referenced in such a way that some or all of their content constitutes requirements of this document.</w:t>
      </w:r>
    </w:p>
    <w:p w:rsidR="00000000" w:rsidDel="00000000" w:rsidP="00000000" w:rsidRDefault="00000000" w:rsidRPr="00000000" w14:paraId="00001551">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52">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[RFC2119]</w:t>
      </w:r>
    </w:p>
    <w:p w:rsidR="00000000" w:rsidDel="00000000" w:rsidP="00000000" w:rsidRDefault="00000000" w:rsidRPr="00000000" w14:paraId="00001553">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Bradner, S., "Key words for use in RFCs to Indicate Requirement Levels", BCP 14, RFC 2119, DOI 10.17487/RFC2119, March 1997, &lt;</w:t>
      </w:r>
      <w:hyperlink r:id="rId100">
        <w:r w:rsidDel="00000000" w:rsidR="00000000" w:rsidRPr="00000000">
          <w:rPr>
            <w:rFonts w:ascii="Arial" w:cs="Arial" w:eastAsia="Arial" w:hAnsi="Arial"/>
            <w:color w:val="1155cc"/>
            <w:highlight w:val="yellow"/>
            <w:u w:val="single"/>
            <w:rtl w:val="0"/>
          </w:rPr>
          <w:t xml:space="preserve">https://www.rfc-editor.org/info/rfc2119</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54">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[RFC8174]</w:t>
      </w:r>
    </w:p>
    <w:p w:rsidR="00000000" w:rsidDel="00000000" w:rsidP="00000000" w:rsidRDefault="00000000" w:rsidRPr="00000000" w14:paraId="00001555">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Leiba, B., "Ambiguity of Uppercase vs Lowercase in RFC 2119 Key Words", BCP 14, RFC 8174, DOI 10.17487/RFC8174, May 2017, &lt;</w:t>
      </w:r>
      <w:hyperlink r:id="rId101">
        <w:r w:rsidDel="00000000" w:rsidR="00000000" w:rsidRPr="00000000">
          <w:rPr>
            <w:rFonts w:ascii="Arial" w:cs="Arial" w:eastAsia="Arial" w:hAnsi="Arial"/>
            <w:color w:val="1155cc"/>
            <w:highlight w:val="yellow"/>
            <w:u w:val="single"/>
            <w:rtl w:val="0"/>
          </w:rPr>
          <w:t xml:space="preserve">https://www.rfc-editor.org/info/rfc8174</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56">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57">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58">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59">
      <w:pPr>
        <w:rPr>
          <w:rFonts w:ascii="Arial" w:cs="Arial" w:eastAsia="Arial" w:hAnsi="Arial"/>
          <w:b w:val="1"/>
        </w:rPr>
      </w:pPr>
      <w:r w:rsidDel="00000000" w:rsidR="00000000" w:rsidRPr="00000000">
        <w:rPr>
          <w:rFonts w:ascii="Arial" w:cs="Arial" w:eastAsia="Arial" w:hAnsi="Arial"/>
          <w:b w:val="1"/>
          <w:rtl w:val="0"/>
        </w:rPr>
        <w:t xml:space="preserve">[RFC2119]</w:t>
      </w:r>
    </w:p>
    <w:p w:rsidR="00000000" w:rsidDel="00000000" w:rsidP="00000000" w:rsidRDefault="00000000" w:rsidRPr="00000000" w14:paraId="0000155A">
      <w:pPr>
        <w:rPr>
          <w:rFonts w:ascii="Arial" w:cs="Arial" w:eastAsia="Arial" w:hAnsi="Arial"/>
        </w:rPr>
      </w:pPr>
      <w:r w:rsidDel="00000000" w:rsidR="00000000" w:rsidRPr="00000000">
        <w:rPr>
          <w:rFonts w:ascii="Arial" w:cs="Arial" w:eastAsia="Arial" w:hAnsi="Arial"/>
          <w:rtl w:val="0"/>
        </w:rPr>
        <w:t xml:space="preserve">Bradner, S., "Key words for use in RFCs to Indicate Requirement Levels", BCP 14, RFC 2119, DOI 10.17487/RFC2119, March 1997, </w:t>
      </w:r>
    </w:p>
    <w:p w:rsidR="00000000" w:rsidDel="00000000" w:rsidP="00000000" w:rsidRDefault="00000000" w:rsidRPr="00000000" w14:paraId="0000155B">
      <w:pPr>
        <w:rPr>
          <w:rFonts w:ascii="Arial" w:cs="Arial" w:eastAsia="Arial" w:hAnsi="Arial"/>
          <w:color w:val="0000ee"/>
        </w:rPr>
      </w:pPr>
      <w:hyperlink r:id="rId102">
        <w:r w:rsidDel="00000000" w:rsidR="00000000" w:rsidRPr="00000000">
          <w:rPr>
            <w:rFonts w:ascii="Arial" w:cs="Arial" w:eastAsia="Arial" w:hAnsi="Arial"/>
            <w:color w:val="0000ee"/>
            <w:rtl w:val="0"/>
          </w:rPr>
          <w:t xml:space="preserve">http://www.rfc-editor.org/info/rfc2119</w:t>
        </w:r>
      </w:hyperlink>
      <w:r w:rsidDel="00000000" w:rsidR="00000000" w:rsidRPr="00000000">
        <w:rPr>
          <w:rtl w:val="0"/>
        </w:rPr>
      </w:r>
    </w:p>
    <w:p w:rsidR="00000000" w:rsidDel="00000000" w:rsidP="00000000" w:rsidRDefault="00000000" w:rsidRPr="00000000" w14:paraId="0000155C">
      <w:pPr>
        <w:rPr>
          <w:rFonts w:ascii="Arial" w:cs="Arial" w:eastAsia="Arial" w:hAnsi="Arial"/>
        </w:rPr>
      </w:pPr>
      <w:r w:rsidDel="00000000" w:rsidR="00000000" w:rsidRPr="00000000">
        <w:rPr>
          <w:rtl w:val="0"/>
        </w:rPr>
      </w:r>
    </w:p>
    <w:bookmarkStart w:colFirst="0" w:colLast="0" w:name="bookmark=kix.32y02sm2iqny" w:id="270"/>
    <w:bookmarkEnd w:id="270"/>
    <w:p w:rsidR="00000000" w:rsidDel="00000000" w:rsidP="00000000" w:rsidRDefault="00000000" w:rsidRPr="00000000" w14:paraId="0000155D">
      <w:pPr>
        <w:rPr>
          <w:rFonts w:ascii="Arial" w:cs="Arial" w:eastAsia="Arial" w:hAnsi="Arial"/>
          <w:b w:val="1"/>
        </w:rPr>
      </w:pPr>
      <w:r w:rsidDel="00000000" w:rsidR="00000000" w:rsidRPr="00000000">
        <w:rPr>
          <w:rFonts w:ascii="Arial" w:cs="Arial" w:eastAsia="Arial" w:hAnsi="Arial"/>
          <w:b w:val="1"/>
          <w:rtl w:val="0"/>
        </w:rPr>
        <w:t xml:space="preserve">[RFC3629]</w:t>
      </w:r>
    </w:p>
    <w:p w:rsidR="00000000" w:rsidDel="00000000" w:rsidP="00000000" w:rsidRDefault="00000000" w:rsidRPr="00000000" w14:paraId="0000155E">
      <w:pPr>
        <w:rPr>
          <w:rFonts w:ascii="Arial" w:cs="Arial" w:eastAsia="Arial" w:hAnsi="Arial"/>
        </w:rPr>
      </w:pPr>
      <w:r w:rsidDel="00000000" w:rsidR="00000000" w:rsidRPr="00000000">
        <w:rPr>
          <w:rFonts w:ascii="Arial" w:cs="Arial" w:eastAsia="Arial" w:hAnsi="Arial"/>
          <w:rtl w:val="0"/>
        </w:rPr>
        <w:t xml:space="preserve">Yergeau, F., "UTF-8, a transformation format of ISO 10646", STD 63, RFC 3629, DOI 10.17487/RFC3629, November 2003,</w:t>
      </w:r>
    </w:p>
    <w:p w:rsidR="00000000" w:rsidDel="00000000" w:rsidP="00000000" w:rsidRDefault="00000000" w:rsidRPr="00000000" w14:paraId="0000155F">
      <w:pPr>
        <w:rPr>
          <w:rFonts w:ascii="Arial" w:cs="Arial" w:eastAsia="Arial" w:hAnsi="Arial"/>
        </w:rPr>
      </w:pPr>
      <w:hyperlink r:id="rId103">
        <w:r w:rsidDel="00000000" w:rsidR="00000000" w:rsidRPr="00000000">
          <w:rPr>
            <w:rFonts w:ascii="Arial" w:cs="Arial" w:eastAsia="Arial" w:hAnsi="Arial"/>
            <w:color w:val="0000ee"/>
            <w:rtl w:val="0"/>
          </w:rPr>
          <w:t xml:space="preserve">http://www.rfc-editor.org/info/rfc3629</w:t>
        </w:r>
      </w:hyperlink>
      <w:r w:rsidDel="00000000" w:rsidR="00000000" w:rsidRPr="00000000">
        <w:rPr>
          <w:rtl w:val="0"/>
        </w:rPr>
      </w:r>
    </w:p>
    <w:p w:rsidR="00000000" w:rsidDel="00000000" w:rsidP="00000000" w:rsidRDefault="00000000" w:rsidRPr="00000000" w14:paraId="00001560">
      <w:pPr>
        <w:rPr>
          <w:rFonts w:ascii="Arial" w:cs="Arial" w:eastAsia="Arial" w:hAnsi="Arial"/>
        </w:rPr>
      </w:pPr>
      <w:r w:rsidDel="00000000" w:rsidR="00000000" w:rsidRPr="00000000">
        <w:rPr>
          <w:rtl w:val="0"/>
        </w:rPr>
      </w:r>
    </w:p>
    <w:bookmarkStart w:colFirst="0" w:colLast="0" w:name="bookmark=kix.51xi25h5vzte" w:id="271"/>
    <w:bookmarkEnd w:id="271"/>
    <w:p w:rsidR="00000000" w:rsidDel="00000000" w:rsidP="00000000" w:rsidRDefault="00000000" w:rsidRPr="00000000" w14:paraId="00001561">
      <w:pPr>
        <w:rPr>
          <w:rFonts w:ascii="Arial" w:cs="Arial" w:eastAsia="Arial" w:hAnsi="Arial"/>
          <w:b w:val="1"/>
        </w:rPr>
      </w:pPr>
      <w:r w:rsidDel="00000000" w:rsidR="00000000" w:rsidRPr="00000000">
        <w:rPr>
          <w:rFonts w:ascii="Arial" w:cs="Arial" w:eastAsia="Arial" w:hAnsi="Arial"/>
          <w:b w:val="1"/>
          <w:rtl w:val="0"/>
        </w:rPr>
        <w:t xml:space="preserve">[RFC6455]</w:t>
      </w:r>
    </w:p>
    <w:p w:rsidR="00000000" w:rsidDel="00000000" w:rsidP="00000000" w:rsidRDefault="00000000" w:rsidRPr="00000000" w14:paraId="00001562">
      <w:pPr>
        <w:rPr>
          <w:rFonts w:ascii="Arial" w:cs="Arial" w:eastAsia="Arial" w:hAnsi="Arial"/>
        </w:rPr>
      </w:pPr>
      <w:r w:rsidDel="00000000" w:rsidR="00000000" w:rsidRPr="00000000">
        <w:rPr>
          <w:rFonts w:ascii="Arial" w:cs="Arial" w:eastAsia="Arial" w:hAnsi="Arial"/>
          <w:rtl w:val="0"/>
        </w:rPr>
        <w:t xml:space="preserve">Fette, I. and A. Melnikov, "The WebSocket Protocol", RFC 6455, DOI 10.17487/RFC6455, December 2011,</w:t>
      </w:r>
    </w:p>
    <w:p w:rsidR="00000000" w:rsidDel="00000000" w:rsidP="00000000" w:rsidRDefault="00000000" w:rsidRPr="00000000" w14:paraId="00001563">
      <w:pPr>
        <w:rPr>
          <w:rFonts w:ascii="Arial" w:cs="Arial" w:eastAsia="Arial" w:hAnsi="Arial"/>
        </w:rPr>
      </w:pPr>
      <w:hyperlink r:id="rId104">
        <w:r w:rsidDel="00000000" w:rsidR="00000000" w:rsidRPr="00000000">
          <w:rPr>
            <w:rFonts w:ascii="Arial" w:cs="Arial" w:eastAsia="Arial" w:hAnsi="Arial"/>
            <w:color w:val="0000ee"/>
            <w:rtl w:val="0"/>
          </w:rPr>
          <w:t xml:space="preserve">http://www.rfc-editor.org/info/rfc6455</w:t>
        </w:r>
      </w:hyperlink>
      <w:r w:rsidDel="00000000" w:rsidR="00000000" w:rsidRPr="00000000">
        <w:rPr>
          <w:rtl w:val="0"/>
        </w:rPr>
      </w:r>
    </w:p>
    <w:p w:rsidR="00000000" w:rsidDel="00000000" w:rsidP="00000000" w:rsidRDefault="00000000" w:rsidRPr="00000000" w14:paraId="00001564">
      <w:pPr>
        <w:rPr>
          <w:rFonts w:ascii="Arial" w:cs="Arial" w:eastAsia="Arial" w:hAnsi="Arial"/>
        </w:rPr>
      </w:pPr>
      <w:r w:rsidDel="00000000" w:rsidR="00000000" w:rsidRPr="00000000">
        <w:rPr>
          <w:rtl w:val="0"/>
        </w:rPr>
      </w:r>
    </w:p>
    <w:bookmarkStart w:colFirst="0" w:colLast="0" w:name="bookmark=kix.sm86r7ecajs3" w:id="272"/>
    <w:bookmarkEnd w:id="272"/>
    <w:p w:rsidR="00000000" w:rsidDel="00000000" w:rsidP="00000000" w:rsidRDefault="00000000" w:rsidRPr="00000000" w14:paraId="00001565">
      <w:pPr>
        <w:rPr>
          <w:rFonts w:ascii="Arial" w:cs="Arial" w:eastAsia="Arial" w:hAnsi="Arial"/>
          <w:b w:val="1"/>
        </w:rPr>
      </w:pPr>
      <w:r w:rsidDel="00000000" w:rsidR="00000000" w:rsidRPr="00000000">
        <w:rPr>
          <w:rFonts w:ascii="Arial" w:cs="Arial" w:eastAsia="Arial" w:hAnsi="Arial"/>
          <w:b w:val="1"/>
          <w:rtl w:val="0"/>
        </w:rPr>
        <w:t xml:space="preserve">[Unicode]</w:t>
      </w:r>
    </w:p>
    <w:p w:rsidR="00000000" w:rsidDel="00000000" w:rsidP="00000000" w:rsidRDefault="00000000" w:rsidRPr="00000000" w14:paraId="00001566">
      <w:pPr>
        <w:rPr>
          <w:rFonts w:ascii="Arial" w:cs="Arial" w:eastAsia="Arial" w:hAnsi="Arial"/>
        </w:rPr>
      </w:pPr>
      <w:r w:rsidDel="00000000" w:rsidR="00000000" w:rsidRPr="00000000">
        <w:rPr>
          <w:rFonts w:ascii="Arial" w:cs="Arial" w:eastAsia="Arial" w:hAnsi="Arial"/>
          <w:rtl w:val="0"/>
        </w:rPr>
        <w:t xml:space="preserve">The Unicode Consortium. The Unicode Standard, </w:t>
      </w:r>
    </w:p>
    <w:p w:rsidR="00000000" w:rsidDel="00000000" w:rsidP="00000000" w:rsidRDefault="00000000" w:rsidRPr="00000000" w14:paraId="00001567">
      <w:pPr>
        <w:rPr>
          <w:rFonts w:ascii="Arial" w:cs="Arial" w:eastAsia="Arial" w:hAnsi="Arial"/>
          <w:highlight w:val="yellow"/>
        </w:rPr>
      </w:pPr>
      <w:hyperlink r:id="rId105">
        <w:r w:rsidDel="00000000" w:rsidR="00000000" w:rsidRPr="00000000">
          <w:rPr>
            <w:rFonts w:ascii="Arial" w:cs="Arial" w:eastAsia="Arial" w:hAnsi="Arial"/>
            <w:color w:val="0000ee"/>
            <w:rtl w:val="0"/>
          </w:rPr>
          <w:t xml:space="preserve">http://www.unicode.org/versions/latest/</w:t>
        </w:r>
      </w:hyperlink>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8">
      <w:pPr>
        <w:pStyle w:val="Heading2"/>
        <w:spacing w:after="120" w:before="240" w:lineRule="auto"/>
        <w:ind w:left="0" w:firstLine="0"/>
        <w:rPr/>
      </w:pPr>
      <w:bookmarkStart w:colFirst="0" w:colLast="0" w:name="_heading=h.wmz8ensz9jqs" w:id="273"/>
      <w:bookmarkEnd w:id="273"/>
      <w:r w:rsidDel="00000000" w:rsidR="00000000" w:rsidRPr="00000000">
        <w:rPr>
          <w:rtl w:val="0"/>
        </w:rPr>
        <w:t xml:space="preserve">A.2 Informative References</w:t>
      </w:r>
    </w:p>
    <w:p w:rsidR="00000000" w:rsidDel="00000000" w:rsidP="00000000" w:rsidRDefault="00000000" w:rsidRPr="00000000" w14:paraId="00001569">
      <w:pPr>
        <w:rPr>
          <w:rFonts w:ascii="Arial" w:cs="Arial" w:eastAsia="Arial" w:hAnsi="Arial"/>
          <w:highlight w:val="yellow"/>
        </w:rPr>
      </w:pPr>
      <w:r w:rsidDel="00000000" w:rsidR="00000000" w:rsidRPr="00000000">
        <w:rPr>
          <w:rFonts w:ascii="Arial" w:cs="Arial" w:eastAsia="Arial" w:hAnsi="Arial"/>
          <w:highlight w:val="yellow"/>
          <w:rtl w:val="0"/>
        </w:rPr>
        <w:t xml:space="preserve">The following referenced documents are not required for the application of this document but may assist the reader with regard to a particular subject area.</w:t>
      </w:r>
    </w:p>
    <w:p w:rsidR="00000000" w:rsidDel="00000000" w:rsidP="00000000" w:rsidRDefault="00000000" w:rsidRPr="00000000" w14:paraId="0000156A">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56B">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[RFC3552]</w:t>
      </w:r>
    </w:p>
    <w:p w:rsidR="00000000" w:rsidDel="00000000" w:rsidP="00000000" w:rsidRDefault="00000000" w:rsidRPr="00000000" w14:paraId="0000156C">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Rescorla, E. and B. Korver, "Guidelines for Writing RFC Text on Security Considerations", BCP 72, RFC 3552, DOI 10.17487/RFC3552, July 2003, &lt;</w:t>
      </w:r>
      <w:hyperlink r:id="rId106">
        <w:r w:rsidDel="00000000" w:rsidR="00000000" w:rsidRPr="00000000">
          <w:rPr>
            <w:rFonts w:ascii="Arial" w:cs="Arial" w:eastAsia="Arial" w:hAnsi="Arial"/>
            <w:color w:val="1155cc"/>
            <w:highlight w:val="yellow"/>
            <w:u w:val="single"/>
            <w:rtl w:val="0"/>
          </w:rPr>
          <w:t xml:space="preserve">https://www.rfc-editor.org/info/rfc3552</w:t>
        </w:r>
      </w:hyperlink>
      <w:r w:rsidDel="00000000" w:rsidR="00000000" w:rsidRPr="00000000">
        <w:rPr>
          <w:rFonts w:ascii="Arial" w:cs="Arial" w:eastAsia="Arial" w:hAnsi="Arial"/>
          <w:highlight w:val="yellow"/>
          <w:rtl w:val="0"/>
        </w:rPr>
        <w:t xml:space="preserve">&gt;.</w:t>
      </w:r>
    </w:p>
    <w:p w:rsidR="00000000" w:rsidDel="00000000" w:rsidP="00000000" w:rsidRDefault="00000000" w:rsidRPr="00000000" w14:paraId="0000156D">
      <w:pPr>
        <w:spacing w:after="40" w:before="40" w:lineRule="auto"/>
        <w:rPr>
          <w:rFonts w:ascii="Arial" w:cs="Arial" w:eastAsia="Arial" w:hAnsi="Arial"/>
          <w:highlight w:val="yellow"/>
        </w:rPr>
      </w:pPr>
      <w:r w:rsidDel="00000000" w:rsidR="00000000" w:rsidRPr="00000000">
        <w:rPr>
          <w:rFonts w:ascii="Arial" w:cs="Arial" w:eastAsia="Arial" w:hAnsi="Arial"/>
          <w:highlight w:val="yellow"/>
          <w:rtl w:val="0"/>
        </w:rPr>
        <w:t xml:space="preserve">[Reference]</w:t>
      </w:r>
    </w:p>
    <w:p w:rsidR="00000000" w:rsidDel="00000000" w:rsidP="00000000" w:rsidRDefault="00000000" w:rsidRPr="00000000" w14:paraId="0000156E">
      <w:pPr>
        <w:spacing w:after="12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[Full reference citation]</w:t>
      </w:r>
    </w:p>
    <w:p w:rsidR="00000000" w:rsidDel="00000000" w:rsidP="00000000" w:rsidRDefault="00000000" w:rsidRPr="00000000" w14:paraId="0000156F">
      <w:pPr>
        <w:rPr>
          <w:rFonts w:ascii="Arial" w:cs="Arial" w:eastAsia="Arial" w:hAnsi="Arial"/>
          <w:highlight w:val="yellow"/>
        </w:rPr>
      </w:pPr>
      <w:r w:rsidDel="00000000" w:rsidR="00000000" w:rsidRPr="00000000">
        <w:br w:type="page"/>
      </w:r>
      <w:r w:rsidDel="00000000" w:rsidR="00000000" w:rsidRPr="00000000">
        <w:rPr>
          <w:rtl w:val="0"/>
        </w:rPr>
      </w:r>
    </w:p>
    <w:p w:rsidR="00000000" w:rsidDel="00000000" w:rsidP="00000000" w:rsidRDefault="00000000" w:rsidRPr="00000000" w14:paraId="00001570">
      <w:pPr>
        <w:pStyle w:val="Heading1"/>
        <w:ind w:left="0" w:firstLine="0"/>
        <w:rPr/>
      </w:pPr>
      <w:bookmarkStart w:colFirst="0" w:colLast="0" w:name="_heading=h.twhu880t27o" w:id="274"/>
      <w:bookmarkEnd w:id="274"/>
      <w:sdt>
        <w:sdtPr>
          <w:tag w:val="goog_rdk_198"/>
        </w:sdtPr>
        <w:sdtContent>
          <w:commentRangeStart w:id="146"/>
        </w:sdtContent>
      </w:sdt>
      <w:r w:rsidDel="00000000" w:rsidR="00000000" w:rsidRPr="00000000">
        <w:rPr>
          <w:rtl w:val="0"/>
        </w:rPr>
        <w:t xml:space="preserve">Appendix B. Backwards Compatibility</w:t>
      </w:r>
    </w:p>
    <w:p w:rsidR="00000000" w:rsidDel="00000000" w:rsidP="00000000" w:rsidRDefault="00000000" w:rsidRPr="00000000" w14:paraId="00001571">
      <w:pPr>
        <w:rPr/>
      </w:pPr>
      <w:r w:rsidDel="00000000" w:rsidR="00000000" w:rsidRPr="00000000">
        <w:rPr>
          <w:rtl w:val="0"/>
        </w:rPr>
      </w:r>
    </w:p>
    <w:p w:rsidR="00000000" w:rsidDel="00000000" w:rsidP="00000000" w:rsidRDefault="00000000" w:rsidRPr="00000000" w14:paraId="00001572">
      <w:pPr>
        <w:pStyle w:val="Heading3"/>
        <w:keepLines w:val="1"/>
        <w:spacing w:after="77" w:before="0" w:line="259" w:lineRule="auto"/>
        <w:ind w:left="0" w:firstLine="0"/>
        <w:rPr/>
      </w:pPr>
      <w:bookmarkStart w:colFirst="0" w:colLast="0" w:name="_heading=h.1qoc8b1" w:id="275"/>
      <w:bookmarkEnd w:id="275"/>
      <w:r w:rsidDel="00000000" w:rsidR="00000000" w:rsidRPr="00000000">
        <w:rPr>
          <w:rtl w:val="0"/>
        </w:rPr>
        <w:t xml:space="preserve">B.1 PUBLISH QoS -1 (Packet from MQTT-SN 1.2)</w:t>
      </w:r>
    </w:p>
    <w:p w:rsidR="00000000" w:rsidDel="00000000" w:rsidP="00000000" w:rsidRDefault="00000000" w:rsidRPr="00000000" w14:paraId="00001573">
      <w:pPr>
        <w:rPr>
          <w:rFonts w:ascii="Arial" w:cs="Arial" w:eastAsia="Arial" w:hAnsi="Arial"/>
        </w:rPr>
      </w:pPr>
      <w:r w:rsidDel="00000000" w:rsidR="00000000" w:rsidRPr="00000000">
        <w:rPr>
          <w:rtl w:val="0"/>
        </w:rPr>
      </w:r>
    </w:p>
    <w:tbl>
      <w:tblPr>
        <w:tblStyle w:val="Table4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126"/>
        <w:gridCol w:w="45"/>
        <w:gridCol w:w="829"/>
        <w:gridCol w:w="815"/>
        <w:gridCol w:w="41"/>
        <w:gridCol w:w="921"/>
        <w:gridCol w:w="41"/>
        <w:gridCol w:w="1121"/>
        <w:gridCol w:w="1439"/>
        <w:gridCol w:w="44"/>
        <w:gridCol w:w="924"/>
        <w:gridCol w:w="25"/>
        <w:gridCol w:w="991"/>
        <w:tblGridChange w:id="0">
          <w:tblGrid>
            <w:gridCol w:w="988"/>
            <w:gridCol w:w="1126"/>
            <w:gridCol w:w="45"/>
            <w:gridCol w:w="829"/>
            <w:gridCol w:w="815"/>
            <w:gridCol w:w="41"/>
            <w:gridCol w:w="921"/>
            <w:gridCol w:w="41"/>
            <w:gridCol w:w="1121"/>
            <w:gridCol w:w="1439"/>
            <w:gridCol w:w="44"/>
            <w:gridCol w:w="924"/>
            <w:gridCol w:w="25"/>
            <w:gridCol w:w="991"/>
          </w:tblGrid>
        </w:tblGridChange>
      </w:tblGrid>
      <w:tr>
        <w:trPr>
          <w:cantSplit w:val="0"/>
          <w:tblHeader w:val="0"/>
        </w:trPr>
        <w:tc>
          <w:tcPr>
            <w:shd w:fill="cfe2f3" w:val="clear"/>
          </w:tcPr>
          <w:p w:rsidR="00000000" w:rsidDel="00000000" w:rsidP="00000000" w:rsidRDefault="00000000" w:rsidRPr="00000000" w14:paraId="00001574">
            <w:pPr>
              <w:jc w:val="center"/>
              <w:rPr>
                <w:rFonts w:ascii="Arial" w:cs="Arial" w:eastAsia="Arial" w:hAnsi="Arial"/>
                <w:b w:val="1"/>
              </w:rPr>
            </w:pPr>
            <w:r w:rsidDel="00000000" w:rsidR="00000000" w:rsidRPr="00000000">
              <w:rPr>
                <w:rFonts w:ascii="Arial" w:cs="Arial" w:eastAsia="Arial" w:hAnsi="Arial"/>
                <w:b w:val="1"/>
                <w:rtl w:val="0"/>
              </w:rPr>
              <w:t xml:space="preserve">Bit</w:t>
            </w:r>
          </w:p>
        </w:tc>
        <w:tc>
          <w:tcPr>
            <w:shd w:fill="cfe2f3" w:val="clear"/>
          </w:tcPr>
          <w:p w:rsidR="00000000" w:rsidDel="00000000" w:rsidP="00000000" w:rsidRDefault="00000000" w:rsidRPr="00000000" w14:paraId="00001575">
            <w:pPr>
              <w:jc w:val="center"/>
              <w:rPr>
                <w:rFonts w:ascii="Arial" w:cs="Arial" w:eastAsia="Arial" w:hAnsi="Arial"/>
                <w:b w:val="1"/>
              </w:rPr>
            </w:pPr>
            <w:r w:rsidDel="00000000" w:rsidR="00000000" w:rsidRPr="00000000">
              <w:rPr>
                <w:rFonts w:ascii="Arial" w:cs="Arial" w:eastAsia="Arial" w:hAnsi="Arial"/>
                <w:b w:val="1"/>
                <w:rtl w:val="0"/>
              </w:rPr>
              <w:t xml:space="preserve">7</w:t>
            </w:r>
          </w:p>
        </w:tc>
        <w:tc>
          <w:tcPr>
            <w:gridSpan w:val="2"/>
            <w:shd w:fill="cfe2f3" w:val="clear"/>
          </w:tcPr>
          <w:p w:rsidR="00000000" w:rsidDel="00000000" w:rsidP="00000000" w:rsidRDefault="00000000" w:rsidRPr="00000000" w14:paraId="00001576">
            <w:pPr>
              <w:jc w:val="center"/>
              <w:rPr>
                <w:rFonts w:ascii="Arial" w:cs="Arial" w:eastAsia="Arial" w:hAnsi="Arial"/>
                <w:b w:val="1"/>
              </w:rPr>
            </w:pPr>
            <w:r w:rsidDel="00000000" w:rsidR="00000000" w:rsidRPr="00000000">
              <w:rPr>
                <w:rFonts w:ascii="Arial" w:cs="Arial" w:eastAsia="Arial" w:hAnsi="Arial"/>
                <w:b w:val="1"/>
                <w:rtl w:val="0"/>
              </w:rPr>
              <w:t xml:space="preserve">6</w:t>
            </w:r>
          </w:p>
        </w:tc>
        <w:tc>
          <w:tcPr>
            <w:gridSpan w:val="2"/>
            <w:shd w:fill="cfe2f3" w:val="clear"/>
          </w:tcPr>
          <w:p w:rsidR="00000000" w:rsidDel="00000000" w:rsidP="00000000" w:rsidRDefault="00000000" w:rsidRPr="00000000" w14:paraId="00001578">
            <w:pPr>
              <w:jc w:val="center"/>
              <w:rPr>
                <w:rFonts w:ascii="Arial" w:cs="Arial" w:eastAsia="Arial" w:hAnsi="Arial"/>
                <w:b w:val="1"/>
              </w:rPr>
            </w:pPr>
            <w:r w:rsidDel="00000000" w:rsidR="00000000" w:rsidRPr="00000000">
              <w:rPr>
                <w:rFonts w:ascii="Arial" w:cs="Arial" w:eastAsia="Arial" w:hAnsi="Arial"/>
                <w:b w:val="1"/>
                <w:rtl w:val="0"/>
              </w:rPr>
              <w:t xml:space="preserve">5</w:t>
            </w:r>
          </w:p>
        </w:tc>
        <w:tc>
          <w:tcPr>
            <w:shd w:fill="cfe2f3" w:val="clear"/>
          </w:tcPr>
          <w:p w:rsidR="00000000" w:rsidDel="00000000" w:rsidP="00000000" w:rsidRDefault="00000000" w:rsidRPr="00000000" w14:paraId="0000157A">
            <w:pPr>
              <w:jc w:val="center"/>
              <w:rPr>
                <w:rFonts w:ascii="Arial" w:cs="Arial" w:eastAsia="Arial" w:hAnsi="Arial"/>
                <w:b w:val="1"/>
              </w:rPr>
            </w:pPr>
            <w:r w:rsidDel="00000000" w:rsidR="00000000" w:rsidRPr="00000000">
              <w:rPr>
                <w:rFonts w:ascii="Arial" w:cs="Arial" w:eastAsia="Arial" w:hAnsi="Arial"/>
                <w:b w:val="1"/>
                <w:rtl w:val="0"/>
              </w:rPr>
              <w:t xml:space="preserve">4</w:t>
            </w:r>
          </w:p>
        </w:tc>
        <w:tc>
          <w:tcPr>
            <w:gridSpan w:val="2"/>
            <w:shd w:fill="cfe2f3" w:val="clear"/>
          </w:tcPr>
          <w:p w:rsidR="00000000" w:rsidDel="00000000" w:rsidP="00000000" w:rsidRDefault="00000000" w:rsidRPr="00000000" w14:paraId="0000157B">
            <w:pPr>
              <w:jc w:val="center"/>
              <w:rPr>
                <w:rFonts w:ascii="Arial" w:cs="Arial" w:eastAsia="Arial" w:hAnsi="Arial"/>
                <w:b w:val="1"/>
              </w:rPr>
            </w:pPr>
            <w:r w:rsidDel="00000000" w:rsidR="00000000" w:rsidRPr="00000000">
              <w:rPr>
                <w:rFonts w:ascii="Arial" w:cs="Arial" w:eastAsia="Arial" w:hAnsi="Arial"/>
                <w:b w:val="1"/>
                <w:rtl w:val="0"/>
              </w:rPr>
              <w:t xml:space="preserve">3</w:t>
            </w:r>
          </w:p>
        </w:tc>
        <w:tc>
          <w:tcPr>
            <w:gridSpan w:val="2"/>
            <w:shd w:fill="cfe2f3" w:val="clear"/>
          </w:tcPr>
          <w:p w:rsidR="00000000" w:rsidDel="00000000" w:rsidP="00000000" w:rsidRDefault="00000000" w:rsidRPr="00000000" w14:paraId="0000157D">
            <w:pPr>
              <w:jc w:val="center"/>
              <w:rPr>
                <w:rFonts w:ascii="Arial" w:cs="Arial" w:eastAsia="Arial" w:hAnsi="Arial"/>
                <w:b w:val="1"/>
              </w:rPr>
            </w:pPr>
            <w:r w:rsidDel="00000000" w:rsidR="00000000" w:rsidRPr="00000000">
              <w:rPr>
                <w:rFonts w:ascii="Arial" w:cs="Arial" w:eastAsia="Arial" w:hAnsi="Arial"/>
                <w:b w:val="1"/>
                <w:rtl w:val="0"/>
              </w:rPr>
              <w:t xml:space="preserve">2</w:t>
            </w:r>
          </w:p>
        </w:tc>
        <w:tc>
          <w:tcPr>
            <w:shd w:fill="cfe2f3" w:val="clear"/>
          </w:tcPr>
          <w:p w:rsidR="00000000" w:rsidDel="00000000" w:rsidP="00000000" w:rsidRDefault="00000000" w:rsidRPr="00000000" w14:paraId="0000157F">
            <w:pPr>
              <w:jc w:val="center"/>
              <w:rPr>
                <w:rFonts w:ascii="Arial" w:cs="Arial" w:eastAsia="Arial" w:hAnsi="Arial"/>
                <w:b w:val="1"/>
              </w:rPr>
            </w:pPr>
            <w:r w:rsidDel="00000000" w:rsidR="00000000" w:rsidRPr="00000000">
              <w:rPr>
                <w:rFonts w:ascii="Arial" w:cs="Arial" w:eastAsia="Arial" w:hAnsi="Arial"/>
                <w:b w:val="1"/>
                <w:rtl w:val="0"/>
              </w:rPr>
              <w:t xml:space="preserve">1</w:t>
            </w:r>
          </w:p>
        </w:tc>
        <w:tc>
          <w:tcPr>
            <w:gridSpan w:val="2"/>
            <w:shd w:fill="cfe2f3" w:val="clear"/>
          </w:tcPr>
          <w:p w:rsidR="00000000" w:rsidDel="00000000" w:rsidP="00000000" w:rsidRDefault="00000000" w:rsidRPr="00000000" w14:paraId="00001580">
            <w:pPr>
              <w:jc w:val="center"/>
              <w:rPr>
                <w:rFonts w:ascii="Arial" w:cs="Arial" w:eastAsia="Arial" w:hAnsi="Arial"/>
                <w:b w:val="1"/>
              </w:rPr>
            </w:pPr>
            <w:r w:rsidDel="00000000" w:rsidR="00000000" w:rsidRPr="00000000">
              <w:rPr>
                <w:rFonts w:ascii="Arial" w:cs="Arial" w:eastAsia="Arial" w:hAnsi="Arial"/>
                <w:b w:val="1"/>
                <w:rtl w:val="0"/>
              </w:rPr>
              <w:t xml:space="preserve">0</w:t>
            </w:r>
          </w:p>
        </w:tc>
      </w:tr>
      <w:tr>
        <w:trPr>
          <w:cantSplit w:val="0"/>
          <w:tblHeader w:val="0"/>
        </w:trPr>
        <w:tc>
          <w:tcPr/>
          <w:p w:rsidR="00000000" w:rsidDel="00000000" w:rsidP="00000000" w:rsidRDefault="00000000" w:rsidRPr="00000000" w14:paraId="00001582">
            <w:pPr>
              <w:rPr>
                <w:rFonts w:ascii="Arial" w:cs="Arial" w:eastAsia="Arial" w:hAnsi="Arial"/>
              </w:rPr>
            </w:pPr>
            <w:r w:rsidDel="00000000" w:rsidR="00000000" w:rsidRPr="00000000">
              <w:rPr>
                <w:rFonts w:ascii="Arial" w:cs="Arial" w:eastAsia="Arial" w:hAnsi="Arial"/>
                <w:rtl w:val="0"/>
              </w:rPr>
              <w:t xml:space="preserve">Byte 1</w:t>
            </w:r>
          </w:p>
        </w:tc>
        <w:tc>
          <w:tcPr>
            <w:gridSpan w:val="13"/>
          </w:tcPr>
          <w:p w:rsidR="00000000" w:rsidDel="00000000" w:rsidP="00000000" w:rsidRDefault="00000000" w:rsidRPr="00000000" w14:paraId="00001583">
            <w:pPr>
              <w:jc w:val="center"/>
              <w:rPr>
                <w:rFonts w:ascii="Arial" w:cs="Arial" w:eastAsia="Arial" w:hAnsi="Arial"/>
              </w:rPr>
            </w:pPr>
            <w:r w:rsidDel="00000000" w:rsidR="00000000" w:rsidRPr="00000000">
              <w:rPr>
                <w:rFonts w:ascii="Arial" w:cs="Arial" w:eastAsia="Arial" w:hAnsi="Arial"/>
                <w:rtl w:val="0"/>
              </w:rPr>
              <w:t xml:space="preserve">Length</w:t>
            </w:r>
          </w:p>
        </w:tc>
      </w:tr>
      <w:tr>
        <w:trPr>
          <w:cantSplit w:val="0"/>
          <w:tblHeader w:val="0"/>
        </w:trPr>
        <w:tc>
          <w:tcPr/>
          <w:p w:rsidR="00000000" w:rsidDel="00000000" w:rsidP="00000000" w:rsidRDefault="00000000" w:rsidRPr="00000000" w14:paraId="00001590">
            <w:pPr>
              <w:rPr>
                <w:rFonts w:ascii="Arial" w:cs="Arial" w:eastAsia="Arial" w:hAnsi="Arial"/>
              </w:rPr>
            </w:pPr>
            <w:r w:rsidDel="00000000" w:rsidR="00000000" w:rsidRPr="00000000">
              <w:rPr>
                <w:rFonts w:ascii="Arial" w:cs="Arial" w:eastAsia="Arial" w:hAnsi="Arial"/>
                <w:rtl w:val="0"/>
              </w:rPr>
              <w:t xml:space="preserve">Byte 2</w:t>
            </w:r>
          </w:p>
        </w:tc>
        <w:tc>
          <w:tcPr>
            <w:gridSpan w:val="13"/>
          </w:tcPr>
          <w:p w:rsidR="00000000" w:rsidDel="00000000" w:rsidP="00000000" w:rsidRDefault="00000000" w:rsidRPr="00000000" w14:paraId="00001591">
            <w:pPr>
              <w:jc w:val="center"/>
              <w:rPr>
                <w:rFonts w:ascii="Arial" w:cs="Arial" w:eastAsia="Arial" w:hAnsi="Arial"/>
              </w:rPr>
            </w:pPr>
            <w:r w:rsidDel="00000000" w:rsidR="00000000" w:rsidRPr="00000000">
              <w:rPr>
                <w:rFonts w:ascii="Arial" w:cs="Arial" w:eastAsia="Arial" w:hAnsi="Arial"/>
                <w:rtl w:val="0"/>
              </w:rPr>
              <w:t xml:space="preserve">Packet Type (0x0C)</w:t>
            </w:r>
          </w:p>
        </w:tc>
      </w:tr>
      <w:tr>
        <w:trPr>
          <w:cantSplit w:val="0"/>
          <w:trHeight w:val="200" w:hRule="atLeast"/>
          <w:tblHeader w:val="0"/>
        </w:trPr>
        <w:tc>
          <w:tcPr>
            <w:vMerge w:val="restart"/>
          </w:tcPr>
          <w:p w:rsidR="00000000" w:rsidDel="00000000" w:rsidP="00000000" w:rsidRDefault="00000000" w:rsidRPr="00000000" w14:paraId="0000159E">
            <w:pPr>
              <w:jc w:val="center"/>
              <w:rPr>
                <w:rFonts w:ascii="Arial" w:cs="Arial" w:eastAsia="Arial" w:hAnsi="Arial"/>
                <w:i w:val="1"/>
              </w:rPr>
            </w:pPr>
            <w:r w:rsidDel="00000000" w:rsidR="00000000" w:rsidRPr="00000000">
              <w:rPr>
                <w:rtl w:val="0"/>
              </w:rPr>
            </w:r>
          </w:p>
        </w:tc>
        <w:tc>
          <w:tcPr>
            <w:gridSpan w:val="13"/>
            <w:shd w:fill="cccccc" w:val="clear"/>
          </w:tcPr>
          <w:p w:rsidR="00000000" w:rsidDel="00000000" w:rsidP="00000000" w:rsidRDefault="00000000" w:rsidRPr="00000000" w14:paraId="0000159F">
            <w:pPr>
              <w:jc w:val="center"/>
              <w:rPr>
                <w:rFonts w:ascii="Arial" w:cs="Arial" w:eastAsia="Arial" w:hAnsi="Arial"/>
                <w:b w:val="1"/>
                <w:i w:val="1"/>
              </w:rPr>
            </w:pPr>
            <w:r w:rsidDel="00000000" w:rsidR="00000000" w:rsidRPr="00000000">
              <w:rPr>
                <w:rFonts w:ascii="Arial" w:cs="Arial" w:eastAsia="Arial" w:hAnsi="Arial"/>
                <w:b w:val="1"/>
                <w:i w:val="1"/>
                <w:rtl w:val="0"/>
              </w:rPr>
              <w:t xml:space="preserve">PUBLISH-M1 FLAGS</w:t>
            </w:r>
          </w:p>
        </w:tc>
      </w:tr>
      <w:tr>
        <w:trPr>
          <w:cantSplit w:val="0"/>
          <w:trHeight w:val="200" w:hRule="atLeast"/>
          <w:tblHeader w:val="0"/>
        </w:trPr>
        <w:tc>
          <w:tcPr>
            <w:vMerge w:val="continue"/>
          </w:tcPr>
          <w:p w:rsidR="00000000" w:rsidDel="00000000" w:rsidP="00000000" w:rsidRDefault="00000000" w:rsidRPr="00000000" w14:paraId="00001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i w:val="1"/>
              </w:rPr>
            </w:pPr>
            <w:r w:rsidDel="00000000" w:rsidR="00000000" w:rsidRPr="00000000">
              <w:rPr>
                <w:rtl w:val="0"/>
              </w:rPr>
            </w:r>
          </w:p>
        </w:tc>
        <w:tc>
          <w:tcPr>
            <w:gridSpan w:val="2"/>
          </w:tcPr>
          <w:p w:rsidR="00000000" w:rsidDel="00000000" w:rsidP="00000000" w:rsidRDefault="00000000" w:rsidRPr="00000000" w14:paraId="000015AD">
            <w:pPr>
              <w:jc w:val="center"/>
              <w:rPr>
                <w:rFonts w:ascii="Arial" w:cs="Arial" w:eastAsia="Arial" w:hAnsi="Arial"/>
                <w:i w:val="1"/>
              </w:rPr>
            </w:pPr>
            <w:r w:rsidDel="00000000" w:rsidR="00000000" w:rsidRPr="00000000">
              <w:rPr>
                <w:rFonts w:ascii="Arial" w:cs="Arial" w:eastAsia="Arial" w:hAnsi="Arial"/>
                <w:i w:val="1"/>
                <w:rtl w:val="0"/>
              </w:rPr>
              <w:t xml:space="preserve">DUP</w:t>
            </w:r>
          </w:p>
          <w:p w:rsidR="00000000" w:rsidDel="00000000" w:rsidP="00000000" w:rsidRDefault="00000000" w:rsidRPr="00000000" w14:paraId="000015AE">
            <w:pPr>
              <w:jc w:val="center"/>
              <w:rPr>
                <w:rFonts w:ascii="Arial" w:cs="Arial" w:eastAsia="Arial" w:hAnsi="Arial"/>
                <w:i w:val="1"/>
              </w:rPr>
            </w:pPr>
            <w:r w:rsidDel="00000000" w:rsidR="00000000" w:rsidRPr="00000000">
              <w:rPr>
                <w:rtl w:val="0"/>
              </w:rPr>
            </w:r>
          </w:p>
        </w:tc>
        <w:tc>
          <w:tcPr>
            <w:gridSpan w:val="2"/>
          </w:tcPr>
          <w:p w:rsidR="00000000" w:rsidDel="00000000" w:rsidP="00000000" w:rsidRDefault="00000000" w:rsidRPr="00000000" w14:paraId="000015B0">
            <w:pPr>
              <w:jc w:val="center"/>
              <w:rPr>
                <w:rFonts w:ascii="Arial" w:cs="Arial" w:eastAsia="Arial" w:hAnsi="Arial"/>
                <w:i w:val="1"/>
              </w:rPr>
            </w:pPr>
            <w:r w:rsidDel="00000000" w:rsidR="00000000" w:rsidRPr="00000000">
              <w:rPr>
                <w:rFonts w:ascii="Arial" w:cs="Arial" w:eastAsia="Arial" w:hAnsi="Arial"/>
                <w:i w:val="1"/>
                <w:rtl w:val="0"/>
              </w:rPr>
              <w:t xml:space="preserve">QoS</w:t>
            </w:r>
          </w:p>
          <w:p w:rsidR="00000000" w:rsidDel="00000000" w:rsidP="00000000" w:rsidRDefault="00000000" w:rsidRPr="00000000" w14:paraId="000015B1">
            <w:pPr>
              <w:jc w:val="center"/>
              <w:rPr>
                <w:rFonts w:ascii="Arial" w:cs="Arial" w:eastAsia="Arial" w:hAnsi="Arial"/>
                <w:i w:val="1"/>
              </w:rPr>
            </w:pPr>
            <w:r w:rsidDel="00000000" w:rsidR="00000000" w:rsidRPr="00000000">
              <w:rPr>
                <w:rtl w:val="0"/>
              </w:rPr>
            </w:r>
          </w:p>
        </w:tc>
        <w:tc>
          <w:tcPr>
            <w:gridSpan w:val="3"/>
          </w:tcPr>
          <w:p w:rsidR="00000000" w:rsidDel="00000000" w:rsidP="00000000" w:rsidRDefault="00000000" w:rsidRPr="00000000" w14:paraId="000015B3">
            <w:pPr>
              <w:jc w:val="center"/>
              <w:rPr>
                <w:rFonts w:ascii="Arial" w:cs="Arial" w:eastAsia="Arial" w:hAnsi="Arial"/>
                <w:i w:val="1"/>
              </w:rPr>
            </w:pPr>
            <w:r w:rsidDel="00000000" w:rsidR="00000000" w:rsidRPr="00000000">
              <w:rPr>
                <w:rFonts w:ascii="Arial" w:cs="Arial" w:eastAsia="Arial" w:hAnsi="Arial"/>
                <w:i w:val="1"/>
                <w:rtl w:val="0"/>
              </w:rPr>
              <w:t xml:space="preserve">Retain</w:t>
            </w:r>
          </w:p>
        </w:tc>
        <w:tc>
          <w:tcPr/>
          <w:p w:rsidR="00000000" w:rsidDel="00000000" w:rsidP="00000000" w:rsidRDefault="00000000" w:rsidRPr="00000000" w14:paraId="000015B6">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p w:rsidR="00000000" w:rsidDel="00000000" w:rsidP="00000000" w:rsidRDefault="00000000" w:rsidRPr="00000000" w14:paraId="000015B7">
            <w:pPr>
              <w:jc w:val="center"/>
              <w:rPr>
                <w:rFonts w:ascii="Arial" w:cs="Arial" w:eastAsia="Arial" w:hAnsi="Arial"/>
                <w:i w:val="1"/>
              </w:rPr>
            </w:pPr>
            <w:r w:rsidDel="00000000" w:rsidR="00000000" w:rsidRPr="00000000">
              <w:rPr>
                <w:rFonts w:ascii="Arial" w:cs="Arial" w:eastAsia="Arial" w:hAnsi="Arial"/>
                <w:i w:val="1"/>
                <w:rtl w:val="0"/>
              </w:rPr>
              <w:t xml:space="preserve">Reserved</w:t>
            </w:r>
          </w:p>
        </w:tc>
        <w:tc>
          <w:tcPr>
            <w:gridSpan w:val="4"/>
          </w:tcPr>
          <w:p w:rsidR="00000000" w:rsidDel="00000000" w:rsidP="00000000" w:rsidRDefault="00000000" w:rsidRPr="00000000" w14:paraId="000015B8">
            <w:pPr>
              <w:jc w:val="center"/>
              <w:rPr>
                <w:rFonts w:ascii="Arial" w:cs="Arial" w:eastAsia="Arial" w:hAnsi="Arial"/>
                <w:i w:val="1"/>
              </w:rPr>
            </w:pPr>
            <w:r w:rsidDel="00000000" w:rsidR="00000000" w:rsidRPr="00000000">
              <w:rPr>
                <w:rFonts w:ascii="Arial" w:cs="Arial" w:eastAsia="Arial" w:hAnsi="Arial"/>
                <w:i w:val="1"/>
                <w:rtl w:val="0"/>
              </w:rPr>
              <w:t xml:space="preserve">Topic Id Type</w:t>
            </w:r>
          </w:p>
          <w:p w:rsidR="00000000" w:rsidDel="00000000" w:rsidP="00000000" w:rsidRDefault="00000000" w:rsidRPr="00000000" w14:paraId="000015B9">
            <w:pPr>
              <w:rPr>
                <w:rFonts w:ascii="Arial" w:cs="Arial" w:eastAsia="Arial" w:hAnsi="Arial"/>
                <w:i w:val="1"/>
              </w:rPr>
            </w:pPr>
            <w:r w:rsidDel="00000000" w:rsidR="00000000" w:rsidRPr="00000000">
              <w:rPr>
                <w:rtl w:val="0"/>
              </w:rPr>
            </w:r>
          </w:p>
        </w:tc>
      </w:tr>
      <w:tr>
        <w:trPr>
          <w:cantSplit w:val="0"/>
          <w:tblHeader w:val="0"/>
        </w:trPr>
        <w:tc>
          <w:tcPr/>
          <w:p w:rsidR="00000000" w:rsidDel="00000000" w:rsidP="00000000" w:rsidRDefault="00000000" w:rsidRPr="00000000" w14:paraId="000015BD">
            <w:pPr>
              <w:rPr>
                <w:rFonts w:ascii="Arial" w:cs="Arial" w:eastAsia="Arial" w:hAnsi="Arial"/>
              </w:rPr>
            </w:pPr>
            <w:r w:rsidDel="00000000" w:rsidR="00000000" w:rsidRPr="00000000">
              <w:rPr>
                <w:rFonts w:ascii="Arial" w:cs="Arial" w:eastAsia="Arial" w:hAnsi="Arial"/>
                <w:rtl w:val="0"/>
              </w:rPr>
              <w:t xml:space="preserve">Byte 3</w:t>
            </w:r>
          </w:p>
        </w:tc>
        <w:tc>
          <w:tcPr>
            <w:gridSpan w:val="2"/>
          </w:tcPr>
          <w:p w:rsidR="00000000" w:rsidDel="00000000" w:rsidP="00000000" w:rsidRDefault="00000000" w:rsidRPr="00000000" w14:paraId="000015BE">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C0">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C1">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gridSpan w:val="3"/>
          </w:tcPr>
          <w:p w:rsidR="00000000" w:rsidDel="00000000" w:rsidP="00000000" w:rsidRDefault="00000000" w:rsidRPr="00000000" w14:paraId="000015C2">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C5">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p w:rsidR="00000000" w:rsidDel="00000000" w:rsidP="00000000" w:rsidRDefault="00000000" w:rsidRPr="00000000" w14:paraId="000015C6">
            <w:pPr>
              <w:jc w:val="center"/>
              <w:rPr>
                <w:rFonts w:ascii="Arial" w:cs="Arial" w:eastAsia="Arial" w:hAnsi="Arial"/>
                <w:i w:val="1"/>
              </w:rPr>
            </w:pPr>
            <w:r w:rsidDel="00000000" w:rsidR="00000000" w:rsidRPr="00000000">
              <w:rPr>
                <w:rFonts w:ascii="Arial" w:cs="Arial" w:eastAsia="Arial" w:hAnsi="Arial"/>
                <w:i w:val="1"/>
                <w:rtl w:val="0"/>
              </w:rPr>
              <w:t xml:space="preserve">0</w:t>
            </w:r>
          </w:p>
        </w:tc>
        <w:tc>
          <w:tcPr>
            <w:gridSpan w:val="3"/>
          </w:tcPr>
          <w:p w:rsidR="00000000" w:rsidDel="00000000" w:rsidP="00000000" w:rsidRDefault="00000000" w:rsidRPr="00000000" w14:paraId="000015C7">
            <w:pPr>
              <w:jc w:val="center"/>
              <w:rPr>
                <w:rFonts w:ascii="Arial" w:cs="Arial" w:eastAsia="Arial" w:hAnsi="Arial"/>
                <w:i w:val="1"/>
              </w:rPr>
            </w:pPr>
            <w:r w:rsidDel="00000000" w:rsidR="00000000" w:rsidRPr="00000000">
              <w:rPr>
                <w:rFonts w:ascii="Arial" w:cs="Arial" w:eastAsia="Arial" w:hAnsi="Arial"/>
                <w:i w:val="1"/>
                <w:rtl w:val="0"/>
              </w:rPr>
              <w:t xml:space="preserve">X</w:t>
            </w:r>
          </w:p>
        </w:tc>
        <w:tc>
          <w:tcPr/>
          <w:p w:rsidR="00000000" w:rsidDel="00000000" w:rsidP="00000000" w:rsidRDefault="00000000" w:rsidRPr="00000000" w14:paraId="000015CA">
            <w:pPr>
              <w:jc w:val="center"/>
              <w:rPr>
                <w:rFonts w:ascii="Arial" w:cs="Arial" w:eastAsia="Arial" w:hAnsi="Arial"/>
                <w:i w:val="1"/>
              </w:rPr>
            </w:pPr>
            <w:r w:rsidDel="00000000" w:rsidR="00000000" w:rsidRPr="00000000">
              <w:rPr>
                <w:rFonts w:ascii="Arial" w:cs="Arial" w:eastAsia="Arial" w:hAnsi="Arial"/>
                <w:i w:val="1"/>
                <w:rtl w:val="0"/>
              </w:rPr>
              <w:t xml:space="preserve">X</w:t>
            </w:r>
          </w:p>
        </w:tc>
      </w:tr>
      <w:tr>
        <w:trPr>
          <w:cantSplit w:val="0"/>
          <w:tblHeader w:val="0"/>
        </w:trPr>
        <w:tc>
          <w:tcPr/>
          <w:p w:rsidR="00000000" w:rsidDel="00000000" w:rsidP="00000000" w:rsidRDefault="00000000" w:rsidRPr="00000000" w14:paraId="000015CB">
            <w:pPr>
              <w:rPr>
                <w:rFonts w:ascii="Arial" w:cs="Arial" w:eastAsia="Arial" w:hAnsi="Arial"/>
              </w:rPr>
            </w:pPr>
            <w:r w:rsidDel="00000000" w:rsidR="00000000" w:rsidRPr="00000000">
              <w:rPr>
                <w:rFonts w:ascii="Arial" w:cs="Arial" w:eastAsia="Arial" w:hAnsi="Arial"/>
                <w:rtl w:val="0"/>
              </w:rPr>
              <w:t xml:space="preserve">Byte 4</w:t>
            </w:r>
          </w:p>
        </w:tc>
        <w:tc>
          <w:tcPr>
            <w:gridSpan w:val="13"/>
          </w:tcPr>
          <w:p w:rsidR="00000000" w:rsidDel="00000000" w:rsidP="00000000" w:rsidRDefault="00000000" w:rsidRPr="00000000" w14:paraId="000015CC">
            <w:pPr>
              <w:keepNext w:val="1"/>
              <w:jc w:val="center"/>
              <w:rPr>
                <w:rFonts w:ascii="Arial" w:cs="Arial" w:eastAsia="Arial" w:hAnsi="Arial"/>
              </w:rPr>
            </w:pPr>
            <w:r w:rsidDel="00000000" w:rsidR="00000000" w:rsidRPr="00000000">
              <w:rPr>
                <w:rFonts w:ascii="Arial" w:cs="Arial" w:eastAsia="Arial" w:hAnsi="Arial"/>
                <w:rtl w:val="0"/>
              </w:rPr>
              <w:t xml:space="preserve">Topic Id MSB</w:t>
            </w:r>
          </w:p>
        </w:tc>
      </w:tr>
      <w:tr>
        <w:trPr>
          <w:cantSplit w:val="0"/>
          <w:tblHeader w:val="0"/>
        </w:trPr>
        <w:tc>
          <w:tcPr/>
          <w:p w:rsidR="00000000" w:rsidDel="00000000" w:rsidP="00000000" w:rsidRDefault="00000000" w:rsidRPr="00000000" w14:paraId="000015D9">
            <w:pPr>
              <w:rPr>
                <w:rFonts w:ascii="Arial" w:cs="Arial" w:eastAsia="Arial" w:hAnsi="Arial"/>
              </w:rPr>
            </w:pPr>
            <w:r w:rsidDel="00000000" w:rsidR="00000000" w:rsidRPr="00000000">
              <w:rPr>
                <w:rFonts w:ascii="Arial" w:cs="Arial" w:eastAsia="Arial" w:hAnsi="Arial"/>
                <w:rtl w:val="0"/>
              </w:rPr>
              <w:t xml:space="preserve">Byte 5</w:t>
            </w:r>
          </w:p>
        </w:tc>
        <w:tc>
          <w:tcPr>
            <w:gridSpan w:val="13"/>
          </w:tcPr>
          <w:p w:rsidR="00000000" w:rsidDel="00000000" w:rsidP="00000000" w:rsidRDefault="00000000" w:rsidRPr="00000000" w14:paraId="000015DA">
            <w:pPr>
              <w:keepNext w:val="1"/>
              <w:jc w:val="center"/>
              <w:rPr>
                <w:rFonts w:ascii="Arial" w:cs="Arial" w:eastAsia="Arial" w:hAnsi="Arial"/>
              </w:rPr>
            </w:pPr>
            <w:r w:rsidDel="00000000" w:rsidR="00000000" w:rsidRPr="00000000">
              <w:rPr>
                <w:rFonts w:ascii="Arial" w:cs="Arial" w:eastAsia="Arial" w:hAnsi="Arial"/>
                <w:rtl w:val="0"/>
              </w:rPr>
              <w:t xml:space="preserve">Topic Id LSB</w:t>
            </w:r>
          </w:p>
        </w:tc>
      </w:tr>
      <w:tr>
        <w:trPr>
          <w:cantSplit w:val="0"/>
          <w:tblHeader w:val="0"/>
        </w:trPr>
        <w:tc>
          <w:tcPr/>
          <w:p w:rsidR="00000000" w:rsidDel="00000000" w:rsidP="00000000" w:rsidRDefault="00000000" w:rsidRPr="00000000" w14:paraId="000015E7">
            <w:pPr>
              <w:rPr>
                <w:rFonts w:ascii="Arial" w:cs="Arial" w:eastAsia="Arial" w:hAnsi="Arial"/>
              </w:rPr>
            </w:pPr>
            <w:r w:rsidDel="00000000" w:rsidR="00000000" w:rsidRPr="00000000">
              <w:rPr>
                <w:rFonts w:ascii="Arial" w:cs="Arial" w:eastAsia="Arial" w:hAnsi="Arial"/>
                <w:rtl w:val="0"/>
              </w:rPr>
              <w:t xml:space="preserve">Byte 6</w:t>
            </w:r>
          </w:p>
        </w:tc>
        <w:tc>
          <w:tcPr>
            <w:gridSpan w:val="13"/>
          </w:tcPr>
          <w:p w:rsidR="00000000" w:rsidDel="00000000" w:rsidP="00000000" w:rsidRDefault="00000000" w:rsidRPr="00000000" w14:paraId="000015E8">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5F5">
            <w:pPr>
              <w:rPr>
                <w:rFonts w:ascii="Arial" w:cs="Arial" w:eastAsia="Arial" w:hAnsi="Arial"/>
              </w:rPr>
            </w:pPr>
            <w:r w:rsidDel="00000000" w:rsidR="00000000" w:rsidRPr="00000000">
              <w:rPr>
                <w:rFonts w:ascii="Arial" w:cs="Arial" w:eastAsia="Arial" w:hAnsi="Arial"/>
                <w:rtl w:val="0"/>
              </w:rPr>
              <w:t xml:space="preserve">Byte 7</w:t>
            </w:r>
          </w:p>
        </w:tc>
        <w:tc>
          <w:tcPr>
            <w:gridSpan w:val="13"/>
          </w:tcPr>
          <w:p w:rsidR="00000000" w:rsidDel="00000000" w:rsidP="00000000" w:rsidRDefault="00000000" w:rsidRPr="00000000" w14:paraId="000015F6">
            <w:pPr>
              <w:keepNext w:val="1"/>
              <w:jc w:val="center"/>
              <w:rPr>
                <w:rFonts w:ascii="Arial" w:cs="Arial" w:eastAsia="Arial" w:hAnsi="Arial"/>
              </w:rPr>
            </w:pPr>
            <w:r w:rsidDel="00000000" w:rsidR="00000000" w:rsidRPr="00000000">
              <w:rPr>
                <w:rFonts w:ascii="Arial" w:cs="Arial" w:eastAsia="Arial" w:hAnsi="Arial"/>
                <w:rtl w:val="0"/>
              </w:rPr>
              <w:t xml:space="preserve">0x00 – Fixed Field Value</w:t>
            </w:r>
          </w:p>
        </w:tc>
      </w:tr>
      <w:tr>
        <w:trPr>
          <w:cantSplit w:val="0"/>
          <w:tblHeader w:val="0"/>
        </w:trPr>
        <w:tc>
          <w:tcPr/>
          <w:p w:rsidR="00000000" w:rsidDel="00000000" w:rsidP="00000000" w:rsidRDefault="00000000" w:rsidRPr="00000000" w14:paraId="00001603">
            <w:pPr>
              <w:rPr>
                <w:rFonts w:ascii="Arial" w:cs="Arial" w:eastAsia="Arial" w:hAnsi="Arial"/>
              </w:rPr>
            </w:pPr>
            <w:r w:rsidDel="00000000" w:rsidR="00000000" w:rsidRPr="00000000">
              <w:rPr>
                <w:rFonts w:ascii="Arial" w:cs="Arial" w:eastAsia="Arial" w:hAnsi="Arial"/>
                <w:rtl w:val="0"/>
              </w:rPr>
              <w:t xml:space="preserve">Byte 8 .. N</w:t>
            </w:r>
          </w:p>
        </w:tc>
        <w:tc>
          <w:tcPr>
            <w:gridSpan w:val="13"/>
          </w:tcPr>
          <w:p w:rsidR="00000000" w:rsidDel="00000000" w:rsidP="00000000" w:rsidRDefault="00000000" w:rsidRPr="00000000" w14:paraId="00001604">
            <w:pPr>
              <w:keepNext w:val="1"/>
              <w:jc w:val="center"/>
              <w:rPr>
                <w:rFonts w:ascii="Arial" w:cs="Arial" w:eastAsia="Arial" w:hAnsi="Arial"/>
              </w:rPr>
            </w:pPr>
            <w:r w:rsidDel="00000000" w:rsidR="00000000" w:rsidRPr="00000000">
              <w:rPr>
                <w:rFonts w:ascii="Arial" w:cs="Arial" w:eastAsia="Arial" w:hAnsi="Arial"/>
                <w:rtl w:val="0"/>
              </w:rPr>
              <w:t xml:space="preserve">Data Or (Full Topic Name + Data)</w:t>
            </w:r>
          </w:p>
        </w:tc>
      </w:tr>
    </w:tbl>
    <w:p w:rsidR="00000000" w:rsidDel="00000000" w:rsidP="00000000" w:rsidRDefault="00000000" w:rsidRPr="00000000" w14:paraId="00001611">
      <w:pPr>
        <w:spacing w:after="120" w:before="120" w:line="360" w:lineRule="auto"/>
        <w:jc w:val="center"/>
        <w:rPr>
          <w:u w:val="single"/>
        </w:rPr>
      </w:pPr>
      <w:r w:rsidDel="00000000" w:rsidR="00000000" w:rsidRPr="00000000">
        <w:rPr>
          <w:u w:val="single"/>
          <w:rtl w:val="0"/>
        </w:rPr>
        <w:t xml:space="preserve">Table 27: PUBLISH packet</w:t>
      </w:r>
    </w:p>
    <w:p w:rsidR="00000000" w:rsidDel="00000000" w:rsidP="00000000" w:rsidRDefault="00000000" w:rsidRPr="00000000" w14:paraId="00001612">
      <w:pPr>
        <w:ind w:left="-15" w:right="4" w:firstLine="0"/>
        <w:rPr>
          <w:rFonts w:ascii="Arial" w:cs="Arial" w:eastAsia="Arial" w:hAnsi="Arial"/>
        </w:rPr>
      </w:pPr>
      <w:r w:rsidDel="00000000" w:rsidR="00000000" w:rsidRPr="00000000">
        <w:rPr>
          <w:rFonts w:ascii="Arial" w:cs="Arial" w:eastAsia="Arial" w:hAnsi="Arial"/>
          <w:rtl w:val="0"/>
        </w:rPr>
        <w:t xml:space="preserve">This packet is used by both clients and gateways to publish data to a topic.</w:t>
      </w:r>
    </w:p>
    <w:p w:rsidR="00000000" w:rsidDel="00000000" w:rsidP="00000000" w:rsidRDefault="00000000" w:rsidRPr="00000000" w14:paraId="00001613">
      <w:pPr>
        <w:ind w:left="720" w:firstLine="0"/>
        <w:rPr>
          <w:rFonts w:ascii="Arial" w:cs="Arial" w:eastAsia="Arial" w:hAnsi="Arial"/>
          <w:shd w:fill="fff2cc" w:val="clear"/>
        </w:rPr>
      </w:pPr>
      <w:r w:rsidDel="00000000" w:rsidR="00000000" w:rsidRPr="00000000">
        <w:rPr>
          <w:rFonts w:ascii="Arial" w:cs="Arial" w:eastAsia="Arial" w:hAnsi="Arial"/>
          <w:b w:val="1"/>
          <w:shd w:fill="fff2cc" w:val="clear"/>
          <w:rtl w:val="0"/>
        </w:rPr>
        <w:t xml:space="preserve">Informative comment</w:t>
      </w:r>
      <w:r w:rsidDel="00000000" w:rsidR="00000000" w:rsidRPr="00000000">
        <w:rPr>
          <w:rtl w:val="0"/>
        </w:rPr>
      </w:r>
    </w:p>
    <w:p w:rsidR="00000000" w:rsidDel="00000000" w:rsidP="00000000" w:rsidRDefault="00000000" w:rsidRPr="00000000" w14:paraId="00001614">
      <w:pPr>
        <w:ind w:left="720" w:firstLine="0"/>
        <w:rPr>
          <w:rFonts w:ascii="Arial" w:cs="Arial" w:eastAsia="Arial" w:hAnsi="Arial"/>
        </w:rPr>
      </w:pPr>
      <w:r w:rsidDel="00000000" w:rsidR="00000000" w:rsidRPr="00000000">
        <w:rPr>
          <w:rFonts w:ascii="Arial" w:cs="Arial" w:eastAsia="Arial" w:hAnsi="Arial"/>
          <w:shd w:fill="fff2cc" w:val="clear"/>
          <w:rtl w:val="0"/>
        </w:rPr>
        <w:t xml:space="preserve">If the Transport Layer supports multicast, like UDP/IP, the PUBLISH MINUS -1 packet is generally sent using the Multicast Address as destination.</w:t>
      </w:r>
      <w:r w:rsidDel="00000000" w:rsidR="00000000" w:rsidRPr="00000000">
        <w:rPr>
          <w:rtl w:val="0"/>
        </w:rPr>
      </w:r>
    </w:p>
    <w:p w:rsidR="00000000" w:rsidDel="00000000" w:rsidP="00000000" w:rsidRDefault="00000000" w:rsidRPr="00000000" w14:paraId="00001615">
      <w:pPr>
        <w:pStyle w:val="Heading4"/>
        <w:ind w:left="0" w:right="4" w:firstLine="0"/>
        <w:rPr>
          <w:rFonts w:ascii="Arial" w:cs="Arial" w:eastAsia="Arial" w:hAnsi="Arial"/>
        </w:rPr>
      </w:pPr>
      <w:bookmarkStart w:colFirst="0" w:colLast="0" w:name="_heading=h.4anzqyu" w:id="276"/>
      <w:bookmarkEnd w:id="276"/>
      <w:r w:rsidDel="00000000" w:rsidR="00000000" w:rsidRPr="00000000">
        <w:rPr>
          <w:rFonts w:ascii="Arial" w:cs="Arial" w:eastAsia="Arial" w:hAnsi="Arial"/>
          <w:rtl w:val="0"/>
        </w:rPr>
        <w:t xml:space="preserve">B.1.1 Length &amp; Packet Type</w:t>
      </w:r>
    </w:p>
    <w:p w:rsidR="00000000" w:rsidDel="00000000" w:rsidP="00000000" w:rsidRDefault="00000000" w:rsidRPr="00000000" w14:paraId="00001616">
      <w:pPr>
        <w:spacing w:after="174" w:before="0" w:line="248.00000000000006" w:lineRule="auto"/>
        <w:ind w:right="4"/>
        <w:jc w:val="both"/>
        <w:rPr>
          <w:rFonts w:ascii="Arial" w:cs="Arial" w:eastAsia="Arial" w:hAnsi="Arial"/>
        </w:rPr>
      </w:pPr>
      <w:r w:rsidDel="00000000" w:rsidR="00000000" w:rsidRPr="00000000">
        <w:rPr>
          <w:rFonts w:ascii="Arial" w:cs="Arial" w:eastAsia="Arial" w:hAnsi="Arial"/>
          <w:rtl w:val="0"/>
        </w:rPr>
        <w:t xml:space="preserve">The first 2 or 4 bytes of the packet are encoded according to the variable length packet header format. </w:t>
      </w:r>
      <w:commentRangeEnd w:id="146"/>
      <w:r w:rsidDel="00000000" w:rsidR="00000000" w:rsidRPr="00000000">
        <w:commentReference w:id="146"/>
      </w:r>
      <w:r w:rsidDel="00000000" w:rsidR="00000000" w:rsidRPr="00000000">
        <w:rPr>
          <w:rFonts w:ascii="Arial" w:cs="Arial" w:eastAsia="Arial" w:hAnsi="Arial"/>
          <w:rtl w:val="0"/>
        </w:rPr>
        <w:t xml:space="preserve">Refer to </w:t>
      </w:r>
      <w:hyperlink w:anchor="_heading=h.23ckvvd">
        <w:r w:rsidDel="00000000" w:rsidR="00000000" w:rsidRPr="00000000">
          <w:rPr>
            <w:rFonts w:ascii="Arial" w:cs="Arial" w:eastAsia="Arial" w:hAnsi="Arial"/>
            <w:color w:val="1155cc"/>
            <w:u w:val="single"/>
            <w:rtl w:val="0"/>
          </w:rPr>
          <w:t xml:space="preserve">section 2.1</w:t>
        </w:r>
      </w:hyperlink>
      <w:r w:rsidDel="00000000" w:rsidR="00000000" w:rsidRPr="00000000">
        <w:rPr>
          <w:rFonts w:ascii="Arial" w:cs="Arial" w:eastAsia="Arial" w:hAnsi="Arial"/>
          <w:rtl w:val="0"/>
        </w:rPr>
        <w:t xml:space="preserve"> for a detailed description.</w:t>
      </w:r>
      <w:sdt>
        <w:sdtPr>
          <w:tag w:val="goog_rdk_199"/>
        </w:sdtPr>
        <w:sdtContent>
          <w:commentRangeStart w:id="147"/>
        </w:sdtContent>
      </w:sdt>
      <w:r w:rsidDel="00000000" w:rsidR="00000000" w:rsidRPr="00000000">
        <w:rPr>
          <w:rtl w:val="0"/>
        </w:rPr>
      </w:r>
    </w:p>
    <w:p w:rsidR="00000000" w:rsidDel="00000000" w:rsidP="00000000" w:rsidRDefault="00000000" w:rsidRPr="00000000" w14:paraId="00001617">
      <w:pPr>
        <w:pStyle w:val="Heading4"/>
        <w:ind w:left="0" w:right="4" w:firstLine="0"/>
        <w:rPr>
          <w:rFonts w:ascii="Arial" w:cs="Arial" w:eastAsia="Arial" w:hAnsi="Arial"/>
        </w:rPr>
      </w:pPr>
      <w:bookmarkStart w:colFirst="0" w:colLast="0" w:name="_heading=h.14ykbeg" w:id="277"/>
      <w:bookmarkEnd w:id="277"/>
      <w:r w:rsidDel="00000000" w:rsidR="00000000" w:rsidRPr="00000000">
        <w:rPr>
          <w:rFonts w:ascii="Arial" w:cs="Arial" w:eastAsia="Arial" w:hAnsi="Arial"/>
          <w:rtl w:val="0"/>
        </w:rPr>
        <w:t xml:space="preserve">B.1.2 PUBLISH Flags</w:t>
      </w:r>
    </w:p>
    <w:p w:rsidR="00000000" w:rsidDel="00000000" w:rsidP="00000000" w:rsidRDefault="00000000" w:rsidRPr="00000000" w14:paraId="00001618">
      <w:pPr>
        <w:ind w:right="4"/>
        <w:rPr>
          <w:rFonts w:ascii="Arial" w:cs="Arial" w:eastAsia="Arial" w:hAnsi="Arial"/>
        </w:rPr>
      </w:pPr>
      <w:r w:rsidDel="00000000" w:rsidR="00000000" w:rsidRPr="00000000">
        <w:rPr>
          <w:rFonts w:ascii="Arial" w:cs="Arial" w:eastAsia="Arial" w:hAnsi="Arial"/>
          <w:rtl w:val="0"/>
        </w:rPr>
        <w:t xml:space="preserve">The PUBLISH Flags field is 1-byte located in Byte 3 position of the PUBLISH control packet. </w:t>
      </w:r>
    </w:p>
    <w:p w:rsidR="00000000" w:rsidDel="00000000" w:rsidP="00000000" w:rsidRDefault="00000000" w:rsidRPr="00000000" w14:paraId="00001619">
      <w:pPr>
        <w:ind w:right="4"/>
        <w:rPr>
          <w:rFonts w:ascii="Arial" w:cs="Arial" w:eastAsia="Arial" w:hAnsi="Arial"/>
        </w:rPr>
      </w:pPr>
      <w:r w:rsidDel="00000000" w:rsidR="00000000" w:rsidRPr="00000000">
        <w:rPr>
          <w:rFonts w:ascii="Arial" w:cs="Arial" w:eastAsia="Arial" w:hAnsi="Arial"/>
          <w:rtl w:val="0"/>
        </w:rPr>
        <w:t xml:space="preserve">The PUBLISH Flags includes the following flags:</w:t>
      </w:r>
    </w:p>
    <w:p w:rsidR="00000000" w:rsidDel="00000000" w:rsidP="00000000" w:rsidRDefault="00000000" w:rsidRPr="00000000" w14:paraId="0000161A">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Topic Id Type</w:t>
      </w:r>
      <w:r w:rsidDel="00000000" w:rsidR="00000000" w:rsidRPr="00000000">
        <w:rPr>
          <w:rFonts w:ascii="Arial" w:cs="Arial" w:eastAsia="Arial" w:hAnsi="Arial"/>
          <w:rtl w:val="0"/>
        </w:rPr>
        <w:t xml:space="preserve">. This is a 2-bit field in Bit 0 and 1 which determines the format of the topic Id value. </w:t>
      </w:r>
    </w:p>
    <w:p w:rsidR="00000000" w:rsidDel="00000000" w:rsidP="00000000" w:rsidRDefault="00000000" w:rsidRPr="00000000" w14:paraId="0000161B">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QoS</w:t>
      </w:r>
      <w:r w:rsidDel="00000000" w:rsidR="00000000" w:rsidRPr="00000000">
        <w:rPr>
          <w:rFonts w:ascii="Arial" w:cs="Arial" w:eastAsia="Arial" w:hAnsi="Arial"/>
          <w:rtl w:val="0"/>
        </w:rPr>
        <w:t xml:space="preserve">: This is a 2-bit field stored in Bit 5 and 6. QoS has the same meaning as with MQTT indicating the Quality of Service. Set to “0b00” for QoS 0, “0b01” for QoS 1, “0b10” for QoS 2, and “0b11” for QoS -1. For a detailed description of the various Quality Of Service levels refer to </w:t>
      </w:r>
      <w:hyperlink w:anchor="_heading=h.2i9l8ns">
        <w:r w:rsidDel="00000000" w:rsidR="00000000" w:rsidRPr="00000000">
          <w:rPr>
            <w:rFonts w:ascii="Arial" w:cs="Arial" w:eastAsia="Arial" w:hAnsi="Arial"/>
            <w:color w:val="1155cc"/>
            <w:u w:val="single"/>
            <w:rtl w:val="0"/>
          </w:rPr>
          <w:t xml:space="preserve">section 4.3</w:t>
        </w:r>
      </w:hyperlink>
      <w:r w:rsidDel="00000000" w:rsidR="00000000" w:rsidRPr="00000000">
        <w:rPr>
          <w:rFonts w:ascii="Arial" w:cs="Arial" w:eastAsia="Arial" w:hAnsi="Arial"/>
          <w:rtl w:val="0"/>
        </w:rPr>
        <w:t xml:space="preserve">.</w:t>
      </w:r>
    </w:p>
    <w:p w:rsidR="00000000" w:rsidDel="00000000" w:rsidP="00000000" w:rsidRDefault="00000000" w:rsidRPr="00000000" w14:paraId="0000161C">
      <w:pPr>
        <w:numPr>
          <w:ilvl w:val="0"/>
          <w:numId w:val="7"/>
        </w:numPr>
        <w:spacing w:after="0" w:before="0" w:line="248.00000000000006" w:lineRule="auto"/>
        <w:ind w:left="499" w:right="6" w:hanging="198"/>
        <w:jc w:val="both"/>
        <w:rPr>
          <w:rFonts w:ascii="Arial" w:cs="Arial" w:eastAsia="Arial" w:hAnsi="Arial"/>
        </w:rPr>
      </w:pPr>
      <w:r w:rsidDel="00000000" w:rsidR="00000000" w:rsidRPr="00000000">
        <w:rPr>
          <w:rFonts w:ascii="Arial" w:cs="Arial" w:eastAsia="Arial" w:hAnsi="Arial"/>
          <w:b w:val="1"/>
          <w:rtl w:val="0"/>
        </w:rPr>
        <w:t xml:space="preserve">DUP</w:t>
      </w:r>
      <w:r w:rsidDel="00000000" w:rsidR="00000000" w:rsidRPr="00000000">
        <w:rPr>
          <w:rFonts w:ascii="Arial" w:cs="Arial" w:eastAsia="Arial" w:hAnsi="Arial"/>
          <w:rtl w:val="0"/>
        </w:rPr>
        <w:t xml:space="preserve">: 1 bit field stored in Bit 7 and has the same meaning as with MQTT. It notes the duplicate delivery of packets. If the DUP flag is set to “0”, it signifies that the packet is sent for the first time. If the DUP flag is set to “1”, it signifies that the packet was retransmitted. </w:t>
      </w:r>
    </w:p>
    <w:p w:rsidR="00000000" w:rsidDel="00000000" w:rsidP="00000000" w:rsidRDefault="00000000" w:rsidRPr="00000000" w14:paraId="0000161D">
      <w:pPr>
        <w:numPr>
          <w:ilvl w:val="0"/>
          <w:numId w:val="7"/>
        </w:numPr>
        <w:spacing w:after="280" w:before="0" w:line="246.99999999999994" w:lineRule="auto"/>
        <w:ind w:left="499" w:right="6" w:hanging="198"/>
        <w:rPr>
          <w:rFonts w:ascii="Arial" w:cs="Arial" w:eastAsia="Arial" w:hAnsi="Arial"/>
        </w:rPr>
      </w:pPr>
      <w:r w:rsidDel="00000000" w:rsidR="00000000" w:rsidRPr="00000000">
        <w:rPr>
          <w:rFonts w:ascii="Arial" w:cs="Arial" w:eastAsia="Arial" w:hAnsi="Arial"/>
          <w:b w:val="1"/>
          <w:rtl w:val="0"/>
        </w:rPr>
        <w:t xml:space="preserve">Retain</w:t>
      </w:r>
      <w:r w:rsidDel="00000000" w:rsidR="00000000" w:rsidRPr="00000000">
        <w:rPr>
          <w:rFonts w:ascii="Arial" w:cs="Arial" w:eastAsia="Arial" w:hAnsi="Arial"/>
          <w:rtl w:val="0"/>
        </w:rPr>
        <w:t xml:space="preserve">: 1 bit field stored in Bit 4 and has the same meaning as with MQTT. The field signifies whether the existing retained message for this topic is replaced or kept.</w:t>
      </w:r>
    </w:p>
    <w:p w:rsidR="00000000" w:rsidDel="00000000" w:rsidP="00000000" w:rsidRDefault="00000000" w:rsidRPr="00000000" w14:paraId="0000161E">
      <w:pPr>
        <w:pStyle w:val="Heading4"/>
        <w:ind w:left="0" w:right="4" w:firstLine="0"/>
        <w:rPr>
          <w:rFonts w:ascii="Arial" w:cs="Arial" w:eastAsia="Arial" w:hAnsi="Arial"/>
        </w:rPr>
      </w:pPr>
      <w:bookmarkStart w:colFirst="0" w:colLast="0" w:name="_heading=h.3oy7u29" w:id="278"/>
      <w:bookmarkEnd w:id="278"/>
      <w:r w:rsidDel="00000000" w:rsidR="00000000" w:rsidRPr="00000000">
        <w:rPr>
          <w:rFonts w:ascii="Arial" w:cs="Arial" w:eastAsia="Arial" w:hAnsi="Arial"/>
          <w:rtl w:val="0"/>
        </w:rPr>
        <w:t xml:space="preserve">B.1.3 Topic Id</w:t>
      </w:r>
    </w:p>
    <w:p w:rsidR="00000000" w:rsidDel="00000000" w:rsidP="00000000" w:rsidRDefault="00000000" w:rsidRPr="00000000" w14:paraId="0000161F">
      <w:pPr>
        <w:spacing w:after="240" w:before="240" w:line="248.00000000000006" w:lineRule="auto"/>
        <w:ind w:left="0" w:firstLine="0"/>
        <w:rPr>
          <w:rFonts w:ascii="Arial" w:cs="Arial" w:eastAsia="Arial" w:hAnsi="Arial"/>
        </w:rPr>
      </w:pPr>
      <w:r w:rsidDel="00000000" w:rsidR="00000000" w:rsidRPr="00000000">
        <w:rPr>
          <w:rFonts w:ascii="Arial" w:cs="Arial" w:eastAsia="Arial" w:hAnsi="Arial"/>
          <w:rtl w:val="0"/>
        </w:rPr>
        <w:t xml:space="preserve">Contains the topic id value or the short topic name for which the data is published.</w:t>
      </w:r>
    </w:p>
    <w:p w:rsidR="00000000" w:rsidDel="00000000" w:rsidP="00000000" w:rsidRDefault="00000000" w:rsidRPr="00000000" w14:paraId="00001620">
      <w:pPr>
        <w:pStyle w:val="Heading4"/>
        <w:ind w:left="0" w:right="4" w:firstLine="0"/>
        <w:rPr>
          <w:rFonts w:ascii="Arial" w:cs="Arial" w:eastAsia="Arial" w:hAnsi="Arial"/>
        </w:rPr>
      </w:pPr>
      <w:bookmarkStart w:colFirst="0" w:colLast="0" w:name="_heading=h.243i4a2" w:id="279"/>
      <w:bookmarkEnd w:id="279"/>
      <w:r w:rsidDel="00000000" w:rsidR="00000000" w:rsidRPr="00000000">
        <w:rPr>
          <w:rFonts w:ascii="Arial" w:cs="Arial" w:eastAsia="Arial" w:hAnsi="Arial"/>
          <w:rtl w:val="0"/>
        </w:rPr>
        <w:t xml:space="preserve">B.1.4 Data</w:t>
      </w:r>
    </w:p>
    <w:p w:rsidR="00000000" w:rsidDel="00000000" w:rsidP="00000000" w:rsidRDefault="00000000" w:rsidRPr="00000000" w14:paraId="00001621">
      <w:pPr>
        <w:spacing w:after="306" w:lineRule="auto"/>
        <w:ind w:left="-5" w:right="4" w:firstLine="0"/>
        <w:rPr>
          <w:rFonts w:ascii="Arial" w:cs="Arial" w:eastAsia="Arial" w:hAnsi="Arial"/>
          <w:highlight w:val="yellow"/>
        </w:rPr>
      </w:pPr>
      <w:r w:rsidDel="00000000" w:rsidR="00000000" w:rsidRPr="00000000">
        <w:rPr>
          <w:rtl w:val="0"/>
        </w:rPr>
        <w:t xml:space="preserve">The published data</w:t>
      </w:r>
      <w:r w:rsidDel="00000000" w:rsidR="00000000" w:rsidRPr="00000000">
        <w:rPr>
          <w:rFonts w:ascii="Arial" w:cs="Arial" w:eastAsia="Arial" w:hAnsi="Arial"/>
          <w:rtl w:val="0"/>
        </w:rPr>
        <w:t xml:space="preserve">.</w:t>
      </w:r>
      <w:commentRangeEnd w:id="147"/>
      <w:r w:rsidDel="00000000" w:rsidR="00000000" w:rsidRPr="00000000">
        <w:commentReference w:id="147"/>
      </w:r>
      <w:r w:rsidDel="00000000" w:rsidR="00000000" w:rsidRPr="00000000">
        <w:rPr>
          <w:rtl w:val="0"/>
        </w:rPr>
      </w:r>
    </w:p>
    <w:p w:rsidR="00000000" w:rsidDel="00000000" w:rsidP="00000000" w:rsidRDefault="00000000" w:rsidRPr="00000000" w14:paraId="00001622">
      <w:pPr>
        <w:pStyle w:val="Heading1"/>
        <w:spacing w:after="360" w:before="360" w:lineRule="auto"/>
        <w:ind w:left="0" w:firstLine="0"/>
        <w:rPr/>
      </w:pPr>
      <w:bookmarkStart w:colFirst="0" w:colLast="0" w:name="_heading=h.55r6c0xsdoov" w:id="280"/>
      <w:bookmarkEnd w:id="280"/>
      <w:r w:rsidDel="00000000" w:rsidR="00000000" w:rsidRPr="00000000">
        <w:rPr>
          <w:rtl w:val="0"/>
        </w:rPr>
        <w:t xml:space="preserve">Appendix C. Security and Privacy Considerations</w:t>
      </w:r>
    </w:p>
    <w:p w:rsidR="00000000" w:rsidDel="00000000" w:rsidP="00000000" w:rsidRDefault="00000000" w:rsidRPr="00000000" w14:paraId="00001623">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Optional section.</w:t>
      </w:r>
      <w:r w:rsidDel="00000000" w:rsidR="00000000" w:rsidRPr="00000000">
        <w:rPr>
          <w:rFonts w:ascii="Arial" w:cs="Arial" w:eastAsia="Arial" w:hAnsi="Arial"/>
          <w:rtl w:val="0"/>
        </w:rPr>
        <w:t xml:space="preserve">]</w:t>
      </w:r>
    </w:p>
    <w:p w:rsidR="00000000" w:rsidDel="00000000" w:rsidP="00000000" w:rsidRDefault="00000000" w:rsidRPr="00000000" w14:paraId="00001624">
      <w:pPr>
        <w:rPr>
          <w:rFonts w:ascii="Arial" w:cs="Arial" w:eastAsia="Arial" w:hAnsi="Arial"/>
          <w:highlight w:val="yellow"/>
        </w:rPr>
      </w:pPr>
      <w:r w:rsidDel="00000000" w:rsidR="00000000" w:rsidRPr="00000000">
        <w:rPr>
          <w:rFonts w:ascii="Arial" w:cs="Arial" w:eastAsia="Arial" w:hAnsi="Arial"/>
          <w:highlight w:val="yellow"/>
          <w:rtl w:val="0"/>
        </w:rPr>
        <w:t xml:space="preserve">Note: OASIS strongly recommends that Technical Committees consider issues that might affect safety, security, privacy, and/or data protection in implementations of their work products and document these for implementers and adopters. For some purposes, you may find it required, e.g. if you apply for IANA registration.</w:t>
      </w:r>
    </w:p>
    <w:p w:rsidR="00000000" w:rsidDel="00000000" w:rsidP="00000000" w:rsidRDefault="00000000" w:rsidRPr="00000000" w14:paraId="00001625">
      <w:pPr>
        <w:rPr>
          <w:rFonts w:ascii="Arial" w:cs="Arial" w:eastAsia="Arial" w:hAnsi="Arial"/>
          <w:highlight w:val="yellow"/>
        </w:rPr>
      </w:pPr>
      <w:r w:rsidDel="00000000" w:rsidR="00000000" w:rsidRPr="00000000">
        <w:rPr>
          <w:rFonts w:ascii="Arial" w:cs="Arial" w:eastAsia="Arial" w:hAnsi="Arial"/>
          <w:highlight w:val="yellow"/>
          <w:rtl w:val="0"/>
        </w:rPr>
        <w:t xml:space="preserve">While it may not be immediately obvious how your work product might make systems vulnerable to attack, most work products, because they involve communications between systems, message formats, or system settings, open potential channels for exploit. For example, IETF [RFC3552] lists “eavesdropping, replay, message insertion, deletion, modification, and man-in-the-middle” as well as potential denial of service attacks as threats that must be considered and, if appropriate, addressed in IETF RFCs.</w:t>
      </w:r>
    </w:p>
    <w:p w:rsidR="00000000" w:rsidDel="00000000" w:rsidP="00000000" w:rsidRDefault="00000000" w:rsidRPr="00000000" w14:paraId="00001626">
      <w:pPr>
        <w:rPr>
          <w:rFonts w:ascii="Arial" w:cs="Arial" w:eastAsia="Arial" w:hAnsi="Arial"/>
          <w:highlight w:val="yellow"/>
        </w:rPr>
      </w:pPr>
      <w:r w:rsidDel="00000000" w:rsidR="00000000" w:rsidRPr="00000000">
        <w:rPr>
          <w:rFonts w:ascii="Arial" w:cs="Arial" w:eastAsia="Arial" w:hAnsi="Arial"/>
          <w:highlight w:val="yellow"/>
          <w:rtl w:val="0"/>
        </w:rPr>
        <w:t xml:space="preserve">In addition to considering and describing foreseeable risks, this section should include guidance on how implementers and adopters can protect against these risks.</w:t>
      </w:r>
    </w:p>
    <w:p w:rsidR="00000000" w:rsidDel="00000000" w:rsidP="00000000" w:rsidRDefault="00000000" w:rsidRPr="00000000" w14:paraId="00001627">
      <w:pPr>
        <w:rPr>
          <w:rFonts w:ascii="Arial" w:cs="Arial" w:eastAsia="Arial" w:hAnsi="Arial"/>
          <w:highlight w:val="yellow"/>
        </w:rPr>
      </w:pPr>
      <w:r w:rsidDel="00000000" w:rsidR="00000000" w:rsidRPr="00000000">
        <w:rPr>
          <w:rFonts w:ascii="Arial" w:cs="Arial" w:eastAsia="Arial" w:hAnsi="Arial"/>
          <w:highlight w:val="yellow"/>
          <w:rtl w:val="0"/>
        </w:rPr>
        <w:t xml:space="preserve">We encourage editors and TC members concerned with this subject to read Guidelines for Writing RFC Text on Security Considerations, IETF [RFC3552], for more information.</w:t>
      </w:r>
    </w:p>
    <w:p w:rsidR="00000000" w:rsidDel="00000000" w:rsidP="00000000" w:rsidRDefault="00000000" w:rsidRPr="00000000" w14:paraId="00001628">
      <w:pPr>
        <w:rPr>
          <w:rFonts w:ascii="Arial" w:cs="Arial" w:eastAsia="Arial" w:hAnsi="Arial"/>
        </w:rPr>
      </w:pPr>
      <w:r w:rsidDel="00000000" w:rsidR="00000000" w:rsidRPr="00000000">
        <w:rPr>
          <w:rFonts w:ascii="Arial" w:cs="Arial" w:eastAsia="Arial" w:hAnsi="Arial"/>
          <w:rtl w:val="0"/>
        </w:rPr>
        <w:t xml:space="preserve">The MQTT SN protocol is optimized for implementation on low-cost, battery-powered devices with limited processing and storage resources. The capabilities are kept simple and the specification allows for partial implementations. Device identities are typically created at manufacturing, eliminating the need for special configuration at deployment. MQTT-SN can work in isolation from other networks or in conjunction with MQTT.</w:t>
      </w:r>
    </w:p>
    <w:p w:rsidR="00000000" w:rsidDel="00000000" w:rsidP="00000000" w:rsidRDefault="00000000" w:rsidRPr="00000000" w14:paraId="00001629">
      <w:pPr>
        <w:rPr>
          <w:rFonts w:ascii="Arial" w:cs="Arial" w:eastAsia="Arial" w:hAnsi="Arial"/>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MQTT-SN Client and Gateway/Server implementations SHOULD offer Authentication and Authorization options. Furthermore, the confidentiality and authenticity of the MQTT-SN messages can be provided by the underlying transport or can be obtained by encapsulating the MQTT-SN messages into the PROTECTION packet.</w:t>
      </w:r>
    </w:p>
    <w:p w:rsidR="00000000" w:rsidDel="00000000" w:rsidP="00000000" w:rsidRDefault="00000000" w:rsidRPr="00000000" w14:paraId="0000162B">
      <w:pPr>
        <w:rPr>
          <w:rFonts w:ascii="Arial" w:cs="Arial" w:eastAsia="Arial" w:hAnsi="Arial"/>
        </w:rPr>
      </w:pPr>
      <w:r w:rsidDel="00000000" w:rsidR="00000000" w:rsidRPr="00000000">
        <w:rPr>
          <w:rtl w:val="0"/>
        </w:rPr>
        <w:t xml:space="preserve">Applications concerned with critical infrastructure, personally identifiable information, or other personal or sensitive information are strongly advised to use these security capabilities.</w:t>
      </w:r>
      <w:r w:rsidDel="00000000" w:rsidR="00000000" w:rsidRPr="00000000">
        <w:rPr>
          <w:rtl w:val="0"/>
        </w:rPr>
      </w:r>
    </w:p>
    <w:p w:rsidR="00000000" w:rsidDel="00000000" w:rsidP="00000000" w:rsidRDefault="00000000" w:rsidRPr="00000000" w14:paraId="0000162C">
      <w:pPr>
        <w:keepNext w:val="1"/>
        <w:spacing w:after="120" w:before="240" w:lineRule="auto"/>
        <w:ind w:left="144.00000000000006" w:hanging="15"/>
        <w:rPr>
          <w:rFonts w:ascii="Arial" w:cs="Arial" w:eastAsia="Arial" w:hAnsi="Arial"/>
          <w:b w:val="1"/>
          <w:color w:val="446caa"/>
        </w:rPr>
      </w:pPr>
      <w:bookmarkStart w:colFirst="0" w:colLast="0" w:name="_heading=h.452snld" w:id="281"/>
      <w:bookmarkEnd w:id="281"/>
      <w:r w:rsidDel="00000000" w:rsidR="00000000" w:rsidRPr="00000000">
        <w:rPr>
          <w:rFonts w:ascii="Arial" w:cs="Arial" w:eastAsia="Arial" w:hAnsi="Arial"/>
          <w:b w:val="1"/>
          <w:color w:val="446caa"/>
          <w:rtl w:val="0"/>
        </w:rPr>
        <w:t xml:space="preserve">Industry specific security profiles</w:t>
      </w:r>
    </w:p>
    <w:p w:rsidR="00000000" w:rsidDel="00000000" w:rsidP="00000000" w:rsidRDefault="00000000" w:rsidRPr="00000000" w14:paraId="0000162D">
      <w:pPr>
        <w:rPr>
          <w:rFonts w:ascii="Arial" w:cs="Arial" w:eastAsia="Arial" w:hAnsi="Arial"/>
        </w:rPr>
      </w:pPr>
      <w:r w:rsidDel="00000000" w:rsidR="00000000" w:rsidRPr="00000000">
        <w:rPr>
          <w:rFonts w:ascii="Arial" w:cs="Arial" w:eastAsia="Arial" w:hAnsi="Arial"/>
          <w:rtl w:val="0"/>
        </w:rPr>
        <w:t xml:space="preserve">It is anticipated that the MQTT protocol will be designed into industry specific application profiles, each defining a threat model and the specific security mechanisms to be used to address these threats. Recommendations for specific security mechanisms will often be taken from existing works including:</w:t>
      </w:r>
    </w:p>
    <w:p w:rsidR="00000000" w:rsidDel="00000000" w:rsidP="00000000" w:rsidRDefault="00000000" w:rsidRPr="00000000" w14:paraId="0000162E">
      <w:pPr>
        <w:rPr>
          <w:rFonts w:ascii="Arial" w:cs="Arial" w:eastAsia="Arial" w:hAnsi="Arial"/>
        </w:rPr>
      </w:pPr>
      <w:r w:rsidDel="00000000" w:rsidR="00000000" w:rsidRPr="00000000">
        <w:rPr>
          <w:rtl w:val="0"/>
        </w:rPr>
      </w:r>
    </w:p>
    <w:p w:rsidR="00000000" w:rsidDel="00000000" w:rsidP="00000000" w:rsidRDefault="00000000" w:rsidRPr="00000000" w14:paraId="0000162F">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pcmsun">
        <w:r w:rsidDel="00000000" w:rsidR="00000000" w:rsidRPr="00000000">
          <w:rPr>
            <w:rFonts w:ascii="Arial" w:cs="Arial" w:eastAsia="Arial" w:hAnsi="Arial"/>
            <w:color w:val="0000ee"/>
            <w:rtl w:val="0"/>
          </w:rPr>
          <w:t xml:space="preserve">[NISTCSF]</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 Cyber Security Framework</w:t>
      </w:r>
    </w:p>
    <w:p w:rsidR="00000000" w:rsidDel="00000000" w:rsidP="00000000" w:rsidRDefault="00000000" w:rsidRPr="00000000" w14:paraId="00001630">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14hx32g">
        <w:r w:rsidDel="00000000" w:rsidR="00000000" w:rsidRPr="00000000">
          <w:rPr>
            <w:rFonts w:ascii="Arial" w:cs="Arial" w:eastAsia="Arial" w:hAnsi="Arial"/>
            <w:color w:val="0000ee"/>
            <w:rtl w:val="0"/>
          </w:rPr>
          <w:t xml:space="preserve">[NIST7628]</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NISTIR 7628 Guidelines for Smart Grid Cyber Security</w:t>
      </w:r>
    </w:p>
    <w:p w:rsidR="00000000" w:rsidDel="00000000" w:rsidP="00000000" w:rsidRDefault="00000000" w:rsidRPr="00000000" w14:paraId="00001631">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3ohklq9">
        <w:r w:rsidDel="00000000" w:rsidR="00000000" w:rsidRPr="00000000">
          <w:rPr>
            <w:rFonts w:ascii="Arial" w:cs="Arial" w:eastAsia="Arial" w:hAnsi="Arial"/>
            <w:color w:val="0000ee"/>
            <w:rtl w:val="0"/>
          </w:rPr>
          <w:t xml:space="preserve">[FIPS1402]</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Security Requirements for Cryptographic Modules (FIPS PUB 140-2)</w:t>
      </w:r>
    </w:p>
    <w:p w:rsidR="00000000" w:rsidDel="00000000" w:rsidP="00000000" w:rsidRDefault="00000000" w:rsidRPr="00000000" w14:paraId="00001632">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23muvy2">
        <w:r w:rsidDel="00000000" w:rsidR="00000000" w:rsidRPr="00000000">
          <w:rPr>
            <w:rFonts w:ascii="Arial" w:cs="Arial" w:eastAsia="Arial" w:hAnsi="Arial"/>
            <w:color w:val="0000ee"/>
            <w:rtl w:val="0"/>
          </w:rPr>
          <w:t xml:space="preserve">[PCIDSS]</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PCI-DSS Payment Card Industry Data Security Standard</w:t>
      </w:r>
    </w:p>
    <w:p w:rsidR="00000000" w:rsidDel="00000000" w:rsidP="00000000" w:rsidRDefault="00000000" w:rsidRPr="00000000" w14:paraId="00001633">
      <w:p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Arial" w:cs="Arial" w:eastAsia="Arial" w:hAnsi="Arial"/>
        </w:rPr>
      </w:pPr>
      <w:hyperlink w:anchor="bookmark=id.is565v">
        <w:r w:rsidDel="00000000" w:rsidR="00000000" w:rsidRPr="00000000">
          <w:rPr>
            <w:rFonts w:ascii="Arial" w:cs="Arial" w:eastAsia="Arial" w:hAnsi="Arial"/>
            <w:color w:val="0000ee"/>
            <w:rtl w:val="0"/>
          </w:rPr>
          <w:t xml:space="preserve">[NSAB]</w:t>
        </w:r>
      </w:hyperlink>
      <w:r w:rsidDel="00000000" w:rsidR="00000000" w:rsidRPr="00000000">
        <w:rPr>
          <w:rFonts w:ascii="Arial" w:cs="Arial" w:eastAsia="Arial" w:hAnsi="Arial"/>
          <w:b w:val="1"/>
          <w:rtl w:val="0"/>
        </w:rPr>
        <w:t xml:space="preserve"> </w:t>
      </w:r>
      <w:r w:rsidDel="00000000" w:rsidR="00000000" w:rsidRPr="00000000">
        <w:rPr>
          <w:rFonts w:ascii="Arial" w:cs="Arial" w:eastAsia="Arial" w:hAnsi="Arial"/>
          <w:rtl w:val="0"/>
        </w:rPr>
        <w:t xml:space="preserve">NSA Suite B Cryptography</w:t>
      </w:r>
    </w:p>
    <w:p w:rsidR="00000000" w:rsidDel="00000000" w:rsidP="00000000" w:rsidRDefault="00000000" w:rsidRPr="00000000" w14:paraId="00001634">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35">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36">
      <w:pPr>
        <w:pStyle w:val="Heading1"/>
        <w:spacing w:after="360" w:before="360" w:lineRule="auto"/>
        <w:ind w:left="0" w:firstLine="0"/>
        <w:rPr/>
      </w:pPr>
      <w:bookmarkStart w:colFirst="0" w:colLast="0" w:name="_heading=h.bc8w7ov5oli4" w:id="282"/>
      <w:bookmarkEnd w:id="282"/>
      <w:r w:rsidDel="00000000" w:rsidR="00000000" w:rsidRPr="00000000">
        <w:rPr>
          <w:rtl w:val="0"/>
        </w:rPr>
        <w:t xml:space="preserve">Appendix D. Acknowledgments</w:t>
      </w:r>
    </w:p>
    <w:p w:rsidR="00000000" w:rsidDel="00000000" w:rsidP="00000000" w:rsidRDefault="00000000" w:rsidRPr="00000000" w14:paraId="00001637">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w:t>
      </w:r>
      <w:r w:rsidDel="00000000" w:rsidR="00000000" w:rsidRPr="00000000">
        <w:rPr>
          <w:rFonts w:ascii="Arial" w:cs="Arial" w:eastAsia="Arial" w:hAnsi="Arial"/>
          <w:rtl w:val="0"/>
        </w:rPr>
        <w:t xml:space="preserve">]</w:t>
      </w:r>
    </w:p>
    <w:p w:rsidR="00000000" w:rsidDel="00000000" w:rsidP="00000000" w:rsidRDefault="00000000" w:rsidRPr="00000000" w14:paraId="00001638">
      <w:pPr>
        <w:rPr>
          <w:rFonts w:ascii="Arial" w:cs="Arial" w:eastAsia="Arial" w:hAnsi="Arial"/>
          <w:highlight w:val="yellow"/>
        </w:rPr>
      </w:pPr>
      <w:r w:rsidDel="00000000" w:rsidR="00000000" w:rsidRPr="00000000">
        <w:rPr>
          <w:rFonts w:ascii="Arial" w:cs="Arial" w:eastAsia="Arial" w:hAnsi="Arial"/>
          <w:highlight w:val="yellow"/>
          <w:rtl w:val="0"/>
        </w:rPr>
        <w:t xml:space="preserve">Note: A Work Product approved by the TC must include a list of people who participated in the development of the Work Product. This is generally done by collecting the list of names in this appendix. This list shall be initially compiled by the Chair, and any Member of the TC may add or remove their names from the list by request.</w:t>
      </w:r>
    </w:p>
    <w:p w:rsidR="00000000" w:rsidDel="00000000" w:rsidP="00000000" w:rsidRDefault="00000000" w:rsidRPr="00000000" w14:paraId="00001639">
      <w:pPr>
        <w:rPr>
          <w:rFonts w:ascii="Arial" w:cs="Arial" w:eastAsia="Arial" w:hAnsi="Arial"/>
          <w:highlight w:val="yellow"/>
        </w:rPr>
      </w:pPr>
      <w:r w:rsidDel="00000000" w:rsidR="00000000" w:rsidRPr="00000000">
        <w:rPr>
          <w:rFonts w:ascii="Arial" w:cs="Arial" w:eastAsia="Arial" w:hAnsi="Arial"/>
          <w:highlight w:val="yellow"/>
          <w:rtl w:val="0"/>
        </w:rPr>
        <w:t xml:space="preserve">Remove these yellow notes before submitting for publication.</w:t>
      </w:r>
    </w:p>
    <w:p w:rsidR="00000000" w:rsidDel="00000000" w:rsidP="00000000" w:rsidRDefault="00000000" w:rsidRPr="00000000" w14:paraId="0000163A">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3B">
      <w:pPr>
        <w:pStyle w:val="Heading2"/>
        <w:spacing w:after="120" w:before="240" w:lineRule="auto"/>
        <w:ind w:left="0" w:firstLine="0"/>
        <w:rPr/>
      </w:pPr>
      <w:bookmarkStart w:colFirst="0" w:colLast="0" w:name="_heading=h.glow6i83isd5" w:id="283"/>
      <w:bookmarkEnd w:id="283"/>
      <w:r w:rsidDel="00000000" w:rsidR="00000000" w:rsidRPr="00000000">
        <w:rPr>
          <w:rtl w:val="0"/>
        </w:rPr>
        <w:t xml:space="preserve">D.1 Special Thanks</w:t>
      </w:r>
    </w:p>
    <w:p w:rsidR="00000000" w:rsidDel="00000000" w:rsidP="00000000" w:rsidRDefault="00000000" w:rsidRPr="00000000" w14:paraId="0000163C">
      <w:pPr>
        <w:rPr>
          <w:rFonts w:ascii="Arial" w:cs="Arial" w:eastAsia="Arial" w:hAnsi="Arial"/>
          <w:highlight w:val="yellow"/>
        </w:rPr>
      </w:pPr>
      <w:r w:rsidDel="00000000" w:rsidR="00000000" w:rsidRPr="00000000">
        <w:rPr>
          <w:rFonts w:ascii="Arial" w:cs="Arial" w:eastAsia="Arial" w:hAnsi="Arial"/>
          <w:highlight w:val="yellow"/>
          <w:rtl w:val="0"/>
        </w:rPr>
        <w:t xml:space="preserve">Note: This is an optional subsection to call out contributions from TC members. If a TC wants to thank non-TC members then they should avoid using the term "contribution" and instead thank them for their "expertise" or "assistance". </w:t>
      </w:r>
    </w:p>
    <w:p w:rsidR="00000000" w:rsidDel="00000000" w:rsidP="00000000" w:rsidRDefault="00000000" w:rsidRPr="00000000" w14:paraId="0000163D">
      <w:pPr>
        <w:rPr>
          <w:rFonts w:ascii="Arial" w:cs="Arial" w:eastAsia="Arial" w:hAnsi="Arial"/>
        </w:rPr>
      </w:pPr>
      <w:r w:rsidDel="00000000" w:rsidR="00000000" w:rsidRPr="00000000">
        <w:rPr>
          <w:rFonts w:ascii="Arial" w:cs="Arial" w:eastAsia="Arial" w:hAnsi="Arial"/>
          <w:rtl w:val="0"/>
        </w:rPr>
        <w:t xml:space="preserve">Substantial contributions to this document from the following individuals are gratefully acknowledged:</w:t>
      </w:r>
    </w:p>
    <w:p w:rsidR="00000000" w:rsidDel="00000000" w:rsidP="00000000" w:rsidRDefault="00000000" w:rsidRPr="00000000" w14:paraId="0000163E">
      <w:pPr>
        <w:rPr>
          <w:rFonts w:ascii="Arial" w:cs="Arial" w:eastAsia="Arial" w:hAnsi="Arial"/>
          <w:highlight w:val="yellow"/>
        </w:rPr>
      </w:pPr>
      <w:r w:rsidDel="00000000" w:rsidR="00000000" w:rsidRPr="00000000">
        <w:rPr>
          <w:rFonts w:ascii="Arial" w:cs="Arial" w:eastAsia="Arial" w:hAnsi="Arial"/>
          <w:highlight w:val="yellow"/>
          <w:rtl w:val="0"/>
        </w:rPr>
        <w:t xml:space="preserve"> </w:t>
      </w:r>
    </w:p>
    <w:p w:rsidR="00000000" w:rsidDel="00000000" w:rsidP="00000000" w:rsidRDefault="00000000" w:rsidRPr="00000000" w14:paraId="0000163F">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40">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41">
      <w:pPr>
        <w:pStyle w:val="Heading2"/>
        <w:spacing w:after="120" w:before="240" w:lineRule="auto"/>
        <w:ind w:left="0" w:firstLine="0"/>
        <w:rPr/>
      </w:pPr>
      <w:bookmarkStart w:colFirst="0" w:colLast="0" w:name="_heading=h.tdeowwajj1wf" w:id="284"/>
      <w:bookmarkEnd w:id="284"/>
      <w:r w:rsidDel="00000000" w:rsidR="00000000" w:rsidRPr="00000000">
        <w:rPr>
          <w:rtl w:val="0"/>
        </w:rPr>
        <w:t xml:space="preserve">D.2 Participants</w:t>
      </w:r>
    </w:p>
    <w:p w:rsidR="00000000" w:rsidDel="00000000" w:rsidP="00000000" w:rsidRDefault="00000000" w:rsidRPr="00000000" w14:paraId="00001642">
      <w:pPr>
        <w:rPr>
          <w:rFonts w:ascii="Arial" w:cs="Arial" w:eastAsia="Arial" w:hAnsi="Arial"/>
          <w:highlight w:val="yellow"/>
        </w:rPr>
      </w:pPr>
      <w:r w:rsidDel="00000000" w:rsidR="00000000" w:rsidRPr="00000000">
        <w:rPr>
          <w:rFonts w:ascii="Arial" w:cs="Arial" w:eastAsia="Arial" w:hAnsi="Arial"/>
          <w:highlight w:val="yellow"/>
          <w:rtl w:val="0"/>
        </w:rPr>
        <w:t xml:space="preserve">Note: A TC can determine who they list here, however, Observers must not be listed. It is common practice for TCs to list everyone that was part of the TC during the creation of the document, but this is ultimately a TC decision on who they want to list and not list. </w:t>
      </w:r>
    </w:p>
    <w:p w:rsidR="00000000" w:rsidDel="00000000" w:rsidP="00000000" w:rsidRDefault="00000000" w:rsidRPr="00000000" w14:paraId="00001643">
      <w:pPr>
        <w:rPr>
          <w:rFonts w:ascii="Arial" w:cs="Arial" w:eastAsia="Arial" w:hAnsi="Arial"/>
        </w:rPr>
      </w:pPr>
      <w:r w:rsidDel="00000000" w:rsidR="00000000" w:rsidRPr="00000000">
        <w:rPr>
          <w:rFonts w:ascii="Arial" w:cs="Arial" w:eastAsia="Arial" w:hAnsi="Arial"/>
          <w:rtl w:val="0"/>
        </w:rPr>
        <w:t xml:space="preserve">The following individuals were members of this Technical Committee during the creation of this document and their contributions are gratefully acknowledged:</w:t>
      </w:r>
    </w:p>
    <w:p w:rsidR="00000000" w:rsidDel="00000000" w:rsidP="00000000" w:rsidRDefault="00000000" w:rsidRPr="00000000" w14:paraId="00001644">
      <w:pP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1645">
      <w:pPr>
        <w:rPr>
          <w:rFonts w:ascii="Arial" w:cs="Arial" w:eastAsia="Arial" w:hAnsi="Arial"/>
        </w:rPr>
      </w:pPr>
      <w:r w:rsidDel="00000000" w:rsidR="00000000" w:rsidRPr="00000000">
        <w:rPr>
          <w:rFonts w:ascii="Arial" w:cs="Arial" w:eastAsia="Arial" w:hAnsi="Arial"/>
          <w:rtl w:val="0"/>
        </w:rPr>
        <w:t xml:space="preserve">[Participant Name, Affiliation | Individual Member]</w:t>
      </w:r>
    </w:p>
    <w:p w:rsidR="00000000" w:rsidDel="00000000" w:rsidP="00000000" w:rsidRDefault="00000000" w:rsidRPr="00000000" w14:paraId="00001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highlight w:val="yellow"/>
        </w:rPr>
      </w:pPr>
      <w:r w:rsidDel="00000000" w:rsidR="00000000" w:rsidRPr="00000000">
        <w:rPr>
          <w:rtl w:val="0"/>
        </w:rPr>
      </w:r>
    </w:p>
    <w:p w:rsidR="00000000" w:rsidDel="00000000" w:rsidP="00000000" w:rsidRDefault="00000000" w:rsidRPr="00000000" w14:paraId="00001647">
      <w:pPr>
        <w:pStyle w:val="Heading1"/>
        <w:spacing w:after="360" w:before="360" w:lineRule="auto"/>
        <w:ind w:left="0" w:firstLine="0"/>
        <w:rPr>
          <w:rFonts w:ascii="Arial" w:cs="Arial" w:eastAsia="Arial" w:hAnsi="Arial"/>
          <w:highlight w:val="yellow"/>
        </w:rPr>
      </w:pPr>
      <w:bookmarkStart w:colFirst="0" w:colLast="0" w:name="_heading=h.ewpzaw2f211a" w:id="285"/>
      <w:bookmarkEnd w:id="285"/>
      <w:r w:rsidDel="00000000" w:rsidR="00000000" w:rsidRPr="00000000">
        <w:rPr>
          <w:rFonts w:ascii="Arial" w:cs="Arial" w:eastAsia="Arial" w:hAnsi="Arial"/>
          <w:highlight w:val="yellow"/>
          <w:rtl w:val="0"/>
        </w:rPr>
        <w:t xml:space="preserve">Appendix </w:t>
      </w:r>
      <w:r w:rsidDel="00000000" w:rsidR="00000000" w:rsidRPr="00000000">
        <w:rPr>
          <w:highlight w:val="yellow"/>
          <w:rtl w:val="0"/>
        </w:rPr>
        <w:t xml:space="preserve">E</w:t>
      </w:r>
      <w:r w:rsidDel="00000000" w:rsidR="00000000" w:rsidRPr="00000000">
        <w:rPr>
          <w:rFonts w:ascii="Arial" w:cs="Arial" w:eastAsia="Arial" w:hAnsi="Arial"/>
          <w:highlight w:val="yellow"/>
          <w:rtl w:val="0"/>
        </w:rPr>
        <w:t xml:space="preserve">. Revision History</w:t>
      </w:r>
    </w:p>
    <w:p w:rsidR="00000000" w:rsidDel="00000000" w:rsidP="00000000" w:rsidRDefault="00000000" w:rsidRPr="00000000" w14:paraId="00001648">
      <w:pPr>
        <w:rPr>
          <w:rFonts w:ascii="Arial" w:cs="Arial" w:eastAsia="Arial" w:hAnsi="Arial"/>
          <w:highlight w:val="yellow"/>
        </w:rPr>
      </w:pPr>
      <w:r w:rsidDel="00000000" w:rsidR="00000000" w:rsidRPr="00000000">
        <w:rPr>
          <w:rFonts w:ascii="Arial" w:cs="Arial" w:eastAsia="Arial" w:hAnsi="Arial"/>
          <w:highlight w:val="yellow"/>
          <w:rtl w:val="0"/>
        </w:rPr>
        <w:t xml:space="preserve">[Optional section.]</w:t>
      </w:r>
    </w:p>
    <w:p w:rsidR="00000000" w:rsidDel="00000000" w:rsidP="00000000" w:rsidRDefault="00000000" w:rsidRPr="00000000" w14:paraId="00001649">
      <w:pPr>
        <w:rPr>
          <w:rFonts w:ascii="Arial" w:cs="Arial" w:eastAsia="Arial" w:hAnsi="Arial"/>
          <w:highlight w:val="yellow"/>
        </w:rPr>
      </w:pPr>
      <w:r w:rsidDel="00000000" w:rsidR="00000000" w:rsidRPr="00000000">
        <w:rPr>
          <w:rFonts w:ascii="Arial" w:cs="Arial" w:eastAsia="Arial" w:hAnsi="Arial"/>
          <w:highlight w:val="yellow"/>
          <w:rtl w:val="0"/>
        </w:rPr>
        <w:t xml:space="preserve">Revisions made since the initial stage of this numbered Version of this document may be tracked here.</w:t>
      </w:r>
    </w:p>
    <w:p w:rsidR="00000000" w:rsidDel="00000000" w:rsidP="00000000" w:rsidRDefault="00000000" w:rsidRPr="00000000" w14:paraId="0000164A">
      <w:pPr>
        <w:rPr>
          <w:rFonts w:ascii="Arial" w:cs="Arial" w:eastAsia="Arial" w:hAnsi="Arial"/>
          <w:highlight w:val="yellow"/>
        </w:rPr>
      </w:pPr>
      <w:r w:rsidDel="00000000" w:rsidR="00000000" w:rsidRPr="00000000">
        <w:rPr>
          <w:rFonts w:ascii="Arial" w:cs="Arial" w:eastAsia="Arial" w:hAnsi="Arial"/>
          <w:highlight w:val="yellow"/>
          <w:rtl w:val="0"/>
        </w:rPr>
        <w:t xml:space="preserve">Note: If revision tracking is handled in another system like github, provide a link to it instead of using this table, if desired.  Remove this note before submitting for publication.</w:t>
      </w:r>
    </w:p>
    <w:tbl>
      <w:tblPr>
        <w:tblStyle w:val="Table47"/>
        <w:tblpPr w:leftFromText="180" w:rightFromText="180" w:topFromText="180" w:bottomFromText="180" w:vertAnchor="text" w:horzAnchor="text" w:tblpX="0" w:tblpY="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65"/>
        <w:gridCol w:w="2160"/>
        <w:gridCol w:w="1730"/>
        <w:gridCol w:w="4295"/>
        <w:tblGridChange w:id="0">
          <w:tblGrid>
            <w:gridCol w:w="1165"/>
            <w:gridCol w:w="2160"/>
            <w:gridCol w:w="1730"/>
            <w:gridCol w:w="42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B">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Revision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C">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Date</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D">
            <w:pPr>
              <w:jc w:val="center"/>
              <w:rPr>
                <w:rFonts w:ascii="Arial" w:cs="Arial" w:eastAsia="Arial" w:hAnsi="Arial"/>
                <w:highlight w:val="yellow"/>
              </w:rPr>
            </w:pPr>
            <w:r w:rsidDel="00000000" w:rsidR="00000000" w:rsidRPr="00000000">
              <w:rPr>
                <w:rFonts w:ascii="Arial" w:cs="Arial" w:eastAsia="Arial" w:hAnsi="Arial"/>
                <w:highlight w:val="yellow"/>
                <w:rtl w:val="0"/>
              </w:rPr>
              <w:t xml:space="preserve">Editor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E">
            <w:pPr>
              <w:rPr>
                <w:rFonts w:ascii="Arial" w:cs="Arial" w:eastAsia="Arial" w:hAnsi="Arial"/>
                <w:highlight w:val="yellow"/>
              </w:rPr>
            </w:pPr>
            <w:r w:rsidDel="00000000" w:rsidR="00000000" w:rsidRPr="00000000">
              <w:rPr>
                <w:rFonts w:ascii="Arial" w:cs="Arial" w:eastAsia="Arial" w:hAnsi="Arial"/>
                <w:highlight w:val="yellow"/>
                <w:rtl w:val="0"/>
              </w:rPr>
              <w:t xml:space="preserve">Changes Made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4F">
            <w:pPr>
              <w:rPr>
                <w:rFonts w:ascii="Arial" w:cs="Arial" w:eastAsia="Arial" w:hAnsi="Arial"/>
                <w:highlight w:val="yellow"/>
              </w:rPr>
            </w:pPr>
            <w:r w:rsidDel="00000000" w:rsidR="00000000" w:rsidRPr="00000000">
              <w:rPr>
                <w:rFonts w:ascii="Arial" w:cs="Arial" w:eastAsia="Arial" w:hAnsi="Arial"/>
                <w:highlight w:val="yellow"/>
                <w:rtl w:val="0"/>
              </w:rPr>
              <w:t xml:space="preserve">WD-01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0">
            <w:pPr>
              <w:rPr>
                <w:rFonts w:ascii="Arial" w:cs="Arial" w:eastAsia="Arial" w:hAnsi="Arial"/>
                <w:highlight w:val="yellow"/>
              </w:rPr>
            </w:pPr>
            <w:r w:rsidDel="00000000" w:rsidR="00000000" w:rsidRPr="00000000">
              <w:rPr>
                <w:rFonts w:ascii="Arial" w:cs="Arial" w:eastAsia="Arial" w:hAnsi="Arial"/>
                <w:highlight w:val="yellow"/>
                <w:rtl w:val="0"/>
              </w:rPr>
              <w:t xml:space="preserve">[27th February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1">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2">
            <w:pPr>
              <w:rPr>
                <w:rFonts w:ascii="Arial" w:cs="Arial" w:eastAsia="Arial" w:hAnsi="Arial"/>
                <w:highlight w:val="yellow"/>
              </w:rPr>
            </w:pPr>
            <w:r w:rsidDel="00000000" w:rsidR="00000000" w:rsidRPr="00000000">
              <w:rPr>
                <w:rFonts w:ascii="Arial" w:cs="Arial" w:eastAsia="Arial" w:hAnsi="Arial"/>
                <w:highlight w:val="yellow"/>
                <w:rtl w:val="0"/>
              </w:rPr>
              <w:t xml:space="preserve">[Merge Initial Document and Input Specification]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3">
            <w:pPr>
              <w:rPr>
                <w:rFonts w:ascii="Arial" w:cs="Arial" w:eastAsia="Arial" w:hAnsi="Arial"/>
                <w:highlight w:val="yellow"/>
              </w:rPr>
            </w:pPr>
            <w:r w:rsidDel="00000000" w:rsidR="00000000" w:rsidRPr="00000000">
              <w:rPr>
                <w:rFonts w:ascii="Arial" w:cs="Arial" w:eastAsia="Arial" w:hAnsi="Arial"/>
                <w:highlight w:val="yellow"/>
                <w:rtl w:val="0"/>
              </w:rPr>
              <w:t xml:space="preserve">WD-02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4">
            <w:pPr>
              <w:rPr>
                <w:rFonts w:ascii="Arial" w:cs="Arial" w:eastAsia="Arial" w:hAnsi="Arial"/>
                <w:highlight w:val="yellow"/>
              </w:rPr>
            </w:pPr>
            <w:r w:rsidDel="00000000" w:rsidR="00000000" w:rsidRPr="00000000">
              <w:rPr>
                <w:rFonts w:ascii="Arial" w:cs="Arial" w:eastAsia="Arial" w:hAnsi="Arial"/>
                <w:highlight w:val="yellow"/>
                <w:rtl w:val="0"/>
              </w:rPr>
              <w:t xml:space="preserve">[4th April 2020]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5">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p w:rsidR="00000000" w:rsidDel="00000000" w:rsidP="00000000" w:rsidRDefault="00000000" w:rsidRPr="00000000" w14:paraId="00001656">
            <w:pPr>
              <w:rPr>
                <w:rFonts w:ascii="Arial" w:cs="Arial" w:eastAsia="Arial" w:hAnsi="Arial"/>
                <w:highlight w:val="yellow"/>
              </w:rPr>
            </w:pPr>
            <w:r w:rsidDel="00000000" w:rsidR="00000000" w:rsidRPr="00000000">
              <w:rPr>
                <w:rFonts w:ascii="Arial" w:cs="Arial" w:eastAsia="Arial" w:hAnsi="Arial"/>
                <w:highlight w:val="yellow"/>
                <w:rtl w:val="0"/>
              </w:rPr>
              <w:t xml:space="preserve">[Rahul Gupta]</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7">
            <w:pPr>
              <w:rPr>
                <w:rFonts w:ascii="Arial" w:cs="Arial" w:eastAsia="Arial" w:hAnsi="Arial"/>
                <w:highlight w:val="yellow"/>
              </w:rPr>
            </w:pPr>
            <w:r w:rsidDel="00000000" w:rsidR="00000000" w:rsidRPr="00000000">
              <w:rPr>
                <w:rFonts w:ascii="Arial" w:cs="Arial" w:eastAsia="Arial" w:hAnsi="Arial"/>
                <w:highlight w:val="yellow"/>
                <w:rtl w:val="0"/>
              </w:rPr>
              <w:t xml:space="preserve">[Terminology, DataTypes, CONNECT packet]</w:t>
            </w:r>
          </w:p>
          <w:p w:rsidR="00000000" w:rsidDel="00000000" w:rsidP="00000000" w:rsidRDefault="00000000" w:rsidRPr="00000000" w14:paraId="00001658">
            <w:pPr>
              <w:rPr>
                <w:rFonts w:ascii="Arial" w:cs="Arial" w:eastAsia="Arial" w:hAnsi="Arial"/>
                <w:highlight w:val="yellow"/>
              </w:rPr>
            </w:pPr>
            <w:r w:rsidDel="00000000" w:rsidR="00000000" w:rsidRPr="00000000">
              <w:rPr>
                <w:rFonts w:ascii="Arial" w:cs="Arial" w:eastAsia="Arial" w:hAnsi="Arial"/>
                <w:highlight w:val="yellow"/>
                <w:rtl w:val="0"/>
              </w:rPr>
              <w:t xml:space="preserve">[Specification Diagrams]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9">
            <w:pPr>
              <w:rPr>
                <w:rFonts w:ascii="Arial" w:cs="Arial" w:eastAsia="Arial" w:hAnsi="Arial"/>
                <w:highlight w:val="yellow"/>
              </w:rPr>
            </w:pPr>
            <w:r w:rsidDel="00000000" w:rsidR="00000000" w:rsidRPr="00000000">
              <w:rPr>
                <w:rFonts w:ascii="Arial" w:cs="Arial" w:eastAsia="Arial" w:hAnsi="Arial"/>
                <w:highlight w:val="yellow"/>
                <w:rtl w:val="0"/>
              </w:rPr>
              <w:t xml:space="preserve">WD-05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A">
            <w:pPr>
              <w:rPr>
                <w:rFonts w:ascii="Arial" w:cs="Arial" w:eastAsia="Arial" w:hAnsi="Arial"/>
                <w:highlight w:val="yellow"/>
              </w:rPr>
            </w:pPr>
            <w:r w:rsidDel="00000000" w:rsidR="00000000" w:rsidRPr="00000000">
              <w:rPr>
                <w:rFonts w:ascii="Arial" w:cs="Arial" w:eastAsia="Arial" w:hAnsi="Arial"/>
                <w:highlight w:val="yellow"/>
                <w:rtl w:val="0"/>
              </w:rPr>
              <w:t xml:space="preserve">[21st February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C">
            <w:pPr>
              <w:rPr>
                <w:rFonts w:ascii="Arial" w:cs="Arial" w:eastAsia="Arial" w:hAnsi="Arial"/>
                <w:highlight w:val="yellow"/>
              </w:rPr>
            </w:pPr>
            <w:r w:rsidDel="00000000" w:rsidR="00000000" w:rsidRPr="00000000">
              <w:rPr>
                <w:rFonts w:ascii="Arial" w:cs="Arial" w:eastAsia="Arial" w:hAnsi="Arial"/>
                <w:highlight w:val="yellow"/>
                <w:rtl w:val="0"/>
              </w:rPr>
              <w:t xml:space="preserve">[Packet Diagrams, Bit Tables, Field Definitions]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D">
            <w:pPr>
              <w:rPr>
                <w:rFonts w:ascii="Arial" w:cs="Arial" w:eastAsia="Arial" w:hAnsi="Arial"/>
                <w:highlight w:val="yellow"/>
              </w:rPr>
            </w:pPr>
            <w:r w:rsidDel="00000000" w:rsidR="00000000" w:rsidRPr="00000000">
              <w:rPr>
                <w:rFonts w:ascii="Arial" w:cs="Arial" w:eastAsia="Arial" w:hAnsi="Arial"/>
                <w:highlight w:val="yellow"/>
                <w:rtl w:val="0"/>
              </w:rPr>
              <w:t xml:space="preserve">WD-06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E">
            <w:pPr>
              <w:rPr>
                <w:rFonts w:ascii="Arial" w:cs="Arial" w:eastAsia="Arial" w:hAnsi="Arial"/>
                <w:highlight w:val="yellow"/>
              </w:rPr>
            </w:pPr>
            <w:r w:rsidDel="00000000" w:rsidR="00000000" w:rsidRPr="00000000">
              <w:rPr>
                <w:rFonts w:ascii="Arial" w:cs="Arial" w:eastAsia="Arial" w:hAnsi="Arial"/>
                <w:highlight w:val="yellow"/>
                <w:rtl w:val="0"/>
              </w:rPr>
              <w:t xml:space="preserve">[10th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5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0">
            <w:pPr>
              <w:rPr>
                <w:rFonts w:ascii="Arial" w:cs="Arial" w:eastAsia="Arial" w:hAnsi="Arial"/>
                <w:highlight w:val="yellow"/>
              </w:rPr>
            </w:pPr>
            <w:r w:rsidDel="00000000" w:rsidR="00000000" w:rsidRPr="00000000">
              <w:rPr>
                <w:rFonts w:ascii="Arial" w:cs="Arial" w:eastAsia="Arial" w:hAnsi="Arial"/>
                <w:highlight w:val="yellow"/>
                <w:rtl w:val="0"/>
              </w:rPr>
              <w:t xml:space="preserve">[Sleeping client operational behavior, Terminology changes, 13 JIRA resolutions added to specification, Section numbering changes]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1">
            <w:pPr>
              <w:rPr>
                <w:rFonts w:ascii="Arial" w:cs="Arial" w:eastAsia="Arial" w:hAnsi="Arial"/>
                <w:highlight w:val="yellow"/>
              </w:rPr>
            </w:pPr>
            <w:r w:rsidDel="00000000" w:rsidR="00000000" w:rsidRPr="00000000">
              <w:rPr>
                <w:rFonts w:ascii="Arial" w:cs="Arial" w:eastAsia="Arial" w:hAnsi="Arial"/>
                <w:highlight w:val="yellow"/>
                <w:rtl w:val="0"/>
              </w:rPr>
              <w:t xml:space="preserve">WD-07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2">
            <w:pPr>
              <w:rPr>
                <w:rFonts w:ascii="Arial" w:cs="Arial" w:eastAsia="Arial" w:hAnsi="Arial"/>
                <w:highlight w:val="yellow"/>
              </w:rPr>
            </w:pPr>
            <w:r w:rsidDel="00000000" w:rsidR="00000000" w:rsidRPr="00000000">
              <w:rPr>
                <w:rFonts w:ascii="Arial" w:cs="Arial" w:eastAsia="Arial" w:hAnsi="Arial"/>
                <w:highlight w:val="yellow"/>
                <w:rtl w:val="0"/>
              </w:rPr>
              <w:t xml:space="preserve">[15th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4">
            <w:pPr>
              <w:rPr>
                <w:rFonts w:ascii="Arial" w:cs="Arial" w:eastAsia="Arial" w:hAnsi="Arial"/>
                <w:highlight w:val="yellow"/>
              </w:rPr>
            </w:pPr>
            <w:r w:rsidDel="00000000" w:rsidR="00000000" w:rsidRPr="00000000">
              <w:rPr>
                <w:rFonts w:ascii="Arial" w:cs="Arial" w:eastAsia="Arial" w:hAnsi="Arial"/>
                <w:highlight w:val="yellow"/>
                <w:rtl w:val="0"/>
              </w:rPr>
              <w:t xml:space="preserve">[Added 4 byte (32 bit) integer description]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5">
            <w:pPr>
              <w:rPr>
                <w:rFonts w:ascii="Arial" w:cs="Arial" w:eastAsia="Arial" w:hAnsi="Arial"/>
                <w:highlight w:val="yellow"/>
              </w:rPr>
            </w:pPr>
            <w:r w:rsidDel="00000000" w:rsidR="00000000" w:rsidRPr="00000000">
              <w:rPr>
                <w:rFonts w:ascii="Arial" w:cs="Arial" w:eastAsia="Arial" w:hAnsi="Arial"/>
                <w:highlight w:val="yellow"/>
                <w:rtl w:val="0"/>
              </w:rPr>
              <w:t xml:space="preserve">WD-08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6">
            <w:pPr>
              <w:rPr>
                <w:rFonts w:ascii="Arial" w:cs="Arial" w:eastAsia="Arial" w:hAnsi="Arial"/>
                <w:highlight w:val="yellow"/>
              </w:rPr>
            </w:pPr>
            <w:r w:rsidDel="00000000" w:rsidR="00000000" w:rsidRPr="00000000">
              <w:rPr>
                <w:rFonts w:ascii="Arial" w:cs="Arial" w:eastAsia="Arial" w:hAnsi="Arial"/>
                <w:highlight w:val="yellow"/>
                <w:rtl w:val="0"/>
              </w:rPr>
              <w:t xml:space="preserve">[26th March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8">
            <w:pPr>
              <w:rPr>
                <w:rFonts w:ascii="Arial" w:cs="Arial" w:eastAsia="Arial" w:hAnsi="Arial"/>
                <w:highlight w:val="yellow"/>
              </w:rPr>
            </w:pPr>
            <w:r w:rsidDel="00000000" w:rsidR="00000000" w:rsidRPr="00000000">
              <w:rPr>
                <w:rFonts w:ascii="Arial" w:cs="Arial" w:eastAsia="Arial" w:hAnsi="Arial"/>
                <w:highlight w:val="yellow"/>
                <w:rtl w:val="0"/>
              </w:rPr>
              <w:t xml:space="preserve">[Added max packet size to CONNECT, Added Session Expiry Interval to CONNACK, Removed ZigBee references, Removed capabilities flag from CONNECT, AUTH packet added along with Authentication operational behavior. Standardized page margins]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9">
            <w:pPr>
              <w:rPr>
                <w:rFonts w:ascii="Arial" w:cs="Arial" w:eastAsia="Arial" w:hAnsi="Arial"/>
                <w:highlight w:val="yellow"/>
              </w:rPr>
            </w:pPr>
            <w:r w:rsidDel="00000000" w:rsidR="00000000" w:rsidRPr="00000000">
              <w:rPr>
                <w:rFonts w:ascii="Arial" w:cs="Arial" w:eastAsia="Arial" w:hAnsi="Arial"/>
                <w:highlight w:val="yellow"/>
                <w:rtl w:val="0"/>
              </w:rPr>
              <w:t xml:space="preserve">WD-09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A">
            <w:pPr>
              <w:rPr>
                <w:rFonts w:ascii="Arial" w:cs="Arial" w:eastAsia="Arial" w:hAnsi="Arial"/>
                <w:highlight w:val="yellow"/>
              </w:rPr>
            </w:pPr>
            <w:r w:rsidDel="00000000" w:rsidR="00000000" w:rsidRPr="00000000">
              <w:rPr>
                <w:rFonts w:ascii="Arial" w:cs="Arial" w:eastAsia="Arial" w:hAnsi="Arial"/>
                <w:highlight w:val="yellow"/>
                <w:rtl w:val="0"/>
              </w:rPr>
              <w:t xml:space="preserve">[05th May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C">
            <w:pPr>
              <w:rPr>
                <w:rFonts w:ascii="Arial" w:cs="Arial" w:eastAsia="Arial" w:hAnsi="Arial"/>
                <w:highlight w:val="yellow"/>
              </w:rPr>
            </w:pPr>
            <w:r w:rsidDel="00000000" w:rsidR="00000000" w:rsidRPr="00000000">
              <w:rPr>
                <w:rFonts w:ascii="Arial" w:cs="Arial" w:eastAsia="Arial" w:hAnsi="Arial"/>
                <w:highlight w:val="yellow"/>
                <w:rtl w:val="0"/>
              </w:rPr>
              <w:t xml:space="preserve">[Added long topic type to topicIdTypes, updated PUBLISH to accommodate new topic type, added topic type matrix]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D">
            <w:pPr>
              <w:rPr>
                <w:rFonts w:ascii="Arial" w:cs="Arial" w:eastAsia="Arial" w:hAnsi="Arial"/>
                <w:highlight w:val="yellow"/>
              </w:rPr>
            </w:pPr>
            <w:r w:rsidDel="00000000" w:rsidR="00000000" w:rsidRPr="00000000">
              <w:rPr>
                <w:rFonts w:ascii="Arial" w:cs="Arial" w:eastAsia="Arial" w:hAnsi="Arial"/>
                <w:highlight w:val="yellow"/>
                <w:rtl w:val="0"/>
              </w:rPr>
              <w:t xml:space="preserve">WD-10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E">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6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0">
            <w:pPr>
              <w:rPr>
                <w:rFonts w:ascii="Arial" w:cs="Arial" w:eastAsia="Arial" w:hAnsi="Arial"/>
                <w:highlight w:val="yellow"/>
              </w:rPr>
            </w:pPr>
            <w:r w:rsidDel="00000000" w:rsidR="00000000" w:rsidRPr="00000000">
              <w:rPr>
                <w:rFonts w:ascii="Arial" w:cs="Arial" w:eastAsia="Arial" w:hAnsi="Arial"/>
                <w:highlight w:val="yellow"/>
                <w:rtl w:val="0"/>
              </w:rPr>
              <w:t xml:space="preserve">[Document format aligned with core specification, removal of introduction, addition of packet ID table, adding error code]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1">
            <w:pPr>
              <w:rPr>
                <w:rFonts w:ascii="Arial" w:cs="Arial" w:eastAsia="Arial" w:hAnsi="Arial"/>
                <w:highlight w:val="yellow"/>
              </w:rPr>
            </w:pPr>
            <w:r w:rsidDel="00000000" w:rsidR="00000000" w:rsidRPr="00000000">
              <w:rPr>
                <w:rFonts w:ascii="Arial" w:cs="Arial" w:eastAsia="Arial" w:hAnsi="Arial"/>
                <w:highlight w:val="yellow"/>
                <w:rtl w:val="0"/>
              </w:rPr>
              <w:t xml:space="preserve">WD-11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2">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4">
            <w:pPr>
              <w:rPr>
                <w:rFonts w:ascii="Arial" w:cs="Arial" w:eastAsia="Arial" w:hAnsi="Arial"/>
                <w:highlight w:val="yellow"/>
              </w:rPr>
            </w:pPr>
            <w:r w:rsidDel="00000000" w:rsidR="00000000" w:rsidRPr="00000000">
              <w:rPr>
                <w:rFonts w:ascii="Arial" w:cs="Arial" w:eastAsia="Arial" w:hAnsi="Arial"/>
                <w:highlight w:val="yellow"/>
                <w:rtl w:val="0"/>
              </w:rPr>
              <w:t xml:space="preserve">[MQTT-SN Architecture moved into operational behavior, removal of variable integer definition, addition of session state section, normative comments added to sleeping client operational behaviour]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5">
            <w:pPr>
              <w:rPr>
                <w:rFonts w:ascii="Arial" w:cs="Arial" w:eastAsia="Arial" w:hAnsi="Arial"/>
                <w:highlight w:val="yellow"/>
              </w:rPr>
            </w:pPr>
            <w:r w:rsidDel="00000000" w:rsidR="00000000" w:rsidRPr="00000000">
              <w:rPr>
                <w:rFonts w:ascii="Arial" w:cs="Arial" w:eastAsia="Arial" w:hAnsi="Arial"/>
                <w:highlight w:val="yellow"/>
                <w:rtl w:val="0"/>
              </w:rPr>
              <w:t xml:space="preserve">WD-12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6">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7">
            <w:pPr>
              <w:rPr>
                <w:rFonts w:ascii="Arial" w:cs="Arial" w:eastAsia="Arial" w:hAnsi="Arial"/>
                <w:highlight w:val="yellow"/>
              </w:rPr>
            </w:pPr>
            <w:r w:rsidDel="00000000" w:rsidR="00000000" w:rsidRPr="00000000">
              <w:rPr>
                <w:rFonts w:ascii="Arial" w:cs="Arial" w:eastAsia="Arial" w:hAnsi="Arial"/>
                <w:highlight w:val="yellow"/>
                <w:rtl w:val="0"/>
              </w:rPr>
              <w:t xml:space="preserve">[Andrew Banks]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8">
            <w:pPr>
              <w:rPr>
                <w:rFonts w:ascii="Arial" w:cs="Arial" w:eastAsia="Arial" w:hAnsi="Arial"/>
                <w:highlight w:val="yellow"/>
              </w:rPr>
            </w:pPr>
            <w:r w:rsidDel="00000000" w:rsidR="00000000" w:rsidRPr="00000000">
              <w:rPr>
                <w:rFonts w:ascii="Arial" w:cs="Arial" w:eastAsia="Arial" w:hAnsi="Arial"/>
                <w:highlight w:val="yellow"/>
                <w:rtl w:val="0"/>
              </w:rPr>
              <w:t xml:space="preserve">Rework 1.5 Background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9">
            <w:pPr>
              <w:rPr>
                <w:rFonts w:ascii="Arial" w:cs="Arial" w:eastAsia="Arial" w:hAnsi="Arial"/>
                <w:highlight w:val="yellow"/>
              </w:rPr>
            </w:pPr>
            <w:r w:rsidDel="00000000" w:rsidR="00000000" w:rsidRPr="00000000">
              <w:rPr>
                <w:rFonts w:ascii="Arial" w:cs="Arial" w:eastAsia="Arial" w:hAnsi="Arial"/>
                <w:highlight w:val="yellow"/>
                <w:rtl w:val="0"/>
              </w:rPr>
              <w:t xml:space="preserve">WD-13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A">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C">
            <w:pPr>
              <w:rPr>
                <w:rFonts w:ascii="Arial" w:cs="Arial" w:eastAsia="Arial" w:hAnsi="Arial"/>
                <w:highlight w:val="yellow"/>
              </w:rPr>
            </w:pPr>
            <w:r w:rsidDel="00000000" w:rsidR="00000000" w:rsidRPr="00000000">
              <w:rPr>
                <w:rFonts w:ascii="Arial" w:cs="Arial" w:eastAsia="Arial" w:hAnsi="Arial"/>
                <w:highlight w:val="yellow"/>
                <w:rtl w:val="0"/>
              </w:rPr>
              <w:t xml:space="preserve">[Move Authentication and Retained messages into operational behavior, rationalized tables and figures, separated packet definitions of similar structures into distinct sections.]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D">
            <w:pPr>
              <w:rPr>
                <w:rFonts w:ascii="Arial" w:cs="Arial" w:eastAsia="Arial" w:hAnsi="Arial"/>
                <w:highlight w:val="yellow"/>
              </w:rPr>
            </w:pPr>
            <w:r w:rsidDel="00000000" w:rsidR="00000000" w:rsidRPr="00000000">
              <w:rPr>
                <w:rFonts w:ascii="Arial" w:cs="Arial" w:eastAsia="Arial" w:hAnsi="Arial"/>
                <w:highlight w:val="yellow"/>
                <w:rtl w:val="0"/>
              </w:rPr>
              <w:t xml:space="preserve">WD-14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E">
            <w:pPr>
              <w:rPr>
                <w:rFonts w:ascii="Arial" w:cs="Arial" w:eastAsia="Arial" w:hAnsi="Arial"/>
                <w:highlight w:val="yellow"/>
              </w:rPr>
            </w:pPr>
            <w:r w:rsidDel="00000000" w:rsidR="00000000" w:rsidRPr="00000000">
              <w:rPr>
                <w:rFonts w:ascii="Arial" w:cs="Arial" w:eastAsia="Arial" w:hAnsi="Arial"/>
                <w:highlight w:val="yellow"/>
                <w:rtl w:val="0"/>
              </w:rPr>
              <w:t xml:space="preserve">[Decmeber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7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0">
            <w:pPr>
              <w:rPr>
                <w:rFonts w:ascii="Arial" w:cs="Arial" w:eastAsia="Arial" w:hAnsi="Arial"/>
                <w:highlight w:val="yellow"/>
              </w:rPr>
            </w:pPr>
            <w:r w:rsidDel="00000000" w:rsidR="00000000" w:rsidRPr="00000000">
              <w:rPr>
                <w:rFonts w:ascii="Arial" w:cs="Arial" w:eastAsia="Arial" w:hAnsi="Arial"/>
                <w:highlight w:val="yellow"/>
                <w:rtl w:val="0"/>
              </w:rPr>
              <w:t xml:space="preserve">[First implementation attempt, Fixed table references, Fixed PingResp packet]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1">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2">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3">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4">
            <w:pPr>
              <w:rPr>
                <w:rFonts w:ascii="Arial" w:cs="Arial" w:eastAsia="Arial" w:hAnsi="Arial"/>
                <w:highlight w:val="yellow"/>
              </w:rPr>
            </w:pPr>
            <w:r w:rsidDel="00000000" w:rsidR="00000000" w:rsidRPr="00000000">
              <w:rPr>
                <w:rFonts w:ascii="Arial" w:cs="Arial" w:eastAsia="Arial" w:hAnsi="Arial"/>
                <w:highlight w:val="yellow"/>
                <w:rtl w:val="0"/>
              </w:rPr>
              <w:t xml:space="preserve">[Tara added as editor, return code additions]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5">
            <w:pPr>
              <w:rPr>
                <w:rFonts w:ascii="Arial" w:cs="Arial" w:eastAsia="Arial" w:hAnsi="Arial"/>
                <w:highlight w:val="yellow"/>
              </w:rPr>
            </w:pPr>
            <w:r w:rsidDel="00000000" w:rsidR="00000000" w:rsidRPr="00000000">
              <w:rPr>
                <w:rFonts w:ascii="Arial" w:cs="Arial" w:eastAsia="Arial" w:hAnsi="Arial"/>
                <w:highlight w:val="yellow"/>
                <w:rtl w:val="0"/>
              </w:rPr>
              <w:t xml:space="preserve">WD-15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6">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7">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8">
            <w:pPr>
              <w:rPr>
                <w:rFonts w:ascii="Arial" w:cs="Arial" w:eastAsia="Arial" w:hAnsi="Arial"/>
                <w:highlight w:val="yellow"/>
              </w:rPr>
            </w:pPr>
            <w:r w:rsidDel="00000000" w:rsidR="00000000" w:rsidRPr="00000000">
              <w:rPr>
                <w:rFonts w:ascii="Arial" w:cs="Arial" w:eastAsia="Arial" w:hAnsi="Arial"/>
                <w:highlight w:val="yellow"/>
                <w:rtl w:val="0"/>
              </w:rPr>
              <w:t xml:space="preserve">Changed Return Code nomenclature to be more consistent w/5.0. Added Reason Codes to each control packet type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9">
            <w:pPr>
              <w:rPr>
                <w:rFonts w:ascii="Arial" w:cs="Arial" w:eastAsia="Arial" w:hAnsi="Arial"/>
                <w:highlight w:val="yellow"/>
              </w:rPr>
            </w:pPr>
            <w:r w:rsidDel="00000000" w:rsidR="00000000" w:rsidRPr="00000000">
              <w:rPr>
                <w:rFonts w:ascii="Arial" w:cs="Arial" w:eastAsia="Arial" w:hAnsi="Arial"/>
                <w:highlight w:val="yellow"/>
                <w:rtl w:val="0"/>
              </w:rPr>
              <w:t xml:space="preserve">WD-16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A">
            <w:pPr>
              <w:rPr>
                <w:rFonts w:ascii="Arial" w:cs="Arial" w:eastAsia="Arial" w:hAnsi="Arial"/>
                <w:highlight w:val="yellow"/>
              </w:rPr>
            </w:pPr>
            <w:r w:rsidDel="00000000" w:rsidR="00000000" w:rsidRPr="00000000">
              <w:rPr>
                <w:rFonts w:ascii="Arial" w:cs="Arial" w:eastAsia="Arial" w:hAnsi="Arial"/>
                <w:highlight w:val="yellow"/>
                <w:rtl w:val="0"/>
              </w:rPr>
              <w:t xml:space="preserve">March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B">
            <w:pPr>
              <w:rPr>
                <w:rFonts w:ascii="Arial" w:cs="Arial" w:eastAsia="Arial" w:hAnsi="Arial"/>
                <w:highlight w:val="yellow"/>
              </w:rPr>
            </w:pPr>
            <w:r w:rsidDel="00000000" w:rsidR="00000000" w:rsidRPr="00000000">
              <w:rPr>
                <w:rFonts w:ascii="Arial" w:cs="Arial" w:eastAsia="Arial" w:hAnsi="Arial"/>
                <w:highlight w:val="yellow"/>
                <w:rtl w:val="0"/>
              </w:rPr>
              <w:t xml:space="preserve">[Tara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C">
            <w:pPr>
              <w:rPr>
                <w:rFonts w:ascii="Arial" w:cs="Arial" w:eastAsia="Arial" w:hAnsi="Arial"/>
                <w:highlight w:val="yellow"/>
              </w:rPr>
            </w:pPr>
            <w:r w:rsidDel="00000000" w:rsidR="00000000" w:rsidRPr="00000000">
              <w:rPr>
                <w:rFonts w:ascii="Arial" w:cs="Arial" w:eastAsia="Arial" w:hAnsi="Arial"/>
                <w:highlight w:val="yellow"/>
                <w:rtl w:val="0"/>
              </w:rPr>
              <w:t xml:space="preserve">Updated WILL*Types to correct Packet Type. Added Global Flags Table to Section 2. Updated each Control Packet Flags in Section 3 adding missing Flag Sections. Formatting: Auto update of Table numbering, Auto update of WD Revision numbering for footer.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D">
            <w:pPr>
              <w:rPr>
                <w:rFonts w:ascii="Arial" w:cs="Arial" w:eastAsia="Arial" w:hAnsi="Arial"/>
                <w:highlight w:val="yellow"/>
              </w:rPr>
            </w:pPr>
            <w:r w:rsidDel="00000000" w:rsidR="00000000" w:rsidRPr="00000000">
              <w:rPr>
                <w:rFonts w:ascii="Arial" w:cs="Arial" w:eastAsia="Arial" w:hAnsi="Arial"/>
                <w:highlight w:val="yellow"/>
                <w:rtl w:val="0"/>
              </w:rPr>
              <w:t xml:space="preserve">WD-17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E">
            <w:pPr>
              <w:rPr>
                <w:rFonts w:ascii="Arial" w:cs="Arial" w:eastAsia="Arial" w:hAnsi="Arial"/>
                <w:highlight w:val="yellow"/>
              </w:rPr>
            </w:pPr>
            <w:r w:rsidDel="00000000" w:rsidR="00000000" w:rsidRPr="00000000">
              <w:rPr>
                <w:rFonts w:ascii="Arial" w:cs="Arial" w:eastAsia="Arial" w:hAnsi="Arial"/>
                <w:highlight w:val="yellow"/>
                <w:rtl w:val="0"/>
              </w:rPr>
              <w:t xml:space="preserve">April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8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0">
            <w:pPr>
              <w:rPr>
                <w:rFonts w:ascii="Arial" w:cs="Arial" w:eastAsia="Arial" w:hAnsi="Arial"/>
                <w:highlight w:val="yellow"/>
              </w:rPr>
            </w:pPr>
            <w:r w:rsidDel="00000000" w:rsidR="00000000" w:rsidRPr="00000000">
              <w:rPr>
                <w:rFonts w:ascii="Arial" w:cs="Arial" w:eastAsia="Arial" w:hAnsi="Arial"/>
                <w:highlight w:val="yellow"/>
                <w:rtl w:val="0"/>
              </w:rPr>
              <w:t xml:space="preserve">Updated use of topic name and topic filter to be aligned with MQTT 5. Topic alias becomes topic alias type. Added quality of service protocol flow as it differed to MQTT 5 (inflight). Conformance references removed as these will need to be wholly owned OR externally referenced.</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1">
            <w:pPr>
              <w:rPr>
                <w:rFonts w:ascii="Arial" w:cs="Arial" w:eastAsia="Arial" w:hAnsi="Arial"/>
                <w:highlight w:val="yellow"/>
              </w:rPr>
            </w:pPr>
            <w:r w:rsidDel="00000000" w:rsidR="00000000" w:rsidRPr="00000000">
              <w:rPr>
                <w:rFonts w:ascii="Arial" w:cs="Arial" w:eastAsia="Arial" w:hAnsi="Arial"/>
                <w:highlight w:val="yellow"/>
                <w:rtl w:val="0"/>
              </w:rPr>
              <w:t xml:space="preserve">WD-18 </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2">
            <w:pPr>
              <w:rPr>
                <w:rFonts w:ascii="Arial" w:cs="Arial" w:eastAsia="Arial" w:hAnsi="Arial"/>
                <w:highlight w:val="yellow"/>
              </w:rPr>
            </w:pPr>
            <w:r w:rsidDel="00000000" w:rsidR="00000000" w:rsidRPr="00000000">
              <w:rPr>
                <w:rFonts w:ascii="Arial" w:cs="Arial" w:eastAsia="Arial" w:hAnsi="Arial"/>
                <w:highlight w:val="yellow"/>
                <w:rtl w:val="0"/>
              </w:rPr>
              <w:t xml:space="preserve">June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3">
            <w:pPr>
              <w:rPr>
                <w:rFonts w:ascii="Arial" w:cs="Arial" w:eastAsia="Arial" w:hAnsi="Arial"/>
                <w:highlight w:val="yellow"/>
              </w:rPr>
            </w:pPr>
            <w:r w:rsidDel="00000000" w:rsidR="00000000" w:rsidRPr="00000000">
              <w:rPr>
                <w:rFonts w:ascii="Arial" w:cs="Arial" w:eastAsia="Arial" w:hAnsi="Arial"/>
                <w:highlight w:val="yellow"/>
                <w:rtl w:val="0"/>
              </w:rPr>
              <w:t xml:space="preserve">[Tara E. Walker]</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4">
            <w:pPr>
              <w:rPr>
                <w:rFonts w:ascii="Arial" w:cs="Arial" w:eastAsia="Arial" w:hAnsi="Arial"/>
                <w:highlight w:val="yellow"/>
              </w:rPr>
            </w:pPr>
            <w:r w:rsidDel="00000000" w:rsidR="00000000" w:rsidRPr="00000000">
              <w:rPr>
                <w:rFonts w:ascii="Arial" w:cs="Arial" w:eastAsia="Arial" w:hAnsi="Arial"/>
                <w:highlight w:val="yellow"/>
                <w:rtl w:val="0"/>
              </w:rPr>
              <w:t xml:space="preserve">Updated items based upon the feedback from Alex Kritikos.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5">
            <w:pPr>
              <w:rPr>
                <w:rFonts w:ascii="Arial" w:cs="Arial" w:eastAsia="Arial" w:hAnsi="Arial"/>
                <w:highlight w:val="yellow"/>
              </w:rPr>
            </w:pPr>
            <w:r w:rsidDel="00000000" w:rsidR="00000000" w:rsidRPr="00000000">
              <w:rPr>
                <w:rFonts w:ascii="Arial" w:cs="Arial" w:eastAsia="Arial" w:hAnsi="Arial"/>
                <w:highlight w:val="yellow"/>
                <w:rtl w:val="0"/>
              </w:rPr>
              <w:t xml:space="preserve">WD-19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6">
            <w:pPr>
              <w:rPr>
                <w:rFonts w:ascii="Arial" w:cs="Arial" w:eastAsia="Arial" w:hAnsi="Arial"/>
                <w:highlight w:val="yellow"/>
              </w:rPr>
            </w:pPr>
            <w:r w:rsidDel="00000000" w:rsidR="00000000" w:rsidRPr="00000000">
              <w:rPr>
                <w:rFonts w:ascii="Arial" w:cs="Arial" w:eastAsia="Arial" w:hAnsi="Arial"/>
                <w:highlight w:val="yellow"/>
                <w:rtl w:val="0"/>
              </w:rPr>
              <w:t xml:space="preserve">August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7">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8">
            <w:pPr>
              <w:rPr>
                <w:rFonts w:ascii="Arial" w:cs="Arial" w:eastAsia="Arial" w:hAnsi="Arial"/>
                <w:highlight w:val="yellow"/>
              </w:rPr>
            </w:pPr>
            <w:r w:rsidDel="00000000" w:rsidR="00000000" w:rsidRPr="00000000">
              <w:rPr>
                <w:rFonts w:ascii="Arial" w:cs="Arial" w:eastAsia="Arial" w:hAnsi="Arial"/>
                <w:highlight w:val="yellow"/>
                <w:rtl w:val="0"/>
              </w:rPr>
              <w:t xml:space="preserve">Remove change tracking as document was becoming unworkable.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9">
            <w:pPr>
              <w:rPr>
                <w:rFonts w:ascii="Arial" w:cs="Arial" w:eastAsia="Arial" w:hAnsi="Arial"/>
                <w:highlight w:val="yellow"/>
              </w:rPr>
            </w:pPr>
            <w:r w:rsidDel="00000000" w:rsidR="00000000" w:rsidRPr="00000000">
              <w:rPr>
                <w:rFonts w:ascii="Arial" w:cs="Arial" w:eastAsia="Arial" w:hAnsi="Arial"/>
                <w:highlight w:val="yellow"/>
                <w:rtl w:val="0"/>
              </w:rPr>
              <w:t xml:space="preserve">WD-20</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A">
            <w:pPr>
              <w:rPr>
                <w:rFonts w:ascii="Arial" w:cs="Arial" w:eastAsia="Arial" w:hAnsi="Arial"/>
                <w:highlight w:val="yellow"/>
              </w:rPr>
            </w:pPr>
            <w:r w:rsidDel="00000000" w:rsidR="00000000" w:rsidRPr="00000000">
              <w:rPr>
                <w:rFonts w:ascii="Arial" w:cs="Arial" w:eastAsia="Arial" w:hAnsi="Arial"/>
                <w:highlight w:val="yellow"/>
                <w:rtl w:val="0"/>
              </w:rPr>
              <w:t xml:space="preserve">September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B">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C">
            <w:pPr>
              <w:rPr>
                <w:rFonts w:ascii="Arial" w:cs="Arial" w:eastAsia="Arial" w:hAnsi="Arial"/>
                <w:highlight w:val="yellow"/>
              </w:rPr>
            </w:pPr>
            <w:r w:rsidDel="00000000" w:rsidR="00000000" w:rsidRPr="00000000">
              <w:rPr>
                <w:rFonts w:ascii="Arial" w:cs="Arial" w:eastAsia="Arial" w:hAnsi="Arial"/>
                <w:highlight w:val="yellow"/>
                <w:rtl w:val="0"/>
              </w:rPr>
              <w:t xml:space="preserve">Integrate feedback from committee meeting relating to the work by Miroslav Prymek. Added resolution of CONNACK session present per MQTT 585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D">
            <w:pPr>
              <w:rPr>
                <w:rFonts w:ascii="Arial" w:cs="Arial" w:eastAsia="Arial" w:hAnsi="Arial"/>
                <w:highlight w:val="yellow"/>
              </w:rPr>
            </w:pPr>
            <w:r w:rsidDel="00000000" w:rsidR="00000000" w:rsidRPr="00000000">
              <w:rPr>
                <w:rFonts w:ascii="Arial" w:cs="Arial" w:eastAsia="Arial" w:hAnsi="Arial"/>
                <w:highlight w:val="yellow"/>
                <w:rtl w:val="0"/>
              </w:rPr>
              <w:t xml:space="preserve">WD-21</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E">
            <w:pPr>
              <w:rPr>
                <w:rFonts w:ascii="Arial" w:cs="Arial" w:eastAsia="Arial" w:hAnsi="Arial"/>
                <w:highlight w:val="yellow"/>
              </w:rPr>
            </w:pPr>
            <w:r w:rsidDel="00000000" w:rsidR="00000000" w:rsidRPr="00000000">
              <w:rPr>
                <w:rFonts w:ascii="Arial" w:cs="Arial" w:eastAsia="Arial" w:hAnsi="Arial"/>
                <w:highlight w:val="yellow"/>
                <w:rtl w:val="0"/>
              </w:rPr>
              <w:t xml:space="preserve">October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9F">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0">
            <w:pPr>
              <w:rPr>
                <w:rFonts w:ascii="Arial" w:cs="Arial" w:eastAsia="Arial" w:hAnsi="Arial"/>
                <w:highlight w:val="yellow"/>
              </w:rPr>
            </w:pPr>
            <w:r w:rsidDel="00000000" w:rsidR="00000000" w:rsidRPr="00000000">
              <w:rPr>
                <w:rFonts w:ascii="Arial" w:cs="Arial" w:eastAsia="Arial" w:hAnsi="Arial"/>
                <w:highlight w:val="yellow"/>
                <w:rtl w:val="0"/>
              </w:rPr>
              <w:t xml:space="preserve">Client States section added to describe the 5 states.</w:t>
            </w:r>
          </w:p>
          <w:p w:rsidR="00000000" w:rsidDel="00000000" w:rsidP="00000000" w:rsidRDefault="00000000" w:rsidRPr="00000000" w14:paraId="000016A1">
            <w:pPr>
              <w:rPr>
                <w:rFonts w:ascii="Arial" w:cs="Arial" w:eastAsia="Arial" w:hAnsi="Arial"/>
                <w:highlight w:val="yellow"/>
              </w:rPr>
            </w:pPr>
            <w:r w:rsidDel="00000000" w:rsidR="00000000" w:rsidRPr="00000000">
              <w:rPr>
                <w:rFonts w:ascii="Arial" w:cs="Arial" w:eastAsia="Arial" w:hAnsi="Arial"/>
                <w:highlight w:val="yellow"/>
                <w:rtl w:val="0"/>
              </w:rPr>
              <w:t xml:space="preserve">Updated the state transition diagram to accommodate new disconnect field and new transitions between Awake -&gt; Lost and Asleep -&gt; Disconnected.</w:t>
            </w:r>
          </w:p>
          <w:p w:rsidR="00000000" w:rsidDel="00000000" w:rsidP="00000000" w:rsidRDefault="00000000" w:rsidRPr="00000000" w14:paraId="000016A2">
            <w:pPr>
              <w:rPr>
                <w:rFonts w:ascii="Arial" w:cs="Arial" w:eastAsia="Arial" w:hAnsi="Arial"/>
                <w:highlight w:val="yellow"/>
              </w:rPr>
            </w:pPr>
            <w:r w:rsidDel="00000000" w:rsidR="00000000" w:rsidRPr="00000000">
              <w:rPr>
                <w:rFonts w:ascii="Arial" w:cs="Arial" w:eastAsia="Arial" w:hAnsi="Arial"/>
                <w:highlight w:val="yellow"/>
                <w:rtl w:val="0"/>
              </w:rPr>
              <w:t xml:space="preserve">Security section added.</w:t>
            </w:r>
          </w:p>
          <w:p w:rsidR="00000000" w:rsidDel="00000000" w:rsidP="00000000" w:rsidRDefault="00000000" w:rsidRPr="00000000" w14:paraId="000016A3">
            <w:pPr>
              <w:rPr>
                <w:rFonts w:ascii="Arial" w:cs="Arial" w:eastAsia="Arial" w:hAnsi="Arial"/>
                <w:highlight w:val="yellow"/>
              </w:rPr>
            </w:pPr>
            <w:r w:rsidDel="00000000" w:rsidR="00000000" w:rsidRPr="00000000">
              <w:rPr>
                <w:rFonts w:ascii="Arial" w:cs="Arial" w:eastAsia="Arial" w:hAnsi="Arial"/>
                <w:highlight w:val="yellow"/>
                <w:rtl w:val="0"/>
              </w:rPr>
              <w:t xml:space="preserve">Figure 2 – MQTT-SN Architecture diagram updated.</w:t>
            </w:r>
          </w:p>
          <w:p w:rsidR="00000000" w:rsidDel="00000000" w:rsidP="00000000" w:rsidRDefault="00000000" w:rsidRPr="00000000" w14:paraId="000016A4">
            <w:pPr>
              <w:rPr>
                <w:rFonts w:ascii="Arial" w:cs="Arial" w:eastAsia="Arial" w:hAnsi="Arial"/>
                <w:highlight w:val="yellow"/>
              </w:rPr>
            </w:pPr>
            <w:r w:rsidDel="00000000" w:rsidR="00000000" w:rsidRPr="00000000">
              <w:rPr>
                <w:rFonts w:ascii="Arial" w:cs="Arial" w:eastAsia="Arial" w:hAnsi="Arial"/>
                <w:highlight w:val="yellow"/>
                <w:rtl w:val="0"/>
              </w:rPr>
              <w:t xml:space="preserve">Font updated to Arial from bespoke font.</w:t>
            </w:r>
          </w:p>
          <w:p w:rsidR="00000000" w:rsidDel="00000000" w:rsidP="00000000" w:rsidRDefault="00000000" w:rsidRPr="00000000" w14:paraId="000016A5">
            <w:pPr>
              <w:rPr>
                <w:rFonts w:ascii="Arial" w:cs="Arial" w:eastAsia="Arial" w:hAnsi="Arial"/>
                <w:highlight w:val="yellow"/>
              </w:rPr>
            </w:pPr>
            <w:r w:rsidDel="00000000" w:rsidR="00000000" w:rsidRPr="00000000">
              <w:rPr>
                <w:rFonts w:ascii="Arial" w:cs="Arial" w:eastAsia="Arial" w:hAnsi="Arial"/>
                <w:highlight w:val="yellow"/>
                <w:rtl w:val="0"/>
              </w:rPr>
              <w:t xml:space="preserve">QoS -1 – Section added to the QoS chapter (NOTE: updated text to allow for bi-directional -1 PUBLISHING).</w:t>
            </w:r>
          </w:p>
          <w:p w:rsidR="00000000" w:rsidDel="00000000" w:rsidP="00000000" w:rsidRDefault="00000000" w:rsidRPr="00000000" w14:paraId="000016A6">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of Exponential backoff algorithm.</w:t>
            </w:r>
          </w:p>
          <w:p w:rsidR="00000000" w:rsidDel="00000000" w:rsidP="00000000" w:rsidRDefault="00000000" w:rsidRPr="00000000" w14:paraId="000016A7">
            <w:pPr>
              <w:rPr>
                <w:rFonts w:ascii="Arial" w:cs="Arial" w:eastAsia="Arial" w:hAnsi="Arial"/>
                <w:highlight w:val="yellow"/>
              </w:rPr>
            </w:pPr>
            <w:r w:rsidDel="00000000" w:rsidR="00000000" w:rsidRPr="00000000">
              <w:rPr>
                <w:rFonts w:ascii="Arial" w:cs="Arial" w:eastAsia="Arial" w:hAnsi="Arial"/>
                <w:highlight w:val="yellow"/>
                <w:rtl w:val="0"/>
              </w:rPr>
              <w:t xml:space="preserve">Applied issue issue 587 (max messages set in CONNECT flags).</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8">
            <w:pPr>
              <w:rPr>
                <w:rFonts w:ascii="Arial" w:cs="Arial" w:eastAsia="Arial" w:hAnsi="Arial"/>
                <w:highlight w:val="yellow"/>
              </w:rPr>
            </w:pPr>
            <w:r w:rsidDel="00000000" w:rsidR="00000000" w:rsidRPr="00000000">
              <w:rPr>
                <w:rFonts w:ascii="Arial" w:cs="Arial" w:eastAsia="Arial" w:hAnsi="Arial"/>
                <w:highlight w:val="yellow"/>
                <w:rtl w:val="0"/>
              </w:rPr>
              <w:t xml:space="preserve">WD-22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9">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A">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AB">
            <w:pPr>
              <w:rPr>
                <w:rFonts w:ascii="Arial" w:cs="Arial" w:eastAsia="Arial" w:hAnsi="Arial"/>
                <w:highlight w:val="yellow"/>
              </w:rPr>
            </w:pPr>
            <w:r w:rsidDel="00000000" w:rsidR="00000000" w:rsidRPr="00000000">
              <w:rPr>
                <w:rFonts w:ascii="Arial" w:cs="Arial" w:eastAsia="Arial" w:hAnsi="Arial"/>
                <w:highlight w:val="yellow"/>
                <w:rtl w:val="0"/>
              </w:rPr>
              <w:t xml:space="preserve">Integrate MQTT 591 (sleep behavior)</w:t>
            </w:r>
          </w:p>
          <w:p w:rsidR="00000000" w:rsidDel="00000000" w:rsidP="00000000" w:rsidRDefault="00000000" w:rsidRPr="00000000" w14:paraId="000016AC">
            <w:pPr>
              <w:rPr>
                <w:rFonts w:ascii="Arial" w:cs="Arial" w:eastAsia="Arial" w:hAnsi="Arial"/>
                <w:highlight w:val="yellow"/>
              </w:rPr>
            </w:pPr>
            <w:r w:rsidDel="00000000" w:rsidR="00000000" w:rsidRPr="00000000">
              <w:rPr>
                <w:rFonts w:ascii="Arial" w:cs="Arial" w:eastAsia="Arial" w:hAnsi="Arial"/>
                <w:highlight w:val="yellow"/>
                <w:rtl w:val="0"/>
              </w:rPr>
              <w:t xml:space="preserve">Replace instances of “return code” to “reason code”</w:t>
            </w:r>
          </w:p>
          <w:p w:rsidR="00000000" w:rsidDel="00000000" w:rsidP="00000000" w:rsidRDefault="00000000" w:rsidRPr="00000000" w14:paraId="000016AD">
            <w:pPr>
              <w:rPr>
                <w:rFonts w:ascii="Arial" w:cs="Arial" w:eastAsia="Arial" w:hAnsi="Arial"/>
                <w:highlight w:val="yellow"/>
              </w:rPr>
            </w:pPr>
            <w:r w:rsidDel="00000000" w:rsidR="00000000" w:rsidRPr="00000000">
              <w:rPr>
                <w:rFonts w:ascii="Arial" w:cs="Arial" w:eastAsia="Arial" w:hAnsi="Arial"/>
                <w:highlight w:val="yellow"/>
                <w:rtl w:val="0"/>
              </w:rPr>
              <w:t xml:space="preserve">PINGREQ timeout aligned with Tretry (15 seconds) from the ill defined “reasonable amount of time”</w:t>
            </w:r>
          </w:p>
          <w:p w:rsidR="00000000" w:rsidDel="00000000" w:rsidP="00000000" w:rsidRDefault="00000000" w:rsidRPr="00000000" w14:paraId="000016AE">
            <w:pPr>
              <w:rPr>
                <w:rFonts w:ascii="Arial" w:cs="Arial" w:eastAsia="Arial" w:hAnsi="Arial"/>
                <w:highlight w:val="yellow"/>
              </w:rPr>
            </w:pPr>
            <w:r w:rsidDel="00000000" w:rsidR="00000000" w:rsidRPr="00000000">
              <w:rPr>
                <w:rFonts w:ascii="Arial" w:cs="Arial" w:eastAsia="Arial" w:hAnsi="Arial"/>
                <w:highlight w:val="yellow"/>
                <w:rtl w:val="0"/>
              </w:rPr>
              <w:t xml:space="preserve">Exponential Algo fix (using the factor n assuming it was the product!)</w:t>
            </w:r>
          </w:p>
          <w:p w:rsidR="00000000" w:rsidDel="00000000" w:rsidP="00000000" w:rsidRDefault="00000000" w:rsidRPr="00000000" w14:paraId="000016AF">
            <w:pPr>
              <w:rPr>
                <w:rFonts w:ascii="Arial" w:cs="Arial" w:eastAsia="Arial" w:hAnsi="Arial"/>
                <w:highlight w:val="yellow"/>
              </w:rPr>
            </w:pPr>
            <w:r w:rsidDel="00000000" w:rsidR="00000000" w:rsidRPr="00000000">
              <w:rPr>
                <w:rFonts w:ascii="Arial" w:cs="Arial" w:eastAsia="Arial" w:hAnsi="Arial"/>
                <w:highlight w:val="yellow"/>
                <w:rtl w:val="0"/>
              </w:rPr>
              <w:t xml:space="preserve">Client Identifier size clarification.</w:t>
            </w:r>
          </w:p>
          <w:p w:rsidR="00000000" w:rsidDel="00000000" w:rsidP="00000000" w:rsidRDefault="00000000" w:rsidRPr="00000000" w14:paraId="000016B0">
            <w:pPr>
              <w:rPr>
                <w:rFonts w:ascii="Arial" w:cs="Arial" w:eastAsia="Arial" w:hAnsi="Arial"/>
                <w:highlight w:val="yellow"/>
              </w:rPr>
            </w:pPr>
            <w:r w:rsidDel="00000000" w:rsidR="00000000" w:rsidRPr="00000000">
              <w:rPr>
                <w:rFonts w:ascii="Arial" w:cs="Arial" w:eastAsia="Arial" w:hAnsi="Arial"/>
                <w:highlight w:val="yellow"/>
                <w:rtl w:val="0"/>
              </w:rPr>
              <w:t xml:space="preserve">Publish variants added; distinguish variant based on QoS field to save 2 bytes for single flight PUBLISH packets.</w:t>
            </w:r>
          </w:p>
          <w:p w:rsidR="00000000" w:rsidDel="00000000" w:rsidP="00000000" w:rsidRDefault="00000000" w:rsidRPr="00000000" w14:paraId="000016B1">
            <w:pPr>
              <w:rPr>
                <w:rFonts w:ascii="Arial" w:cs="Arial" w:eastAsia="Arial" w:hAnsi="Arial"/>
                <w:highlight w:val="yellow"/>
              </w:rPr>
            </w:pPr>
            <w:r w:rsidDel="00000000" w:rsidR="00000000" w:rsidRPr="00000000">
              <w:rPr>
                <w:rFonts w:ascii="Arial" w:cs="Arial" w:eastAsia="Arial" w:hAnsi="Arial"/>
                <w:highlight w:val="yellow"/>
                <w:rtl w:val="0"/>
              </w:rPr>
              <w:t xml:space="preserve">Incorporated B4. Into retry timer.</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2">
            <w:pPr>
              <w:rPr>
                <w:rFonts w:ascii="Arial" w:cs="Arial" w:eastAsia="Arial" w:hAnsi="Arial"/>
                <w:highlight w:val="yellow"/>
              </w:rPr>
            </w:pPr>
            <w:r w:rsidDel="00000000" w:rsidR="00000000" w:rsidRPr="00000000">
              <w:rPr>
                <w:rFonts w:ascii="Arial" w:cs="Arial" w:eastAsia="Arial" w:hAnsi="Arial"/>
                <w:highlight w:val="yellow"/>
                <w:rtl w:val="0"/>
              </w:rPr>
              <w:t xml:space="preserve">WD-23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3">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4">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5">
            <w:pPr>
              <w:rPr>
                <w:rFonts w:ascii="Arial" w:cs="Arial" w:eastAsia="Arial" w:hAnsi="Arial"/>
                <w:highlight w:val="yellow"/>
              </w:rPr>
            </w:pPr>
            <w:r w:rsidDel="00000000" w:rsidR="00000000" w:rsidRPr="00000000">
              <w:rPr>
                <w:rFonts w:ascii="Arial" w:cs="Arial" w:eastAsia="Arial" w:hAnsi="Arial"/>
                <w:highlight w:val="yellow"/>
                <w:rtl w:val="0"/>
              </w:rPr>
              <w:t xml:space="preserve">CONNECT Client Identifier Informative and Normative définition update.</w:t>
            </w:r>
          </w:p>
          <w:p w:rsidR="00000000" w:rsidDel="00000000" w:rsidP="00000000" w:rsidRDefault="00000000" w:rsidRPr="00000000" w14:paraId="000016B6">
            <w:pPr>
              <w:rPr>
                <w:rFonts w:ascii="Arial" w:cs="Arial" w:eastAsia="Arial" w:hAnsi="Arial"/>
                <w:highlight w:val="yellow"/>
              </w:rPr>
            </w:pPr>
            <w:r w:rsidDel="00000000" w:rsidR="00000000" w:rsidRPr="00000000">
              <w:rPr>
                <w:rFonts w:ascii="Arial" w:cs="Arial" w:eastAsia="Arial" w:hAnsi="Arial"/>
                <w:highlight w:val="yellow"/>
                <w:rtl w:val="0"/>
              </w:rPr>
              <w:t xml:space="preserve">CONNACK Client Identifier Informative and Normative définition update.</w:t>
            </w:r>
          </w:p>
          <w:p w:rsidR="00000000" w:rsidDel="00000000" w:rsidP="00000000" w:rsidRDefault="00000000" w:rsidRPr="00000000" w14:paraId="000016B7">
            <w:pPr>
              <w:rPr>
                <w:rFonts w:ascii="Arial" w:cs="Arial" w:eastAsia="Arial" w:hAnsi="Arial"/>
                <w:highlight w:val="yellow"/>
              </w:rPr>
            </w:pPr>
            <w:r w:rsidDel="00000000" w:rsidR="00000000" w:rsidRPr="00000000">
              <w:rPr>
                <w:rFonts w:ascii="Arial" w:cs="Arial" w:eastAsia="Arial" w:hAnsi="Arial"/>
                <w:highlight w:val="yellow"/>
                <w:rtl w:val="0"/>
              </w:rPr>
              <w:t xml:space="preserve">CONNACK reason codes updated.</w:t>
            </w:r>
          </w:p>
          <w:p w:rsidR="00000000" w:rsidDel="00000000" w:rsidP="00000000" w:rsidRDefault="00000000" w:rsidRPr="00000000" w14:paraId="000016B8">
            <w:pPr>
              <w:rPr>
                <w:rFonts w:ascii="Arial" w:cs="Arial" w:eastAsia="Arial" w:hAnsi="Arial"/>
                <w:highlight w:val="yellow"/>
              </w:rPr>
            </w:pPr>
            <w:r w:rsidDel="00000000" w:rsidR="00000000" w:rsidRPr="00000000">
              <w:rPr>
                <w:rFonts w:ascii="Arial" w:cs="Arial" w:eastAsia="Arial" w:hAnsi="Arial"/>
                <w:highlight w:val="yellow"/>
                <w:rtl w:val="0"/>
              </w:rPr>
              <w:t xml:space="preserve">KeepAlive boundary specified removing 0 as an option per the committee call.</w:t>
            </w:r>
          </w:p>
          <w:p w:rsidR="00000000" w:rsidDel="00000000" w:rsidP="00000000" w:rsidRDefault="00000000" w:rsidRPr="00000000" w14:paraId="000016B9">
            <w:pPr>
              <w:rPr>
                <w:rFonts w:ascii="Arial" w:cs="Arial" w:eastAsia="Arial" w:hAnsi="Arial"/>
                <w:highlight w:val="yellow"/>
              </w:rPr>
            </w:pPr>
            <w:r w:rsidDel="00000000" w:rsidR="00000000" w:rsidRPr="00000000">
              <w:rPr>
                <w:rFonts w:ascii="Arial" w:cs="Arial" w:eastAsia="Arial" w:hAnsi="Arial"/>
                <w:highlight w:val="yellow"/>
                <w:rtl w:val="0"/>
              </w:rPr>
              <w:t xml:space="preserve">Added Session Expiry “reasonable” setting statement.</w:t>
            </w:r>
          </w:p>
          <w:p w:rsidR="00000000" w:rsidDel="00000000" w:rsidP="00000000" w:rsidRDefault="00000000" w:rsidRPr="00000000" w14:paraId="000016BA">
            <w:pPr>
              <w:rPr>
                <w:rFonts w:ascii="Arial" w:cs="Arial" w:eastAsia="Arial" w:hAnsi="Arial"/>
                <w:highlight w:val="yellow"/>
              </w:rPr>
            </w:pPr>
            <w:r w:rsidDel="00000000" w:rsidR="00000000" w:rsidRPr="00000000">
              <w:rPr>
                <w:rFonts w:ascii="Arial" w:cs="Arial" w:eastAsia="Arial" w:hAnsi="Arial"/>
                <w:highlight w:val="yellow"/>
                <w:rtl w:val="0"/>
              </w:rPr>
              <w:t xml:space="preserve">Added sequence diagrams for CONNECT, CONNECT with WILL, CONNECT with AUTH.</w:t>
            </w:r>
          </w:p>
          <w:p w:rsidR="00000000" w:rsidDel="00000000" w:rsidP="00000000" w:rsidRDefault="00000000" w:rsidRPr="00000000" w14:paraId="000016BB">
            <w:pPr>
              <w:rPr>
                <w:rFonts w:ascii="Arial" w:cs="Arial" w:eastAsia="Arial" w:hAnsi="Arial"/>
                <w:highlight w:val="yellow"/>
              </w:rPr>
            </w:pPr>
            <w:r w:rsidDel="00000000" w:rsidR="00000000" w:rsidRPr="00000000">
              <w:rPr>
                <w:rFonts w:ascii="Arial" w:cs="Arial" w:eastAsia="Arial" w:hAnsi="Arial"/>
                <w:highlight w:val="yellow"/>
                <w:rtl w:val="0"/>
              </w:rPr>
              <w:t xml:space="preserve">Network Connection Section (IANA Omitted but we need to add this to agenda)</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C">
            <w:pPr>
              <w:rPr>
                <w:rFonts w:ascii="Arial" w:cs="Arial" w:eastAsia="Arial" w:hAnsi="Arial"/>
                <w:highlight w:val="yellow"/>
              </w:rPr>
            </w:pPr>
            <w:r w:rsidDel="00000000" w:rsidR="00000000" w:rsidRPr="00000000">
              <w:rPr>
                <w:rFonts w:ascii="Arial" w:cs="Arial" w:eastAsia="Arial" w:hAnsi="Arial"/>
                <w:highlight w:val="yellow"/>
                <w:rtl w:val="0"/>
              </w:rPr>
              <w:t xml:space="preserve">WD-24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D">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2022</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 Ian Craggs]</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BF">
            <w:pPr>
              <w:rPr>
                <w:rFonts w:ascii="Arial" w:cs="Arial" w:eastAsia="Arial" w:hAnsi="Arial"/>
                <w:highlight w:val="yellow"/>
              </w:rPr>
            </w:pPr>
            <w:r w:rsidDel="00000000" w:rsidR="00000000" w:rsidRPr="00000000">
              <w:rPr>
                <w:rFonts w:ascii="Arial" w:cs="Arial" w:eastAsia="Arial" w:hAnsi="Arial"/>
                <w:highlight w:val="yellow"/>
                <w:rtl w:val="0"/>
              </w:rPr>
              <w:t xml:space="preserve">Removal of Network Connection references.</w:t>
            </w:r>
          </w:p>
          <w:p w:rsidR="00000000" w:rsidDel="00000000" w:rsidP="00000000" w:rsidRDefault="00000000" w:rsidRPr="00000000" w14:paraId="000016C0">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0 tables to remove topic length field</w:t>
            </w:r>
          </w:p>
          <w:p w:rsidR="00000000" w:rsidDel="00000000" w:rsidP="00000000" w:rsidRDefault="00000000" w:rsidRPr="00000000" w14:paraId="000016C1">
            <w:pPr>
              <w:tabs>
                <w:tab w:val="left" w:leader="none" w:pos="220"/>
                <w:tab w:val="left" w:leader="none" w:pos="720"/>
              </w:tabs>
              <w:spacing w:after="0" w:before="0" w:lineRule="auto"/>
              <w:rPr>
                <w:rFonts w:ascii="Arial" w:cs="Arial" w:eastAsia="Arial" w:hAnsi="Arial"/>
                <w:highlight w:val="yellow"/>
              </w:rPr>
            </w:pPr>
            <w:r w:rsidDel="00000000" w:rsidR="00000000" w:rsidRPr="00000000">
              <w:rPr>
                <w:rFonts w:ascii="Arial" w:cs="Arial" w:eastAsia="Arial" w:hAnsi="Arial"/>
                <w:highlight w:val="yellow"/>
                <w:rtl w:val="0"/>
              </w:rPr>
              <w:t xml:space="preserve">Modified PUBLISH 1 &amp; 2 tables to remove topic length field</w:t>
            </w:r>
          </w:p>
          <w:p w:rsidR="00000000" w:rsidDel="00000000" w:rsidP="00000000" w:rsidRDefault="00000000" w:rsidRPr="00000000" w14:paraId="000016C2">
            <w:pPr>
              <w:rPr>
                <w:rFonts w:ascii="Arial" w:cs="Arial" w:eastAsia="Arial" w:hAnsi="Arial"/>
                <w:highlight w:val="yellow"/>
              </w:rPr>
            </w:pPr>
            <w:r w:rsidDel="00000000" w:rsidR="00000000" w:rsidRPr="00000000">
              <w:rPr>
                <w:rFonts w:ascii="Arial" w:cs="Arial" w:eastAsia="Arial" w:hAnsi="Arial"/>
                <w:highlight w:val="yellow"/>
                <w:rtl w:val="0"/>
              </w:rPr>
              <w:t xml:space="preserve">Changed Data field description on the above</w:t>
            </w:r>
          </w:p>
          <w:p w:rsidR="00000000" w:rsidDel="00000000" w:rsidP="00000000" w:rsidRDefault="00000000" w:rsidRPr="00000000" w14:paraId="000016C3">
            <w:pPr>
              <w:rPr>
                <w:rFonts w:ascii="Arial" w:cs="Arial" w:eastAsia="Arial" w:hAnsi="Arial"/>
                <w:highlight w:val="yellow"/>
              </w:rPr>
            </w:pPr>
            <w:r w:rsidDel="00000000" w:rsidR="00000000" w:rsidRPr="00000000">
              <w:rPr>
                <w:rFonts w:ascii="Arial" w:cs="Arial" w:eastAsia="Arial" w:hAnsi="Arial"/>
                <w:highlight w:val="yellow"/>
                <w:rtl w:val="0"/>
              </w:rPr>
              <w:t xml:space="preserve">Updated sleeping device section</w:t>
            </w:r>
          </w:p>
          <w:p w:rsidR="00000000" w:rsidDel="00000000" w:rsidP="00000000" w:rsidRDefault="00000000" w:rsidRPr="00000000" w14:paraId="000016C4">
            <w:pPr>
              <w:rPr>
                <w:rFonts w:ascii="Arial" w:cs="Arial" w:eastAsia="Arial" w:hAnsi="Arial"/>
                <w:highlight w:val="yellow"/>
              </w:rPr>
            </w:pPr>
            <w:r w:rsidDel="00000000" w:rsidR="00000000" w:rsidRPr="00000000">
              <w:rPr>
                <w:rFonts w:ascii="Arial" w:cs="Arial" w:eastAsia="Arial" w:hAnsi="Arial"/>
                <w:highlight w:val="yellow"/>
                <w:rtl w:val="0"/>
              </w:rPr>
              <w:t xml:space="preserve">Ensured the references to the Packet Length and type section was consistent in all packet types.</w:t>
            </w:r>
          </w:p>
          <w:p w:rsidR="00000000" w:rsidDel="00000000" w:rsidP="00000000" w:rsidRDefault="00000000" w:rsidRPr="00000000" w14:paraId="000016C5">
            <w:pPr>
              <w:rPr>
                <w:rFonts w:ascii="Arial" w:cs="Arial" w:eastAsia="Arial" w:hAnsi="Arial"/>
                <w:highlight w:val="yellow"/>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6">
            <w:pPr>
              <w:rPr>
                <w:rFonts w:ascii="Arial" w:cs="Arial" w:eastAsia="Arial" w:hAnsi="Arial"/>
                <w:highlight w:val="yellow"/>
              </w:rPr>
            </w:pPr>
            <w:r w:rsidDel="00000000" w:rsidR="00000000" w:rsidRPr="00000000">
              <w:rPr>
                <w:rFonts w:ascii="Arial" w:cs="Arial" w:eastAsia="Arial" w:hAnsi="Arial"/>
                <w:highlight w:val="yellow"/>
                <w:rtl w:val="0"/>
              </w:rPr>
              <w:t xml:space="preserve">WD-25</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7">
            <w:pPr>
              <w:rPr>
                <w:rFonts w:ascii="Arial" w:cs="Arial" w:eastAsia="Arial" w:hAnsi="Arial"/>
                <w:highlight w:val="yellow"/>
              </w:rPr>
            </w:pPr>
            <w:r w:rsidDel="00000000" w:rsidR="00000000" w:rsidRPr="00000000">
              <w:rPr>
                <w:rFonts w:ascii="Arial" w:cs="Arial" w:eastAsia="Arial" w:hAnsi="Arial"/>
                <w:highlight w:val="yellow"/>
                <w:rtl w:val="0"/>
              </w:rPr>
              <w:t xml:space="preserve">January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8">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9">
            <w:pPr>
              <w:rPr>
                <w:rFonts w:ascii="Arial" w:cs="Arial" w:eastAsia="Arial" w:hAnsi="Arial"/>
                <w:highlight w:val="yellow"/>
              </w:rPr>
            </w:pPr>
            <w:r w:rsidDel="00000000" w:rsidR="00000000" w:rsidRPr="00000000">
              <w:rPr>
                <w:rFonts w:ascii="Arial" w:cs="Arial" w:eastAsia="Arial" w:hAnsi="Arial"/>
                <w:highlight w:val="yellow"/>
                <w:rtl w:val="0"/>
              </w:rPr>
              <w:t xml:space="preserve">Broken out PUBLISH -1 into its own packet type</w:t>
            </w:r>
          </w:p>
          <w:p w:rsidR="00000000" w:rsidDel="00000000" w:rsidP="00000000" w:rsidRDefault="00000000" w:rsidRPr="00000000" w14:paraId="000016CA">
            <w:pPr>
              <w:rPr>
                <w:rFonts w:ascii="Arial" w:cs="Arial" w:eastAsia="Arial" w:hAnsi="Arial"/>
                <w:highlight w:val="yellow"/>
              </w:rPr>
            </w:pPr>
            <w:r w:rsidDel="00000000" w:rsidR="00000000" w:rsidRPr="00000000">
              <w:rPr>
                <w:rFonts w:ascii="Arial" w:cs="Arial" w:eastAsia="Arial" w:hAnsi="Arial"/>
                <w:highlight w:val="yellow"/>
                <w:rtl w:val="0"/>
              </w:rPr>
              <w:t xml:space="preserve">Disconnect flags field moved and added existence flags for optional fields</w:t>
            </w:r>
          </w:p>
          <w:p w:rsidR="00000000" w:rsidDel="00000000" w:rsidP="00000000" w:rsidRDefault="00000000" w:rsidRPr="00000000" w14:paraId="000016CB">
            <w:pPr>
              <w:rPr>
                <w:rFonts w:ascii="Arial" w:cs="Arial" w:eastAsia="Arial" w:hAnsi="Arial"/>
                <w:highlight w:val="yellow"/>
              </w:rPr>
            </w:pPr>
            <w:r w:rsidDel="00000000" w:rsidR="00000000" w:rsidRPr="00000000">
              <w:rPr>
                <w:rFonts w:ascii="Arial" w:cs="Arial" w:eastAsia="Arial" w:hAnsi="Arial"/>
                <w:highlight w:val="yellow"/>
                <w:rtl w:val="0"/>
              </w:rPr>
              <w:t xml:space="preserve">Introduction titles changed to better sign post where the information resides in the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C">
            <w:pPr>
              <w:rPr>
                <w:rFonts w:ascii="Arial" w:cs="Arial" w:eastAsia="Arial" w:hAnsi="Arial"/>
                <w:highlight w:val="yellow"/>
              </w:rPr>
            </w:pPr>
            <w:r w:rsidDel="00000000" w:rsidR="00000000" w:rsidRPr="00000000">
              <w:rPr>
                <w:rFonts w:ascii="Arial" w:cs="Arial" w:eastAsia="Arial" w:hAnsi="Arial"/>
                <w:highlight w:val="yellow"/>
                <w:rtl w:val="0"/>
              </w:rPr>
              <w:t xml:space="preserve">WD-26</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D">
            <w:pPr>
              <w:rPr>
                <w:rFonts w:ascii="Arial" w:cs="Arial" w:eastAsia="Arial" w:hAnsi="Arial"/>
                <w:highlight w:val="yellow"/>
              </w:rPr>
            </w:pPr>
            <w:r w:rsidDel="00000000" w:rsidR="00000000" w:rsidRPr="00000000">
              <w:rPr>
                <w:rFonts w:ascii="Arial" w:cs="Arial" w:eastAsia="Arial" w:hAnsi="Arial"/>
                <w:highlight w:val="yellow"/>
                <w:rtl w:val="0"/>
              </w:rPr>
              <w:t xml:space="preserve">May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E">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CF">
            <w:pPr>
              <w:rPr>
                <w:rFonts w:ascii="Arial" w:cs="Arial" w:eastAsia="Arial" w:hAnsi="Arial"/>
                <w:highlight w:val="yellow"/>
              </w:rPr>
            </w:pPr>
            <w:r w:rsidDel="00000000" w:rsidR="00000000" w:rsidRPr="00000000">
              <w:rPr>
                <w:rFonts w:ascii="Arial" w:cs="Arial" w:eastAsia="Arial" w:hAnsi="Arial"/>
                <w:highlight w:val="yellow"/>
                <w:rtl w:val="0"/>
              </w:rPr>
              <w:t xml:space="preserve">Backwards compatible PUBLISH -1, new OOS Publish message to repace it. Removal of security section to allow to rewrite.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0">
            <w:pPr>
              <w:rPr>
                <w:rFonts w:ascii="Arial" w:cs="Arial" w:eastAsia="Arial" w:hAnsi="Arial"/>
                <w:highlight w:val="yellow"/>
              </w:rPr>
            </w:pPr>
            <w:r w:rsidDel="00000000" w:rsidR="00000000" w:rsidRPr="00000000">
              <w:rPr>
                <w:rFonts w:ascii="Arial" w:cs="Arial" w:eastAsia="Arial" w:hAnsi="Arial"/>
                <w:highlight w:val="yellow"/>
                <w:rtl w:val="0"/>
              </w:rPr>
              <w:t xml:space="preserve">WD-27</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1">
            <w:pPr>
              <w:rPr>
                <w:rFonts w:ascii="Arial" w:cs="Arial" w:eastAsia="Arial" w:hAnsi="Arial"/>
                <w:highlight w:val="yellow"/>
              </w:rPr>
            </w:pPr>
            <w:r w:rsidDel="00000000" w:rsidR="00000000" w:rsidRPr="00000000">
              <w:rPr>
                <w:rFonts w:ascii="Arial" w:cs="Arial" w:eastAsia="Arial" w:hAnsi="Arial"/>
                <w:highlight w:val="yellow"/>
                <w:rtl w:val="0"/>
              </w:rPr>
              <w:t xml:space="preserve">November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2">
            <w:pPr>
              <w:rPr>
                <w:rFonts w:ascii="Arial" w:cs="Arial" w:eastAsia="Arial" w:hAnsi="Arial"/>
                <w:highlight w:val="yellow"/>
              </w:rPr>
            </w:pPr>
            <w:r w:rsidDel="00000000" w:rsidR="00000000" w:rsidRPr="00000000">
              <w:rPr>
                <w:rFonts w:ascii="Arial" w:cs="Arial" w:eastAsia="Arial" w:hAnsi="Arial"/>
                <w:highlight w:val="yellow"/>
                <w:rtl w:val="0"/>
              </w:rPr>
              <w:t xml:space="preserve">[Simon Johnson, Davide Lenzarini]</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3">
            <w:pPr>
              <w:rPr>
                <w:rFonts w:ascii="Arial" w:cs="Arial" w:eastAsia="Arial" w:hAnsi="Arial"/>
                <w:highlight w:val="yellow"/>
              </w:rPr>
            </w:pPr>
            <w:r w:rsidDel="00000000" w:rsidR="00000000" w:rsidRPr="00000000">
              <w:rPr>
                <w:rFonts w:ascii="Arial" w:cs="Arial" w:eastAsia="Arial" w:hAnsi="Arial"/>
                <w:highlight w:val="yellow"/>
                <w:rtl w:val="0"/>
              </w:rPr>
              <w:t xml:space="preserve">Network Transport Layer chapter updated to define the impact of lower layers features on the MQTT-SN protocol.</w:t>
            </w:r>
          </w:p>
          <w:p w:rsidR="00000000" w:rsidDel="00000000" w:rsidP="00000000" w:rsidRDefault="00000000" w:rsidRPr="00000000" w14:paraId="000016D4">
            <w:pPr>
              <w:rPr>
                <w:rFonts w:ascii="Arial" w:cs="Arial" w:eastAsia="Arial" w:hAnsi="Arial"/>
                <w:highlight w:val="yellow"/>
              </w:rPr>
            </w:pPr>
            <w:r w:rsidDel="00000000" w:rsidR="00000000" w:rsidRPr="00000000">
              <w:rPr>
                <w:rFonts w:ascii="Arial" w:cs="Arial" w:eastAsia="Arial" w:hAnsi="Arial"/>
                <w:highlight w:val="yellow"/>
                <w:rtl w:val="0"/>
              </w:rPr>
              <w:t xml:space="preserve">Replaced the term MQTT-SN “connection” with the term “Virtual Connection”.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5">
            <w:pPr>
              <w:rPr>
                <w:rFonts w:ascii="Arial" w:cs="Arial" w:eastAsia="Arial" w:hAnsi="Arial"/>
                <w:highlight w:val="yellow"/>
              </w:rPr>
            </w:pPr>
            <w:r w:rsidDel="00000000" w:rsidR="00000000" w:rsidRPr="00000000">
              <w:rPr>
                <w:rFonts w:ascii="Arial" w:cs="Arial" w:eastAsia="Arial" w:hAnsi="Arial"/>
                <w:highlight w:val="yellow"/>
                <w:rtl w:val="0"/>
              </w:rPr>
              <w:t xml:space="preserve">WD-28</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6">
            <w:pPr>
              <w:rPr>
                <w:rFonts w:ascii="Arial" w:cs="Arial" w:eastAsia="Arial" w:hAnsi="Arial"/>
                <w:highlight w:val="yellow"/>
              </w:rPr>
            </w:pPr>
            <w:r w:rsidDel="00000000" w:rsidR="00000000" w:rsidRPr="00000000">
              <w:rPr>
                <w:rFonts w:ascii="Arial" w:cs="Arial" w:eastAsia="Arial" w:hAnsi="Arial"/>
                <w:highlight w:val="yellow"/>
                <w:rtl w:val="0"/>
              </w:rPr>
              <w:t xml:space="preserve">December 2023</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7">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[Davide Lenzarini, Stefan Hagen]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8">
            <w:pPr>
              <w:rPr>
                <w:rFonts w:ascii="Arial" w:cs="Arial" w:eastAsia="Arial" w:hAnsi="Arial"/>
                <w:highlight w:val="yellow"/>
              </w:rPr>
            </w:pPr>
            <w:r w:rsidDel="00000000" w:rsidR="00000000" w:rsidRPr="00000000">
              <w:rPr>
                <w:rFonts w:ascii="Verdana" w:cs="Verdana" w:eastAsia="Verdana" w:hAnsi="Verdana"/>
                <w:sz w:val="18"/>
                <w:szCs w:val="18"/>
                <w:highlight w:val="yellow"/>
                <w:rtl w:val="0"/>
              </w:rPr>
              <w:t xml:space="preserve">Ensured document structure is intact and replaced table footnotes with simple text tags and a subsequent notes listing.</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9">
            <w:pPr>
              <w:rPr>
                <w:rFonts w:ascii="Arial" w:cs="Arial" w:eastAsia="Arial" w:hAnsi="Arial"/>
                <w:highlight w:val="yellow"/>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A">
            <w:pPr>
              <w:rPr>
                <w:rFonts w:ascii="Arial" w:cs="Arial" w:eastAsia="Arial" w:hAnsi="Arial"/>
                <w:highlight w:val="yellow"/>
              </w:rPr>
            </w:pPr>
            <w:r w:rsidDel="00000000" w:rsidR="00000000" w:rsidRPr="00000000">
              <w:rPr>
                <w:rFonts w:ascii="Arial" w:cs="Arial" w:eastAsia="Arial" w:hAnsi="Arial"/>
                <w:highlight w:val="yellow"/>
                <w:rtl w:val="0"/>
              </w:rPr>
              <w:t xml:space="preserve">February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B">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DC">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Issue 560 resolution - full reason code table and add reason code fields to PUBREC, PUBREL and PUBCOMP. Duplicate reason code tables removed from packet descriptions.</w:t>
            </w:r>
          </w:p>
          <w:p w:rsidR="00000000" w:rsidDel="00000000" w:rsidP="00000000" w:rsidRDefault="00000000" w:rsidRPr="00000000" w14:paraId="000016DD">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Will Data Sent in CONNECT</w:t>
            </w:r>
          </w:p>
          <w:p w:rsidR="00000000" w:rsidDel="00000000" w:rsidP="00000000" w:rsidRDefault="00000000" w:rsidRPr="00000000" w14:paraId="000016DE">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Auth Data Sent in CONNECT &amp; CONNACK</w:t>
            </w:r>
          </w:p>
          <w:p w:rsidR="00000000" w:rsidDel="00000000" w:rsidP="00000000" w:rsidRDefault="00000000" w:rsidRPr="00000000" w14:paraId="000016DF">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Suback granted QoS 0,1,2 now reason codes not flags.</w:t>
            </w:r>
          </w:p>
          <w:p w:rsidR="00000000" w:rsidDel="00000000" w:rsidP="00000000" w:rsidRDefault="00000000" w:rsidRPr="00000000" w14:paraId="000016E0">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Moved PUBLISH -1 to new Backward compatibility appendix</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1">
            <w:pPr>
              <w:rPr>
                <w:rFonts w:ascii="Arial" w:cs="Arial" w:eastAsia="Arial" w:hAnsi="Arial"/>
                <w:highlight w:val="yellow"/>
              </w:rPr>
            </w:pPr>
            <w:r w:rsidDel="00000000" w:rsidR="00000000" w:rsidRPr="00000000">
              <w:rPr>
                <w:rFonts w:ascii="Arial" w:cs="Arial" w:eastAsia="Arial" w:hAnsi="Arial"/>
                <w:highlight w:val="yellow"/>
                <w:rtl w:val="0"/>
              </w:rPr>
              <w:t xml:space="preserve">WD-29</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2">
            <w:pPr>
              <w:rPr>
                <w:rFonts w:ascii="Arial" w:cs="Arial" w:eastAsia="Arial" w:hAnsi="Arial"/>
                <w:highlight w:val="yellow"/>
              </w:rPr>
            </w:pPr>
            <w:r w:rsidDel="00000000" w:rsidR="00000000" w:rsidRPr="00000000">
              <w:rPr>
                <w:rFonts w:ascii="Arial" w:cs="Arial" w:eastAsia="Arial" w:hAnsi="Arial"/>
                <w:highlight w:val="yellow"/>
                <w:rtl w:val="0"/>
              </w:rPr>
              <w:t xml:space="preserve">March 2024</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3">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[Ian Craggs, Davide Lenzarini, Simon Johnson]</w:t>
            </w:r>
          </w:p>
        </w:tc>
        <w:tc>
          <w:tcPr>
            <w:tcBorders>
              <w:top w:color="000000" w:space="0" w:sz="4" w:val="single"/>
              <w:left w:color="000000" w:space="0" w:sz="4" w:val="single"/>
              <w:bottom w:color="000000" w:space="0" w:sz="4" w:val="single"/>
              <w:right w:color="000000" w:space="0" w:sz="4" w:val="single"/>
            </w:tcBorders>
            <w:tcMar>
              <w:top w:w="0.0" w:type="dxa"/>
              <w:left w:w="115.0" w:type="dxa"/>
              <w:bottom w:w="0.0" w:type="dxa"/>
              <w:right w:w="115.0" w:type="dxa"/>
            </w:tcMar>
          </w:tcPr>
          <w:p w:rsidR="00000000" w:rsidDel="00000000" w:rsidP="00000000" w:rsidRDefault="00000000" w:rsidRPr="00000000" w14:paraId="000016E4">
            <w:pPr>
              <w:rPr>
                <w:rFonts w:ascii="Verdana" w:cs="Verdana" w:eastAsia="Verdana" w:hAnsi="Verdana"/>
                <w:sz w:val="18"/>
                <w:szCs w:val="18"/>
                <w:highlight w:val="yellow"/>
              </w:rPr>
            </w:pPr>
            <w:r w:rsidDel="00000000" w:rsidR="00000000" w:rsidRPr="00000000">
              <w:rPr>
                <w:rFonts w:ascii="Verdana" w:cs="Verdana" w:eastAsia="Verdana" w:hAnsi="Verdana"/>
                <w:sz w:val="18"/>
                <w:szCs w:val="18"/>
                <w:highlight w:val="yellow"/>
                <w:rtl w:val="0"/>
              </w:rPr>
              <w:t xml:space="preserve">Update Terminology section. Add Operational Behavior sections from MQTT 5.0. Workshop revisions to Operational Behavior responding to Davide’s review.</w:t>
            </w:r>
          </w:p>
        </w:tc>
      </w:tr>
    </w:tbl>
    <w:p w:rsidR="00000000" w:rsidDel="00000000" w:rsidP="00000000" w:rsidRDefault="00000000" w:rsidRPr="00000000" w14:paraId="000016E5">
      <w:pPr>
        <w:rPr>
          <w:rFonts w:ascii="Arial" w:cs="Arial" w:eastAsia="Arial" w:hAnsi="Arial"/>
          <w:highlight w:val="yellow"/>
        </w:rPr>
      </w:pPr>
      <w:r w:rsidDel="00000000" w:rsidR="00000000" w:rsidRPr="00000000">
        <w:rPr>
          <w:rtl w:val="0"/>
        </w:rPr>
      </w:r>
    </w:p>
    <w:p w:rsidR="00000000" w:rsidDel="00000000" w:rsidP="00000000" w:rsidRDefault="00000000" w:rsidRPr="00000000" w14:paraId="000016E6">
      <w:pPr>
        <w:keepNext w:val="1"/>
        <w:keepLines w:val="0"/>
        <w:pageBreakBefore w:val="1"/>
        <w:widowControl w:val="1"/>
        <w:pBdr>
          <w:top w:color="808080" w:space="6" w:sz="4" w:val="single"/>
          <w:left w:space="0" w:sz="0" w:val="nil"/>
          <w:bottom w:space="0" w:sz="0" w:val="nil"/>
          <w:right w:space="0" w:sz="0" w:val="nil"/>
          <w:between w:space="0" w:sz="0" w:val="nil"/>
        </w:pBdr>
        <w:shd w:fill="auto" w:val="clear"/>
        <w:spacing w:after="120" w:before="480" w:line="240" w:lineRule="auto"/>
        <w:ind w:right="0"/>
        <w:jc w:val="left"/>
        <w:rPr>
          <w:rFonts w:ascii="Arial" w:cs="Arial" w:eastAsia="Arial" w:hAnsi="Arial"/>
          <w:b w:val="1"/>
          <w:color w:val="446caa"/>
          <w:sz w:val="36"/>
          <w:szCs w:val="36"/>
        </w:rPr>
      </w:pPr>
      <w:bookmarkStart w:colFirst="0" w:colLast="0" w:name="_heading=h.dkraaadk8r1i" w:id="286"/>
      <w:bookmarkEnd w:id="286"/>
      <w:r w:rsidDel="00000000" w:rsidR="00000000" w:rsidRPr="00000000">
        <w:rPr>
          <w:rtl w:val="0"/>
        </w:rPr>
      </w:r>
    </w:p>
    <w:p w:rsidR="00000000" w:rsidDel="00000000" w:rsidP="00000000" w:rsidRDefault="00000000" w:rsidRPr="00000000" w14:paraId="000016E7">
      <w:pPr>
        <w:pStyle w:val="Heading1"/>
        <w:keepNext w:val="1"/>
        <w:pBdr>
          <w:top w:color="808080" w:space="6" w:sz="4" w:val="single"/>
        </w:pBdr>
        <w:spacing w:after="120" w:before="480" w:lineRule="auto"/>
        <w:ind w:left="0" w:firstLine="0"/>
        <w:rPr>
          <w:vertAlign w:val="baseline"/>
        </w:rPr>
      </w:pPr>
      <w:bookmarkStart w:colFirst="0" w:colLast="0" w:name="_heading=h.3jd0qos" w:id="287"/>
      <w:bookmarkEnd w:id="287"/>
      <w:r w:rsidDel="00000000" w:rsidR="00000000" w:rsidRPr="00000000">
        <w:rPr>
          <w:rFonts w:ascii="Arial" w:cs="Arial" w:eastAsia="Arial" w:hAnsi="Arial"/>
          <w:b w:val="1"/>
          <w:color w:val="446caa"/>
          <w:sz w:val="36"/>
          <w:szCs w:val="36"/>
          <w:rtl w:val="0"/>
        </w:rPr>
        <w:t xml:space="preserve">Appendix </w:t>
      </w:r>
      <w:r w:rsidDel="00000000" w:rsidR="00000000" w:rsidRPr="00000000">
        <w:rPr>
          <w:rtl w:val="0"/>
        </w:rPr>
        <w:t xml:space="preserve">F</w:t>
      </w:r>
      <w:r w:rsidDel="00000000" w:rsidR="00000000" w:rsidRPr="00000000">
        <w:rPr>
          <w:rFonts w:ascii="Arial" w:cs="Arial" w:eastAsia="Arial" w:hAnsi="Arial"/>
          <w:b w:val="1"/>
          <w:color w:val="446caa"/>
          <w:sz w:val="36"/>
          <w:szCs w:val="36"/>
          <w:rtl w:val="0"/>
        </w:rPr>
        <w:t xml:space="preserve">. </w:t>
      </w:r>
      <w:r w:rsidDel="00000000" w:rsidR="00000000" w:rsidRPr="00000000">
        <w:rPr>
          <w:vertAlign w:val="baseline"/>
          <w:rtl w:val="0"/>
        </w:rPr>
        <w:t xml:space="preserve">Implementation Notes</w:t>
      </w:r>
    </w:p>
    <w:p w:rsidR="00000000" w:rsidDel="00000000" w:rsidP="00000000" w:rsidRDefault="00000000" w:rsidRPr="00000000" w14:paraId="000016E8">
      <w:pPr>
        <w:pStyle w:val="Heading2"/>
        <w:ind w:left="0" w:firstLine="0"/>
        <w:rPr>
          <w:vertAlign w:val="baseline"/>
        </w:rPr>
      </w:pPr>
      <w:bookmarkStart w:colFirst="0" w:colLast="0" w:name="_heading=h.1yib0wl" w:id="288"/>
      <w:bookmarkEnd w:id="288"/>
      <w:r w:rsidDel="00000000" w:rsidR="00000000" w:rsidRPr="00000000">
        <w:rPr>
          <w:rtl w:val="0"/>
        </w:rPr>
        <w:t xml:space="preserve">F.1 </w:t>
      </w:r>
      <w:r w:rsidDel="00000000" w:rsidR="00000000" w:rsidRPr="00000000">
        <w:rPr>
          <w:vertAlign w:val="baseline"/>
          <w:rtl w:val="0"/>
        </w:rPr>
        <w:t xml:space="preserve">Support of </w:t>
      </w:r>
      <w:r w:rsidDel="00000000" w:rsidR="00000000" w:rsidRPr="00000000">
        <w:rPr>
          <w:rtl w:val="0"/>
        </w:rPr>
        <w:t xml:space="preserve">PUBLISH WITHOUT SESSION</w:t>
      </w:r>
      <w:r w:rsidDel="00000000" w:rsidR="00000000" w:rsidRPr="00000000">
        <w:rPr>
          <w:rtl w:val="0"/>
        </w:rPr>
      </w:r>
    </w:p>
    <w:p w:rsidR="00000000" w:rsidDel="00000000" w:rsidP="00000000" w:rsidRDefault="00000000" w:rsidRPr="00000000" w14:paraId="000016E9">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Because PUBLISH WITHOUT SESSION could be sent at any time by clients (even with no Virtual Connection setup) a transparent GW needs to maintain for those packets a dedicated MQTT connection with the server. An aggregating or hybrid GW may use any aggregating MQTT connection to forward those packets to the server. </w:t>
      </w:r>
    </w:p>
    <w:p w:rsidR="00000000" w:rsidDel="00000000" w:rsidP="00000000" w:rsidRDefault="00000000" w:rsidRPr="00000000" w14:paraId="000016EA">
      <w:pPr>
        <w:pStyle w:val="Heading2"/>
        <w:ind w:left="0" w:firstLine="0"/>
        <w:rPr>
          <w:vertAlign w:val="baseline"/>
        </w:rPr>
      </w:pPr>
      <w:bookmarkStart w:colFirst="0" w:colLast="0" w:name="_heading=h.4ihyjke" w:id="289"/>
      <w:bookmarkEnd w:id="289"/>
      <w:r w:rsidDel="00000000" w:rsidR="00000000" w:rsidRPr="00000000">
        <w:rPr>
          <w:rtl w:val="0"/>
        </w:rPr>
        <w:t xml:space="preserve">F.2 </w:t>
      </w:r>
      <w:r w:rsidDel="00000000" w:rsidR="00000000" w:rsidRPr="00000000">
        <w:rPr>
          <w:vertAlign w:val="baseline"/>
          <w:rtl w:val="0"/>
        </w:rPr>
        <w:t xml:space="preserve">“Best practice” values for timers and counters</w:t>
      </w:r>
    </w:p>
    <w:p w:rsidR="00000000" w:rsidDel="00000000" w:rsidP="00000000" w:rsidRDefault="00000000" w:rsidRPr="00000000" w14:paraId="000016EB">
      <w:pPr>
        <w:spacing w:after="9" w:lineRule="auto"/>
        <w:ind w:left="-5" w:right="4" w:firstLine="0"/>
        <w:rPr>
          <w:rFonts w:ascii="Arial" w:cs="Arial" w:eastAsia="Arial" w:hAnsi="Arial"/>
        </w:rPr>
      </w:pPr>
      <w:r w:rsidDel="00000000" w:rsidR="00000000" w:rsidRPr="00000000">
        <w:rPr>
          <w:rFonts w:ascii="Arial" w:cs="Arial" w:eastAsia="Arial" w:hAnsi="Arial"/>
          <w:rtl w:val="0"/>
        </w:rPr>
        <w:t xml:space="preserve">Table 30 shows the “best practice” values for the timers and counters defined in this specification.</w:t>
      </w:r>
    </w:p>
    <w:tbl>
      <w:tblPr>
        <w:tblStyle w:val="Table48"/>
        <w:tblW w:w="9420.0" w:type="dxa"/>
        <w:jc w:val="left"/>
        <w:tblInd w:w="318.999999999999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95"/>
        <w:gridCol w:w="7425"/>
        <w:tblGridChange w:id="0">
          <w:tblGrid>
            <w:gridCol w:w="1995"/>
            <w:gridCol w:w="7425"/>
          </w:tblGrid>
        </w:tblGridChange>
      </w:tblGrid>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EC">
            <w:pPr>
              <w:spacing w:after="0" w:line="259" w:lineRule="auto"/>
              <w:ind w:right="4"/>
              <w:jc w:val="center"/>
              <w:rPr>
                <w:rFonts w:ascii="Arial" w:cs="Arial" w:eastAsia="Arial" w:hAnsi="Arial"/>
                <w:b w:val="1"/>
              </w:rPr>
            </w:pPr>
            <w:r w:rsidDel="00000000" w:rsidR="00000000" w:rsidRPr="00000000">
              <w:rPr>
                <w:rFonts w:ascii="Arial" w:cs="Arial" w:eastAsia="Arial" w:hAnsi="Arial"/>
                <w:b w:val="1"/>
                <w:rtl w:val="0"/>
              </w:rPr>
              <w:t xml:space="preserve">Timer/Counter</w:t>
            </w:r>
          </w:p>
        </w:tc>
        <w:tc>
          <w:tcPr>
            <w:tcBorders>
              <w:top w:color="000000" w:space="0" w:sz="4" w:val="single"/>
              <w:left w:color="000000" w:space="0" w:sz="4" w:val="single"/>
              <w:bottom w:color="000000" w:space="0" w:sz="4" w:val="single"/>
              <w:right w:color="000000" w:space="0" w:sz="4" w:val="single"/>
            </w:tcBorders>
            <w:shd w:fill="9fc5e8" w:val="clear"/>
          </w:tcPr>
          <w:p w:rsidR="00000000" w:rsidDel="00000000" w:rsidP="00000000" w:rsidRDefault="00000000" w:rsidRPr="00000000" w14:paraId="000016ED">
            <w:pPr>
              <w:spacing w:after="0" w:line="259" w:lineRule="auto"/>
              <w:ind w:right="4"/>
              <w:jc w:val="center"/>
              <w:rPr>
                <w:rFonts w:ascii="Arial" w:cs="Arial" w:eastAsia="Arial" w:hAnsi="Arial"/>
                <w:b w:val="1"/>
              </w:rPr>
            </w:pPr>
            <w:sdt>
              <w:sdtPr>
                <w:tag w:val="goog_rdk_200"/>
              </w:sdtPr>
              <w:sdtContent>
                <w:commentRangeStart w:id="148"/>
              </w:sdtContent>
            </w:sdt>
            <w:r w:rsidDel="00000000" w:rsidR="00000000" w:rsidRPr="00000000">
              <w:rPr>
                <w:rFonts w:ascii="Arial" w:cs="Arial" w:eastAsia="Arial" w:hAnsi="Arial"/>
                <w:b w:val="1"/>
                <w:rtl w:val="0"/>
              </w:rPr>
              <w:t xml:space="preserve">Recommended value</w:t>
            </w:r>
          </w:p>
        </w:tc>
      </w:tr>
      <w:tr>
        <w:trPr>
          <w:cantSplit w:val="0"/>
          <w:trHeight w:val="32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E">
            <w:pPr>
              <w:spacing w:after="0" w:line="259" w:lineRule="auto"/>
              <w:ind w:right="4"/>
              <w:rPr>
                <w:rFonts w:ascii="Arial" w:cs="Arial" w:eastAsia="Arial" w:hAnsi="Arial"/>
                <w:sz w:val="20"/>
                <w:szCs w:val="20"/>
                <w:vertAlign w:val="subscript"/>
              </w:rPr>
            </w:pPr>
            <w:commentRangeEnd w:id="148"/>
            <w:r w:rsidDel="00000000" w:rsidR="00000000" w:rsidRPr="00000000">
              <w:commentReference w:id="148"/>
            </w: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EF">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15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0">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ADV</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1">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2 -3</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2">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SEARCHGW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3">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388.1872558593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4">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GWINFO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5">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5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6">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WAIT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7">
            <w:pPr>
              <w:spacing w:after="0" w:line="259" w:lineRule="auto"/>
              <w:ind w:left="0" w:right="4"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Greater than 5 minutes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8">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T</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9">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Implement </w:t>
            </w:r>
            <w:hyperlink w:anchor="_heading=h.1csj400">
              <w:r w:rsidDel="00000000" w:rsidR="00000000" w:rsidRPr="00000000">
                <w:rPr>
                  <w:rFonts w:ascii="Arial" w:cs="Arial" w:eastAsia="Arial" w:hAnsi="Arial"/>
                  <w:color w:val="1155cc"/>
                  <w:sz w:val="20"/>
                  <w:szCs w:val="20"/>
                  <w:u w:val="single"/>
                  <w:rtl w:val="0"/>
                </w:rPr>
                <w:t xml:space="preserve">section F.</w:t>
              </w:r>
            </w:hyperlink>
            <w:hyperlink w:anchor="_heading=h.1csj400">
              <w:r w:rsidDel="00000000" w:rsidR="00000000" w:rsidRPr="00000000">
                <w:rPr>
                  <w:rFonts w:ascii="Arial" w:cs="Arial" w:eastAsia="Arial" w:hAnsi="Arial"/>
                  <w:color w:val="1155cc"/>
                  <w:sz w:val="20"/>
                  <w:szCs w:val="20"/>
                  <w:u w:val="single"/>
                  <w:rtl w:val="0"/>
                </w:rPr>
                <w:t xml:space="preserve">4</w:t>
              </w:r>
            </w:hyperlink>
            <w:r w:rsidDel="00000000" w:rsidR="00000000" w:rsidRPr="00000000">
              <w:rPr>
                <w:rFonts w:ascii="Arial" w:cs="Arial" w:eastAsia="Arial" w:hAnsi="Arial"/>
                <w:sz w:val="20"/>
                <w:szCs w:val="20"/>
                <w:rtl w:val="0"/>
              </w:rPr>
              <w:t xml:space="preserve"> with a starting value of 1 second after an initial wait period of 5 seconds. So the first retry will be ~6 seconds.</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A">
            <w:pPr>
              <w:spacing w:after="0" w:line="259" w:lineRule="auto"/>
              <w:ind w:right="4"/>
              <w:rPr>
                <w:rFonts w:ascii="Arial" w:cs="Arial" w:eastAsia="Arial" w:hAnsi="Arial"/>
                <w:sz w:val="20"/>
                <w:szCs w:val="20"/>
                <w:vertAlign w:val="subscript"/>
              </w:rPr>
            </w:pPr>
            <w:r w:rsidDel="00000000" w:rsidR="00000000" w:rsidRPr="00000000">
              <w:rPr>
                <w:rFonts w:ascii="Arial" w:cs="Arial" w:eastAsia="Arial" w:hAnsi="Arial"/>
                <w:i w:val="1"/>
                <w:sz w:val="20"/>
                <w:szCs w:val="20"/>
                <w:rtl w:val="0"/>
              </w:rPr>
              <w:t xml:space="preserve">N</w:t>
            </w:r>
            <w:r w:rsidDel="00000000" w:rsidR="00000000" w:rsidRPr="00000000">
              <w:rPr>
                <w:rFonts w:ascii="Arial" w:cs="Arial" w:eastAsia="Arial" w:hAnsi="Arial"/>
                <w:i w:val="1"/>
                <w:sz w:val="20"/>
                <w:szCs w:val="20"/>
                <w:vertAlign w:val="subscript"/>
                <w:rtl w:val="0"/>
              </w:rPr>
              <w:t xml:space="preserve">RETRY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B">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3 – 5</w:t>
            </w:r>
          </w:p>
        </w:tc>
      </w:tr>
      <w:tr>
        <w:trPr>
          <w:cantSplit w:val="0"/>
          <w:trHeight w:val="247"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C">
            <w:pPr>
              <w:spacing w:after="0" w:line="259" w:lineRule="auto"/>
              <w:ind w:right="4"/>
              <w:rPr>
                <w:rFonts w:ascii="Arial" w:cs="Arial" w:eastAsia="Arial" w:hAnsi="Arial"/>
                <w:i w:val="1"/>
                <w:sz w:val="20"/>
                <w:szCs w:val="20"/>
                <w:vertAlign w:val="subscript"/>
              </w:rPr>
            </w:pPr>
            <w:r w:rsidDel="00000000" w:rsidR="00000000" w:rsidRPr="00000000">
              <w:rPr>
                <w:rFonts w:ascii="Arial" w:cs="Arial" w:eastAsia="Arial" w:hAnsi="Arial"/>
                <w:i w:val="1"/>
                <w:sz w:val="20"/>
                <w:szCs w:val="20"/>
                <w:rtl w:val="0"/>
              </w:rPr>
              <w:t xml:space="preserve">M</w:t>
            </w:r>
            <w:r w:rsidDel="00000000" w:rsidR="00000000" w:rsidRPr="00000000">
              <w:rPr>
                <w:rFonts w:ascii="Arial" w:cs="Arial" w:eastAsia="Arial" w:hAnsi="Arial"/>
                <w:i w:val="1"/>
                <w:sz w:val="20"/>
                <w:szCs w:val="20"/>
                <w:vertAlign w:val="subscript"/>
                <w:rtl w:val="0"/>
              </w:rPr>
              <w:t xml:space="preserve">BACKOFF</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16FD">
            <w:pPr>
              <w:spacing w:after="0" w:line="259" w:lineRule="auto"/>
              <w:ind w:right="4"/>
              <w:rPr>
                <w:rFonts w:ascii="Arial" w:cs="Arial" w:eastAsia="Arial" w:hAnsi="Arial"/>
                <w:sz w:val="20"/>
                <w:szCs w:val="20"/>
              </w:rPr>
            </w:pPr>
            <w:r w:rsidDel="00000000" w:rsidR="00000000" w:rsidRPr="00000000">
              <w:rPr>
                <w:rFonts w:ascii="Arial" w:cs="Arial" w:eastAsia="Arial" w:hAnsi="Arial"/>
                <w:sz w:val="20"/>
                <w:szCs w:val="20"/>
                <w:rtl w:val="0"/>
              </w:rPr>
              <w:t xml:space="preserve">60 seconds</w:t>
            </w:r>
          </w:p>
        </w:tc>
      </w:tr>
    </w:tbl>
    <w:p w:rsidR="00000000" w:rsidDel="00000000" w:rsidP="00000000" w:rsidRDefault="00000000" w:rsidRPr="00000000" w14:paraId="000016FE">
      <w:pPr>
        <w:spacing w:after="211" w:line="265" w:lineRule="auto"/>
        <w:ind w:right="4"/>
        <w:jc w:val="center"/>
        <w:rPr>
          <w:rFonts w:ascii="Arial" w:cs="Arial" w:eastAsia="Arial" w:hAnsi="Arial"/>
        </w:rPr>
      </w:pPr>
      <w:r w:rsidDel="00000000" w:rsidR="00000000" w:rsidRPr="00000000">
        <w:rPr>
          <w:rFonts w:ascii="Arial" w:cs="Arial" w:eastAsia="Arial" w:hAnsi="Arial"/>
          <w:rtl w:val="0"/>
        </w:rPr>
        <w:t xml:space="preserve">Table 30: “Best practice” values for timers and counters</w:t>
      </w:r>
    </w:p>
    <w:p w:rsidR="00000000" w:rsidDel="00000000" w:rsidP="00000000" w:rsidRDefault="00000000" w:rsidRPr="00000000" w14:paraId="000016FF">
      <w:pPr>
        <w:spacing w:after="354" w:lineRule="auto"/>
        <w:ind w:left="-15" w:right="4" w:firstLine="299"/>
        <w:rPr>
          <w:rFonts w:ascii="Arial" w:cs="Arial" w:eastAsia="Arial" w:hAnsi="Arial"/>
        </w:rPr>
      </w:pPr>
      <w:r w:rsidDel="00000000" w:rsidR="00000000" w:rsidRPr="00000000">
        <w:rPr>
          <w:rFonts w:ascii="Arial" w:cs="Arial" w:eastAsia="Arial" w:hAnsi="Arial"/>
          <w:rtl w:val="0"/>
        </w:rPr>
        <w:t xml:space="preserve">The “tolerance” of the sleep and keep-alive timers at the server/gateway depends on the values indicated by the clients. For example, the timer values should be 10% higher than the indicated values for periods larger than 1 minute, and 50% higher if less.</w:t>
      </w:r>
    </w:p>
    <w:p w:rsidR="00000000" w:rsidDel="00000000" w:rsidP="00000000" w:rsidRDefault="00000000" w:rsidRPr="00000000" w14:paraId="00001700">
      <w:pPr>
        <w:pStyle w:val="Heading2"/>
        <w:ind w:left="0" w:firstLine="0"/>
        <w:rPr>
          <w:vertAlign w:val="baseline"/>
        </w:rPr>
      </w:pPr>
      <w:bookmarkStart w:colFirst="0" w:colLast="0" w:name="_heading=h.2xn8ts7" w:id="290"/>
      <w:bookmarkEnd w:id="290"/>
      <w:r w:rsidDel="00000000" w:rsidR="00000000" w:rsidRPr="00000000">
        <w:rPr>
          <w:rtl w:val="0"/>
        </w:rPr>
        <w:t xml:space="preserve">F.3 </w:t>
      </w:r>
      <w:r w:rsidDel="00000000" w:rsidR="00000000" w:rsidRPr="00000000">
        <w:rPr>
          <w:vertAlign w:val="baseline"/>
          <w:rtl w:val="0"/>
        </w:rPr>
        <w:t xml:space="preserve">Mapping of Topic Alias to Topic Names and Topic Filters</w:t>
      </w:r>
    </w:p>
    <w:p w:rsidR="00000000" w:rsidDel="00000000" w:rsidP="00000000" w:rsidRDefault="00000000" w:rsidRPr="00000000" w14:paraId="00001701">
      <w:pPr>
        <w:spacing w:after="352" w:lineRule="auto"/>
        <w:ind w:left="-5" w:right="4" w:firstLine="0"/>
        <w:rPr>
          <w:rFonts w:ascii="Arial" w:cs="Arial" w:eastAsia="Arial" w:hAnsi="Arial"/>
        </w:rPr>
      </w:pPr>
      <w:r w:rsidDel="00000000" w:rsidR="00000000" w:rsidRPr="00000000">
        <w:rPr>
          <w:rFonts w:ascii="Arial" w:cs="Arial" w:eastAsia="Arial" w:hAnsi="Arial"/>
          <w:rtl w:val="0"/>
        </w:rPr>
        <w:t xml:space="preserve">It is strongly recommended that in the gateway the mapping table between topic alias and topic names is implemented per client (and not by a single shared pool between all clients), to reduce the risk of an incorrect topic alias from a client matching another client’s valid topic, and thus causing a publication to the wrong topic, which could potentially have disastrous consequences.</w:t>
      </w:r>
    </w:p>
    <w:p w:rsidR="00000000" w:rsidDel="00000000" w:rsidP="00000000" w:rsidRDefault="00000000" w:rsidRPr="00000000" w14:paraId="00001702">
      <w:pPr>
        <w:pStyle w:val="Heading2"/>
        <w:ind w:left="0" w:firstLine="0"/>
        <w:rPr>
          <w:vertAlign w:val="baseline"/>
        </w:rPr>
      </w:pPr>
      <w:bookmarkStart w:colFirst="0" w:colLast="0" w:name="_heading=h.1csj400" w:id="291"/>
      <w:bookmarkEnd w:id="291"/>
      <w:hyperlink w:anchor="_heading=h.1csj400">
        <w:r w:rsidDel="00000000" w:rsidR="00000000" w:rsidRPr="00000000">
          <w:rPr>
            <w:color w:val="1155cc"/>
            <w:u w:val="single"/>
            <w:rtl w:val="0"/>
          </w:rPr>
          <w:t xml:space="preserve">F.4 </w:t>
        </w:r>
      </w:hyperlink>
      <w:hyperlink w:anchor="_heading=h.1csj400">
        <w:r w:rsidDel="00000000" w:rsidR="00000000" w:rsidRPr="00000000">
          <w:rPr>
            <w:color w:val="1155cc"/>
            <w:u w:val="single"/>
            <w:vertAlign w:val="baseline"/>
            <w:rtl w:val="0"/>
          </w:rPr>
          <w:t xml:space="preserve">Exponential Backoff</w:t>
        </w:r>
      </w:hyperlink>
      <w:r w:rsidDel="00000000" w:rsidR="00000000" w:rsidRPr="00000000">
        <w:rPr>
          <w:rtl w:val="0"/>
        </w:rPr>
      </w:r>
    </w:p>
    <w:p w:rsidR="00000000" w:rsidDel="00000000" w:rsidP="00000000" w:rsidRDefault="00000000" w:rsidRPr="00000000" w14:paraId="00001703">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following error handling strategy should be used for networked devices to avoid overwhelming recipient network entities whilst providing for efficient reestablishment handling. The client shall periodically retry a failed packet with increasing delays between attempts, constrained by a max retry time and interleaved with a suitable seed of randomness.</w:t>
      </w:r>
    </w:p>
    <w:p w:rsidR="00000000" w:rsidDel="00000000" w:rsidP="00000000" w:rsidRDefault="00000000" w:rsidRPr="00000000" w14:paraId="00001704">
      <w:pPr>
        <w:spacing w:after="216" w:before="0" w:lineRule="auto"/>
        <w:rPr>
          <w:rFonts w:ascii="Arial" w:cs="Arial" w:eastAsia="Arial" w:hAnsi="Arial"/>
          <w:b w:val="1"/>
          <w:color w:val="333333"/>
        </w:rPr>
      </w:pPr>
      <w:r w:rsidDel="00000000" w:rsidR="00000000" w:rsidRPr="00000000">
        <w:rPr>
          <w:rFonts w:ascii="Arial" w:cs="Arial" w:eastAsia="Arial" w:hAnsi="Arial"/>
          <w:b w:val="1"/>
          <w:color w:val="333333"/>
          <w:rtl w:val="0"/>
        </w:rPr>
        <w:t xml:space="preserve">Algorithm:</w:t>
      </w:r>
    </w:p>
    <w:p w:rsidR="00000000" w:rsidDel="00000000" w:rsidP="00000000" w:rsidRDefault="00000000" w:rsidRPr="00000000" w14:paraId="00001705">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An exponential backoff algorithm retries requests exponentially, increasing the waiting time between retries up to a maximum backoff time. For example:</w:t>
      </w:r>
    </w:p>
    <w:p w:rsidR="00000000" w:rsidDel="00000000" w:rsidP="00000000" w:rsidRDefault="00000000" w:rsidRPr="00000000" w14:paraId="00001706">
      <w:pPr>
        <w:numPr>
          <w:ilvl w:val="0"/>
          <w:numId w:val="66"/>
        </w:numPr>
        <w:spacing w:after="0" w:before="28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Initial packet sent.</w:t>
      </w:r>
    </w:p>
    <w:p w:rsidR="00000000" w:rsidDel="00000000" w:rsidP="00000000" w:rsidRDefault="00000000" w:rsidRPr="00000000" w14:paraId="00001707">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1000 + (random number) milliseconds (ran) and retry the operation.</w:t>
      </w:r>
    </w:p>
    <w:p w:rsidR="00000000" w:rsidDel="00000000" w:rsidP="00000000" w:rsidRDefault="00000000" w:rsidRPr="00000000" w14:paraId="00001708">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2000 + (random number) milliseconds (ran) and retry the operation.</w:t>
      </w:r>
    </w:p>
    <w:p w:rsidR="00000000" w:rsidDel="00000000" w:rsidP="00000000" w:rsidRDefault="00000000" w:rsidRPr="00000000" w14:paraId="00001709">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If the operation fails, wait 4000 + (random number) milliseconds (ran) and retry the operation.</w:t>
      </w:r>
    </w:p>
    <w:p w:rsidR="00000000" w:rsidDel="00000000" w:rsidP="00000000" w:rsidRDefault="00000000" w:rsidRPr="00000000" w14:paraId="0000170A">
      <w:pPr>
        <w:numPr>
          <w:ilvl w:val="0"/>
          <w:numId w:val="66"/>
        </w:numPr>
        <w:spacing w:after="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Continued, up to a maximum backoff </w:t>
      </w:r>
      <w:r w:rsidDel="00000000" w:rsidR="00000000" w:rsidRPr="00000000">
        <w:rPr>
          <w:rFonts w:ascii="Arial" w:cs="Arial" w:eastAsia="Arial" w:hAnsi="Arial"/>
          <w:i w:val="1"/>
          <w:sz w:val="22"/>
          <w:szCs w:val="22"/>
          <w:rtl w:val="0"/>
        </w:rPr>
        <w:t xml:space="preserve">M</w:t>
      </w:r>
      <w:r w:rsidDel="00000000" w:rsidR="00000000" w:rsidRPr="00000000">
        <w:rPr>
          <w:rFonts w:ascii="Arial" w:cs="Arial" w:eastAsia="Arial" w:hAnsi="Arial"/>
          <w:i w:val="1"/>
          <w:sz w:val="22"/>
          <w:szCs w:val="22"/>
          <w:vertAlign w:val="subscript"/>
          <w:rtl w:val="0"/>
        </w:rPr>
        <w:t xml:space="preserve">BACKOFF</w:t>
      </w:r>
      <w:r w:rsidDel="00000000" w:rsidR="00000000" w:rsidRPr="00000000">
        <w:rPr>
          <w:rFonts w:ascii="Arial" w:cs="Arial" w:eastAsia="Arial" w:hAnsi="Arial"/>
          <w:color w:val="333333"/>
          <w:rtl w:val="0"/>
        </w:rPr>
        <w:t xml:space="preserve">.</w:t>
      </w:r>
    </w:p>
    <w:p w:rsidR="00000000" w:rsidDel="00000000" w:rsidP="00000000" w:rsidRDefault="00000000" w:rsidRPr="00000000" w14:paraId="0000170B">
      <w:pPr>
        <w:numPr>
          <w:ilvl w:val="0"/>
          <w:numId w:val="66"/>
        </w:numPr>
        <w:spacing w:after="280" w:before="0" w:lineRule="auto"/>
        <w:ind w:left="720" w:hanging="360"/>
        <w:rPr>
          <w:rFonts w:ascii="Arial" w:cs="Arial" w:eastAsia="Arial" w:hAnsi="Arial"/>
          <w:color w:val="333333"/>
        </w:rPr>
      </w:pPr>
      <w:r w:rsidDel="00000000" w:rsidR="00000000" w:rsidRPr="00000000">
        <w:rPr>
          <w:rFonts w:ascii="Arial" w:cs="Arial" w:eastAsia="Arial" w:hAnsi="Arial"/>
          <w:color w:val="333333"/>
          <w:rtl w:val="0"/>
        </w:rPr>
        <w:t xml:space="preserve">Continue waiting and retrying up to some maximum number of retries, but do not increase the wait period between retries.</w:t>
      </w:r>
    </w:p>
    <w:p w:rsidR="00000000" w:rsidDel="00000000" w:rsidP="00000000" w:rsidRDefault="00000000" w:rsidRPr="00000000" w14:paraId="0000170C">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wait time </w:t>
      </w:r>
      <w:r w:rsidDel="00000000" w:rsidR="00000000" w:rsidRPr="00000000">
        <w:rPr>
          <w:rFonts w:ascii="Arial" w:cs="Arial" w:eastAsia="Arial" w:hAnsi="Arial"/>
          <w:color w:val="000000"/>
          <w:rtl w:val="0"/>
        </w:rPr>
        <w:t xml:space="preserve">is </w:t>
      </w:r>
      <w:r w:rsidDel="00000000" w:rsidR="00000000" w:rsidRPr="00000000">
        <w:rPr>
          <w:rFonts w:ascii="Roboto" w:cs="Roboto" w:eastAsia="Roboto" w:hAnsi="Roboto"/>
          <w:color w:val="1f1f1f"/>
          <w:sz w:val="21"/>
          <w:szCs w:val="21"/>
          <w:highlight w:val="white"/>
          <w:rtl w:val="0"/>
        </w:rPr>
        <w:t xml:space="preserve">min(((2^n * sf) + ran), max)</w:t>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333333"/>
          <w:rtl w:val="0"/>
        </w:rPr>
        <w:t xml:space="preserve">with n incremented by 1 for each iteration (or operation) and the scaling factor (sf) being set to some reasonable value (suggested 1000 as in the example above). </w:t>
      </w:r>
    </w:p>
    <w:p w:rsidR="00000000" w:rsidDel="00000000" w:rsidP="00000000" w:rsidRDefault="00000000" w:rsidRPr="00000000" w14:paraId="0000170D">
      <w:pPr>
        <w:spacing w:after="216" w:before="0" w:lineRule="auto"/>
        <w:rPr>
          <w:rFonts w:ascii="Arial" w:cs="Arial" w:eastAsia="Arial" w:hAnsi="Arial"/>
          <w:color w:val="333333"/>
        </w:rPr>
      </w:pPr>
      <w:r w:rsidDel="00000000" w:rsidR="00000000" w:rsidRPr="00000000">
        <w:rPr>
          <w:rFonts w:ascii="Arial" w:cs="Arial" w:eastAsia="Arial" w:hAnsi="Arial"/>
          <w:color w:val="333333"/>
          <w:rtl w:val="0"/>
        </w:rPr>
        <w:t xml:space="preserve">The random number helps to avoid cases where many clients are synchronized by some situation, and all retry at once. The value of the random number ran is recalculated after each retry. The random number (ran) should be no larger than the scaling factor (sf).</w:t>
      </w:r>
    </w:p>
    <w:p w:rsidR="00000000" w:rsidDel="00000000" w:rsidP="00000000" w:rsidRDefault="00000000" w:rsidRPr="00000000" w14:paraId="0000170E">
      <w:pPr>
        <w:pStyle w:val="Heading1"/>
        <w:spacing w:after="360" w:before="360" w:lineRule="auto"/>
        <w:ind w:left="0" w:firstLine="0"/>
        <w:rPr/>
      </w:pPr>
      <w:bookmarkStart w:colFirst="0" w:colLast="0" w:name="_heading=h.sg1xgdru14ui" w:id="292"/>
      <w:bookmarkEnd w:id="292"/>
      <w:r w:rsidDel="00000000" w:rsidR="00000000" w:rsidRPr="00000000">
        <w:rPr>
          <w:rtl w:val="0"/>
        </w:rPr>
        <w:t xml:space="preserve">Appendix G. Notices</w:t>
      </w:r>
    </w:p>
    <w:p w:rsidR="00000000" w:rsidDel="00000000" w:rsidP="00000000" w:rsidRDefault="00000000" w:rsidRPr="00000000" w14:paraId="0000170F">
      <w:pPr>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highlight w:val="yellow"/>
          <w:rtl w:val="0"/>
        </w:rPr>
        <w:t xml:space="preserve">Required section. Do not change.</w:t>
      </w:r>
      <w:r w:rsidDel="00000000" w:rsidR="00000000" w:rsidRPr="00000000">
        <w:rPr>
          <w:rFonts w:ascii="Arial" w:cs="Arial" w:eastAsia="Arial" w:hAnsi="Arial"/>
          <w:rtl w:val="0"/>
        </w:rPr>
        <w:t xml:space="preserve">]</w:t>
      </w:r>
    </w:p>
    <w:p w:rsidR="00000000" w:rsidDel="00000000" w:rsidP="00000000" w:rsidRDefault="00000000" w:rsidRPr="00000000" w14:paraId="00001710">
      <w:pPr>
        <w:rPr>
          <w:rFonts w:ascii="Arial" w:cs="Arial" w:eastAsia="Arial" w:hAnsi="Arial"/>
        </w:rPr>
      </w:pPr>
      <w:r w:rsidDel="00000000" w:rsidR="00000000" w:rsidRPr="00000000">
        <w:rPr>
          <w:rFonts w:ascii="Arial" w:cs="Arial" w:eastAsia="Arial" w:hAnsi="Arial"/>
          <w:rtl w:val="0"/>
        </w:rPr>
        <w:t xml:space="preserve">Copyright © OASIS Open 2023. All Rights Reserved.</w:t>
      </w:r>
    </w:p>
    <w:p w:rsidR="00000000" w:rsidDel="00000000" w:rsidP="00000000" w:rsidRDefault="00000000" w:rsidRPr="00000000" w14:paraId="00001711">
      <w:pPr>
        <w:rPr>
          <w:rFonts w:ascii="Arial" w:cs="Arial" w:eastAsia="Arial" w:hAnsi="Arial"/>
        </w:rPr>
      </w:pPr>
      <w:r w:rsidDel="00000000" w:rsidR="00000000" w:rsidRPr="00000000">
        <w:rPr>
          <w:rFonts w:ascii="Arial" w:cs="Arial" w:eastAsia="Arial" w:hAnsi="Arial"/>
          <w:rtl w:val="0"/>
        </w:rPr>
        <w:t xml:space="preserve">All capitalized terms in the following text have the meanings assigned to them in the OASIS Intellectual Property Rights Policy (the "OASIS IPR Policy"). The full </w:t>
      </w:r>
      <w:hyperlink r:id="rId107">
        <w:r w:rsidDel="00000000" w:rsidR="00000000" w:rsidRPr="00000000">
          <w:rPr>
            <w:rFonts w:ascii="Arial" w:cs="Arial" w:eastAsia="Arial" w:hAnsi="Arial"/>
            <w:color w:val="1155cc"/>
            <w:u w:val="single"/>
            <w:rtl w:val="0"/>
          </w:rPr>
          <w:t xml:space="preserve">Policy</w:t>
        </w:r>
      </w:hyperlink>
      <w:r w:rsidDel="00000000" w:rsidR="00000000" w:rsidRPr="00000000">
        <w:rPr>
          <w:rFonts w:ascii="Arial" w:cs="Arial" w:eastAsia="Arial" w:hAnsi="Arial"/>
          <w:rtl w:val="0"/>
        </w:rPr>
        <w:t xml:space="preserve"> may be found at the OASIS website: [</w:t>
      </w:r>
      <w:hyperlink r:id="rId108">
        <w:r w:rsidDel="00000000" w:rsidR="00000000" w:rsidRPr="00000000">
          <w:rPr>
            <w:rFonts w:ascii="Arial" w:cs="Arial" w:eastAsia="Arial" w:hAnsi="Arial"/>
            <w:color w:val="1155cc"/>
            <w:u w:val="single"/>
            <w:rtl w:val="0"/>
          </w:rPr>
          <w:t xml:space="preserve">https://www.oasis-open.org/policies-guidelines/ipr/</w:t>
        </w:r>
      </w:hyperlink>
      <w:r w:rsidDel="00000000" w:rsidR="00000000" w:rsidRPr="00000000">
        <w:rPr>
          <w:rFonts w:ascii="Arial" w:cs="Arial" w:eastAsia="Arial" w:hAnsi="Arial"/>
          <w:rtl w:val="0"/>
        </w:rPr>
        <w:t xml:space="preserve">].</w:t>
      </w:r>
    </w:p>
    <w:p w:rsidR="00000000" w:rsidDel="00000000" w:rsidP="00000000" w:rsidRDefault="00000000" w:rsidRPr="00000000" w14:paraId="00001712">
      <w:pPr>
        <w:rPr>
          <w:rFonts w:ascii="Arial" w:cs="Arial" w:eastAsia="Arial" w:hAnsi="Arial"/>
        </w:rPr>
      </w:pPr>
      <w:r w:rsidDel="00000000" w:rsidR="00000000" w:rsidRPr="00000000">
        <w:rPr>
          <w:rFonts w:ascii="Arial" w:cs="Arial" w:eastAsia="Arial" w:hAnsi="Arial"/>
          <w:rtl w:val="0"/>
        </w:rPr>
        <w:t xml:space="preserve">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section are included on all such copies and derivative works. However, this document itself may not be modified in any way, including by removing the copyright notice or references to OASIS, except as needed for the purpose of developing any document or deliverable produced by an OASIS Technical Committee (in which case the rules applicable to copyrights, as set forth in the OASIS IPR Policy, must be followed) or as required to translate it into languages other than English.</w:t>
      </w:r>
    </w:p>
    <w:p w:rsidR="00000000" w:rsidDel="00000000" w:rsidP="00000000" w:rsidRDefault="00000000" w:rsidRPr="00000000" w14:paraId="00001713">
      <w:pPr>
        <w:rPr>
          <w:rFonts w:ascii="Arial" w:cs="Arial" w:eastAsia="Arial" w:hAnsi="Arial"/>
        </w:rPr>
      </w:pPr>
      <w:r w:rsidDel="00000000" w:rsidR="00000000" w:rsidRPr="00000000">
        <w:rPr>
          <w:rFonts w:ascii="Arial" w:cs="Arial" w:eastAsia="Arial" w:hAnsi="Arial"/>
          <w:rtl w:val="0"/>
        </w:rPr>
        <w:t xml:space="preserve">The limited permissions granted above are perpetual and will not be revoked by OASIS or its successors or assigns.</w:t>
      </w:r>
    </w:p>
    <w:p w:rsidR="00000000" w:rsidDel="00000000" w:rsidP="00000000" w:rsidRDefault="00000000" w:rsidRPr="00000000" w14:paraId="00001714">
      <w:pPr>
        <w:rPr>
          <w:rFonts w:ascii="Arial" w:cs="Arial" w:eastAsia="Arial" w:hAnsi="Arial"/>
        </w:rPr>
      </w:pPr>
      <w:r w:rsidDel="00000000" w:rsidR="00000000" w:rsidRPr="00000000">
        <w:rPr>
          <w:rFonts w:ascii="Arial" w:cs="Arial" w:eastAsia="Arial" w:hAnsi="Arial"/>
          <w:rtl w:val="0"/>
        </w:rPr>
        <w:t xml:space="preserve">This document and the information contained herein is provided on an "AS IS" basis and OASIS DISCLAIMS ALL WARRANTIES, EXPRESS OR IMPLIED, INCLUDING BUT NOT LIMITED TO ANY WARRANTY THAT THE USE OF THE INFORMATION HEREIN WILL NOT INFRINGE ANY OWNERSHIP RIGHTS OR ANY IMPLIED WARRANTIES OF MERCHANTABILITY OR FITNESS FOR A PARTICULAR PURPOSE. OASIS AND ITS MEMBERS WILL NOT BE LIABLE FOR ANY DIRECT, INDIRECT, SPECIAL OR CONSEQUENTIAL DAMAGES ARISING OUT OF ANY USE OF THIS DOCUMENT OR ANY PART THEREOF.</w:t>
      </w:r>
    </w:p>
    <w:p w:rsidR="00000000" w:rsidDel="00000000" w:rsidP="00000000" w:rsidRDefault="00000000" w:rsidRPr="00000000" w14:paraId="00001715">
      <w:pPr>
        <w:rPr>
          <w:rFonts w:ascii="Arial" w:cs="Arial" w:eastAsia="Arial" w:hAnsi="Arial"/>
        </w:rPr>
      </w:pPr>
      <w:r w:rsidDel="00000000" w:rsidR="00000000" w:rsidRPr="00000000">
        <w:rPr>
          <w:rFonts w:ascii="Arial" w:cs="Arial" w:eastAsia="Arial" w:hAnsi="Arial"/>
          <w:rtl w:val="0"/>
        </w:rPr>
        <w:t xml:space="preserve">As stated in the OASIS IPR Policy, the following three paragraphs in brackets apply to OASIS Standards Final Deliverable documents (Committee Specifications, OASIS Standards, or Approved Errata).</w:t>
      </w:r>
    </w:p>
    <w:p w:rsidR="00000000" w:rsidDel="00000000" w:rsidP="00000000" w:rsidRDefault="00000000" w:rsidRPr="00000000" w14:paraId="00001716">
      <w:pPr>
        <w:rPr>
          <w:rFonts w:ascii="Arial" w:cs="Arial" w:eastAsia="Arial" w:hAnsi="Arial"/>
        </w:rPr>
      </w:pPr>
      <w:r w:rsidDel="00000000" w:rsidR="00000000" w:rsidRPr="00000000">
        <w:rPr>
          <w:rFonts w:ascii="Arial" w:cs="Arial" w:eastAsia="Arial" w:hAnsi="Arial"/>
          <w:rtl w:val="0"/>
        </w:rPr>
        <w:t xml:space="preserve">[OASIS requests that any OASIS Party or any other party that believes it has patent claims that would necessarily be infringed by implementations of this OASIS Standards Final Deliverable, to notify OASIS TC Administrator and provide an indication of its willingness to grant patent licenses to such patent claims in a manner consistent with the IPR Mode of the OASIS Technical Committee that produced this deliverable.]</w:t>
      </w:r>
    </w:p>
    <w:p w:rsidR="00000000" w:rsidDel="00000000" w:rsidP="00000000" w:rsidRDefault="00000000" w:rsidRPr="00000000" w14:paraId="00001717">
      <w:pPr>
        <w:rPr>
          <w:rFonts w:ascii="Arial" w:cs="Arial" w:eastAsia="Arial" w:hAnsi="Arial"/>
        </w:rPr>
      </w:pPr>
      <w:r w:rsidDel="00000000" w:rsidR="00000000" w:rsidRPr="00000000">
        <w:rPr>
          <w:rFonts w:ascii="Arial" w:cs="Arial" w:eastAsia="Arial" w:hAnsi="Arial"/>
          <w:rtl w:val="0"/>
        </w:rPr>
        <w:t xml:space="preserve">[OASIS invites any party to contact the OASIS TC Administrator if it is aware of a claim of ownership of any patent claims that would necessarily be infringed by implementations of this OASIS Standards Final Deliverable by a patent holder that is not willing to provide a license to such patent claims in a manner consistent with the IPR Mode of the OASIS Technical Committee that produced this OASIS Standards Final Deliverable. OASIS may include such claims on its website, but disclaims any obligation to do so.]</w:t>
      </w:r>
    </w:p>
    <w:p w:rsidR="00000000" w:rsidDel="00000000" w:rsidP="00000000" w:rsidRDefault="00000000" w:rsidRPr="00000000" w14:paraId="00001718">
      <w:pPr>
        <w:rPr>
          <w:rFonts w:ascii="Arial" w:cs="Arial" w:eastAsia="Arial" w:hAnsi="Arial"/>
        </w:rPr>
      </w:pPr>
      <w:r w:rsidDel="00000000" w:rsidR="00000000" w:rsidRPr="00000000">
        <w:rPr>
          <w:rFonts w:ascii="Arial" w:cs="Arial" w:eastAsia="Arial" w:hAnsi="Arial"/>
          <w:rtl w:val="0"/>
        </w:rPr>
        <w:t xml:space="preserve">[OASIS takes no position regarding the validity or scope of any intellectual property or other rights that might be claimed to pertain to the implementation or use of the technology described in this OASIS Standards Final Deliverable or the extent to which any license under such rights might or might not be available; neither does it represent that it has made any effort to identify any such rights. Information on OASIS' procedures with respect to rights in any document or deliverable produced by an OASIS Technical Committee can be found on the OASIS website. Copies of claims of rights made available for publication and any assurances of licenses to be made available, or the result of an attempt made to obtain a general license or permission for the use of such proprietary rights by implementers or users of this OASIS Standards Final Deliverable, can be obtained from the OASIS TC Administrator. OASIS makes no representation that any information or list of intellectual property rights will at any time be complete, or that any claims in such list are, in fact, Essential Claims.]</w:t>
      </w:r>
    </w:p>
    <w:p w:rsidR="00000000" w:rsidDel="00000000" w:rsidP="00000000" w:rsidRDefault="00000000" w:rsidRPr="00000000" w14:paraId="00001719">
      <w:pPr>
        <w:rPr>
          <w:rFonts w:ascii="Arial" w:cs="Arial" w:eastAsia="Arial" w:hAnsi="Arial"/>
          <w:b w:val="0"/>
        </w:rPr>
      </w:pPr>
      <w:r w:rsidDel="00000000" w:rsidR="00000000" w:rsidRPr="00000000">
        <w:rPr>
          <w:rFonts w:ascii="Arial" w:cs="Arial" w:eastAsia="Arial" w:hAnsi="Arial"/>
          <w:rtl w:val="0"/>
        </w:rPr>
        <w:t xml:space="preserve">The name "OASIS" is a trademark of </w:t>
      </w:r>
      <w:hyperlink r:id="rId109">
        <w:r w:rsidDel="00000000" w:rsidR="00000000" w:rsidRPr="00000000">
          <w:rPr>
            <w:rFonts w:ascii="Arial" w:cs="Arial" w:eastAsia="Arial" w:hAnsi="Arial"/>
            <w:color w:val="1155cc"/>
            <w:u w:val="single"/>
            <w:rtl w:val="0"/>
          </w:rPr>
          <w:t xml:space="preserve">OASIS</w:t>
        </w:r>
      </w:hyperlink>
      <w:r w:rsidDel="00000000" w:rsidR="00000000" w:rsidRPr="00000000">
        <w:rPr>
          <w:rFonts w:ascii="Arial" w:cs="Arial" w:eastAsia="Arial" w:hAnsi="Arial"/>
          <w:rtl w:val="0"/>
        </w:rPr>
        <w:t xml:space="preserve">, the owner and developer of this document, and should be used only to refer to the organization and its official outputs. OASIS welcomes reference to, and implementation and use of, documents, while reserving the right to enforce its marks against misleading uses. See </w:t>
      </w:r>
      <w:hyperlink r:id="rId110">
        <w:r w:rsidDel="00000000" w:rsidR="00000000" w:rsidRPr="00000000">
          <w:rPr>
            <w:rFonts w:ascii="Arial" w:cs="Arial" w:eastAsia="Arial" w:hAnsi="Arial"/>
            <w:color w:val="1155cc"/>
            <w:u w:val="single"/>
            <w:rtl w:val="0"/>
          </w:rPr>
          <w:t xml:space="preserve">https://www.oasis-open.org/policies-guidelines/trademark/</w:t>
        </w:r>
      </w:hyperlink>
      <w:r w:rsidDel="00000000" w:rsidR="00000000" w:rsidRPr="00000000">
        <w:rPr>
          <w:rFonts w:ascii="Arial" w:cs="Arial" w:eastAsia="Arial" w:hAnsi="Arial"/>
          <w:rtl w:val="0"/>
        </w:rPr>
        <w:t xml:space="preserve"> for above guidance.</w:t>
      </w:r>
      <w:r w:rsidDel="00000000" w:rsidR="00000000" w:rsidRPr="00000000">
        <w:rPr>
          <w:rtl w:val="0"/>
        </w:rPr>
      </w:r>
    </w:p>
    <w:sectPr>
      <w:type w:val="nextPage"/>
      <w:pgSz w:h="15840" w:w="12240" w:orient="portrait"/>
      <w:pgMar w:bottom="720" w:top="1440" w:left="1440" w:right="1440" w:header="720" w:footer="720"/>
      <w:lnNumType w:countBy="1" w:start="0" w:restart="continuous"/>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Stefan Hagen" w:id="146" w:date="2024-03-03T08:53:53Z">
    <w:p w:rsidR="00000000" w:rsidDel="00000000" w:rsidP="00000000" w:rsidRDefault="00000000" w:rsidRPr="00000000" w14:paraId="00001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tefan Hagen" w:id="147" w:date="2024-03-03T08:53:53Z">
    <w:p w:rsidR="00000000" w:rsidDel="00000000" w:rsidP="00000000" w:rsidRDefault="00000000" w:rsidRPr="00000000" w14:paraId="00001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Please let us not insert any appendix before D (those are fixed OASIS appendices to aid readers where to find that fluff stuff). </w:t>
      </w:r>
    </w:p>
    <w:p w:rsidR="00000000" w:rsidDel="00000000" w:rsidP="00000000" w:rsidRDefault="00000000" w:rsidRPr="00000000" w14:paraId="00001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my markdown trial at https://github.com/oasis-tcs/mqtt/pull/5 I moved this appendix to E and implementation notes stay at F.</w:t>
      </w:r>
    </w:p>
  </w:comment>
  <w:comment w:author="Simon Johnson" w:id="15" w:date="2024-02-02T15:03:53Z">
    <w:p w:rsidR="00000000" w:rsidDel="00000000" w:rsidP="00000000" w:rsidRDefault="00000000" w:rsidRPr="00000000" w14:paraId="00001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questioning the need to break out fields in their own chapter. I believe they should be linked in the packet in which they reside only. We should have a section in themselves for reason codes and topic alias types. Thoughts?</w:t>
      </w:r>
    </w:p>
  </w:comment>
  <w:comment w:author="Ian Craggs" w:id="16" w:date="2024-02-22T15:03:28Z">
    <w:p w:rsidR="00000000" w:rsidDel="00000000" w:rsidP="00000000" w:rsidRDefault="00000000" w:rsidRPr="00000000" w14:paraId="000017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follow the same approach as in MQTT  5.0 which is the fields which are common across more than one packet are described here, the others are left to the section devoted to that particular packet.</w:t>
      </w:r>
    </w:p>
  </w:comment>
  <w:comment w:author="davide.lenzarini@u-blox.com" w:id="126" w:date="2023-10-26T13:21:10Z">
    <w:p w:rsidR="00000000" w:rsidDel="00000000" w:rsidP="00000000" w:rsidRDefault="00000000" w:rsidRPr="00000000" w14:paraId="00001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have something similar also for the CONNECT?</w:t>
      </w:r>
    </w:p>
  </w:comment>
  <w:comment w:author="Richard Coppen" w:id="80" w:date="2024-03-19T16:49:34Z">
    <w:p w:rsidR="00000000" w:rsidDel="00000000" w:rsidP="00000000" w:rsidRDefault="00000000" w:rsidRPr="00000000" w14:paraId="00001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MUST?</w:t>
      </w:r>
    </w:p>
  </w:comment>
  <w:comment w:author="Ian Craggs" w:id="29" w:date="2024-06-27T09:49:19Z">
    <w:p w:rsidR="00000000" w:rsidDel="00000000" w:rsidP="00000000" w:rsidRDefault="00000000" w:rsidRPr="00000000" w14:paraId="000017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Virtual connection?</w:t>
      </w:r>
    </w:p>
  </w:comment>
  <w:comment w:author="Ian Craggs" w:id="30" w:date="2024-06-27T15:45:03Z">
    <w:p w:rsidR="00000000" w:rsidDel="00000000" w:rsidP="00000000" w:rsidRDefault="00000000" w:rsidRPr="00000000" w14:paraId="000017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look at MQTT 3.1.1 for guidance</w:t>
      </w:r>
    </w:p>
  </w:comment>
  <w:comment w:author="Ian Craggs" w:id="6" w:date="2024-06-12T08:52:02Z">
    <w:p w:rsidR="00000000" w:rsidDel="00000000" w:rsidP="00000000" w:rsidRDefault="00000000" w:rsidRPr="00000000" w14:paraId="000017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asked this question: Could we suggest that it MAPS? to a topic name? and should we call our the distinction in the session or predefined alias types?</w:t>
      </w:r>
    </w:p>
  </w:comment>
  <w:comment w:author="Ian Craggs" w:id="7" w:date="2024-06-12T08:52:58Z">
    <w:p w:rsidR="00000000" w:rsidDel="00000000" w:rsidP="00000000" w:rsidRDefault="00000000" w:rsidRPr="00000000" w14:paraId="000017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text to match MQTT 5 - "identify". Not sure what the second question is getting at.</w:t>
      </w:r>
    </w:p>
  </w:comment>
  <w:comment w:author="Simon Johnson" w:id="63" w:date="2023-10-20T09:26:02Z">
    <w:p w:rsidR="00000000" w:rsidDel="00000000" w:rsidP="00000000" w:rsidRDefault="00000000" w:rsidRPr="00000000" w14:paraId="000017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Break the conformance clauses out, and move the non-normative sections to the secutiry chapter (maybe)</w:t>
      </w:r>
    </w:p>
  </w:comment>
  <w:comment w:author="Stefan Hagen" w:id="64" w:date="2024-01-04T16:48:28Z">
    <w:p w:rsidR="00000000" w:rsidDel="00000000" w:rsidP="00000000" w:rsidRDefault="00000000" w:rsidRPr="00000000" w14:paraId="000017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 also ensure we use the title case with reason and benefit for the reader (maybe Client -&gt; client?). </w:t>
      </w:r>
    </w:p>
    <w:p w:rsidR="00000000" w:rsidDel="00000000" w:rsidP="00000000" w:rsidRDefault="00000000" w:rsidRPr="00000000" w14:paraId="000017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did we define an actor/role "Client" (as a short form for "MQTT-SN Client" so that we can later collect conformance clauses with such a role participating to enable compliance tests?</w:t>
      </w:r>
    </w:p>
  </w:comment>
  <w:comment w:author="Andrew Banks" w:id="24" w:date="2023-10-20T12:41:18Z">
    <w:p w:rsidR="00000000" w:rsidDel="00000000" w:rsidP="00000000" w:rsidRDefault="00000000" w:rsidRPr="00000000" w14:paraId="000017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need to consider this again after we have fixed some terminology for a Conversation / Logical Connection. We should not destroy any session state in this case. We may not be able to determine whether any subsequent packets relate to this logical connection or a new one. We can mandate that the Gateway must  receive a new CONNECT Packet before before it does any more forward processing. The Gateway can still send PINGRESP and DISCONNECT Packets as stated.</w:t>
      </w:r>
    </w:p>
  </w:comment>
  <w:comment w:author="William Yang" w:id="25" w:date="2023-11-02T14:12:55Z">
    <w:p w:rsidR="00000000" w:rsidDel="00000000" w:rsidP="00000000" w:rsidRDefault="00000000" w:rsidRPr="00000000" w14:paraId="000017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define 'LOST' ? considering we have 'Session Expiry Interval'</w:t>
      </w:r>
    </w:p>
  </w:comment>
  <w:comment w:author="Simon Johnson" w:id="26" w:date="2023-11-02T14:52:40Z">
    <w:p w:rsidR="00000000" w:rsidDel="00000000" w:rsidP="00000000" w:rsidRDefault="00000000" w:rsidRPr="00000000" w14:paraId="000017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lost is defined in the state transition table and diagram. LOST represents status between the client and GW and maintains selective state about the SN side session.</w:t>
      </w:r>
    </w:p>
  </w:comment>
  <w:comment w:author="Simon Johnson" w:id="27" w:date="2023-11-02T14:53:30Z">
    <w:p w:rsidR="00000000" w:rsidDel="00000000" w:rsidP="00000000" w:rsidRDefault="00000000" w:rsidRPr="00000000" w14:paraId="000017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Andrew Banks" w:id="28" w:date="2023-11-02T15:58:55Z">
    <w:p w:rsidR="00000000" w:rsidDel="00000000" w:rsidP="00000000" w:rsidRDefault="00000000" w:rsidRPr="00000000" w14:paraId="000017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p w:rsidR="00000000" w:rsidDel="00000000" w:rsidP="00000000" w:rsidRDefault="00000000" w:rsidRPr="00000000" w14:paraId="000017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state diagram seems to represent the gateways view of the connectivity to the client. This clause should not refer to the session as being lost. It could however still say that the client connectivity is LOST. The client could detect the LOST state itself and send a new CONNECT packet to continue the SESSION.</w:t>
      </w:r>
    </w:p>
  </w:comment>
  <w:comment w:author="Andrew Banks" w:id="57" w:date="2024-03-19T16:09:39Z">
    <w:p w:rsidR="00000000" w:rsidDel="00000000" w:rsidP="00000000" w:rsidRDefault="00000000" w:rsidRPr="00000000" w14:paraId="000017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necessarily wireless</w:t>
      </w:r>
    </w:p>
  </w:comment>
  <w:comment w:author="Stefan Hagen" w:id="92" w:date="2024-03-18T15:44:35Z">
    <w:p w:rsidR="00000000" w:rsidDel="00000000" w:rsidP="00000000" w:rsidRDefault="00000000" w:rsidRPr="00000000" w14:paraId="000017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reword? As "but MUST NOT" is very indirectly stating what can be actually done. Maybe split the sentence, as ti targets two disjoint entities:</w:t>
      </w:r>
    </w:p>
    <w:p w:rsidR="00000000" w:rsidDel="00000000" w:rsidP="00000000" w:rsidRDefault="00000000" w:rsidRPr="00000000" w14:paraId="00001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invalid in Topic Names. </w:t>
      </w:r>
    </w:p>
    <w:p w:rsidR="00000000" w:rsidDel="00000000" w:rsidP="00000000" w:rsidRDefault="00000000" w:rsidRPr="00000000" w14:paraId="00001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need to always SHOUT, every statement of fact in the normative track is to be fulfilled by compliant implementations.</w:t>
      </w:r>
    </w:p>
    <w:p w:rsidR="00000000" w:rsidDel="00000000" w:rsidP="00000000" w:rsidRDefault="00000000" w:rsidRPr="00000000" w14:paraId="00001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if we absolutely want to inject some MUST:</w:t>
      </w:r>
    </w:p>
    <w:p w:rsidR="00000000" w:rsidDel="00000000" w:rsidP="00000000" w:rsidRDefault="00000000" w:rsidRPr="00000000" w14:paraId="00001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special wildcard characters are valid in Topic Filters.</w:t>
      </w:r>
    </w:p>
    <w:p w:rsidR="00000000" w:rsidDel="00000000" w:rsidP="00000000" w:rsidRDefault="00000000" w:rsidRPr="00000000" w14:paraId="00001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Names MUST contain only characters different from the special wildcard characters.</w:t>
      </w:r>
    </w:p>
  </w:comment>
  <w:comment w:author="Ian Craggs" w:id="93" w:date="2024-06-20T11:10:24Z">
    <w:p w:rsidR="00000000" w:rsidDel="00000000" w:rsidP="00000000" w:rsidRDefault="00000000" w:rsidRPr="00000000" w14:paraId="00001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reformulate - this is the same as MQTT 5.0 though.</w:t>
      </w:r>
    </w:p>
  </w:comment>
  <w:comment w:author="Andrew Banks" w:id="118" w:date="2024-06-16T09:32:40Z">
    <w:p w:rsidR="00000000" w:rsidDel="00000000" w:rsidP="00000000" w:rsidRDefault="00000000" w:rsidRPr="00000000" w14:paraId="000017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LOST state is not required to make the protocol work because it is functionally the same as DISCONNECTED state. However, LOST state is useful because it indicates to an administrator that the server has become disconnected from the client because a timer has expired rather than from the receipt of a DISCONNECT Packet. We cant write a conformance clause to test LOST state because it is not distinguishable from DISCONNECTED unless we make the administrative interfaces part of the protocol. We can however indicate the benefits of including it.</w:t>
      </w:r>
    </w:p>
    <w:p w:rsidR="00000000" w:rsidDel="00000000" w:rsidP="00000000" w:rsidRDefault="00000000" w:rsidRPr="00000000" w14:paraId="000017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also have a LOST state if it fails to receive packets from the Server within a timeout. The client might indicate that it has lost contact with the Server by switching on an LED or it might restart the Virtual Connection by sending a new CONNECT packet. I think it would be good to introduce LOST state in the Client and make the state diagrams symmetrical.</w:t>
      </w:r>
    </w:p>
  </w:comment>
  <w:comment w:author="davide.lenzarini@u-blox.com" w:id="94" w:date="2024-03-19T17:42:59Z">
    <w:p w:rsidR="00000000" w:rsidDel="00000000" w:rsidP="00000000" w:rsidRDefault="00000000" w:rsidRPr="00000000" w14:paraId="00001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reference</w:t>
      </w:r>
    </w:p>
  </w:comment>
  <w:comment w:author="Ian Craggs" w:id="95" w:date="2024-06-11T15:41:31Z">
    <w:p w:rsidR="00000000" w:rsidDel="00000000" w:rsidP="00000000" w:rsidRDefault="00000000" w:rsidRPr="00000000" w14:paraId="000017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security section which doesn't exist. Do we need a security chapter?</w:t>
      </w:r>
    </w:p>
  </w:comment>
  <w:comment w:author="Ian Craggs" w:id="42" w:date="2024-06-27T15:24:32Z">
    <w:p w:rsidR="00000000" w:rsidDel="00000000" w:rsidP="00000000" w:rsidRDefault="00000000" w:rsidRPr="00000000" w14:paraId="000017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not clear, as we should never have more than one outstanding request - Davide</w:t>
      </w:r>
    </w:p>
  </w:comment>
  <w:comment w:author="Richard Coppen" w:id="21" w:date="2024-03-19T12:22:45Z">
    <w:p w:rsidR="00000000" w:rsidDel="00000000" w:rsidP="00000000" w:rsidRDefault="00000000" w:rsidRPr="00000000" w14:paraId="000017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1-hop is referenced here, but not defined</w:t>
      </w:r>
    </w:p>
  </w:comment>
  <w:comment w:author="Ian Craggs" w:id="41" w:date="2024-06-27T15:27:19Z">
    <w:p w:rsidR="00000000" w:rsidDel="00000000" w:rsidP="00000000" w:rsidRDefault="00000000" w:rsidRPr="00000000" w14:paraId="000017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 if we haven't received a response can we send another request. Refer to the section on packet retries</w:t>
      </w:r>
    </w:p>
  </w:comment>
  <w:comment w:author="Andrew Banks" w:id="56" w:date="2024-03-19T16:08:19Z">
    <w:p w:rsidR="00000000" w:rsidDel="00000000" w:rsidP="00000000" w:rsidRDefault="00000000" w:rsidRPr="00000000" w14:paraId="000017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Packets</w:t>
      </w:r>
    </w:p>
  </w:comment>
  <w:comment w:author="Andrew Banks" w:id="58" w:date="2024-03-19T16:07:44Z">
    <w:p w:rsidR="00000000" w:rsidDel="00000000" w:rsidP="00000000" w:rsidRDefault="00000000" w:rsidRPr="00000000" w14:paraId="00001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Packets</w:t>
      </w:r>
    </w:p>
  </w:comment>
  <w:comment w:author="davide.lenzarini@u-blox.com" w:id="86" w:date="2024-03-19T16:07:38Z">
    <w:p w:rsidR="00000000" w:rsidDel="00000000" w:rsidP="00000000" w:rsidRDefault="00000000" w:rsidRPr="00000000" w14:paraId="000017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Richard Coppen" w:id="14" w:date="2024-03-19T12:05:40Z">
    <w:p w:rsidR="00000000" w:rsidDel="00000000" w:rsidP="00000000" w:rsidRDefault="00000000" w:rsidRPr="00000000" w14:paraId="000017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this be testable as a conformance clause i.e., you must be able to do this...</w:t>
      </w:r>
    </w:p>
    <w:p w:rsidR="00000000" w:rsidDel="00000000" w:rsidP="00000000" w:rsidRDefault="00000000" w:rsidRPr="00000000" w14:paraId="000017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discussion in face-to-face, this seems wrong and Packed IDs should be unique so this CANNOT happen. This is part of the reasoning to remove the need for a correl-id</w:t>
      </w:r>
    </w:p>
  </w:comment>
  <w:comment w:author="Richard Coppen" w:id="13" w:date="2024-03-19T12:04:36Z">
    <w:p w:rsidR="00000000" w:rsidDel="00000000" w:rsidP="00000000" w:rsidRDefault="00000000" w:rsidRPr="00000000" w14:paraId="000017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clarity, swap order of these two paragraphs.</w:t>
      </w:r>
    </w:p>
  </w:comment>
  <w:comment w:author="Stefan Hagen" w:id="10" w:date="2023-12-08T16:41:32Z">
    <w:p w:rsidR="00000000" w:rsidDel="00000000" w:rsidP="00000000" w:rsidRDefault="00000000" w:rsidRPr="00000000" w14:paraId="000017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Suggest to sort by name if only a binary relation of name vs packet identifier field "need" is displayed.</w:t>
      </w:r>
    </w:p>
  </w:comment>
  <w:comment w:author="Ian Craggs" w:id="11" w:date="2024-06-04T12:40:11Z">
    <w:p w:rsidR="00000000" w:rsidDel="00000000" w:rsidP="00000000" w:rsidRDefault="00000000" w:rsidRPr="00000000" w14:paraId="000017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19" w:date="2024-03-19T17:55:57Z">
    <w:p w:rsidR="00000000" w:rsidDel="00000000" w:rsidP="00000000" w:rsidRDefault="00000000" w:rsidRPr="00000000" w14:paraId="00001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20" w:date="2024-03-20T14:04:25Z">
    <w:p w:rsidR="00000000" w:rsidDel="00000000" w:rsidP="00000000" w:rsidRDefault="00000000" w:rsidRPr="00000000" w14:paraId="000017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gateway update should not impact the devices in fields for years</w:t>
      </w:r>
    </w:p>
  </w:comment>
  <w:comment w:author="Simon Johnson" w:id="121" w:date="2024-03-20T14:22:55Z">
    <w:p w:rsidR="00000000" w:rsidDel="00000000" w:rsidP="00000000" w:rsidRDefault="00000000" w:rsidRPr="00000000" w14:paraId="000017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TODO define the reason for this</w:t>
      </w:r>
    </w:p>
  </w:comment>
  <w:comment w:author="davide.lenzarini@u-blox.com" w:id="43" w:date="2024-03-20T08:38:34Z">
    <w:p w:rsidR="00000000" w:rsidDel="00000000" w:rsidP="00000000" w:rsidRDefault="00000000" w:rsidRPr="00000000" w14:paraId="000017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Topic Types are valid in this case?</w:t>
      </w:r>
    </w:p>
  </w:comment>
  <w:comment w:author="Ian Craggs" w:id="67" w:date="2024-03-18T12:26:05Z">
    <w:p w:rsidR="00000000" w:rsidDel="00000000" w:rsidP="00000000" w:rsidRDefault="00000000" w:rsidRPr="00000000" w14:paraId="000017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Simon's original list also included :</w:t>
      </w:r>
    </w:p>
    <w:p w:rsidR="00000000" w:rsidDel="00000000" w:rsidP="00000000" w:rsidRDefault="00000000" w:rsidRPr="00000000" w14:paraId="000017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Registered topic alias dictionary (normal topic alias’s)</w:t>
      </w:r>
    </w:p>
    <w:p w:rsidR="00000000" w:rsidDel="00000000" w:rsidP="00000000" w:rsidRDefault="00000000" w:rsidRPr="00000000" w14:paraId="000017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Gateway (in the case of clients).</w:t>
      </w:r>
    </w:p>
    <w:p w:rsidR="00000000" w:rsidDel="00000000" w:rsidP="00000000" w:rsidRDefault="00000000" w:rsidRPr="00000000" w14:paraId="000017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 address of Client (in the case of gateways).</w:t>
      </w:r>
    </w:p>
    <w:p w:rsidR="00000000" w:rsidDel="00000000" w:rsidP="00000000" w:rsidRDefault="00000000" w:rsidRPr="00000000" w14:paraId="000017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Network addresses can change between virtual connections, so I think these are a property of the Virtual Connection, not the session.</w:t>
      </w:r>
    </w:p>
    <w:p w:rsidR="00000000" w:rsidDel="00000000" w:rsidP="00000000" w:rsidRDefault="00000000" w:rsidRPr="00000000" w14:paraId="000017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MQTT 5, topic aliases last as long as the Network Connection only, so are not part of the session state.</w:t>
      </w:r>
    </w:p>
  </w:comment>
  <w:comment w:author="Andrew Banks" w:id="59" w:date="2024-03-19T16:20:12Z">
    <w:p w:rsidR="00000000" w:rsidDel="00000000" w:rsidP="00000000" w:rsidRDefault="00000000" w:rsidRPr="00000000" w14:paraId="000017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Packet integrity  is protected</w:t>
      </w:r>
    </w:p>
  </w:comment>
  <w:comment w:author="davide.lenzarini@u-blox.com" w:id="60" w:date="2024-05-02T12:17:44Z">
    <w:p w:rsidR="00000000" w:rsidDel="00000000" w:rsidP="00000000" w:rsidRDefault="00000000" w:rsidRPr="00000000" w14:paraId="000017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could be protected on both integrity (always) and confidentiality (optional)</w:t>
      </w:r>
    </w:p>
  </w:comment>
  <w:comment w:author="davide.lenzarini@u-blox.com" w:id="44" w:date="2024-03-14T09:44:26Z">
    <w:p w:rsidR="00000000" w:rsidDel="00000000" w:rsidP="00000000" w:rsidRDefault="00000000" w:rsidRPr="00000000" w14:paraId="000017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it mean those fields are optional or to be ignored? Can we clarify it?</w:t>
      </w:r>
    </w:p>
  </w:comment>
  <w:comment w:author="davide.lenzarini@u-blox.com" w:id="0" w:date="2023-12-08T14:05:17Z">
    <w:p w:rsidR="00000000" w:rsidDel="00000000" w:rsidP="00000000" w:rsidRDefault="00000000" w:rsidRPr="00000000" w14:paraId="000017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Paul or Stefan can fill it</w:t>
      </w:r>
    </w:p>
  </w:comment>
  <w:comment w:author="davide.lenzarini@u-blox.com" w:id="1" w:date="2023-12-08T14:13:08Z">
    <w:p w:rsidR="00000000" w:rsidDel="00000000" w:rsidP="00000000" w:rsidRDefault="00000000" w:rsidRPr="00000000" w14:paraId="000017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Links not yet working. They will be created once the files will be uploaded for final comments</w:t>
      </w:r>
    </w:p>
  </w:comment>
  <w:comment w:author="Ian Craggs" w:id="33" w:date="2024-06-11T16:09:18Z">
    <w:p w:rsidR="00000000" w:rsidDel="00000000" w:rsidP="00000000" w:rsidRDefault="00000000" w:rsidRPr="00000000" w14:paraId="00001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allow this? Probably</w:t>
      </w:r>
    </w:p>
  </w:comment>
  <w:comment w:author="Ian Craggs" w:id="34" w:date="2024-06-13T15:32:08Z">
    <w:p w:rsidR="00000000" w:rsidDel="00000000" w:rsidP="00000000" w:rsidRDefault="00000000" w:rsidRPr="00000000" w14:paraId="000017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Simon: PUBWOS realises this concept so we shouldn't allow it</w:t>
      </w:r>
    </w:p>
  </w:comment>
  <w:comment w:author="Ian Craggs" w:id="35" w:date="2024-06-13T15:34:20Z">
    <w:p w:rsidR="00000000" w:rsidDel="00000000" w:rsidP="00000000" w:rsidRDefault="00000000" w:rsidRPr="00000000" w14:paraId="000017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Andy B and Davide agree</w:t>
      </w:r>
    </w:p>
  </w:comment>
  <w:comment w:author="Andrew Banks" w:id="61" w:date="2024-03-19T16:39:58Z">
    <w:p w:rsidR="00000000" w:rsidDel="00000000" w:rsidP="00000000" w:rsidRDefault="00000000" w:rsidRPr="00000000" w14:paraId="000017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Sender Id maps to clientId but is not related to  the Network Address of the sender?</w:t>
      </w:r>
    </w:p>
  </w:comment>
  <w:comment w:author="davide.lenzarini@u-blox.com" w:id="62" w:date="2024-05-02T12:18:26Z">
    <w:p w:rsidR="00000000" w:rsidDel="00000000" w:rsidP="00000000" w:rsidRDefault="00000000" w:rsidRPr="00000000" w14:paraId="000017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it is independent from the network address used</w:t>
      </w:r>
    </w:p>
  </w:comment>
  <w:comment w:author="Ian Craggs" w:id="36" w:date="2024-06-11T16:15:50Z">
    <w:p w:rsidR="00000000" w:rsidDel="00000000" w:rsidP="00000000" w:rsidRDefault="00000000" w:rsidRPr="00000000" w14:paraId="000017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Does this apply to MQTT-SN?</w:t>
      </w:r>
    </w:p>
  </w:comment>
  <w:comment w:author="davide.lenzarini@u-blox.com" w:id="31" w:date="2024-06-13T15:23:51Z">
    <w:p w:rsidR="00000000" w:rsidDel="00000000" w:rsidP="00000000" w:rsidRDefault="00000000" w:rsidRPr="00000000" w14:paraId="00001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Broker reference in this document. It is referring to MQTT 5</w:t>
      </w:r>
    </w:p>
  </w:comment>
  <w:comment w:author="Stefan Hagen" w:id="22" w:date="2024-02-01T16:59:35Z">
    <w:p w:rsidR="00000000" w:rsidDel="00000000" w:rsidP="00000000" w:rsidRDefault="00000000" w:rsidRPr="00000000" w14:paraId="00001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Byte 4 "Protocol Version" is only a close by anchor for my question: I am trying out packet/bytefield diagrams to provide clear and verifiable package descriptions and struggle with the rationale of the way we number bytes in the left column when it comes to optional bytes.</w:t>
      </w:r>
    </w:p>
    <w:p w:rsidR="00000000" w:rsidDel="00000000" w:rsidP="00000000" w:rsidRDefault="00000000" w:rsidRPr="00000000" w14:paraId="000017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in this case there is a byte 3+1 shoulnd't that scenario force this marked line to be Byte 5?</w:t>
      </w:r>
    </w:p>
    <w:p w:rsidR="00000000" w:rsidDel="00000000" w:rsidP="00000000" w:rsidRDefault="00000000" w:rsidRPr="00000000" w14:paraId="000017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the first people describing a protocol with optional parts in the "middle" where the receiver uses prior field values to detect the meaning of the subsequent bytes and I wonder if there are more readable representations (if not separate diagrams depicting consistent scenarios)?</w:t>
      </w:r>
    </w:p>
  </w:comment>
  <w:comment w:author="Ian Craggs" w:id="23" w:date="2024-02-22T13:05:28Z">
    <w:p w:rsidR="00000000" w:rsidDel="00000000" w:rsidP="00000000" w:rsidRDefault="00000000" w:rsidRPr="00000000" w14:paraId="000017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MQTT 5 spec as far as I can tell avoids this problem by separating the packets into pieces which are described if they are included.</w:t>
      </w:r>
    </w:p>
  </w:comment>
  <w:comment w:author="davide.lenzarini@u-blox.com" w:id="32" w:date="2024-06-13T15:23:44Z">
    <w:p w:rsidR="00000000" w:rsidDel="00000000" w:rsidP="00000000" w:rsidRDefault="00000000" w:rsidRPr="00000000" w14:paraId="000017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Broker reference in this document. It is referring to MQTT 5</w:t>
      </w:r>
    </w:p>
  </w:comment>
  <w:comment w:author="Ian Craggs" w:id="4" w:date="2024-03-19T10:30:16Z">
    <w:p w:rsidR="00000000" w:rsidDel="00000000" w:rsidP="00000000" w:rsidRDefault="00000000" w:rsidRPr="00000000" w14:paraId="000017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description of the datagram behavior should be in the operational behavior section.</w:t>
      </w:r>
    </w:p>
  </w:comment>
  <w:comment w:author="davide.lenzarini@u-blox.com" w:id="109" w:date="2024-06-13T16:05:28Z">
    <w:p w:rsidR="00000000" w:rsidDel="00000000" w:rsidP="00000000" w:rsidRDefault="00000000" w:rsidRPr="00000000" w14:paraId="000017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the point of view of the server, right?</w:t>
      </w:r>
    </w:p>
  </w:comment>
  <w:comment w:author="Richard Coppen" w:id="5" w:date="2024-03-19T10:28:33Z">
    <w:p w:rsidR="00000000" w:rsidDel="00000000" w:rsidP="00000000" w:rsidRDefault="00000000" w:rsidRPr="00000000" w14:paraId="000017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 as it's describing a QoS e.g., spec of the thing rather than a description of it</w:t>
      </w:r>
    </w:p>
  </w:comment>
  <w:comment w:author="davide.lenzarini@u-blox.com" w:id="88" w:date="2024-03-20T08:54:09Z">
    <w:p w:rsidR="00000000" w:rsidDel="00000000" w:rsidP="00000000" w:rsidRDefault="00000000" w:rsidRPr="00000000" w14:paraId="000017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PINGREQ?</w:t>
      </w:r>
    </w:p>
  </w:comment>
  <w:comment w:author="Stefan Hagen" w:id="145" w:date="2023-10-12T19:28:02Z">
    <w:p w:rsidR="00000000" w:rsidDel="00000000" w:rsidP="00000000" w:rsidRDefault="00000000" w:rsidRPr="00000000" w14:paraId="000017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it make sense to provide separate sequence diagrams per QOS side by side?</w:t>
      </w:r>
    </w:p>
  </w:comment>
  <w:comment w:author="davide.lenzarini@u-blox.com" w:id="133" w:date="2024-03-20T09:03:26Z">
    <w:p w:rsidR="00000000" w:rsidDel="00000000" w:rsidP="00000000" w:rsidRDefault="00000000" w:rsidRPr="00000000" w14:paraId="000017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broken link</w:t>
      </w:r>
    </w:p>
  </w:comment>
  <w:comment w:author="davide.lenzarini@u-blox.com" w:id="2" w:date="2023-12-08T14:25:46Z">
    <w:p w:rsidR="00000000" w:rsidDel="00000000" w:rsidP="00000000" w:rsidRDefault="00000000" w:rsidRPr="00000000" w14:paraId="000017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filled with the differences between 2.0 and 1.2</w:t>
      </w:r>
    </w:p>
  </w:comment>
  <w:comment w:author="Andrew Banks" w:id="49" w:date="2024-03-19T15:53:06Z">
    <w:p w:rsidR="00000000" w:rsidDel="00000000" w:rsidP="00000000" w:rsidRDefault="00000000" w:rsidRPr="00000000" w14:paraId="000017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Client cannot map a Packet other than GWINFO  to a particular servert it MUST send DISCONNECT to the Network Address with return code xxx and close the Virtual Connection.</w:t>
      </w:r>
    </w:p>
    <w:p w:rsidR="00000000" w:rsidDel="00000000" w:rsidP="00000000" w:rsidRDefault="00000000" w:rsidRPr="00000000" w14:paraId="000017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a Server cannot map a Packet other than GWINFO to a particular client it MUST send DISCONNECT to the Network Address with return code xxx and close the Virtual Connection.</w:t>
      </w:r>
    </w:p>
    <w:p w:rsidR="00000000" w:rsidDel="00000000" w:rsidP="00000000" w:rsidRDefault="00000000" w:rsidRPr="00000000" w14:paraId="000017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a return code fxxx or unknown Client or server.</w:t>
      </w:r>
    </w:p>
  </w:comment>
  <w:comment w:author="davide.lenzarini@u-blox.com" w:id="91" w:date="2024-03-20T09:00:07Z">
    <w:p w:rsidR="00000000" w:rsidDel="00000000" w:rsidP="00000000" w:rsidRDefault="00000000" w:rsidRPr="00000000" w14:paraId="000017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Can we specify all the use cases for the PINGREQ in its chapter or here or both?</w:t>
      </w:r>
    </w:p>
  </w:comment>
  <w:comment w:author="Stefan Hagen" w:id="110" w:date="2023-10-12T19:20:15Z">
    <w:p w:rsidR="00000000" w:rsidDel="00000000" w:rsidP="00000000" w:rsidRDefault="00000000" w:rsidRPr="00000000" w14:paraId="000017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maybe split the tabular presentation into </w:t>
      </w:r>
    </w:p>
    <w:p w:rsidR="00000000" w:rsidDel="00000000" w:rsidP="00000000" w:rsidRDefault="00000000" w:rsidRPr="00000000" w14:paraId="000017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table that maps state names to their (*) descriptions</w:t>
      </w:r>
    </w:p>
    <w:p w:rsidR="00000000" w:rsidDel="00000000" w:rsidP="00000000" w:rsidRDefault="00000000" w:rsidRPr="00000000" w14:paraId="000017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 subsequent state diagram (Figure on next page already present)</w:t>
      </w:r>
    </w:p>
    <w:p w:rsidR="00000000" w:rsidDel="00000000" w:rsidP="00000000" w:rsidRDefault="00000000" w:rsidRPr="00000000" w14:paraId="000017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7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long-winding / mini-page-like</w:t>
      </w:r>
    </w:p>
  </w:comment>
  <w:comment w:author="Simon Johnson" w:id="111" w:date="2024-01-05T15:08:54Z">
    <w:p w:rsidR="00000000" w:rsidDel="00000000" w:rsidP="00000000" w:rsidRDefault="00000000" w:rsidRPr="00000000" w14:paraId="000017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Dont understand this comment. Lets discuss on call</w:t>
      </w:r>
    </w:p>
  </w:comment>
  <w:comment w:author="davide.lenzarini@u-blox.com" w:id="69" w:date="2024-03-19T15:21:48Z">
    <w:p w:rsidR="00000000" w:rsidDel="00000000" w:rsidP="00000000" w:rsidRDefault="00000000" w:rsidRPr="00000000" w14:paraId="000017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the registered topic alias?</w:t>
      </w:r>
    </w:p>
  </w:comment>
  <w:comment w:author="Simon Johnson" w:id="70" w:date="2024-03-19T15:23:50Z">
    <w:p w:rsidR="00000000" w:rsidDel="00000000" w:rsidP="00000000" w:rsidRDefault="00000000" w:rsidRPr="00000000" w14:paraId="000017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davide.lenzarini@u-blox.com" w:id="79" w:date="2024-02-22T16:19:54Z">
    <w:p w:rsidR="00000000" w:rsidDel="00000000" w:rsidP="00000000" w:rsidRDefault="00000000" w:rsidRPr="00000000" w14:paraId="000017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true for CONNECT, SUBSCRIBE, REGISTER, PUBREL, PINGREQ, UNSUBSCRIBE...</w:t>
      </w:r>
    </w:p>
  </w:comment>
  <w:comment w:author="davide.lenzarini@u-blox.com" w:id="135" w:date="2024-03-20T09:04:50Z">
    <w:p w:rsidR="00000000" w:rsidDel="00000000" w:rsidP="00000000" w:rsidRDefault="00000000" w:rsidRPr="00000000" w14:paraId="000017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 any ack, right?</w:t>
      </w:r>
    </w:p>
  </w:comment>
  <w:comment w:author="davide.lenzarini@u-blox.com" w:id="134" w:date="2024-03-20T09:04:24Z">
    <w:p w:rsidR="00000000" w:rsidDel="00000000" w:rsidP="00000000" w:rsidRDefault="00000000" w:rsidRPr="00000000" w14:paraId="000017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reset Tretry when it sends something, right?</w:t>
      </w:r>
    </w:p>
  </w:comment>
  <w:comment w:author="Simon Johnson" w:id="96" w:date="2024-02-15T17:21:45Z">
    <w:p w:rsidR="00000000" w:rsidDel="00000000" w:rsidP="00000000" w:rsidRDefault="00000000" w:rsidRPr="00000000" w14:paraId="000017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Actually.. Ive just noticed we've lost the notion of a forwarding client here - I think this maybe important enough to include. @stefan@hagen.link</w:t>
      </w:r>
    </w:p>
  </w:comment>
  <w:comment w:author="Stefan Hagen" w:id="97" w:date="2024-03-18T16:06:47Z">
    <w:p w:rsidR="00000000" w:rsidDel="00000000" w:rsidP="00000000" w:rsidRDefault="00000000" w:rsidRPr="00000000" w14:paraId="000017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intentionally removed the forwarding as we did not seek completeness of all possible scenarios (like we also dropped the MQTT-SN broker, I think).</w:t>
      </w:r>
    </w:p>
    <w:p w:rsidR="00000000" w:rsidDel="00000000" w:rsidP="00000000" w:rsidRDefault="00000000" w:rsidRPr="00000000" w14:paraId="000017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Is this missing piece what is further down below in the "Forwarder Encapsulator" section or is the forwarding client another animal in the zoo?</w:t>
      </w:r>
    </w:p>
  </w:comment>
  <w:comment w:author="davide.lenzarini@u-blox.com" w:id="3" w:date="2024-03-20T10:27:41Z">
    <w:p w:rsidR="00000000" w:rsidDel="00000000" w:rsidP="00000000" w:rsidRDefault="00000000" w:rsidRPr="00000000" w14:paraId="000017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we mention here that the protocol can't tolerate duplication of unicast messages</w:t>
      </w:r>
    </w:p>
  </w:comment>
  <w:comment w:author="davide.lenzarini@u-blox.com" w:id="125" w:date="2024-03-20T08:35:53Z">
    <w:p w:rsidR="00000000" w:rsidDel="00000000" w:rsidP="00000000" w:rsidRDefault="00000000" w:rsidRPr="00000000" w14:paraId="000017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"filter", right?</w:t>
      </w:r>
    </w:p>
  </w:comment>
  <w:comment w:author="Ian Craggs" w:id="12" w:date="2024-05-30T14:20:06Z">
    <w:p w:rsidR="00000000" w:rsidDel="00000000" w:rsidP="00000000" w:rsidRDefault="00000000" w:rsidRPr="00000000" w14:paraId="000017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Extend list to complete set.</w:t>
      </w:r>
    </w:p>
  </w:comment>
  <w:comment w:author="Anonymous" w:id="76" w:date="2024-03-20T10:34:54Z">
    <w:p w:rsidR="00000000" w:rsidDel="00000000" w:rsidP="00000000" w:rsidRDefault="00000000" w:rsidRPr="00000000" w14:paraId="000017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ASC says, add something like:</w:t>
      </w:r>
    </w:p>
    <w:p w:rsidR="00000000" w:rsidDel="00000000" w:rsidP="00000000" w:rsidRDefault="00000000" w:rsidRPr="00000000" w14:paraId="00001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practical implementations, it is likely that the multicast capability of an underlying network will be used for the transmission of PUBWOS messages. Due to the nature of such distribution patterns, it is possible for duplicates of the original message to be delivered to a server. MQTT-SN does not make any attempt to eliminate these duplicates, and so it is the responsibility of the receiving applications to detect and remove duplicates of received PUBWOS messages.</w:t>
      </w:r>
    </w:p>
  </w:comment>
  <w:comment w:author="Ian Craggs" w:id="85" w:date="2024-06-25T10:18:44Z">
    <w:p w:rsidR="00000000" w:rsidDel="00000000" w:rsidP="00000000" w:rsidRDefault="00000000" w:rsidRPr="00000000" w14:paraId="00001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Davide points out that this clause does not come from MQTT 5.0. It's probably correct for MQTT-SN, but we need to correct the previous conformance clauses which say the DUP flag is always set to 0.</w:t>
      </w:r>
    </w:p>
  </w:comment>
  <w:comment w:author="davide.lenzarini@u-blox.com" w:id="89" w:date="2024-03-20T08:55:23Z">
    <w:p w:rsidR="00000000" w:rsidDel="00000000" w:rsidP="00000000" w:rsidRDefault="00000000" w:rsidRPr="00000000" w14:paraId="000017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miss REGISTER and PINGREQ (as on the basis of 4.22 it can be sent also by the Server)?</w:t>
      </w:r>
    </w:p>
  </w:comment>
  <w:comment w:author="davide.lenzarini@u-blox.com" w:id="131" w:date="2024-03-20T08:48:29Z">
    <w:p w:rsidR="00000000" w:rsidDel="00000000" w:rsidP="00000000" w:rsidRDefault="00000000" w:rsidRPr="00000000" w14:paraId="000017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davide.lenzarini@u-blox.com" w:id="140" w:date="2024-03-20T09:07:26Z">
    <w:p w:rsidR="00000000" w:rsidDel="00000000" w:rsidP="00000000" w:rsidRDefault="00000000" w:rsidRPr="00000000" w14:paraId="000017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does it mean?</w:t>
      </w:r>
    </w:p>
  </w:comment>
  <w:comment w:author="Andrew Banks" w:id="48" w:date="2024-03-19T15:54:52Z">
    <w:p w:rsidR="00000000" w:rsidDel="00000000" w:rsidP="00000000" w:rsidRDefault="00000000" w:rsidRPr="00000000" w14:paraId="000017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Currently DISCONNECT is not a retransmittable packet, so do we really need to acknowledge it.</w:t>
      </w:r>
    </w:p>
  </w:comment>
  <w:comment w:author="davide.lenzarini@u-blox.com" w:id="90" w:date="2024-03-20T08:57:22Z">
    <w:p w:rsidR="00000000" w:rsidDel="00000000" w:rsidP="00000000" w:rsidRDefault="00000000" w:rsidRPr="00000000" w14:paraId="000017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is this sentence necessary?</w:t>
      </w:r>
    </w:p>
  </w:comment>
  <w:comment w:author="davide.lenzarini@u-blox.com" w:id="127" w:date="2024-03-20T08:45:05Z">
    <w:p w:rsidR="00000000" w:rsidDel="00000000" w:rsidP="00000000" w:rsidRDefault="00000000" w:rsidRPr="00000000" w14:paraId="000017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 be possible to transmit QoS0 messages in the middle of a QoS1 or QoS2 exchange?</w:t>
      </w:r>
    </w:p>
  </w:comment>
  <w:comment w:author="Ian Craggs" w:id="128" w:date="2024-03-20T14:33:27Z">
    <w:p w:rsidR="00000000" w:rsidDel="00000000" w:rsidP="00000000" w:rsidRDefault="00000000" w:rsidRPr="00000000" w14:paraId="000017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Ian Craggs" w:id="129" w:date="2024-06-13T14:25:07Z">
    <w:p w:rsidR="00000000" w:rsidDel="00000000" w:rsidP="00000000" w:rsidRDefault="00000000" w:rsidRPr="00000000" w14:paraId="000017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it's fine to say connected. But should the Active state be Connected? Or does Connected include both Awake and Active?</w:t>
      </w:r>
    </w:p>
  </w:comment>
  <w:comment w:author="Ian Craggs" w:id="130" w:date="2024-06-13T15:41:53Z">
    <w:p w:rsidR="00000000" w:rsidDel="00000000" w:rsidP="00000000" w:rsidRDefault="00000000" w:rsidRPr="00000000" w14:paraId="000017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with which it has a virtual connection</w:t>
      </w:r>
    </w:p>
  </w:comment>
  <w:comment w:author="davide.lenzarini@u-blox.com" w:id="17" w:date="2024-02-07T16:41:05Z">
    <w:p w:rsidR="00000000" w:rsidDel="00000000" w:rsidP="00000000" w:rsidRDefault="00000000" w:rsidRPr="00000000" w14:paraId="000017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 to verify if this reservation is possible and confirmed</w:t>
      </w:r>
    </w:p>
  </w:comment>
  <w:comment w:author="Ian Craggs" w:id="18" w:date="2024-06-24T14:39:36Z">
    <w:p w:rsidR="00000000" w:rsidDel="00000000" w:rsidP="00000000" w:rsidRDefault="00000000" w:rsidRPr="00000000" w14:paraId="000017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 wondering if it would be better for MQTT-SN specific reason codes to start from 255 and work backwards? In any case, we need to take the proposal to the full MQTT TC for discussion and approval.</w:t>
      </w:r>
    </w:p>
  </w:comment>
  <w:comment w:author="davide.lenzarini@u-blox.com" w:id="37" w:date="2024-06-25T04:33:39Z">
    <w:p w:rsidR="00000000" w:rsidDel="00000000" w:rsidP="00000000" w:rsidRDefault="00000000" w:rsidRPr="00000000" w14:paraId="000017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depends on the "Auth Data Length" right? It is not Byte 11 in general.</w:t>
      </w:r>
    </w:p>
    <w:p w:rsidR="00000000" w:rsidDel="00000000" w:rsidP="00000000" w:rsidRDefault="00000000" w:rsidRPr="00000000" w14:paraId="000017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could indicate with a letter the final Byte of each section so the next one can be parametric.</w:t>
      </w:r>
    </w:p>
    <w:p w:rsidR="00000000" w:rsidDel="00000000" w:rsidP="00000000" w:rsidRDefault="00000000" w:rsidRPr="00000000" w14:paraId="000017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instance here Byte(10+5) could by X, Byte 10 could by Y. Byte11=Y+X</w:t>
      </w:r>
    </w:p>
  </w:comment>
  <w:comment w:author="Stefan Hagen" w:id="66" w:date="2023-11-16T16:45:21Z">
    <w:p w:rsidR="00000000" w:rsidDel="00000000" w:rsidP="00000000" w:rsidRDefault="00000000" w:rsidRPr="00000000" w14:paraId="000017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Scope of informative also includes these two behavior descriptions?</w:t>
      </w:r>
    </w:p>
  </w:comment>
  <w:comment w:author="Stefan Hagen" w:id="52" w:date="2024-01-04T16:52:29Z">
    <w:p w:rsidR="00000000" w:rsidDel="00000000" w:rsidP="00000000" w:rsidRDefault="00000000" w:rsidRPr="00000000" w14:paraId="000017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Maybe we should review and take note of all such normal english "role/actor" words and decide when we specialize them as "Gateway" (in this case versus "gateway").</w:t>
      </w:r>
    </w:p>
  </w:comment>
  <w:comment w:author="davide.lenzarini@u-blox.com" w:id="113" w:date="2024-02-14T10:03:36Z">
    <w:p w:rsidR="00000000" w:rsidDel="00000000" w:rsidP="00000000" w:rsidRDefault="00000000" w:rsidRPr="00000000" w14:paraId="000017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davide.lenzarini@u-blox.com" w:id="81" w:date="2024-03-19T16:04:02Z">
    <w:p w:rsidR="00000000" w:rsidDel="00000000" w:rsidP="00000000" w:rsidRDefault="00000000" w:rsidRPr="00000000" w14:paraId="000017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not consistent with above where we said only one application message at a time is allowed</w:t>
      </w:r>
    </w:p>
  </w:comment>
  <w:comment w:author="Ian Craggs" w:id="82" w:date="2024-06-27T08:24:14Z">
    <w:p w:rsidR="00000000" w:rsidDel="00000000" w:rsidP="00000000" w:rsidRDefault="00000000" w:rsidRPr="00000000" w14:paraId="000017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it is. If the PUBREC packet got lost and the sender resends the PUBLISH message, this statement is true.</w:t>
      </w:r>
    </w:p>
  </w:comment>
  <w:comment w:author="davide.lenzarini@u-blox.com" w:id="83" w:date="2024-06-27T08:43:05Z">
    <w:p w:rsidR="00000000" w:rsidDel="00000000" w:rsidP="00000000" w:rsidRDefault="00000000" w:rsidRPr="00000000" w14:paraId="00001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 it is one allowed application message per direction?</w:t>
      </w:r>
    </w:p>
  </w:comment>
  <w:comment w:author="Ian Craggs" w:id="84" w:date="2024-06-27T08:43:35Z">
    <w:p w:rsidR="00000000" w:rsidDel="00000000" w:rsidP="00000000" w:rsidRDefault="00000000" w:rsidRPr="00000000" w14:paraId="000017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w:t>
      </w:r>
    </w:p>
  </w:comment>
  <w:comment w:author="Stefan Hagen" w:id="105" w:date="2024-03-18T16:14:25Z">
    <w:p w:rsidR="00000000" w:rsidDel="00000000" w:rsidP="00000000" w:rsidRDefault="00000000" w:rsidRPr="00000000" w14:paraId="000017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dimension is a duration which might be better memorized by readers as dT than T (which could be a specific time).</w:t>
      </w:r>
    </w:p>
  </w:comment>
  <w:comment w:author="Stefan Hagen" w:id="106" w:date="2024-03-18T16:13:21Z">
    <w:p w:rsidR="00000000" w:rsidDel="00000000" w:rsidP="00000000" w:rsidRDefault="00000000" w:rsidRPr="00000000" w14:paraId="000017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find this notation rather distracting. In mathematical displays I use subscripts mostly in complicated equation displays, but rarely with so long names (as further below T_SEARCHGW).</w:t>
      </w:r>
    </w:p>
    <w:p w:rsidR="00000000" w:rsidDel="00000000" w:rsidP="00000000" w:rsidRDefault="00000000" w:rsidRPr="00000000" w14:paraId="000017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Proposal: Let us use a function notation like T(ADVERTISE) instead of T_ADV.</w:t>
      </w:r>
    </w:p>
  </w:comment>
  <w:comment w:author="davide.lenzarini@u-blox.com" w:id="47" w:date="2024-03-19T17:41:20Z">
    <w:p w:rsidR="00000000" w:rsidDel="00000000" w:rsidP="00000000" w:rsidRDefault="00000000" w:rsidRPr="00000000" w14:paraId="000017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Inconsistent with the terminology</w:t>
      </w:r>
    </w:p>
  </w:comment>
  <w:comment w:author="Stefan Hagen" w:id="104" w:date="2024-03-18T16:09:57Z">
    <w:p w:rsidR="00000000" w:rsidDel="00000000" w:rsidP="00000000" w:rsidRDefault="00000000" w:rsidRPr="00000000" w14:paraId="000017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Either "SHOULD" (RFC special term) or reword</w:t>
      </w:r>
    </w:p>
  </w:comment>
  <w:comment w:author="davide.lenzarini@u-blox.com" w:id="112" w:date="2024-02-14T09:56:26Z">
    <w:p w:rsidR="00000000" w:rsidDel="00000000" w:rsidP="00000000" w:rsidRDefault="00000000" w:rsidRPr="00000000" w14:paraId="000017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the "keep alive" timer, right?</w:t>
      </w:r>
    </w:p>
  </w:comment>
  <w:comment w:author="Simon Johnson" w:id="45" w:date="2023-10-12T14:50:37Z">
    <w:p w:rsidR="00000000" w:rsidDel="00000000" w:rsidP="00000000" w:rsidRDefault="00000000" w:rsidRPr="00000000" w14:paraId="00001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 to sort column spacing here</w:t>
      </w:r>
    </w:p>
  </w:comment>
  <w:comment w:author="Stefan Hagen" w:id="108" w:date="2024-03-18T16:20:57Z">
    <w:p w:rsidR="00000000" w:rsidDel="00000000" w:rsidP="00000000" w:rsidRDefault="00000000" w:rsidRPr="00000000" w14:paraId="000017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it helpful to introduce the radius term, when counting hops, which only network topologies decide upon the distance related to the number of hops? Is this radius an established term - esp. when we use it here to describe a discrete next neigbour distance.?</w:t>
      </w:r>
    </w:p>
  </w:comment>
  <w:comment w:author="davide.lenzarini@u-blox.com" w:id="148" w:date="2023-10-05T18:07:12Z">
    <w:p w:rsidR="00000000" w:rsidDel="00000000" w:rsidP="00000000" w:rsidRDefault="00000000" w:rsidRPr="00000000" w14:paraId="000017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should be be consistent with the Connect "Keep Alive Timer" chapter where we have “If the Gateway does not receive an MQTT-SN Control Packet from the Client within one and a half times the Keep Alive time period, it MUST close the Network Connection and consider the Connection ‘LOST’.”</w:t>
      </w:r>
    </w:p>
  </w:comment>
  <w:comment w:author="Stefan Hagen" w:id="107" w:date="2024-03-18T16:19:29Z">
    <w:p w:rsidR="00000000" w:rsidDel="00000000" w:rsidP="00000000" w:rsidRDefault="00000000" w:rsidRPr="00000000" w14:paraId="000017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about writing the following instead:</w:t>
      </w:r>
    </w:p>
    <w:p w:rsidR="00000000" w:rsidDel="00000000" w:rsidP="00000000" w:rsidRDefault="00000000" w:rsidRPr="00000000" w14:paraId="000017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the delay of sending the SEARCHGW packet is randomly picked within the closed interval [0, dT(SEARCHGW)].</w:t>
      </w:r>
    </w:p>
    <w:p w:rsidR="00000000" w:rsidDel="00000000" w:rsidP="00000000" w:rsidRDefault="00000000" w:rsidRPr="00000000" w14:paraId="000017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Question: who chooses the delay? ... and: clients receiving packets from other clients - doesn't that "smear" the client, server, broker roles concept without benefits?</w:t>
      </w:r>
    </w:p>
  </w:comment>
  <w:comment w:author="davide.lenzarini@u-blox.com" w:id="8" w:date="2023-12-08T14:31:19Z">
    <w:p w:rsidR="00000000" w:rsidDel="00000000" w:rsidP="00000000" w:rsidRDefault="00000000" w:rsidRPr="00000000" w14:paraId="000017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has to be fixed</w:t>
      </w:r>
    </w:p>
  </w:comment>
  <w:comment w:author="Simon Johnson" w:id="9" w:date="2024-01-11T09:01:06Z">
    <w:p w:rsidR="00000000" w:rsidDel="00000000" w:rsidP="00000000" w:rsidRDefault="00000000" w:rsidRPr="00000000" w14:paraId="000017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character encoding of the document does not seem to support the CJK chars.</w:t>
      </w:r>
    </w:p>
  </w:comment>
  <w:comment w:author="Andrew Banks" w:id="51" w:date="2024-03-19T15:33:30Z">
    <w:p w:rsidR="00000000" w:rsidDel="00000000" w:rsidP="00000000" w:rsidRDefault="00000000" w:rsidRPr="00000000" w14:paraId="00001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the client signal the difference between: I want to enter asleep state and you can delete my session state if i don't connect within the session expiry?</w:t>
      </w:r>
    </w:p>
  </w:comment>
  <w:comment w:author="davide.lenzarini@u-blox.com" w:id="71" w:date="2024-03-19T15:28:38Z">
    <w:p w:rsidR="00000000" w:rsidDel="00000000" w:rsidP="00000000" w:rsidRDefault="00000000" w:rsidRPr="00000000" w14:paraId="000017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consistent with terminology</w:t>
      </w:r>
    </w:p>
  </w:comment>
  <w:comment w:author="Ian Craggs" w:id="72" w:date="2024-03-20T11:16:49Z">
    <w:p w:rsidR="00000000" w:rsidDel="00000000" w:rsidP="00000000" w:rsidRDefault="00000000" w:rsidRPr="00000000" w14:paraId="000017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Agreed</w:t>
      </w:r>
    </w:p>
  </w:comment>
  <w:comment w:author="davide.lenzarini@u-blox.com" w:id="139" w:date="2024-03-20T14:35:28Z">
    <w:p w:rsidR="00000000" w:rsidDel="00000000" w:rsidP="00000000" w:rsidRDefault="00000000" w:rsidRPr="00000000" w14:paraId="000017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except when the session expiry is set to infinite 0XFFFFFFF</w:t>
      </w:r>
    </w:p>
  </w:comment>
  <w:comment w:author="davide.lenzarini@u-blox.com" w:id="39" w:date="2024-02-13T14:12:29Z">
    <w:p w:rsidR="00000000" w:rsidDel="00000000" w:rsidP="00000000" w:rsidRDefault="00000000" w:rsidRPr="00000000" w14:paraId="000017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128 and not something smaller?</w:t>
      </w:r>
    </w:p>
  </w:comment>
  <w:comment w:author="Ian Craggs" w:id="40" w:date="2024-06-13T12:56:25Z">
    <w:p w:rsidR="00000000" w:rsidDel="00000000" w:rsidP="00000000" w:rsidRDefault="00000000" w:rsidRPr="00000000" w14:paraId="000017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Because 128 or greater are defined as error codes - lower than that are defined as positive. This is the same as MQTT</w:t>
      </w:r>
    </w:p>
  </w:comment>
  <w:comment w:author="Richard Coppen" w:id="19" w:date="2024-03-19T14:22:50Z">
    <w:p w:rsidR="00000000" w:rsidDel="00000000" w:rsidP="00000000" w:rsidRDefault="00000000" w:rsidRPr="00000000" w14:paraId="000017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session negotiation as per Long Topic Name?</w:t>
      </w:r>
    </w:p>
  </w:comment>
  <w:comment w:author="Stefan Hagen" w:id="98" w:date="2023-11-16T15:43:09Z">
    <w:p w:rsidR="00000000" w:rsidDel="00000000" w:rsidP="00000000" w:rsidRDefault="00000000" w:rsidRPr="00000000" w14:paraId="000017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Dito: We should provide the source file</w:t>
      </w:r>
    </w:p>
  </w:comment>
  <w:comment w:author="Stefan Hagen" w:id="99" w:date="2023-12-08T15:53:24Z">
    <w:p w:rsidR="00000000" w:rsidDel="00000000" w:rsidP="00000000" w:rsidRDefault="00000000" w:rsidRPr="00000000" w14:paraId="000017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redo them, easily. Then the sources are there.</w:t>
      </w:r>
    </w:p>
  </w:comment>
  <w:comment w:author="Simon Johnson" w:id="100" w:date="2024-01-11T20:17:16Z">
    <w:p w:rsidR="00000000" w:rsidDel="00000000" w:rsidP="00000000" w:rsidRDefault="00000000" w:rsidRPr="00000000" w14:paraId="000017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terminating gateway needs to be added to this diagram (although is this a contradiction in terms...)</w:t>
      </w:r>
    </w:p>
  </w:comment>
  <w:comment w:author="Andrew Banks" w:id="46" w:date="2024-03-19T15:41:47Z">
    <w:p w:rsidR="00000000" w:rsidDel="00000000" w:rsidP="00000000" w:rsidRDefault="00000000" w:rsidRPr="00000000" w14:paraId="000017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Relace with "has closed"</w:t>
      </w:r>
    </w:p>
  </w:comment>
  <w:comment w:author="Richard Coppen" w:id="38" w:date="2024-03-19T14:40:45Z">
    <w:p w:rsidR="00000000" w:rsidDel="00000000" w:rsidP="00000000" w:rsidRDefault="00000000" w:rsidRPr="00000000" w14:paraId="000017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Is that lower case 'should' or a SHOULD or a MUST?</w:t>
      </w:r>
    </w:p>
  </w:comment>
  <w:comment w:author="Richard Coppen" w:id="20" w:date="2024-03-19T14:25:15Z">
    <w:p w:rsidR="00000000" w:rsidDel="00000000" w:rsidP="00000000" w:rsidRDefault="00000000" w:rsidRPr="00000000" w14:paraId="000017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Topic Name and Topic Alias</w:t>
      </w:r>
    </w:p>
  </w:comment>
  <w:comment w:author="Andrew Banks" w:id="50" w:date="2024-03-19T15:45:06Z">
    <w:p w:rsidR="00000000" w:rsidDel="00000000" w:rsidP="00000000" w:rsidRDefault="00000000" w:rsidRPr="00000000" w14:paraId="00001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receipt of DISCONNECT from the  Server, the Client MUST NOT send any more Packets using the Virtual Connection.</w:t>
      </w:r>
    </w:p>
    <w:p w:rsidR="00000000" w:rsidDel="00000000" w:rsidP="00000000" w:rsidRDefault="00000000" w:rsidRPr="00000000" w14:paraId="000017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can make a new Virtual Connection by sending a CONNECT Packet to the Server.</w:t>
      </w:r>
    </w:p>
  </w:comment>
  <w:comment w:author="davide.lenzarini@u-blox.com" w:id="122" w:date="2023-10-05T17:47:17Z">
    <w:p w:rsidR="00000000" w:rsidDel="00000000" w:rsidP="00000000" w:rsidRDefault="00000000" w:rsidRPr="00000000" w14:paraId="00001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the “Topic Alias mappings” can be removed by a gateway? We need to be able to support PUBLISH OUT OF BAND</w:t>
      </w:r>
    </w:p>
  </w:comment>
  <w:comment w:author="Simon Johnson" w:id="123" w:date="2024-02-22T14:51:43Z">
    <w:p w:rsidR="00000000" w:rsidDel="00000000" w:rsidP="00000000" w:rsidRDefault="00000000" w:rsidRPr="00000000" w14:paraId="00001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session based mappings can only be used in Session. That means, only Short Topic, Predefined Topic or Full Topic Types can be used in PUBLISH WITHOUT SESSION packets</w:t>
      </w:r>
    </w:p>
  </w:comment>
  <w:comment w:author="davide.lenzarini@u-blox.com" w:id="124" w:date="2024-02-22T15:37:09Z">
    <w:p w:rsidR="00000000" w:rsidDel="00000000" w:rsidP="00000000" w:rsidRDefault="00000000" w:rsidRPr="00000000" w14:paraId="000017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OK So can you please update the PUBLISH WITHOUT SESSION chapter accordingly? Now the Topic Alias Type is allowed</w:t>
      </w:r>
    </w:p>
  </w:comment>
  <w:comment w:author="davide.lenzarini@u-blox.com" w:id="87" w:date="2024-03-20T13:54:26Z">
    <w:p w:rsidR="00000000" w:rsidDel="00000000" w:rsidP="00000000" w:rsidRDefault="00000000" w:rsidRPr="00000000" w14:paraId="000017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recommend to remove it</w:t>
      </w:r>
    </w:p>
  </w:comment>
  <w:comment w:author="davide.lenzarini@u-blox.com" w:id="132" w:date="2023-10-05T17:55:10Z">
    <w:p w:rsidR="00000000" w:rsidDel="00000000" w:rsidP="00000000" w:rsidRDefault="00000000" w:rsidRPr="00000000" w14:paraId="000017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is unclear to me. Which timer is used to detect this timeout?</w:t>
      </w:r>
    </w:p>
  </w:comment>
  <w:comment w:author="davide.lenzarini@u-blox.com" w:id="136" w:date="2023-10-05T17:57:41Z">
    <w:p w:rsidR="00000000" w:rsidDel="00000000" w:rsidP="00000000" w:rsidRDefault="00000000" w:rsidRPr="00000000" w14:paraId="000017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It seems we need a loop on the ASLEEP state with Disconnect (session expiry interval &gt;0), right?</w:t>
      </w:r>
    </w:p>
  </w:comment>
  <w:comment w:author="Simon Johnson" w:id="137" w:date="2024-02-07T15:54:50Z">
    <w:p w:rsidR="00000000" w:rsidDel="00000000" w:rsidP="00000000" w:rsidRDefault="00000000" w:rsidRPr="00000000" w14:paraId="000017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we should update the state transition diagram with this loop</w:t>
      </w:r>
    </w:p>
  </w:comment>
  <w:comment w:author="davide.lenzarini@u-blox.com" w:id="138" w:date="2024-02-13T07:47:44Z">
    <w:p w:rsidR="00000000" w:rsidDel="00000000" w:rsidP="00000000" w:rsidRDefault="00000000" w:rsidRPr="00000000" w14:paraId="000017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changed the state diagram. Please check</w:t>
      </w:r>
    </w:p>
  </w:comment>
  <w:comment w:author="Stefan Hagen" w:id="65" w:date="2024-03-03T17:43:50Z">
    <w:p w:rsidR="00000000" w:rsidDel="00000000" w:rsidP="00000000" w:rsidRDefault="00000000" w:rsidRPr="00000000" w14:paraId="000017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 references in these table notes should correspond to informal reference entries</w:t>
      </w:r>
    </w:p>
  </w:comment>
  <w:comment w:author="davide.lenzarini@u-blox.com" w:id="53" w:date="2023-10-05T15:57:55Z">
    <w:p w:rsidR="00000000" w:rsidDel="00000000" w:rsidP="00000000" w:rsidRDefault="00000000" w:rsidRPr="00000000" w14:paraId="000017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is the max size of the “wireless node id”? Can we use the client id instead?</w:t>
      </w:r>
    </w:p>
  </w:comment>
  <w:comment w:author="Simon Johnson" w:id="54" w:date="2023-10-20T08:48:53Z">
    <w:p w:rsidR="00000000" w:rsidDel="00000000" w:rsidP="00000000" w:rsidRDefault="00000000" w:rsidRPr="00000000" w14:paraId="000017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wireless node id, whilst analogous to, is not directly linked to the client id. Its ont he external network, and thus addressed in an unknown manner (perhaps we could look to bound this to a reasonable number of bytes).</w:t>
      </w:r>
    </w:p>
  </w:comment>
  <w:comment w:author="davide.lenzarini@u-blox.com" w:id="55" w:date="2023-10-20T11:31:25Z">
    <w:p w:rsidR="00000000" w:rsidDel="00000000" w:rsidP="00000000" w:rsidRDefault="00000000" w:rsidRPr="00000000" w14:paraId="000017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 think we should define the length of the "wireless node id" via the CTRL for instance otherwise it is unclear how to decode this message. When the "Wireless Node Id" ends and the "MQTT SN packet" begins?</w:t>
      </w:r>
    </w:p>
  </w:comment>
  <w:comment w:author="davide.lenzarini@u-blox.com" w:id="68" w:date="2024-03-20T10:06:31Z">
    <w:p w:rsidR="00000000" w:rsidDel="00000000" w:rsidP="00000000" w:rsidRDefault="00000000" w:rsidRPr="00000000" w14:paraId="000017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"messages" or "packets". It seems inconsistent all over the document</w:t>
      </w:r>
    </w:p>
  </w:comment>
  <w:comment w:author="davide.lenzarini@u-blox.com" w:id="73" w:date="2024-03-19T15:25:59Z">
    <w:p w:rsidR="00000000" w:rsidDel="00000000" w:rsidP="00000000" w:rsidRDefault="00000000" w:rsidRPr="00000000" w14:paraId="000017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if Session Expiry Interval is 0xFFFFFFFF (UINT_MAX)?</w:t>
      </w:r>
    </w:p>
  </w:comment>
  <w:comment w:author="davide.lenzarini@u-blox.com" w:id="74" w:date="2023-11-23T17:39:04Z">
    <w:p w:rsidR="00000000" w:rsidDel="00000000" w:rsidP="00000000" w:rsidRDefault="00000000" w:rsidRPr="00000000" w14:paraId="000017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From https://issues.oasis-open.org/browse/MQTT-604: MQTT reserved both the UDP and TCP ports but prohibits the use of UDP,</w:t>
      </w:r>
    </w:p>
    <w:p w:rsidR="00000000" w:rsidDel="00000000" w:rsidP="00000000" w:rsidRDefault="00000000" w:rsidRPr="00000000" w14:paraId="000017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should approach the MQTT TC to get this redesignated as MQTT/MQTT-SN.</w:t>
      </w:r>
    </w:p>
  </w:comment>
  <w:comment w:author="davide.lenzarini@u-blox.com" w:id="75" w:date="2023-11-23T17:42:22Z">
    <w:p w:rsidR="00000000" w:rsidDel="00000000" w:rsidP="00000000" w:rsidRDefault="00000000" w:rsidRPr="00000000" w14:paraId="000017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IANA 8883 and 1883 for both TCP and UDP are already registered to “Secure MQTT” and “MQTT” since 2015, so I suppose the UDP ports we can be reused for MQTT-SN</w:t>
      </w:r>
    </w:p>
    <w:p w:rsidR="00000000" w:rsidDel="00000000" w:rsidP="00000000" w:rsidRDefault="00000000" w:rsidRPr="00000000" w14:paraId="000017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Furthermore in MQTT 5 specs on chapter 4.2: “Connectionless network transports such as User Datagram Protocol (UDP) are not suitable on their own because they might lose or reorder data.”. So there is no risk of impacting any MQTT service over UDP.</w:t>
      </w:r>
    </w:p>
  </w:comment>
  <w:comment w:author="Stefan Hagen" w:id="101" w:date="2023-10-12T19:15:52Z">
    <w:p w:rsidR="00000000" w:rsidDel="00000000" w:rsidP="00000000" w:rsidRDefault="00000000" w:rsidRPr="00000000" w14:paraId="000017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these yellow highlights indicate content/rules and form equally to need work? I guess so.</w:t>
      </w:r>
    </w:p>
    <w:p w:rsidR="00000000" w:rsidDel="00000000" w:rsidP="00000000" w:rsidRDefault="00000000" w:rsidRPr="00000000" w14:paraId="00001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Depending on the underlying "rules" from enforcement per either hoping, convention, or enforcement I am sure we can write this statement shorter and to the point.</w:t>
      </w:r>
    </w:p>
    <w:p w:rsidR="00000000" w:rsidDel="00000000" w:rsidP="00000000" w:rsidRDefault="00000000" w:rsidRPr="00000000" w14:paraId="000017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17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assuming the gateways may not sync their client lists between each other, enforcement seems to be out. But is it a MUST, SHOULD or even a painful The client MAY connect to multiple same network gateways at the same time ... and then what? When we know, we can phrase.</w:t>
      </w:r>
    </w:p>
  </w:comment>
  <w:comment w:author="Simon Johnson" w:id="102" w:date="2023-10-20T08:59:01Z">
    <w:p w:rsidR="00000000" w:rsidDel="00000000" w:rsidP="00000000" w:rsidRDefault="00000000" w:rsidRPr="00000000" w14:paraId="00001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highlight indicates it should be considered a conformance clause</w:t>
      </w:r>
    </w:p>
  </w:comment>
  <w:comment w:author="Simon Johnson" w:id="103" w:date="2023-10-20T08:59:10Z">
    <w:p w:rsidR="00000000" w:rsidDel="00000000" w:rsidP="00000000" w:rsidRDefault="00000000" w:rsidRPr="00000000" w14:paraId="000017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Lets discuss the wording</w:t>
      </w:r>
    </w:p>
  </w:comment>
  <w:comment w:author="davide.lenzarini@u-blox.com" w:id="141" w:date="2023-10-05T17:51:33Z">
    <w:p w:rsidR="00000000" w:rsidDel="00000000" w:rsidP="00000000" w:rsidRDefault="00000000" w:rsidRPr="00000000" w14:paraId="000017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unclear to me. The topic alias mapping should be kept for the clients in Active, Asleep and Awake states, right?</w:t>
      </w:r>
    </w:p>
  </w:comment>
  <w:comment w:author="davide.lenzarini@u-blox.com" w:id="142" w:date="2024-03-20T14:36:59Z">
    <w:p w:rsidR="00000000" w:rsidDel="00000000" w:rsidP="00000000" w:rsidRDefault="00000000" w:rsidRPr="00000000" w14:paraId="000017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client should indicate if during sleep is going to keep the mapping of topic alias</w:t>
      </w:r>
    </w:p>
  </w:comment>
  <w:comment w:author="davide.lenzarini@u-blox.com" w:id="143" w:date="2024-03-20T14:37:44Z">
    <w:p w:rsidR="00000000" w:rsidDel="00000000" w:rsidP="00000000" w:rsidRDefault="00000000" w:rsidRPr="00000000" w14:paraId="000017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Retain Registrations flag in the DISCONNECT packet</w:t>
      </w:r>
    </w:p>
  </w:comment>
  <w:comment w:author="Simon Johnson" w:id="144" w:date="2024-03-20T14:39:15Z">
    <w:p w:rsidR="00000000" w:rsidDel="00000000" w:rsidP="00000000" w:rsidRDefault="00000000" w:rsidRPr="00000000" w14:paraId="000017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ACK</w:t>
      </w:r>
    </w:p>
  </w:comment>
  <w:comment w:author="davide.lenzarini@u-blox.com" w:id="77" w:date="2024-03-19T15:48:20Z">
    <w:p w:rsidR="00000000" w:rsidDel="00000000" w:rsidP="00000000" w:rsidRDefault="00000000" w:rsidRPr="00000000" w14:paraId="000017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should it be set to 1?</w:t>
      </w:r>
    </w:p>
  </w:comment>
  <w:comment w:author="Ian Craggs" w:id="78" w:date="2024-06-20T11:05:09Z">
    <w:p w:rsidR="00000000" w:rsidDel="00000000" w:rsidP="00000000" w:rsidRDefault="00000000" w:rsidRPr="00000000" w14:paraId="000017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See the receiver's treatment of the DUP Flag. It's only relevant for QoS 2.</w:t>
      </w:r>
    </w:p>
  </w:comment>
  <w:comment w:author="davide.lenzarini@u-blox.com" w:id="114" w:date="2023-10-05T17:39:46Z">
    <w:p w:rsidR="00000000" w:rsidDel="00000000" w:rsidP="00000000" w:rsidRDefault="00000000" w:rsidRPr="00000000" w14:paraId="00001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Which “supervised gateway timer” may move the client to LOST?</w:t>
      </w:r>
    </w:p>
  </w:comment>
  <w:comment w:author="Simon Johnson" w:id="115" w:date="2024-02-02T15:09:56Z">
    <w:p w:rsidR="00000000" w:rsidDel="00000000" w:rsidP="00000000" w:rsidRDefault="00000000" w:rsidRPr="00000000" w14:paraId="00001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_Marked as resolved_</w:t>
      </w:r>
    </w:p>
  </w:comment>
  <w:comment w:author="davide.lenzarini@u-blox.com" w:id="116" w:date="2024-02-05T08:15:56Z">
    <w:p w:rsidR="00000000" w:rsidDel="00000000" w:rsidP="00000000" w:rsidRDefault="00000000" w:rsidRPr="00000000" w14:paraId="00001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_Re-opened_</w:t>
      </w:r>
    </w:p>
  </w:comment>
  <w:comment w:author="davide.lenzarini@u-blox.com" w:id="117" w:date="2024-02-05T08:16:22Z">
    <w:p w:rsidR="00000000" w:rsidDel="00000000" w:rsidP="00000000" w:rsidRDefault="00000000" w:rsidRPr="00000000" w14:paraId="00001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Why has it been moved to resolved? I think we should define the supervised gateway timers</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1720" w15:done="0"/>
  <w15:commentEx w15:paraId="00001722" w15:done="0"/>
  <w15:commentEx w15:paraId="00001723" w15:done="0"/>
  <w15:commentEx w15:paraId="00001724" w15:paraIdParent="00001723" w15:done="0"/>
  <w15:commentEx w15:paraId="00001725" w15:done="0"/>
  <w15:commentEx w15:paraId="00001726" w15:done="0"/>
  <w15:commentEx w15:paraId="00001727" w15:done="0"/>
  <w15:commentEx w15:paraId="00001728" w15:paraIdParent="00001727" w15:done="0"/>
  <w15:commentEx w15:paraId="00001729" w15:done="0"/>
  <w15:commentEx w15:paraId="0000172A" w15:paraIdParent="00001729" w15:done="0"/>
  <w15:commentEx w15:paraId="0000172B" w15:done="0"/>
  <w15:commentEx w15:paraId="0000172D" w15:paraIdParent="0000172B" w15:done="0"/>
  <w15:commentEx w15:paraId="0000172E" w15:done="0"/>
  <w15:commentEx w15:paraId="0000172F" w15:paraIdParent="0000172E" w15:done="0"/>
  <w15:commentEx w15:paraId="00001730" w15:paraIdParent="0000172E" w15:done="0"/>
  <w15:commentEx w15:paraId="00001731" w15:paraIdParent="0000172E" w15:done="0"/>
  <w15:commentEx w15:paraId="00001733" w15:paraIdParent="0000172E" w15:done="0"/>
  <w15:commentEx w15:paraId="00001734" w15:done="0"/>
  <w15:commentEx w15:paraId="0000173F" w15:done="0"/>
  <w15:commentEx w15:paraId="00001740" w15:paraIdParent="0000173F" w15:done="0"/>
  <w15:commentEx w15:paraId="00001743" w15:done="0"/>
  <w15:commentEx w15:paraId="00001744" w15:done="0"/>
  <w15:commentEx w15:paraId="00001745" w15:paraIdParent="00001744" w15:done="0"/>
  <w15:commentEx w15:paraId="00001746" w15:done="0"/>
  <w15:commentEx w15:paraId="00001747" w15:done="0"/>
  <w15:commentEx w15:paraId="00001748" w15:done="0"/>
  <w15:commentEx w15:paraId="00001749" w15:done="0"/>
  <w15:commentEx w15:paraId="0000174A" w15:done="0"/>
  <w15:commentEx w15:paraId="0000174B" w15:done="0"/>
  <w15:commentEx w15:paraId="0000174E" w15:done="0"/>
  <w15:commentEx w15:paraId="0000174F" w15:done="0"/>
  <w15:commentEx w15:paraId="00001750" w15:done="0"/>
  <w15:commentEx w15:paraId="00001751" w15:paraIdParent="00001750" w15:done="0"/>
  <w15:commentEx w15:paraId="00001752" w15:done="0"/>
  <w15:commentEx w15:paraId="00001753" w15:paraIdParent="00001752" w15:done="0"/>
  <w15:commentEx w15:paraId="00001754" w15:paraIdParent="00001752" w15:done="0"/>
  <w15:commentEx w15:paraId="00001755" w15:done="0"/>
  <w15:commentEx w15:paraId="0000175E" w15:done="0"/>
  <w15:commentEx w15:paraId="0000175F" w15:done="0"/>
  <w15:commentEx w15:paraId="00001760" w15:paraIdParent="0000175F" w15:done="0"/>
  <w15:commentEx w15:paraId="00001761" w15:done="0"/>
  <w15:commentEx w15:paraId="00001762" w15:done="0"/>
  <w15:commentEx w15:paraId="00001763" w15:done="0"/>
  <w15:commentEx w15:paraId="00001764" w15:done="0"/>
  <w15:commentEx w15:paraId="00001765" w15:paraIdParent="00001764" w15:done="0"/>
  <w15:commentEx w15:paraId="00001766" w15:paraIdParent="00001764" w15:done="0"/>
  <w15:commentEx w15:paraId="00001767" w15:done="0"/>
  <w15:commentEx w15:paraId="00001768" w15:paraIdParent="00001767" w15:done="0"/>
  <w15:commentEx w15:paraId="00001769" w15:done="0"/>
  <w15:commentEx w15:paraId="0000176A" w15:done="0"/>
  <w15:commentEx w15:paraId="0000176D" w15:done="0"/>
  <w15:commentEx w15:paraId="0000176E" w15:paraIdParent="0000176D" w15:done="0"/>
  <w15:commentEx w15:paraId="0000176F" w15:done="0"/>
  <w15:commentEx w15:paraId="00001770" w15:done="0"/>
  <w15:commentEx w15:paraId="00001771" w15:done="0"/>
  <w15:commentEx w15:paraId="00001772" w15:done="0"/>
  <w15:commentEx w15:paraId="00001773" w15:done="0"/>
  <w15:commentEx w15:paraId="00001774" w15:done="0"/>
  <w15:commentEx w15:paraId="00001775" w15:done="0"/>
  <w15:commentEx w15:paraId="00001776" w15:done="0"/>
  <w15:commentEx w15:paraId="0000177B" w15:done="0"/>
  <w15:commentEx w15:paraId="0000177C" w15:done="0"/>
  <w15:commentEx w15:paraId="00001781" w15:done="0"/>
  <w15:commentEx w15:paraId="00001782" w15:paraIdParent="00001781" w15:done="0"/>
  <w15:commentEx w15:paraId="00001783" w15:done="0"/>
  <w15:commentEx w15:paraId="00001784" w15:paraIdParent="00001783" w15:done="0"/>
  <w15:commentEx w15:paraId="00001785" w15:done="0"/>
  <w15:commentEx w15:paraId="00001786" w15:done="0"/>
  <w15:commentEx w15:paraId="00001787" w15:done="0"/>
  <w15:commentEx w15:paraId="00001788" w15:done="0"/>
  <w15:commentEx w15:paraId="0000178A" w15:paraIdParent="00001788" w15:done="0"/>
  <w15:commentEx w15:paraId="0000178B" w15:done="0"/>
  <w15:commentEx w15:paraId="0000178C" w15:done="0"/>
  <w15:commentEx w15:paraId="0000178D" w15:done="0"/>
  <w15:commentEx w15:paraId="0000178F" w15:done="0"/>
  <w15:commentEx w15:paraId="00001790" w15:done="0"/>
  <w15:commentEx w15:paraId="00001791" w15:done="0"/>
  <w15:commentEx w15:paraId="00001792" w15:done="0"/>
  <w15:commentEx w15:paraId="00001793" w15:done="0"/>
  <w15:commentEx w15:paraId="00001794" w15:done="0"/>
  <w15:commentEx w15:paraId="00001795" w15:done="0"/>
  <w15:commentEx w15:paraId="00001796" w15:done="0"/>
  <w15:commentEx w15:paraId="00001797" w15:paraIdParent="00001796" w15:done="0"/>
  <w15:commentEx w15:paraId="00001798" w15:done="0"/>
  <w15:commentEx w15:paraId="00001799" w15:paraIdParent="00001798" w15:done="0"/>
  <w15:commentEx w15:paraId="0000179A" w15:done="0"/>
  <w15:commentEx w15:paraId="0000179B" w15:paraIdParent="0000179A" w15:done="0"/>
  <w15:commentEx w15:paraId="0000179E" w15:done="0"/>
  <w15:commentEx w15:paraId="0000179F" w15:done="0"/>
  <w15:commentEx w15:paraId="000017A0" w15:done="0"/>
  <w15:commentEx w15:paraId="000017A1" w15:done="0"/>
  <w15:commentEx w15:paraId="000017A2" w15:done="0"/>
  <w15:commentEx w15:paraId="000017A3" w15:paraIdParent="000017A2" w15:done="0"/>
  <w15:commentEx w15:paraId="000017A4" w15:paraIdParent="000017A2" w15:done="0"/>
  <w15:commentEx w15:paraId="000017A5" w15:paraIdParent="000017A2" w15:done="0"/>
  <w15:commentEx w15:paraId="000017A6" w15:done="0"/>
  <w15:commentEx w15:paraId="000017A8" w15:done="0"/>
  <w15:commentEx w15:paraId="000017A9" w15:done="0"/>
  <w15:commentEx w15:paraId="000017AA" w15:done="0"/>
  <w15:commentEx w15:paraId="000017AB" w15:done="0"/>
  <w15:commentEx w15:paraId="000017AC" w15:done="0"/>
  <w15:commentEx w15:paraId="000017AD" w15:done="0"/>
  <w15:commentEx w15:paraId="000017AE" w15:done="0"/>
  <w15:commentEx w15:paraId="000017B1" w15:done="0"/>
  <w15:commentEx w15:paraId="000017B2" w15:done="0"/>
  <w15:commentEx w15:paraId="000017B3" w15:paraIdParent="000017B2" w15:done="0"/>
  <w15:commentEx w15:paraId="000017B4" w15:done="0"/>
  <w15:commentEx w15:paraId="000017B5" w15:done="0"/>
  <w15:commentEx w15:paraId="000017B6" w15:paraIdParent="000017B5" w15:done="0"/>
  <w15:commentEx w15:paraId="000017B7" w15:done="0"/>
  <w15:commentEx w15:paraId="000017B8" w15:done="0"/>
  <w15:commentEx w15:paraId="000017B9" w15:paraIdParent="000017B8" w15:done="0"/>
  <w15:commentEx w15:paraId="000017BA" w15:done="0"/>
  <w15:commentEx w15:paraId="000017BB" w15:done="0"/>
  <w15:commentEx w15:paraId="000017BC" w15:paraIdParent="000017BB" w15:done="0"/>
  <w15:commentEx w15:paraId="000017BD" w15:paraIdParent="000017BB" w15:done="0"/>
  <w15:commentEx w15:paraId="000017BE" w15:done="0"/>
  <w15:commentEx w15:paraId="000017BF" w15:done="0"/>
  <w15:commentEx w15:paraId="000017C0" w15:done="0"/>
  <w15:commentEx w15:paraId="000017C3" w15:done="0"/>
  <w15:commentEx w15:paraId="000017C4" w15:done="0"/>
  <w15:commentEx w15:paraId="000017C5" w15:paraIdParent="000017C4" w15:done="0"/>
  <w15:commentEx w15:paraId="000017C6" w15:paraIdParent="000017C4" w15:done="0"/>
  <w15:commentEx w15:paraId="000017C7" w15:done="0"/>
  <w15:commentEx w15:paraId="000017C8" w15:done="0"/>
  <w15:commentEx w15:paraId="000017C9" w15:done="0"/>
  <w15:commentEx w15:paraId="000017CA" w15:paraIdParent="000017C9" w15:done="0"/>
  <w15:commentEx w15:paraId="000017CB" w15:paraIdParent="000017C9" w15:done="0"/>
  <w15:commentEx w15:paraId="000017CC" w15:done="0"/>
  <w15:commentEx w15:paraId="000017CD" w15:done="0"/>
  <w15:commentEx w15:paraId="000017CE" w15:paraIdParent="000017CD" w15:done="0"/>
  <w15:commentEx w15:paraId="000017CF" w15:paraIdParent="000017CD" w15:done="0"/>
  <w15:commentEx w15:paraId="000017D0" w15:done="0"/>
  <w15:commentEx w15:paraId="000017D1" w15:done="0"/>
  <w15:commentEx w15:paraId="000017D3" w15:done="0"/>
  <w15:commentEx w15:paraId="000017D5" w15:paraIdParent="000017D3" w15:done="0"/>
  <w15:commentEx w15:paraId="000017DA" w15:done="0"/>
  <w15:commentEx w15:paraId="000017DB" w15:paraIdParent="000017DA" w15:done="0"/>
  <w15:commentEx w15:paraId="000017DC" w15:paraIdParent="000017DA" w15:done="0"/>
  <w15:commentEx w15:paraId="000017DD" w15:done="0"/>
  <w15:commentEx w15:paraId="000017DE" w15:paraIdParent="000017DD" w15:done="0"/>
  <w15:commentEx w15:paraId="000017DF" w15:paraIdParent="000017DD" w15:done="0"/>
  <w15:commentEx w15:paraId="000017E0" w15:paraIdParent="000017DD" w15:done="0"/>
  <w15:commentEx w15:paraId="000017E1" w15:done="0"/>
  <w15:commentEx w15:paraId="000017E2" w15:paraIdParent="000017E1" w15:done="0"/>
  <w15:commentEx w15:paraId="000017E3" w15:done="0"/>
  <w15:commentEx w15:paraId="000017E4" w15:paraIdParent="000017E3" w15:done="0"/>
  <w15:commentEx w15:paraId="000017E5" w15:paraIdParent="000017E3" w15:done="0"/>
  <w15:commentEx w15:paraId="000017E6" w15:paraIdParent="000017E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MingLiu"/>
  <w:font w:name="Times New Roman"/>
  <w:font w:name="Verdana"/>
  <w:font w:name="Courier New"/>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eration Sans"/>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71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71D">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12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mqtt-sn-v2.0-wd</w:t>
      <w:tab/>
    </w:r>
    <w:r w:rsidDel="00000000" w:rsidR="00000000" w:rsidRPr="00000000">
      <w:rPr>
        <w:sz w:val="16"/>
        <w:szCs w:val="16"/>
        <w:rtl w:val="0"/>
      </w:rPr>
      <w:t xml:space="preserve">Committee Specification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Draft </w:t>
    </w:r>
    <w:r w:rsidDel="00000000" w:rsidR="00000000" w:rsidRPr="00000000">
      <w:rPr>
        <w:sz w:val="16"/>
        <w:szCs w:val="16"/>
        <w:rtl w:val="0"/>
      </w:rPr>
      <w:t xml:space="preserve">01</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ab/>
    </w:r>
    <w:r w:rsidDel="00000000" w:rsidR="00000000" w:rsidRPr="00000000">
      <w:rPr>
        <w:sz w:val="16"/>
        <w:szCs w:val="16"/>
        <w:rtl w:val="0"/>
      </w:rPr>
      <w:t xml:space="preserve">08</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w:t>
    </w:r>
    <w:r w:rsidDel="00000000" w:rsidR="00000000" w:rsidRPr="00000000">
      <w:rPr>
        <w:sz w:val="16"/>
        <w:szCs w:val="16"/>
        <w:rtl w:val="0"/>
      </w:rPr>
      <w:t xml:space="preserve">December</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2023</w:t>
    </w:r>
  </w:p>
  <w:p w:rsidR="00000000" w:rsidDel="00000000" w:rsidP="00000000" w:rsidRDefault="00000000" w:rsidRPr="00000000" w14:paraId="0000171E">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center" w:leader="none" w:pos="4680"/>
        <w:tab w:val="right" w:leader="none" w:pos="9360"/>
      </w:tabs>
      <w:spacing w:after="0" w:before="0" w:line="240" w:lineRule="auto"/>
      <w:ind w:left="0" w:right="0" w:firstLine="0"/>
      <w:jc w:val="left"/>
      <w:rPr>
        <w:rFonts w:ascii="Liberation Sans" w:cs="Liberation Sans" w:eastAsia="Liberation Sans" w:hAnsi="Liberation Sans"/>
        <w:b w:val="0"/>
        <w:i w:val="0"/>
        <w:smallCaps w:val="0"/>
        <w:strike w:val="0"/>
        <w:color w:val="000000"/>
        <w:sz w:val="16"/>
        <w:szCs w:val="16"/>
        <w:u w:val="none"/>
        <w:shd w:fill="auto" w:val="clear"/>
        <w:vertAlign w:val="baseline"/>
      </w:rPr>
    </w:pP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Standards Track Draft</w:t>
      <w:tab/>
      <w:t xml:space="preserve">Copyright © OASIS Open 202</w:t>
    </w:r>
    <w:r w:rsidDel="00000000" w:rsidR="00000000" w:rsidRPr="00000000">
      <w:rPr>
        <w:sz w:val="16"/>
        <w:szCs w:val="16"/>
        <w:rtl w:val="0"/>
      </w:rPr>
      <w:t xml:space="preserve">3</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All Rights Reserved.</w:t>
      <w:tab/>
      <w:t xml:space="preserve">Page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tl w:val="0"/>
      </w:rPr>
      <w:t xml:space="preserve"> of </w:t>
    </w:r>
    <w:r w:rsidDel="00000000" w:rsidR="00000000" w:rsidRPr="00000000">
      <w:rPr>
        <w:rFonts w:ascii="Liberation Sans" w:cs="Liberation Sans" w:eastAsia="Liberation Sans" w:hAnsi="Liberation Sans"/>
        <w:b w:val="0"/>
        <w:i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71A">
    <w:pPr>
      <w:rPr/>
    </w:pPr>
    <w:r w:rsidDel="00000000" w:rsidR="00000000" w:rsidRPr="00000000">
      <w:rPr/>
      <w:drawing>
        <wp:inline distB="114300" distT="114300" distL="114300" distR="114300">
          <wp:extent cx="2200275" cy="457200"/>
          <wp:effectExtent b="0" l="0" r="0" t="0"/>
          <wp:docPr id="37"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2200275" cy="4572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17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5">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498" w:hanging="498"/>
      </w:pPr>
      <w:rPr>
        <w:rFonts w:ascii="Cambria" w:cs="Cambria" w:eastAsia="Cambria" w:hAnsi="Cambria"/>
        <w:b w:val="0"/>
        <w:i w:val="0"/>
        <w:strike w:val="0"/>
        <w:color w:val="000000"/>
        <w:sz w:val="20"/>
        <w:szCs w:val="20"/>
        <w:u w:val="none"/>
        <w:shd w:fill="auto" w:val="clear"/>
        <w:vertAlign w:val="baseline"/>
      </w:rPr>
    </w:lvl>
    <w:lvl w:ilvl="1">
      <w:start w:val="1"/>
      <w:numFmt w:val="bullet"/>
      <w:lvlText w:val="o"/>
      <w:lvlJc w:val="left"/>
      <w:pPr>
        <w:ind w:left="1379" w:hanging="1379"/>
      </w:pPr>
      <w:rPr>
        <w:rFonts w:ascii="Cambria" w:cs="Cambria" w:eastAsia="Cambria" w:hAnsi="Cambria"/>
        <w:b w:val="0"/>
        <w:i w:val="0"/>
        <w:strike w:val="0"/>
        <w:color w:val="000000"/>
        <w:sz w:val="20"/>
        <w:szCs w:val="20"/>
        <w:u w:val="none"/>
        <w:shd w:fill="auto" w:val="clear"/>
        <w:vertAlign w:val="baseline"/>
      </w:rPr>
    </w:lvl>
    <w:lvl w:ilvl="2">
      <w:start w:val="1"/>
      <w:numFmt w:val="bullet"/>
      <w:lvlText w:val="▪"/>
      <w:lvlJc w:val="left"/>
      <w:pPr>
        <w:ind w:left="2099" w:hanging="2099"/>
      </w:pPr>
      <w:rPr>
        <w:rFonts w:ascii="Cambria" w:cs="Cambria" w:eastAsia="Cambria" w:hAnsi="Cambria"/>
        <w:b w:val="0"/>
        <w:i w:val="0"/>
        <w:strike w:val="0"/>
        <w:color w:val="000000"/>
        <w:sz w:val="20"/>
        <w:szCs w:val="20"/>
        <w:u w:val="none"/>
        <w:shd w:fill="auto" w:val="clear"/>
        <w:vertAlign w:val="baseline"/>
      </w:rPr>
    </w:lvl>
    <w:lvl w:ilvl="3">
      <w:start w:val="1"/>
      <w:numFmt w:val="bullet"/>
      <w:lvlText w:val="•"/>
      <w:lvlJc w:val="left"/>
      <w:pPr>
        <w:ind w:left="2819" w:hanging="2819"/>
      </w:pPr>
      <w:rPr>
        <w:rFonts w:ascii="Cambria" w:cs="Cambria" w:eastAsia="Cambria" w:hAnsi="Cambria"/>
        <w:b w:val="0"/>
        <w:i w:val="0"/>
        <w:strike w:val="0"/>
        <w:color w:val="000000"/>
        <w:sz w:val="20"/>
        <w:szCs w:val="20"/>
        <w:u w:val="none"/>
        <w:shd w:fill="auto" w:val="clear"/>
        <w:vertAlign w:val="baseline"/>
      </w:rPr>
    </w:lvl>
    <w:lvl w:ilvl="4">
      <w:start w:val="1"/>
      <w:numFmt w:val="bullet"/>
      <w:lvlText w:val="o"/>
      <w:lvlJc w:val="left"/>
      <w:pPr>
        <w:ind w:left="3539" w:hanging="3539"/>
      </w:pPr>
      <w:rPr>
        <w:rFonts w:ascii="Cambria" w:cs="Cambria" w:eastAsia="Cambria" w:hAnsi="Cambria"/>
        <w:b w:val="0"/>
        <w:i w:val="0"/>
        <w:strike w:val="0"/>
        <w:color w:val="000000"/>
        <w:sz w:val="20"/>
        <w:szCs w:val="20"/>
        <w:u w:val="none"/>
        <w:shd w:fill="auto" w:val="clear"/>
        <w:vertAlign w:val="baseline"/>
      </w:rPr>
    </w:lvl>
    <w:lvl w:ilvl="5">
      <w:start w:val="1"/>
      <w:numFmt w:val="bullet"/>
      <w:lvlText w:val="▪"/>
      <w:lvlJc w:val="left"/>
      <w:pPr>
        <w:ind w:left="4259" w:hanging="4259"/>
      </w:pPr>
      <w:rPr>
        <w:rFonts w:ascii="Cambria" w:cs="Cambria" w:eastAsia="Cambria" w:hAnsi="Cambria"/>
        <w:b w:val="0"/>
        <w:i w:val="0"/>
        <w:strike w:val="0"/>
        <w:color w:val="000000"/>
        <w:sz w:val="20"/>
        <w:szCs w:val="20"/>
        <w:u w:val="none"/>
        <w:shd w:fill="auto" w:val="clear"/>
        <w:vertAlign w:val="baseline"/>
      </w:rPr>
    </w:lvl>
    <w:lvl w:ilvl="6">
      <w:start w:val="1"/>
      <w:numFmt w:val="bullet"/>
      <w:lvlText w:val="•"/>
      <w:lvlJc w:val="left"/>
      <w:pPr>
        <w:ind w:left="4979" w:hanging="4979"/>
      </w:pPr>
      <w:rPr>
        <w:rFonts w:ascii="Cambria" w:cs="Cambria" w:eastAsia="Cambria" w:hAnsi="Cambria"/>
        <w:b w:val="0"/>
        <w:i w:val="0"/>
        <w:strike w:val="0"/>
        <w:color w:val="000000"/>
        <w:sz w:val="20"/>
        <w:szCs w:val="20"/>
        <w:u w:val="none"/>
        <w:shd w:fill="auto" w:val="clear"/>
        <w:vertAlign w:val="baseline"/>
      </w:rPr>
    </w:lvl>
    <w:lvl w:ilvl="7">
      <w:start w:val="1"/>
      <w:numFmt w:val="bullet"/>
      <w:lvlText w:val="o"/>
      <w:lvlJc w:val="left"/>
      <w:pPr>
        <w:ind w:left="5699" w:hanging="5699"/>
      </w:pPr>
      <w:rPr>
        <w:rFonts w:ascii="Cambria" w:cs="Cambria" w:eastAsia="Cambria" w:hAnsi="Cambria"/>
        <w:b w:val="0"/>
        <w:i w:val="0"/>
        <w:strike w:val="0"/>
        <w:color w:val="000000"/>
        <w:sz w:val="20"/>
        <w:szCs w:val="20"/>
        <w:u w:val="none"/>
        <w:shd w:fill="auto" w:val="clear"/>
        <w:vertAlign w:val="baseline"/>
      </w:rPr>
    </w:lvl>
    <w:lvl w:ilvl="8">
      <w:start w:val="1"/>
      <w:numFmt w:val="bullet"/>
      <w:lvlText w:val="▪"/>
      <w:lvlJc w:val="left"/>
      <w:pPr>
        <w:ind w:left="6419" w:hanging="6419"/>
      </w:pPr>
      <w:rPr>
        <w:rFonts w:ascii="Cambria" w:cs="Cambria" w:eastAsia="Cambria" w:hAnsi="Cambria"/>
        <w:b w:val="0"/>
        <w:i w:val="0"/>
        <w:strike w:val="0"/>
        <w:color w:val="000000"/>
        <w:sz w:val="20"/>
        <w:szCs w:val="20"/>
        <w:u w:val="none"/>
        <w:shd w:fill="auto" w:val="clear"/>
        <w:vertAlign w:val="baseline"/>
      </w:rPr>
    </w:lvl>
  </w:abstractNum>
  <w:abstractNum w:abstractNumId="44">
    <w:lvl w:ilvl="0">
      <w:start w:val="1"/>
      <w:numFmt w:val="bullet"/>
      <w:lvlText w:val="●"/>
      <w:lvlJc w:val="left"/>
      <w:pPr>
        <w:ind w:left="1260" w:hanging="360"/>
      </w:pPr>
      <w:rPr>
        <w:rFonts w:ascii="Noto Sans Symbols" w:cs="Noto Sans Symbols" w:eastAsia="Noto Sans Symbols" w:hAnsi="Noto Sans Symbols"/>
      </w:rPr>
    </w:lvl>
    <w:lvl w:ilvl="1">
      <w:start w:val="1"/>
      <w:numFmt w:val="bullet"/>
      <w:lvlText w:val="o"/>
      <w:lvlJc w:val="left"/>
      <w:pPr>
        <w:ind w:left="1980" w:hanging="360"/>
      </w:pPr>
      <w:rPr>
        <w:rFonts w:ascii="Courier New" w:cs="Courier New" w:eastAsia="Courier New" w:hAnsi="Courier New"/>
      </w:rPr>
    </w:lvl>
    <w:lvl w:ilvl="2">
      <w:start w:val="1"/>
      <w:numFmt w:val="bullet"/>
      <w:lvlText w:val="▪"/>
      <w:lvlJc w:val="left"/>
      <w:pPr>
        <w:ind w:left="2700" w:hanging="360"/>
      </w:pPr>
      <w:rPr>
        <w:rFonts w:ascii="Noto Sans Symbols" w:cs="Noto Sans Symbols" w:eastAsia="Noto Sans Symbols" w:hAnsi="Noto Sans Symbols"/>
      </w:rPr>
    </w:lvl>
    <w:lvl w:ilvl="3">
      <w:start w:val="1"/>
      <w:numFmt w:val="bullet"/>
      <w:lvlText w:val="●"/>
      <w:lvlJc w:val="left"/>
      <w:pPr>
        <w:ind w:left="3420" w:hanging="360"/>
      </w:pPr>
      <w:rPr>
        <w:rFonts w:ascii="Noto Sans Symbols" w:cs="Noto Sans Symbols" w:eastAsia="Noto Sans Symbols" w:hAnsi="Noto Sans Symbols"/>
      </w:rPr>
    </w:lvl>
    <w:lvl w:ilvl="4">
      <w:start w:val="1"/>
      <w:numFmt w:val="bullet"/>
      <w:lvlText w:val="o"/>
      <w:lvlJc w:val="left"/>
      <w:pPr>
        <w:ind w:left="4140" w:hanging="360"/>
      </w:pPr>
      <w:rPr>
        <w:rFonts w:ascii="Courier New" w:cs="Courier New" w:eastAsia="Courier New" w:hAnsi="Courier New"/>
      </w:rPr>
    </w:lvl>
    <w:lvl w:ilvl="5">
      <w:start w:val="1"/>
      <w:numFmt w:val="bullet"/>
      <w:lvlText w:val="▪"/>
      <w:lvlJc w:val="left"/>
      <w:pPr>
        <w:ind w:left="4860" w:hanging="360"/>
      </w:pPr>
      <w:rPr>
        <w:rFonts w:ascii="Noto Sans Symbols" w:cs="Noto Sans Symbols" w:eastAsia="Noto Sans Symbols" w:hAnsi="Noto Sans Symbols"/>
      </w:rPr>
    </w:lvl>
    <w:lvl w:ilvl="6">
      <w:start w:val="1"/>
      <w:numFmt w:val="bullet"/>
      <w:lvlText w:val="●"/>
      <w:lvlJc w:val="left"/>
      <w:pPr>
        <w:ind w:left="5580" w:hanging="360"/>
      </w:pPr>
      <w:rPr>
        <w:rFonts w:ascii="Noto Sans Symbols" w:cs="Noto Sans Symbols" w:eastAsia="Noto Sans Symbols" w:hAnsi="Noto Sans Symbols"/>
      </w:rPr>
    </w:lvl>
    <w:lvl w:ilvl="7">
      <w:start w:val="1"/>
      <w:numFmt w:val="bullet"/>
      <w:lvlText w:val="o"/>
      <w:lvlJc w:val="left"/>
      <w:pPr>
        <w:ind w:left="6300" w:hanging="360"/>
      </w:pPr>
      <w:rPr>
        <w:rFonts w:ascii="Courier New" w:cs="Courier New" w:eastAsia="Courier New" w:hAnsi="Courier New"/>
      </w:rPr>
    </w:lvl>
    <w:lvl w:ilvl="8">
      <w:start w:val="1"/>
      <w:numFmt w:val="bullet"/>
      <w:lvlText w:val="▪"/>
      <w:lvlJc w:val="left"/>
      <w:pPr>
        <w:ind w:left="7020" w:hanging="360"/>
      </w:pPr>
      <w:rPr>
        <w:rFonts w:ascii="Noto Sans Symbols" w:cs="Noto Sans Symbols" w:eastAsia="Noto Sans Symbols" w:hAnsi="Noto Sans Symbols"/>
      </w:rPr>
    </w:lvl>
  </w:abstractNum>
  <w:abstractNum w:abstractNumId="45">
    <w:lvl w:ilvl="0">
      <w:start w:val="3318"/>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80" w:hanging="360"/>
      </w:pPr>
      <w:rPr>
        <w:rFonts w:ascii="Noto Sans Symbols" w:cs="Noto Sans Symbols" w:eastAsia="Noto Sans Symbols" w:hAnsi="Noto Sans Symbols"/>
      </w:rPr>
    </w:lvl>
    <w:lvl w:ilvl="1">
      <w:start w:val="1"/>
      <w:numFmt w:val="bullet"/>
      <w:lvlText w:val="o"/>
      <w:lvlJc w:val="left"/>
      <w:pPr>
        <w:ind w:left="1500" w:hanging="360"/>
      </w:pPr>
      <w:rPr>
        <w:rFonts w:ascii="Courier New" w:cs="Courier New" w:eastAsia="Courier New" w:hAnsi="Courier New"/>
      </w:rPr>
    </w:lvl>
    <w:lvl w:ilvl="2">
      <w:start w:val="1"/>
      <w:numFmt w:val="bullet"/>
      <w:lvlText w:val="▪"/>
      <w:lvlJc w:val="left"/>
      <w:pPr>
        <w:ind w:left="2220" w:hanging="360"/>
      </w:pPr>
      <w:rPr>
        <w:rFonts w:ascii="Noto Sans Symbols" w:cs="Noto Sans Symbols" w:eastAsia="Noto Sans Symbols" w:hAnsi="Noto Sans Symbols"/>
      </w:rPr>
    </w:lvl>
    <w:lvl w:ilvl="3">
      <w:start w:val="1"/>
      <w:numFmt w:val="bullet"/>
      <w:lvlText w:val="●"/>
      <w:lvlJc w:val="left"/>
      <w:pPr>
        <w:ind w:left="2940" w:hanging="360"/>
      </w:pPr>
      <w:rPr>
        <w:rFonts w:ascii="Noto Sans Symbols" w:cs="Noto Sans Symbols" w:eastAsia="Noto Sans Symbols" w:hAnsi="Noto Sans Symbols"/>
      </w:rPr>
    </w:lvl>
    <w:lvl w:ilvl="4">
      <w:start w:val="1"/>
      <w:numFmt w:val="bullet"/>
      <w:lvlText w:val="o"/>
      <w:lvlJc w:val="left"/>
      <w:pPr>
        <w:ind w:left="3660" w:hanging="360"/>
      </w:pPr>
      <w:rPr>
        <w:rFonts w:ascii="Courier New" w:cs="Courier New" w:eastAsia="Courier New" w:hAnsi="Courier New"/>
      </w:rPr>
    </w:lvl>
    <w:lvl w:ilvl="5">
      <w:start w:val="1"/>
      <w:numFmt w:val="bullet"/>
      <w:lvlText w:val="▪"/>
      <w:lvlJc w:val="left"/>
      <w:pPr>
        <w:ind w:left="4380" w:hanging="360"/>
      </w:pPr>
      <w:rPr>
        <w:rFonts w:ascii="Noto Sans Symbols" w:cs="Noto Sans Symbols" w:eastAsia="Noto Sans Symbols" w:hAnsi="Noto Sans Symbols"/>
      </w:rPr>
    </w:lvl>
    <w:lvl w:ilvl="6">
      <w:start w:val="1"/>
      <w:numFmt w:val="bullet"/>
      <w:lvlText w:val="●"/>
      <w:lvlJc w:val="left"/>
      <w:pPr>
        <w:ind w:left="5100" w:hanging="360"/>
      </w:pPr>
      <w:rPr>
        <w:rFonts w:ascii="Noto Sans Symbols" w:cs="Noto Sans Symbols" w:eastAsia="Noto Sans Symbols" w:hAnsi="Noto Sans Symbols"/>
      </w:rPr>
    </w:lvl>
    <w:lvl w:ilvl="7">
      <w:start w:val="1"/>
      <w:numFmt w:val="bullet"/>
      <w:lvlText w:val="o"/>
      <w:lvlJc w:val="left"/>
      <w:pPr>
        <w:ind w:left="5820" w:hanging="360"/>
      </w:pPr>
      <w:rPr>
        <w:rFonts w:ascii="Courier New" w:cs="Courier New" w:eastAsia="Courier New" w:hAnsi="Courier New"/>
      </w:rPr>
    </w:lvl>
    <w:lvl w:ilvl="8">
      <w:start w:val="1"/>
      <w:numFmt w:val="bullet"/>
      <w:lvlText w:val="▪"/>
      <w:lvlJc w:val="left"/>
      <w:pPr>
        <w:ind w:left="6540" w:hanging="360"/>
      </w:pPr>
      <w:rPr>
        <w:rFonts w:ascii="Noto Sans Symbols" w:cs="Noto Sans Symbols" w:eastAsia="Noto Sans Symbols" w:hAnsi="Noto Sans Symbols"/>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6">
    <w:lvl w:ilvl="0">
      <w:start w:val="1"/>
      <w:numFmt w:val="bullet"/>
      <w:lvlText w:val="●"/>
      <w:lvlJc w:val="left"/>
      <w:pPr>
        <w:ind w:left="720" w:hanging="360"/>
      </w:pPr>
      <w:rPr>
        <w:rFonts w:ascii="Arial" w:cs="Arial" w:eastAsia="Arial" w:hAnsi="Arial"/>
        <w:color w:val="222222"/>
        <w:u w:val="none"/>
      </w:rPr>
    </w:lvl>
    <w:lvl w:ilvl="1">
      <w:start w:val="1"/>
      <w:numFmt w:val="bullet"/>
      <w:lvlText w:val="○"/>
      <w:lvlJc w:val="left"/>
      <w:pPr>
        <w:ind w:left="1440" w:hanging="360"/>
      </w:pPr>
      <w:rPr>
        <w:rFonts w:ascii="Arial" w:cs="Arial" w:eastAsia="Arial" w:hAnsi="Arial"/>
        <w:color w:val="222222"/>
        <w:u w:val="none"/>
      </w:rPr>
    </w:lvl>
    <w:lvl w:ilvl="2">
      <w:start w:val="1"/>
      <w:numFmt w:val="bullet"/>
      <w:lvlText w:val="■"/>
      <w:lvlJc w:val="left"/>
      <w:pPr>
        <w:ind w:left="2160" w:hanging="360"/>
      </w:pPr>
      <w:rPr>
        <w:rFonts w:ascii="Arial" w:cs="Arial" w:eastAsia="Arial" w:hAnsi="Arial"/>
        <w:color w:val="222222"/>
        <w:u w:val="none"/>
      </w:rPr>
    </w:lvl>
    <w:lvl w:ilvl="3">
      <w:start w:val="1"/>
      <w:numFmt w:val="bullet"/>
      <w:lvlText w:val="■"/>
      <w:lvlJc w:val="left"/>
      <w:pPr>
        <w:ind w:left="2880" w:hanging="360"/>
      </w:pPr>
      <w:rPr>
        <w:rFonts w:ascii="Arial" w:cs="Arial" w:eastAsia="Arial" w:hAnsi="Arial"/>
        <w:color w:val="222222"/>
        <w:u w:val="none"/>
      </w:rPr>
    </w:lvl>
    <w:lvl w:ilvl="4">
      <w:start w:val="1"/>
      <w:numFmt w:val="bullet"/>
      <w:lvlText w:val="■"/>
      <w:lvlJc w:val="left"/>
      <w:pPr>
        <w:ind w:left="3600" w:hanging="360"/>
      </w:pPr>
      <w:rPr>
        <w:rFonts w:ascii="Arial" w:cs="Arial" w:eastAsia="Arial" w:hAnsi="Arial"/>
        <w:color w:val="222222"/>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decimal"/>
      <w:lvlText w:val="%1"/>
      <w:lvlJc w:val="left"/>
      <w:pPr>
        <w:ind w:left="432" w:hanging="432"/>
      </w:pPr>
      <w:rPr/>
    </w:lvl>
    <w:lvl w:ilvl="1">
      <w:start w:val="1"/>
      <w:numFmt w:val="decimal"/>
      <w:lvlText w:val="%1.%2"/>
      <w:lvlJc w:val="left"/>
      <w:pPr>
        <w:ind w:left="990" w:hanging="945"/>
      </w:pPr>
      <w:rPr/>
    </w:lvl>
    <w:lvl w:ilvl="2">
      <w:start w:val="1"/>
      <w:numFmt w:val="decimal"/>
      <w:lvlText w:val="%1.%2.%3"/>
      <w:lvlJc w:val="left"/>
      <w:pPr>
        <w:ind w:left="1440" w:firstLine="0"/>
      </w:pPr>
      <w:rPr/>
    </w:lvl>
    <w:lvl w:ilvl="3">
      <w:start w:val="1"/>
      <w:numFmt w:val="decimal"/>
      <w:lvlText w:val="%1.%2.%3.%4"/>
      <w:lvlJc w:val="left"/>
      <w:pPr>
        <w:ind w:left="1440" w:hanging="1260"/>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6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Liberation Sans" w:cs="Liberation Sans" w:eastAsia="Liberation Sans" w:hAnsi="Liberation Sans"/>
        <w:color w:val="172b4d"/>
        <w:sz w:val="21"/>
        <w:szCs w:val="21"/>
        <w:highlight w:val="white"/>
        <w:lang w:val="en"/>
      </w:rPr>
    </w:rPrDefault>
    <w:pPrDefault>
      <w:pPr>
        <w:spacing w:after="80" w:before="80" w:lineRule="auto"/>
        <w:ind w:left="-15" w:right="4" w:firstLine="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2160" w:hanging="360"/>
    </w:pPr>
    <w:rPr>
      <w:b w:val="1"/>
      <w:color w:val="446caa"/>
      <w:sz w:val="36"/>
      <w:szCs w:val="36"/>
    </w:rPr>
  </w:style>
  <w:style w:type="paragraph" w:styleId="Heading2">
    <w:name w:val="heading 2"/>
    <w:basedOn w:val="Normal"/>
    <w:next w:val="Normal"/>
    <w:pPr>
      <w:keepNext w:val="1"/>
      <w:pageBreakBefore w:val="0"/>
      <w:pBdr>
        <w:top w:color="000000" w:space="0" w:sz="0" w:val="none"/>
      </w:pBdr>
      <w:spacing w:after="120" w:before="240" w:lineRule="auto"/>
      <w:ind w:left="2160" w:hanging="360"/>
    </w:pPr>
    <w:rPr>
      <w:b w:val="1"/>
      <w:color w:val="446caa"/>
      <w:sz w:val="28"/>
      <w:szCs w:val="28"/>
    </w:rPr>
  </w:style>
  <w:style w:type="paragraph" w:styleId="Heading3">
    <w:name w:val="heading 3"/>
    <w:basedOn w:val="Normal"/>
    <w:next w:val="Normal"/>
    <w:pPr>
      <w:keepNext w:val="1"/>
      <w:pageBreakBefore w:val="0"/>
      <w:pBdr>
        <w:top w:color="000000" w:space="0" w:sz="0" w:val="none"/>
      </w:pBdr>
      <w:spacing w:after="120" w:before="240" w:lineRule="auto"/>
      <w:ind w:left="720" w:firstLine="1080"/>
    </w:pPr>
    <w:rPr>
      <w:b w:val="1"/>
      <w:color w:val="446caa"/>
      <w:sz w:val="26"/>
      <w:szCs w:val="26"/>
    </w:rPr>
  </w:style>
  <w:style w:type="paragraph" w:styleId="Heading4">
    <w:name w:val="heading 4"/>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firstLine="108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firstLine="108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1"/>
      <w:pBdr>
        <w:top w:color="808080" w:space="6" w:sz="4" w:val="single"/>
      </w:pBdr>
      <w:spacing w:after="120" w:before="480" w:lineRule="auto"/>
      <w:ind w:left="432"/>
    </w:pPr>
    <w:rPr>
      <w:rFonts w:ascii="Arial" w:cs="Arial" w:eastAsia="Arial" w:hAnsi="Arial"/>
      <w:b w:val="1"/>
      <w:color w:val="446caa"/>
      <w:sz w:val="36"/>
      <w:szCs w:val="36"/>
    </w:rPr>
  </w:style>
  <w:style w:type="paragraph" w:styleId="Heading2">
    <w:name w:val="heading 2"/>
    <w:basedOn w:val="Normal"/>
    <w:next w:val="Normal"/>
    <w:pPr>
      <w:keepNext w:val="1"/>
      <w:pBdr>
        <w:top w:color="000000" w:space="0" w:sz="0" w:val="none"/>
      </w:pBdr>
      <w:spacing w:after="120" w:before="240" w:lineRule="auto"/>
      <w:ind w:left="990" w:hanging="945"/>
    </w:pPr>
    <w:rPr>
      <w:rFonts w:ascii="Arial" w:cs="Arial" w:eastAsia="Arial" w:hAnsi="Arial"/>
      <w:b w:val="1"/>
      <w:color w:val="446caa"/>
      <w:sz w:val="28"/>
      <w:szCs w:val="28"/>
    </w:rPr>
  </w:style>
  <w:style w:type="paragraph" w:styleId="Heading3">
    <w:name w:val="heading 3"/>
    <w:basedOn w:val="Normal"/>
    <w:next w:val="Normal"/>
    <w:pPr>
      <w:keepNext w:val="1"/>
      <w:pBdr>
        <w:top w:color="000000" w:space="0" w:sz="0" w:val="none"/>
      </w:pBdr>
      <w:spacing w:after="120" w:before="240" w:lineRule="auto"/>
      <w:ind w:left="1569"/>
    </w:pPr>
    <w:rPr>
      <w:rFonts w:ascii="Arial" w:cs="Arial" w:eastAsia="Arial" w:hAnsi="Arial"/>
      <w:b w:val="1"/>
      <w:color w:val="446caa"/>
      <w:sz w:val="28"/>
      <w:szCs w:val="28"/>
    </w:rPr>
  </w:style>
  <w:style w:type="paragraph" w:styleId="Heading4">
    <w:name w:val="heading 4"/>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5">
    <w:name w:val="heading 5"/>
    <w:basedOn w:val="Normal"/>
    <w:next w:val="Normal"/>
    <w:pPr>
      <w:keepNext w:val="1"/>
      <w:pageBreakBefore w:val="0"/>
      <w:pBdr>
        <w:top w:color="000000" w:space="0" w:sz="0" w:val="none"/>
      </w:pBdr>
      <w:spacing w:after="120" w:before="240" w:lineRule="auto"/>
      <w:ind w:left="720" w:hanging="720"/>
    </w:pPr>
    <w:rPr>
      <w:b w:val="1"/>
      <w:color w:val="446caa"/>
      <w:sz w:val="24"/>
      <w:szCs w:val="24"/>
    </w:rPr>
  </w:style>
  <w:style w:type="paragraph" w:styleId="Heading6">
    <w:name w:val="heading 6"/>
    <w:basedOn w:val="Normal"/>
    <w:next w:val="Normal"/>
    <w:pPr>
      <w:keepNext w:val="1"/>
      <w:pageBreakBefore w:val="0"/>
      <w:pBdr>
        <w:top w:color="000000" w:space="0" w:sz="0" w:val="none"/>
      </w:pBdr>
      <w:spacing w:after="120" w:before="240" w:lineRule="auto"/>
      <w:ind w:left="720" w:hanging="720"/>
    </w:pPr>
    <w:rPr>
      <w:b w:val="1"/>
      <w:color w:val="446caa"/>
      <w:sz w:val="22"/>
      <w:szCs w:val="22"/>
    </w:rPr>
  </w:style>
  <w:style w:type="paragraph" w:styleId="Title">
    <w:name w:val="Title"/>
    <w:basedOn w:val="Normal"/>
    <w:next w:val="Normal"/>
    <w:pPr>
      <w:pBdr>
        <w:top w:color="808080" w:space="1" w:sz="4" w:val="single"/>
      </w:pBdr>
      <w:spacing w:after="240" w:before="0" w:lineRule="auto"/>
    </w:pPr>
    <w:rPr>
      <w:b w:val="1"/>
      <w:color w:val="446caa"/>
      <w:sz w:val="48"/>
      <w:szCs w:val="48"/>
    </w:rPr>
  </w:style>
  <w:style w:type="paragraph" w:styleId="Normal" w:default="1">
    <w:name w:val="Normal"/>
    <w:qFormat w:val="1"/>
    <w:rsid w:val="00947AAD"/>
    <w:pPr>
      <w:spacing w:after="80" w:before="80"/>
    </w:pPr>
    <w:rPr>
      <w:rFonts w:ascii="Liberation Sans" w:hAnsi="Liberation Sans"/>
      <w:szCs w:val="24"/>
    </w:rPr>
  </w:style>
  <w:style w:type="paragraph" w:styleId="Heading1">
    <w:name w:val="heading 1"/>
    <w:basedOn w:val="Normal"/>
    <w:next w:val="Normal"/>
    <w:qFormat w:val="1"/>
    <w:rsid w:val="000B3F81"/>
    <w:pPr>
      <w:keepNext w:val="1"/>
      <w:pageBreakBefore w:val="1"/>
      <w:numPr>
        <w:numId w:val="3"/>
      </w:numPr>
      <w:pBdr>
        <w:top w:color="808080" w:space="6" w:sz="4" w:val="single"/>
      </w:pBdr>
      <w:spacing w:after="120" w:before="480"/>
      <w:outlineLvl w:val="0"/>
    </w:pPr>
    <w:rPr>
      <w:rFonts w:cs="Arial"/>
      <w:b w:val="1"/>
      <w:bCs w:val="1"/>
      <w:color w:val="446caa"/>
      <w:kern w:val="32"/>
      <w:sz w:val="36"/>
      <w:szCs w:val="36"/>
    </w:rPr>
  </w:style>
  <w:style w:type="paragraph" w:styleId="Heading2">
    <w:name w:val="heading 2"/>
    <w:aliases w:val="H2"/>
    <w:basedOn w:val="Heading1"/>
    <w:next w:val="Normal"/>
    <w:link w:val="Heading2Char"/>
    <w:qFormat w:val="1"/>
    <w:rsid w:val="00A710C8"/>
    <w:pPr>
      <w:pageBreakBefore w:val="0"/>
      <w:numPr>
        <w:ilvl w:val="1"/>
      </w:numPr>
      <w:pBdr>
        <w:top w:color="auto" w:space="0" w:sz="0" w:val="none"/>
      </w:pBdr>
      <w:spacing w:before="240"/>
      <w:outlineLvl w:val="1"/>
    </w:pPr>
    <w:rPr>
      <w:bCs w:val="0"/>
      <w:iCs w:val="1"/>
      <w:sz w:val="28"/>
      <w:szCs w:val="28"/>
    </w:rPr>
  </w:style>
  <w:style w:type="paragraph" w:styleId="Heading3">
    <w:name w:val="heading 3"/>
    <w:aliases w:val="H3"/>
    <w:basedOn w:val="Heading2"/>
    <w:next w:val="Normal"/>
    <w:link w:val="Heading3Char"/>
    <w:qFormat w:val="1"/>
    <w:pPr>
      <w:numPr>
        <w:ilvl w:val="2"/>
      </w:numPr>
      <w:ind w:left="720"/>
      <w:outlineLvl w:val="2"/>
    </w:pPr>
    <w:rPr>
      <w:bCs w:val="1"/>
      <w:sz w:val="26"/>
      <w:szCs w:val="26"/>
    </w:rPr>
  </w:style>
  <w:style w:type="paragraph" w:styleId="Heading4">
    <w:name w:val="heading 4"/>
    <w:aliases w:val="H4"/>
    <w:basedOn w:val="Heading3"/>
    <w:next w:val="Normal"/>
    <w:qFormat w:val="1"/>
    <w:pPr>
      <w:numPr>
        <w:ilvl w:val="3"/>
      </w:numPr>
      <w:outlineLvl w:val="3"/>
    </w:pPr>
    <w:rPr>
      <w:bCs w:val="0"/>
      <w:sz w:val="24"/>
      <w:szCs w:val="28"/>
    </w:rPr>
  </w:style>
  <w:style w:type="paragraph" w:styleId="Heading5">
    <w:name w:val="heading 5"/>
    <w:basedOn w:val="Heading4"/>
    <w:next w:val="Normal"/>
    <w:qFormat w:val="1"/>
    <w:pPr>
      <w:numPr>
        <w:ilvl w:val="4"/>
      </w:numPr>
      <w:outlineLvl w:val="4"/>
    </w:pPr>
    <w:rPr>
      <w:bCs w:val="1"/>
      <w:iCs w:val="0"/>
      <w:szCs w:val="26"/>
    </w:rPr>
  </w:style>
  <w:style w:type="paragraph" w:styleId="Heading6">
    <w:name w:val="heading 6"/>
    <w:basedOn w:val="Heading5"/>
    <w:next w:val="Normal"/>
    <w:qFormat w:val="1"/>
    <w:pPr>
      <w:numPr>
        <w:ilvl w:val="5"/>
      </w:numPr>
      <w:outlineLvl w:val="5"/>
    </w:pPr>
    <w:rPr>
      <w:bCs w:val="0"/>
      <w:sz w:val="22"/>
      <w:szCs w:val="22"/>
    </w:rPr>
  </w:style>
  <w:style w:type="paragraph" w:styleId="Heading7">
    <w:name w:val="heading 7"/>
    <w:basedOn w:val="Heading6"/>
    <w:next w:val="Normal"/>
    <w:qFormat w:val="1"/>
    <w:pPr>
      <w:numPr>
        <w:ilvl w:val="6"/>
      </w:numPr>
      <w:outlineLvl w:val="6"/>
    </w:pPr>
  </w:style>
  <w:style w:type="paragraph" w:styleId="Heading8">
    <w:name w:val="heading 8"/>
    <w:basedOn w:val="Heading7"/>
    <w:next w:val="Normal"/>
    <w:qFormat w:val="1"/>
    <w:pPr>
      <w:numPr>
        <w:ilvl w:val="7"/>
      </w:numPr>
      <w:outlineLvl w:val="7"/>
    </w:pPr>
    <w:rPr>
      <w:i w:val="1"/>
      <w:iCs w:val="1"/>
    </w:rPr>
  </w:style>
  <w:style w:type="paragraph" w:styleId="Heading9">
    <w:name w:val="heading 9"/>
    <w:basedOn w:val="Heading8"/>
    <w:next w:val="Normal"/>
    <w:qFormat w:val="1"/>
    <w:pPr>
      <w:numPr>
        <w:ilvl w:val="8"/>
      </w:numPr>
      <w:outlineLvl w:val="8"/>
    </w:p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qFormat w:val="1"/>
    <w:rsid w:val="000B3F81"/>
    <w:pPr>
      <w:pBdr>
        <w:top w:color="808080" w:space="1" w:sz="4" w:val="single"/>
      </w:pBdr>
      <w:spacing w:after="240" w:before="0"/>
    </w:pPr>
    <w:rPr>
      <w:rFonts w:cs="Arial"/>
      <w:b w:val="1"/>
      <w:bCs w:val="1"/>
      <w:color w:val="446caa"/>
      <w:kern w:val="28"/>
      <w:sz w:val="48"/>
      <w:szCs w:val="48"/>
    </w:rPr>
  </w:style>
  <w:style w:type="paragraph" w:styleId="Subtitle">
    <w:name w:val="Subtitle"/>
    <w:basedOn w:val="Title"/>
    <w:link w:val="SubtitleChar"/>
    <w:qFormat w:val="1"/>
    <w:rsid w:val="00B2415D"/>
    <w:rPr>
      <w:sz w:val="36"/>
      <w:szCs w:val="36"/>
    </w:rPr>
  </w:style>
  <w:style w:type="paragraph" w:styleId="Titlepageinfo" w:customStyle="1">
    <w:name w:val="Title page info"/>
    <w:basedOn w:val="Normal"/>
    <w:next w:val="Titlepageinfodescription"/>
    <w:rsid w:val="005B2651"/>
    <w:pPr>
      <w:keepNext w:val="1"/>
      <w:spacing w:after="0" w:before="120"/>
    </w:pPr>
    <w:rPr>
      <w:b w:val="1"/>
      <w:color w:val="446caa"/>
      <w:szCs w:val="20"/>
    </w:rPr>
  </w:style>
  <w:style w:type="paragraph" w:styleId="Titlepageinfodescription" w:customStyle="1">
    <w:name w:val="Title page info description"/>
    <w:basedOn w:val="Titlepageinfo"/>
    <w:next w:val="Titlepageinfo"/>
    <w:rsid w:val="005B2651"/>
    <w:pPr>
      <w:keepNext w:val="0"/>
      <w:spacing w:before="0"/>
      <w:contextualSpacing w:val="1"/>
    </w:pPr>
    <w:rPr>
      <w:b w:val="0"/>
      <w:color w:val="auto"/>
    </w:rPr>
  </w:style>
  <w:style w:type="paragraph" w:styleId="Contributor" w:customStyle="1">
    <w:name w:val="Contributor"/>
    <w:basedOn w:val="Titlepageinfodescription"/>
    <w:rsid w:val="00E31A55"/>
  </w:style>
  <w:style w:type="paragraph" w:styleId="Legalnotice" w:customStyle="1">
    <w:name w:val="Legal notice"/>
    <w:basedOn w:val="Titlepageinfodescription"/>
    <w:pPr>
      <w:spacing w:before="240"/>
    </w:pPr>
  </w:style>
  <w:style w:type="character" w:styleId="Datatype" w:customStyle="1">
    <w:name w:val="Datatype"/>
    <w:rPr>
      <w:rFonts w:ascii="Courier New" w:hAnsi="Courier New"/>
    </w:rPr>
  </w:style>
  <w:style w:type="character" w:styleId="Hyperlink">
    <w:name w:val="Hyperlink"/>
    <w:uiPriority w:val="99"/>
    <w:qFormat w:val="1"/>
    <w:rPr>
      <w:color w:val="0000ee"/>
      <w:u w:val="none"/>
    </w:rPr>
  </w:style>
  <w:style w:type="paragraph" w:styleId="TOC1">
    <w:name w:val="toc 1"/>
    <w:basedOn w:val="Normal"/>
    <w:next w:val="Normal"/>
    <w:autoRedefine w:val="1"/>
    <w:uiPriority w:val="39"/>
    <w:rsid w:val="003D3865"/>
    <w:pPr>
      <w:tabs>
        <w:tab w:val="left" w:pos="480"/>
        <w:tab w:val="right" w:leader="dot" w:pos="9350"/>
      </w:tabs>
      <w:spacing w:after="60" w:before="60"/>
    </w:pPr>
  </w:style>
  <w:style w:type="paragraph" w:styleId="TOC2">
    <w:name w:val="toc 2"/>
    <w:basedOn w:val="Normal"/>
    <w:next w:val="Normal"/>
    <w:autoRedefine w:val="1"/>
    <w:uiPriority w:val="39"/>
    <w:rsid w:val="000A6B35"/>
    <w:pPr>
      <w:tabs>
        <w:tab w:val="right" w:leader="dot" w:pos="9350"/>
      </w:tabs>
      <w:spacing w:after="60" w:before="60"/>
      <w:ind w:left="240"/>
    </w:pPr>
  </w:style>
  <w:style w:type="paragraph" w:styleId="TOC3">
    <w:name w:val="toc 3"/>
    <w:basedOn w:val="Normal"/>
    <w:next w:val="Normal"/>
    <w:autoRedefine w:val="1"/>
    <w:uiPriority w:val="39"/>
    <w:rsid w:val="000A6B35"/>
    <w:pPr>
      <w:tabs>
        <w:tab w:val="right" w:leader="dot" w:pos="9350"/>
      </w:tabs>
      <w:spacing w:after="60" w:before="60"/>
      <w:ind w:left="480"/>
    </w:pPr>
  </w:style>
  <w:style w:type="paragraph" w:styleId="Code" w:customStyle="1">
    <w:name w:val="Code"/>
    <w:basedOn w:val="Normal"/>
    <w:pPr>
      <w:keepLines w:val="1"/>
      <w:pBdr>
        <w:top w:color="auto" w:space="3" w:sz="4" w:val="single"/>
        <w:bottom w:color="auto" w:space="3" w:sz="4" w:val="single"/>
      </w:pBdr>
      <w:shd w:color="auto" w:fill="d9d9d9" w:val="clear"/>
      <w:spacing w:after="0" w:before="0"/>
      <w:ind w:left="432" w:right="432"/>
    </w:pPr>
    <w:rPr>
      <w:rFonts w:ascii="Courier New" w:hAnsi="Courier New"/>
      <w:sz w:val="18"/>
    </w:rPr>
  </w:style>
  <w:style w:type="paragraph" w:styleId="AppendixHeading2" w:customStyle="1">
    <w:name w:val="AppendixHeading2"/>
    <w:basedOn w:val="Heading2"/>
    <w:next w:val="Normal"/>
    <w:qFormat w:val="1"/>
    <w:rsid w:val="00F003C0"/>
    <w:pPr>
      <w:numPr>
        <w:numId w:val="6"/>
      </w:numPr>
    </w:pPr>
  </w:style>
  <w:style w:type="character" w:styleId="FollowedHyperlink">
    <w:name w:val="FollowedHyperlink"/>
    <w:rPr>
      <w:color w:val="800080"/>
      <w:u w:val="single"/>
    </w:rPr>
  </w:style>
  <w:style w:type="character" w:styleId="Element" w:customStyle="1">
    <w:name w:val="Element"/>
    <w:rPr>
      <w:rFonts w:ascii="Courier New" w:hAnsi="Courier New"/>
      <w:sz w:val="20"/>
    </w:rPr>
  </w:style>
  <w:style w:type="character" w:styleId="Attribute" w:customStyle="1">
    <w:name w:val="Attribute"/>
    <w:rPr>
      <w:rFonts w:ascii="Courier New" w:hAnsi="Courier New"/>
      <w:sz w:val="20"/>
    </w:rPr>
  </w:style>
  <w:style w:type="character" w:styleId="Keyword" w:customStyle="1">
    <w:name w:val="Keyword"/>
    <w:basedOn w:val="Element"/>
    <w:rPr>
      <w:rFonts w:ascii="Courier New" w:hAnsi="Courier New"/>
      <w:sz w:val="20"/>
    </w:rPr>
  </w:style>
  <w:style w:type="paragraph" w:styleId="NormalWeb">
    <w:name w:val="Normal (Web)"/>
    <w:basedOn w:val="Normal"/>
    <w:uiPriority w:val="99"/>
    <w:pPr>
      <w:spacing w:after="100" w:afterAutospacing="1" w:before="100" w:beforeAutospacing="1"/>
    </w:pPr>
    <w:rPr>
      <w:rFonts w:ascii="Arial Unicode MS" w:cs="Arial Unicode MS" w:eastAsia="Arial Unicode MS" w:hAnsi="Arial Unicode MS"/>
    </w:rPr>
  </w:style>
  <w:style w:type="character" w:styleId="Emphasis">
    <w:name w:val="Emphasis"/>
    <w:qFormat w:val="1"/>
    <w:rPr>
      <w:i w:val="1"/>
      <w:iCs w:val="1"/>
    </w:rPr>
  </w:style>
  <w:style w:type="character" w:styleId="HTMLTypewriter">
    <w:name w:val="HTML Typewriter"/>
    <w:rPr>
      <w:rFonts w:ascii="Arial Unicode MS" w:cs="Arial Unicode MS" w:eastAsia="Arial Unicode MS" w:hAnsi="Arial Unicode MS"/>
      <w:sz w:val="20"/>
      <w:szCs w:val="20"/>
    </w:rPr>
  </w:style>
  <w:style w:type="paragraph" w:styleId="HTMLPreformatted">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before="0"/>
    </w:pPr>
    <w:rPr>
      <w:rFonts w:ascii="Arial Unicode MS" w:cs="Arial Unicode MS" w:eastAsia="Arial Unicode MS" w:hAnsi="Arial Unicode MS"/>
      <w:szCs w:val="20"/>
    </w:rPr>
  </w:style>
  <w:style w:type="paragraph" w:styleId="NoteHeading">
    <w:name w:val="Note Heading"/>
    <w:basedOn w:val="Normal"/>
    <w:next w:val="Normal"/>
  </w:style>
  <w:style w:type="paragraph" w:styleId="Note" w:customStyle="1">
    <w:name w:val="Note"/>
    <w:basedOn w:val="Normal"/>
    <w:next w:val="Normal"/>
    <w:pPr>
      <w:spacing w:after="120" w:before="120"/>
      <w:ind w:left="720" w:right="720"/>
    </w:pPr>
  </w:style>
  <w:style w:type="paragraph" w:styleId="Definitionterm" w:customStyle="1">
    <w:name w:val="Definition term"/>
    <w:basedOn w:val="Normal"/>
    <w:next w:val="Definition"/>
    <w:pPr>
      <w:ind w:right="2880"/>
    </w:pPr>
    <w:rPr>
      <w:rFonts w:eastAsia="Arial Unicode MS"/>
      <w:b w:val="1"/>
    </w:rPr>
  </w:style>
  <w:style w:type="paragraph" w:styleId="Definition" w:customStyle="1">
    <w:name w:val="Definition"/>
    <w:basedOn w:val="Normal"/>
    <w:next w:val="Definitionterm"/>
    <w:pPr>
      <w:spacing w:after="120"/>
      <w:ind w:left="720"/>
    </w:pPr>
    <w:rPr>
      <w:rFonts w:eastAsia="Arial Unicode MS"/>
    </w:rPr>
  </w:style>
  <w:style w:type="paragraph" w:styleId="Ref" w:customStyle="1">
    <w:name w:val="Ref"/>
    <w:basedOn w:val="Normal"/>
    <w:autoRedefine w:val="1"/>
    <w:qFormat w:val="1"/>
    <w:rsid w:val="00AE0702"/>
    <w:pPr>
      <w:spacing w:after="40" w:before="40"/>
      <w:ind w:left="2160" w:hanging="1800"/>
    </w:pPr>
    <w:rPr>
      <w:bCs w:val="1"/>
      <w:color w:val="000000"/>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rsid w:val="005B2651"/>
    <w:pPr>
      <w:tabs>
        <w:tab w:val="center" w:pos="4320"/>
        <w:tab w:val="right" w:pos="8640"/>
      </w:tabs>
      <w:spacing w:after="0" w:before="120"/>
      <w:contextualSpacing w:val="1"/>
    </w:pPr>
    <w:rPr>
      <w:sz w:val="16"/>
      <w:lang w:eastAsia="x-none" w:val="x-none"/>
    </w:rPr>
  </w:style>
  <w:style w:type="character" w:styleId="PageNumber">
    <w:name w:val="page number"/>
    <w:basedOn w:val="DefaultParagraphFont"/>
  </w:style>
  <w:style w:type="paragraph" w:styleId="AppendixHeading1" w:customStyle="1">
    <w:name w:val="AppendixHeading1"/>
    <w:basedOn w:val="Heading1"/>
    <w:next w:val="Normal"/>
    <w:qFormat w:val="1"/>
    <w:rsid w:val="00225C3B"/>
    <w:pPr>
      <w:numPr>
        <w:numId w:val="6"/>
      </w:numPr>
      <w:spacing w:after="100" w:afterAutospacing="1" w:before="100" w:beforeAutospacing="1"/>
    </w:pPr>
    <w:rPr>
      <w:kern w:val="36"/>
    </w:rPr>
  </w:style>
  <w:style w:type="character" w:styleId="Refterm" w:customStyle="1">
    <w:name w:val="Ref term"/>
    <w:rPr>
      <w:b w:val="1"/>
    </w:rPr>
  </w:style>
  <w:style w:type="character" w:styleId="LineNumber">
    <w:name w:val="line number"/>
    <w:basedOn w:val="DefaultParagraphFont"/>
  </w:style>
  <w:style w:type="paragraph" w:styleId="TOC7">
    <w:name w:val="toc 7"/>
    <w:basedOn w:val="Normal"/>
    <w:next w:val="Normal"/>
    <w:autoRedefine w:val="1"/>
    <w:uiPriority w:val="39"/>
    <w:pPr>
      <w:spacing w:after="120" w:before="0"/>
      <w:ind w:left="1440"/>
    </w:pPr>
  </w:style>
  <w:style w:type="paragraph" w:styleId="Example" w:customStyle="1">
    <w:name w:val="Example"/>
    <w:basedOn w:val="Code"/>
    <w:pPr>
      <w:pBdr>
        <w:top w:color="auto" w:space="0" w:sz="0" w:val="none"/>
        <w:bottom w:color="auto" w:space="0" w:sz="0" w:val="none"/>
      </w:pBdr>
      <w:shd w:color="auto" w:fill="e6e6e6" w:val="clear"/>
    </w:pPr>
  </w:style>
  <w:style w:type="character" w:styleId="CODEtemp" w:customStyle="1">
    <w:name w:val="CODE temp"/>
    <w:rPr>
      <w:rFonts w:ascii="Courier New" w:hAnsi="Courier New"/>
      <w:sz w:val="20"/>
    </w:rPr>
  </w:style>
  <w:style w:type="paragraph" w:styleId="Codesmall" w:customStyle="1">
    <w:name w:val="Code small"/>
    <w:basedOn w:val="Code"/>
    <w:pPr>
      <w:shd w:color="auto" w:fill="e6e6e6" w:val="clear"/>
    </w:pPr>
    <w:rPr>
      <w:sz w:val="16"/>
    </w:rPr>
  </w:style>
  <w:style w:type="paragraph" w:styleId="Examplesmall" w:customStyle="1">
    <w:name w:val="Example small"/>
    <w:basedOn w:val="Example"/>
    <w:rPr>
      <w:sz w:val="16"/>
    </w:rPr>
  </w:style>
  <w:style w:type="paragraph" w:styleId="ListBullet">
    <w:name w:val="List Bullet"/>
    <w:basedOn w:val="Normal"/>
    <w:pPr>
      <w:numPr>
        <w:numId w:val="1"/>
      </w:numPr>
    </w:pPr>
  </w:style>
  <w:style w:type="paragraph" w:styleId="TOC4">
    <w:name w:val="toc 4"/>
    <w:basedOn w:val="TOC3"/>
    <w:next w:val="Normal"/>
    <w:autoRedefine w:val="1"/>
    <w:uiPriority w:val="39"/>
    <w:rsid w:val="00F8292F"/>
    <w:pPr>
      <w:ind w:left="720"/>
    </w:pPr>
    <w:rPr>
      <w:sz w:val="18"/>
    </w:rPr>
  </w:style>
  <w:style w:type="character" w:styleId="Variable" w:customStyle="1">
    <w:name w:val="Variable"/>
    <w:rPr>
      <w:i w:val="1"/>
    </w:rPr>
  </w:style>
  <w:style w:type="paragraph" w:styleId="TOC5">
    <w:name w:val="toc 5"/>
    <w:basedOn w:val="TOC4"/>
    <w:next w:val="Normal"/>
    <w:autoRedefine w:val="1"/>
    <w:uiPriority w:val="39"/>
    <w:pPr>
      <w:ind w:left="960"/>
    </w:pPr>
  </w:style>
  <w:style w:type="paragraph" w:styleId="TOC6">
    <w:name w:val="toc 6"/>
    <w:basedOn w:val="Normal"/>
    <w:next w:val="Normal"/>
    <w:autoRedefine w:val="1"/>
    <w:uiPriority w:val="39"/>
    <w:pPr>
      <w:ind w:left="1200"/>
    </w:pPr>
    <w:rPr>
      <w:sz w:val="18"/>
    </w:rPr>
  </w:style>
  <w:style w:type="paragraph" w:styleId="AppendixHeading4" w:customStyle="1">
    <w:name w:val="AppendixHeading4"/>
    <w:basedOn w:val="AppendixHeading3"/>
    <w:next w:val="Normal"/>
    <w:rsid w:val="00F003C0"/>
    <w:pPr>
      <w:numPr>
        <w:ilvl w:val="3"/>
      </w:numPr>
      <w:outlineLvl w:val="3"/>
    </w:pPr>
    <w:rPr>
      <w:iCs w:val="0"/>
      <w:sz w:val="24"/>
    </w:rPr>
  </w:style>
  <w:style w:type="character" w:styleId="FooterChar" w:customStyle="1">
    <w:name w:val="Footer Char"/>
    <w:link w:val="Footer"/>
    <w:rsid w:val="005B2651"/>
    <w:rPr>
      <w:rFonts w:ascii="Liberation Sans" w:hAnsi="Liberation Sans"/>
      <w:sz w:val="16"/>
      <w:szCs w:val="24"/>
      <w:lang w:eastAsia="x-none" w:val="x-none"/>
    </w:rPr>
  </w:style>
  <w:style w:type="paragraph" w:styleId="Caption">
    <w:name w:val="caption"/>
    <w:basedOn w:val="Normal"/>
    <w:next w:val="Normal"/>
    <w:link w:val="CaptionChar"/>
    <w:autoRedefine w:val="1"/>
    <w:qFormat w:val="1"/>
    <w:rsid w:val="00E64FC5"/>
    <w:pPr>
      <w:spacing w:after="120" w:before="120"/>
    </w:pPr>
    <w:rPr>
      <w:bCs w:val="1"/>
      <w:i w:val="1"/>
      <w:sz w:val="18"/>
      <w:szCs w:val="20"/>
    </w:rPr>
  </w:style>
  <w:style w:type="paragraph" w:styleId="ListBullet2">
    <w:name w:val="List Bullet 2"/>
    <w:basedOn w:val="Normal"/>
    <w:pPr>
      <w:numPr>
        <w:numId w:val="4"/>
      </w:numPr>
    </w:pPr>
  </w:style>
  <w:style w:type="paragraph" w:styleId="RelatedWork" w:customStyle="1">
    <w:name w:val="Related Work"/>
    <w:basedOn w:val="Titlepageinfodescription"/>
    <w:rsid w:val="00F32811"/>
    <w:pPr>
      <w:numPr>
        <w:numId w:val="5"/>
      </w:numPr>
      <w:tabs>
        <w:tab w:val="clear" w:pos="1440"/>
        <w:tab w:val="num" w:pos="1080"/>
      </w:tabs>
      <w:spacing w:after="80"/>
      <w:ind w:left="360"/>
    </w:pPr>
  </w:style>
  <w:style w:type="paragraph" w:styleId="Abstract" w:customStyle="1">
    <w:name w:val="Abstract"/>
    <w:basedOn w:val="Titlepageinfodescription"/>
    <w:rsid w:val="00001A43"/>
    <w:pPr>
      <w:spacing w:after="80"/>
      <w:contextualSpacing w:val="0"/>
    </w:pPr>
  </w:style>
  <w:style w:type="paragraph" w:styleId="Notices" w:customStyle="1">
    <w:name w:val="Notices"/>
    <w:basedOn w:val="Subtitle"/>
    <w:next w:val="TextBody"/>
    <w:rsid w:val="00B2415D"/>
    <w:pPr>
      <w:pageBreakBefore w:val="1"/>
    </w:pPr>
  </w:style>
  <w:style w:type="paragraph" w:styleId="TextBody" w:customStyle="1">
    <w:name w:val="Text Body"/>
    <w:basedOn w:val="Abstract"/>
    <w:rsid w:val="008677C6"/>
  </w:style>
  <w:style w:type="table" w:styleId="TableGrid">
    <w:name w:val="Table Grid"/>
    <w:basedOn w:val="TableNormal"/>
    <w:rsid w:val="008C100C"/>
    <w:pPr>
      <w:spacing w:after="80" w:before="8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AppendixHeading3" w:customStyle="1">
    <w:name w:val="AppendixHeading3"/>
    <w:basedOn w:val="Heading3"/>
    <w:next w:val="Normal"/>
    <w:rsid w:val="00B2415D"/>
    <w:pPr>
      <w:numPr>
        <w:numId w:val="6"/>
      </w:numPr>
    </w:pPr>
  </w:style>
  <w:style w:type="paragraph" w:styleId="BalloonText">
    <w:name w:val="Balloon Text"/>
    <w:basedOn w:val="Normal"/>
    <w:link w:val="BalloonTextChar"/>
    <w:rsid w:val="00BE0637"/>
    <w:pPr>
      <w:spacing w:after="0" w:before="0"/>
    </w:pPr>
    <w:rPr>
      <w:rFonts w:ascii="Tahoma" w:hAnsi="Tahoma"/>
      <w:sz w:val="16"/>
      <w:szCs w:val="16"/>
      <w:lang w:eastAsia="x-none" w:val="x-none"/>
    </w:rPr>
  </w:style>
  <w:style w:type="character" w:styleId="BalloonTextChar" w:customStyle="1">
    <w:name w:val="Balloon Text Char"/>
    <w:link w:val="BalloonText"/>
    <w:rsid w:val="00BE0637"/>
    <w:rPr>
      <w:rFonts w:ascii="Tahoma" w:cs="Tahoma" w:hAnsi="Tahoma"/>
      <w:sz w:val="16"/>
      <w:szCs w:val="16"/>
    </w:rPr>
  </w:style>
  <w:style w:type="paragraph" w:styleId="FootnoteText">
    <w:name w:val="footnote text"/>
    <w:basedOn w:val="Normal"/>
    <w:link w:val="FootnoteTextChar"/>
    <w:rsid w:val="00025117"/>
    <w:rPr>
      <w:szCs w:val="20"/>
    </w:rPr>
  </w:style>
  <w:style w:type="character" w:styleId="FootnoteTextChar" w:customStyle="1">
    <w:name w:val="Footnote Text Char"/>
    <w:link w:val="FootnoteText"/>
    <w:rsid w:val="00025117"/>
    <w:rPr>
      <w:rFonts w:ascii="Arial" w:hAnsi="Arial"/>
    </w:rPr>
  </w:style>
  <w:style w:type="character" w:styleId="FootnoteReference">
    <w:name w:val="footnote reference"/>
    <w:rsid w:val="00025117"/>
    <w:rPr>
      <w:vertAlign w:val="superscript"/>
    </w:rPr>
  </w:style>
  <w:style w:type="paragraph" w:styleId="AppendixHeading5" w:customStyle="1">
    <w:name w:val="AppendixHeading5"/>
    <w:basedOn w:val="AppendixHeading4"/>
    <w:next w:val="Normal"/>
    <w:rsid w:val="000B3F81"/>
    <w:pPr>
      <w:numPr>
        <w:ilvl w:val="4"/>
      </w:numPr>
      <w:spacing w:before="200"/>
      <w:outlineLvl w:val="4"/>
    </w:pPr>
    <w:rPr>
      <w:sz w:val="20"/>
    </w:rPr>
  </w:style>
  <w:style w:type="paragraph" w:styleId="TOC8">
    <w:name w:val="toc 8"/>
    <w:basedOn w:val="Normal"/>
    <w:next w:val="Normal"/>
    <w:autoRedefine w:val="1"/>
    <w:uiPriority w:val="39"/>
    <w:unhideWhenUsed w:val="1"/>
    <w:rsid w:val="00402451"/>
    <w:pPr>
      <w:spacing w:after="100"/>
      <w:ind w:left="1400"/>
    </w:pPr>
  </w:style>
  <w:style w:type="paragraph" w:styleId="TOC9">
    <w:name w:val="toc 9"/>
    <w:basedOn w:val="Normal"/>
    <w:next w:val="Normal"/>
    <w:autoRedefine w:val="1"/>
    <w:uiPriority w:val="39"/>
    <w:unhideWhenUsed w:val="1"/>
    <w:rsid w:val="002B4506"/>
    <w:pPr>
      <w:spacing w:after="100"/>
      <w:ind w:left="240"/>
    </w:pPr>
  </w:style>
  <w:style w:type="character" w:styleId="UnresolvedMention1" w:customStyle="1">
    <w:name w:val="Unresolved Mention1"/>
    <w:basedOn w:val="DefaultParagraphFont"/>
    <w:uiPriority w:val="99"/>
    <w:semiHidden w:val="1"/>
    <w:unhideWhenUsed w:val="1"/>
    <w:rsid w:val="000928F9"/>
    <w:rPr>
      <w:color w:val="808080"/>
      <w:shd w:color="auto" w:fill="e6e6e6" w:val="clear"/>
    </w:rPr>
  </w:style>
  <w:style w:type="character" w:styleId="UnresolvedMention">
    <w:name w:val="Unresolved Mention"/>
    <w:basedOn w:val="DefaultParagraphFont"/>
    <w:uiPriority w:val="99"/>
    <w:semiHidden w:val="1"/>
    <w:unhideWhenUsed w:val="1"/>
    <w:rsid w:val="007011A2"/>
    <w:rPr>
      <w:color w:val="808080"/>
      <w:shd w:color="auto" w:fill="e6e6e6" w:val="clear"/>
    </w:rPr>
  </w:style>
  <w:style w:type="character" w:styleId="Strong">
    <w:name w:val="Strong"/>
    <w:uiPriority w:val="22"/>
    <w:rsid w:val="00C80987"/>
    <w:rPr>
      <w:b w:val="1"/>
      <w:bCs w:val="1"/>
    </w:rPr>
  </w:style>
  <w:style w:type="paragraph" w:styleId="Revision">
    <w:name w:val="Revision"/>
    <w:hidden w:val="1"/>
    <w:uiPriority w:val="99"/>
    <w:semiHidden w:val="1"/>
    <w:rsid w:val="00E559E8"/>
    <w:rPr>
      <w:rFonts w:ascii="Liberation Sans" w:hAnsi="Liberation Sans"/>
      <w:szCs w:val="24"/>
    </w:rPr>
  </w:style>
  <w:style w:type="paragraph" w:styleId="footnotedescription" w:customStyle="1">
    <w:name w:val="footnote description"/>
    <w:next w:val="Normal"/>
    <w:link w:val="footnotedescriptionChar"/>
    <w:hidden w:val="1"/>
    <w:rsid w:val="006479BC"/>
    <w:pPr>
      <w:spacing w:line="269" w:lineRule="auto"/>
      <w:ind w:right="873" w:firstLine="217"/>
      <w:jc w:val="both"/>
    </w:pPr>
    <w:rPr>
      <w:rFonts w:ascii="Calibri" w:cs="Calibri" w:eastAsia="Calibri" w:hAnsi="Calibri"/>
      <w:color w:val="000000"/>
      <w:sz w:val="16"/>
      <w:szCs w:val="22"/>
      <w:lang w:eastAsia="en-GB" w:val="en-GB"/>
    </w:rPr>
  </w:style>
  <w:style w:type="character" w:styleId="footnotedescriptionChar" w:customStyle="1">
    <w:name w:val="footnote description Char"/>
    <w:link w:val="footnotedescription"/>
    <w:rsid w:val="006479BC"/>
    <w:rPr>
      <w:rFonts w:ascii="Calibri" w:cs="Calibri" w:eastAsia="Calibri" w:hAnsi="Calibri"/>
      <w:color w:val="000000"/>
      <w:sz w:val="16"/>
      <w:szCs w:val="22"/>
      <w:lang w:eastAsia="en-GB" w:val="en-GB"/>
    </w:rPr>
  </w:style>
  <w:style w:type="character" w:styleId="footnotemark" w:customStyle="1">
    <w:name w:val="footnote mark"/>
    <w:hidden w:val="1"/>
    <w:rsid w:val="006479BC"/>
    <w:rPr>
      <w:rFonts w:ascii="Calibri" w:cs="Calibri" w:eastAsia="Calibri" w:hAnsi="Calibri"/>
      <w:color w:val="000000"/>
      <w:sz w:val="16"/>
      <w:vertAlign w:val="superscript"/>
    </w:rPr>
  </w:style>
  <w:style w:type="table" w:styleId="TableGrid0" w:customStyle="1">
    <w:name w:val="TableGrid"/>
    <w:rsid w:val="00C84FE9"/>
    <w:rPr>
      <w:rFonts w:asciiTheme="minorHAnsi" w:cstheme="minorBidi" w:eastAsiaTheme="minorEastAsia" w:hAnsiTheme="minorHAnsi"/>
      <w:sz w:val="22"/>
      <w:szCs w:val="22"/>
      <w:lang w:eastAsia="en-GB" w:val="en-GB"/>
    </w:rPr>
    <w:tblPr>
      <w:tblCellMar>
        <w:top w:w="0.0" w:type="dxa"/>
        <w:left w:w="0.0" w:type="dxa"/>
        <w:bottom w:w="0.0" w:type="dxa"/>
        <w:right w:w="0.0" w:type="dxa"/>
      </w:tblCellMar>
    </w:tblPr>
  </w:style>
  <w:style w:type="character" w:styleId="CommentReference">
    <w:name w:val="annotation reference"/>
    <w:basedOn w:val="DefaultParagraphFont"/>
    <w:semiHidden w:val="1"/>
    <w:unhideWhenUsed w:val="1"/>
    <w:rsid w:val="00C84FE9"/>
    <w:rPr>
      <w:sz w:val="16"/>
      <w:szCs w:val="16"/>
    </w:rPr>
  </w:style>
  <w:style w:type="paragraph" w:styleId="CommentText">
    <w:name w:val="annotation text"/>
    <w:basedOn w:val="Normal"/>
    <w:link w:val="CommentTextChar"/>
    <w:unhideWhenUsed w:val="1"/>
    <w:rsid w:val="00C84FE9"/>
    <w:rPr>
      <w:szCs w:val="20"/>
    </w:rPr>
  </w:style>
  <w:style w:type="character" w:styleId="CommentTextChar" w:customStyle="1">
    <w:name w:val="Comment Text Char"/>
    <w:basedOn w:val="DefaultParagraphFont"/>
    <w:link w:val="CommentText"/>
    <w:rsid w:val="00C84FE9"/>
    <w:rPr>
      <w:rFonts w:ascii="Liberation Sans" w:hAnsi="Liberation Sans"/>
    </w:rPr>
  </w:style>
  <w:style w:type="paragraph" w:styleId="CommentSubject">
    <w:name w:val="annotation subject"/>
    <w:basedOn w:val="CommentText"/>
    <w:next w:val="CommentText"/>
    <w:link w:val="CommentSubjectChar"/>
    <w:semiHidden w:val="1"/>
    <w:unhideWhenUsed w:val="1"/>
    <w:rsid w:val="00C84FE9"/>
    <w:rPr>
      <w:b w:val="1"/>
      <w:bCs w:val="1"/>
    </w:rPr>
  </w:style>
  <w:style w:type="character" w:styleId="CommentSubjectChar" w:customStyle="1">
    <w:name w:val="Comment Subject Char"/>
    <w:basedOn w:val="CommentTextChar"/>
    <w:link w:val="CommentSubject"/>
    <w:semiHidden w:val="1"/>
    <w:rsid w:val="00C84FE9"/>
    <w:rPr>
      <w:rFonts w:ascii="Liberation Sans" w:hAnsi="Liberation Sans"/>
      <w:b w:val="1"/>
      <w:bCs w:val="1"/>
    </w:rPr>
  </w:style>
  <w:style w:type="paragraph" w:styleId="ListParagraph">
    <w:name w:val="List Paragraph"/>
    <w:basedOn w:val="Normal"/>
    <w:uiPriority w:val="34"/>
    <w:qFormat w:val="1"/>
    <w:rsid w:val="0021144E"/>
    <w:pPr>
      <w:ind w:left="720"/>
      <w:contextualSpacing w:val="1"/>
    </w:pPr>
  </w:style>
  <w:style w:type="character" w:styleId="Heading3Char" w:customStyle="1">
    <w:name w:val="Heading 3 Char"/>
    <w:aliases w:val="H3 Char"/>
    <w:basedOn w:val="DefaultParagraphFont"/>
    <w:link w:val="Heading3"/>
    <w:rsid w:val="00F37163"/>
    <w:rPr>
      <w:rFonts w:ascii="Liberation Sans" w:cs="Arial" w:hAnsi="Liberation Sans"/>
      <w:b w:val="1"/>
      <w:bCs w:val="1"/>
      <w:iCs w:val="1"/>
      <w:color w:val="446caa"/>
      <w:kern w:val="32"/>
      <w:sz w:val="26"/>
      <w:szCs w:val="26"/>
    </w:rPr>
  </w:style>
  <w:style w:type="paragraph" w:styleId="NoSpacing">
    <w:name w:val="No Spacing"/>
    <w:uiPriority w:val="1"/>
    <w:qFormat w:val="1"/>
  </w:style>
  <w:style w:type="character" w:styleId="apple-converted-space" w:customStyle="1">
    <w:name w:val="apple-converted-space"/>
    <w:basedOn w:val="DefaultParagraphFont"/>
    <w:rsid w:val="00213027"/>
  </w:style>
  <w:style w:type="character" w:styleId="error" w:customStyle="1">
    <w:name w:val="error"/>
    <w:basedOn w:val="DefaultParagraphFont"/>
    <w:rsid w:val="00295546"/>
  </w:style>
  <w:style w:type="character" w:styleId="SubtitleChar" w:customStyle="1">
    <w:name w:val="Subtitle Char"/>
    <w:basedOn w:val="DefaultParagraphFont"/>
    <w:link w:val="Subtitle"/>
    <w:rsid w:val="00476599"/>
    <w:rPr>
      <w:rFonts w:ascii="Liberation Sans" w:cs="Arial" w:hAnsi="Liberation Sans"/>
      <w:b w:val="1"/>
      <w:bCs w:val="1"/>
      <w:color w:val="446caa"/>
      <w:kern w:val="28"/>
      <w:sz w:val="36"/>
      <w:szCs w:val="36"/>
    </w:rPr>
  </w:style>
  <w:style w:type="numbering" w:styleId="CurrentList1" w:customStyle="1">
    <w:name w:val="Current List1"/>
    <w:uiPriority w:val="99"/>
    <w:rsid w:val="0055475D"/>
    <w:pPr>
      <w:numPr>
        <w:numId w:val="14"/>
      </w:numPr>
    </w:pPr>
  </w:style>
  <w:style w:type="character" w:styleId="HeaderChar" w:customStyle="1">
    <w:name w:val="Header Char"/>
    <w:basedOn w:val="DefaultParagraphFont"/>
    <w:link w:val="Header"/>
    <w:uiPriority w:val="99"/>
    <w:rsid w:val="00101482"/>
    <w:rPr>
      <w:rFonts w:ascii="Liberation Sans" w:hAnsi="Liberation Sans"/>
      <w:szCs w:val="24"/>
    </w:rPr>
  </w:style>
  <w:style w:type="paragraph" w:styleId="Caption-MQTT" w:customStyle="1">
    <w:name w:val="Caption-MQTT"/>
    <w:basedOn w:val="Caption"/>
    <w:link w:val="Caption-MQTTChar"/>
    <w:autoRedefine w:val="1"/>
    <w:qFormat w:val="1"/>
    <w:rsid w:val="00C60D81"/>
    <w:pPr>
      <w:spacing w:line="360" w:lineRule="auto"/>
      <w:jc w:val="center"/>
    </w:pPr>
    <w:rPr>
      <w:i w:val="0"/>
      <w:sz w:val="20"/>
      <w:u w:val="single"/>
    </w:rPr>
  </w:style>
  <w:style w:type="character" w:styleId="CaptionChar" w:customStyle="1">
    <w:name w:val="Caption Char"/>
    <w:basedOn w:val="DefaultParagraphFont"/>
    <w:link w:val="Caption"/>
    <w:rsid w:val="00E64FC5"/>
    <w:rPr>
      <w:rFonts w:ascii="Liberation Sans" w:hAnsi="Liberation Sans"/>
      <w:bCs w:val="1"/>
      <w:i w:val="1"/>
      <w:sz w:val="18"/>
    </w:rPr>
  </w:style>
  <w:style w:type="character" w:styleId="Caption-MQTTChar" w:customStyle="1">
    <w:name w:val="Caption-MQTT Char"/>
    <w:basedOn w:val="CaptionChar"/>
    <w:link w:val="Caption-MQTT"/>
    <w:rsid w:val="00C60D81"/>
    <w:rPr>
      <w:rFonts w:ascii="Liberation Sans" w:hAnsi="Liberation Sans"/>
      <w:bCs w:val="1"/>
      <w:i w:val="0"/>
      <w:sz w:val="18"/>
      <w:u w:val="single"/>
    </w:rPr>
  </w:style>
  <w:style w:type="character" w:styleId="Heading2Char" w:customStyle="1">
    <w:name w:val="Heading 2 Char"/>
    <w:aliases w:val="H2 Char"/>
    <w:basedOn w:val="DefaultParagraphFont"/>
    <w:link w:val="Heading2"/>
    <w:rsid w:val="007A6FEC"/>
    <w:rPr>
      <w:rFonts w:ascii="Liberation Sans" w:cs="Arial" w:hAnsi="Liberation Sans"/>
      <w:b w:val="1"/>
      <w:iCs w:val="1"/>
      <w:color w:val="446caa"/>
      <w:kern w:val="32"/>
      <w:sz w:val="28"/>
      <w:szCs w:val="28"/>
    </w:r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4">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5">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0.0" w:type="dxa"/>
        <w:bottom w:w="0.0" w:type="dxa"/>
        <w:right w:w="0.0" w:type="dxa"/>
      </w:tblCellMar>
    </w:tblPr>
  </w:style>
  <w:style w:type="table" w:styleId="Table37">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8">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2">
    <w:basedOn w:val="TableNormal"/>
    <w:pPr>
      <w:spacing w:after="80" w:before="80" w:lineRule="auto"/>
    </w:pPr>
    <w:tblPr>
      <w:tblStyleRowBandSize w:val="1"/>
      <w:tblStyleColBandSize w:val="1"/>
      <w:tblCellMar>
        <w:top w:w="0.0" w:type="dxa"/>
        <w:left w:w="108.0" w:type="dxa"/>
        <w:bottom w:w="0.0" w:type="dxa"/>
        <w:right w:w="108.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paragraph" w:styleId="Subtitle">
    <w:name w:val="Subtitle"/>
    <w:basedOn w:val="Normal"/>
    <w:next w:val="Normal"/>
    <w:pPr>
      <w:pBdr>
        <w:top w:color="808080" w:space="1" w:sz="4" w:val="single"/>
      </w:pBdr>
      <w:spacing w:after="240" w:before="0" w:lineRule="auto"/>
    </w:pPr>
    <w:rPr>
      <w:b w:val="1"/>
      <w:color w:val="446caa"/>
      <w:sz w:val="36"/>
      <w:szCs w:val="36"/>
    </w:rPr>
  </w:style>
  <w:style w:type="table" w:styleId="Table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1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2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4">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39">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0">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1">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2">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3">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6">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7">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 w:type="table" w:styleId="Table48">
    <w:basedOn w:val="TableNormal"/>
    <w:pPr>
      <w:spacing w:after="80" w:before="80" w:lineRule="auto"/>
    </w:pPr>
    <w:rPr>
      <w:rFonts w:ascii="Calibri" w:cs="Calibri" w:eastAsia="Calibri" w:hAnsi="Calibri"/>
      <w:sz w:val="22"/>
      <w:szCs w:val="22"/>
    </w:rPr>
    <w:tblPr>
      <w:tblStyleRowBandSize w:val="1"/>
      <w:tblStyleColBandSize w:val="1"/>
      <w:tblCellMar>
        <w:top w:w="36.0" w:type="dxa"/>
        <w:left w:w="120.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oasis-open.org/policies-guidelines/ipr#Non-Assertion-Mode" TargetMode="External"/><Relationship Id="rId42" Type="http://schemas.openxmlformats.org/officeDocument/2006/relationships/hyperlink" Target="https://www.oasis-open.org/policies-guidelines/ipr" TargetMode="External"/><Relationship Id="rId41" Type="http://schemas.openxmlformats.org/officeDocument/2006/relationships/hyperlink" Target="https://www.oasis-open.org/policies-guidelines/ipr#Non-Assertion-Mode" TargetMode="External"/><Relationship Id="rId44" Type="http://schemas.openxmlformats.org/officeDocument/2006/relationships/hyperlink" Target="https://www.oasis-open.org/committees/mqtt/ipr.php" TargetMode="External"/><Relationship Id="rId43" Type="http://schemas.openxmlformats.org/officeDocument/2006/relationships/hyperlink" Target="https://www.oasis-open.org/policies-guidelines/ipr" TargetMode="External"/><Relationship Id="rId46" Type="http://schemas.openxmlformats.org/officeDocument/2006/relationships/hyperlink" Target="http://www.rfc-editor.org/info/rfc3629" TargetMode="External"/><Relationship Id="rId45" Type="http://schemas.openxmlformats.org/officeDocument/2006/relationships/hyperlink" Target="http://www.rfc-editor.org/info/rfc2119" TargetMode="External"/><Relationship Id="rId107" Type="http://schemas.openxmlformats.org/officeDocument/2006/relationships/hyperlink" Target="https://www.oasis-open.org/policies-guidelines/ipr/" TargetMode="External"/><Relationship Id="rId106" Type="http://schemas.openxmlformats.org/officeDocument/2006/relationships/hyperlink" Target="https://www.rfc-editor.org/info/rfc3552" TargetMode="External"/><Relationship Id="rId105" Type="http://schemas.openxmlformats.org/officeDocument/2006/relationships/hyperlink" Target="http://www.unicode.org/versions/latest/" TargetMode="External"/><Relationship Id="rId104" Type="http://schemas.openxmlformats.org/officeDocument/2006/relationships/hyperlink" Target="http://www.rfc-editor.org/info/rfc6455" TargetMode="External"/><Relationship Id="rId109" Type="http://schemas.openxmlformats.org/officeDocument/2006/relationships/hyperlink" Target="https://www.oasis-open.org/" TargetMode="External"/><Relationship Id="rId108" Type="http://schemas.openxmlformats.org/officeDocument/2006/relationships/hyperlink" Target="https://www.oasis-open.org/policies-guidelines/ipr/" TargetMode="External"/><Relationship Id="rId48" Type="http://schemas.openxmlformats.org/officeDocument/2006/relationships/hyperlink" Target="http://www.unicode.org/versions/latest/" TargetMode="External"/><Relationship Id="rId47" Type="http://schemas.openxmlformats.org/officeDocument/2006/relationships/hyperlink" Target="http://www.rfc-editor.org/info/rfc6455" TargetMode="External"/><Relationship Id="rId49" Type="http://schemas.openxmlformats.org/officeDocument/2006/relationships/hyperlink" Target="https://docs.oasis-open.org/mqtt/mqtt/v5.0/cos02/mqtt-v5.0-cos02.html#RFC3629" TargetMode="External"/><Relationship Id="rId103" Type="http://schemas.openxmlformats.org/officeDocument/2006/relationships/hyperlink" Target="http://www.rfc-editor.org/info/rfc3629" TargetMode="External"/><Relationship Id="rId102" Type="http://schemas.openxmlformats.org/officeDocument/2006/relationships/hyperlink" Target="http://www.rfc-editor.org/info/rfc2119" TargetMode="External"/><Relationship Id="rId101" Type="http://schemas.openxmlformats.org/officeDocument/2006/relationships/hyperlink" Target="https://www.rfc-editor.org/info/rfc8174" TargetMode="External"/><Relationship Id="rId100" Type="http://schemas.openxmlformats.org/officeDocument/2006/relationships/hyperlink" Target="https://www.rfc-editor.org/info/rfc2119" TargetMode="External"/><Relationship Id="rId31" Type="http://schemas.openxmlformats.org/officeDocument/2006/relationships/hyperlink" Target="https://docs.oasis-open.org/mqtt/mqtt-sn/v12.30/csd01/mqtt-sn-v12.30-csd01.docx" TargetMode="External"/><Relationship Id="rId30" Type="http://schemas.openxmlformats.org/officeDocument/2006/relationships/hyperlink" Target="https://www.oasis-open.org/policies-guidelines/tc-process#wpComponentsCompLang" TargetMode="External"/><Relationship Id="rId33" Type="http://schemas.openxmlformats.org/officeDocument/2006/relationships/hyperlink" Target="https://www.oasis-open.org/policies-guidelines/tc-process#wpComponentsGeneral" TargetMode="External"/><Relationship Id="rId32" Type="http://schemas.openxmlformats.org/officeDocument/2006/relationships/hyperlink" Target="https://docs.oasis-open.org/mqtt/mqtt-sn/v12.30/mqtt-sn-v12.30.docx" TargetMode="External"/><Relationship Id="rId35" Type="http://schemas.openxmlformats.org/officeDocument/2006/relationships/hyperlink" Target="https://www.oasis-open.org/policies-guidelines/ipr/" TargetMode="External"/><Relationship Id="rId34" Type="http://schemas.openxmlformats.org/officeDocument/2006/relationships/hyperlink" Target="https://docs.oasis-open.org/specGuidelines/ndr/namingDirectives.html" TargetMode="External"/><Relationship Id="rId37" Type="http://schemas.openxmlformats.org/officeDocument/2006/relationships/header" Target="header1.xml"/><Relationship Id="rId36" Type="http://schemas.openxmlformats.org/officeDocument/2006/relationships/header" Target="header2.xml"/><Relationship Id="rId39" Type="http://schemas.openxmlformats.org/officeDocument/2006/relationships/footer" Target="footer1.xml"/><Relationship Id="rId38" Type="http://schemas.openxmlformats.org/officeDocument/2006/relationships/footer" Target="footer2.xml"/><Relationship Id="rId20" Type="http://schemas.openxmlformats.org/officeDocument/2006/relationships/hyperlink" Target="http://www.microsoft.com" TargetMode="External"/><Relationship Id="rId22" Type="http://schemas.openxmlformats.org/officeDocument/2006/relationships/hyperlink" Target="http://docs.oasis-open.org/mqtt/mqtt/v3.1.1/mqtt-v3.1.1.html" TargetMode="External"/><Relationship Id="rId21" Type="http://schemas.openxmlformats.org/officeDocument/2006/relationships/hyperlink" Target="https://docs.oasis-open.org/mqtt/mqtt/v5.0/mqtt-v5.0.html" TargetMode="External"/><Relationship Id="rId24" Type="http://schemas.openxmlformats.org/officeDocument/2006/relationships/hyperlink" Target="https://www.oasis-open.org/committees/tc_home.php?wg_abbrev=mqtt#technical" TargetMode="External"/><Relationship Id="rId23" Type="http://schemas.openxmlformats.org/officeDocument/2006/relationships/hyperlink" Target="https://www.oasis-open.org/committees/download.php/66091/MQTT-SN_spec_v1.2.pdf" TargetMode="External"/><Relationship Id="rId26" Type="http://schemas.openxmlformats.org/officeDocument/2006/relationships/hyperlink" Target="https://www.oasis-open.org/committees/mqtt/" TargetMode="External"/><Relationship Id="rId25" Type="http://schemas.openxmlformats.org/officeDocument/2006/relationships/hyperlink" Target="https://www.oasis-open.org/committees/comments/index.php?wg_abbrev=mqtt" TargetMode="External"/><Relationship Id="rId28" Type="http://schemas.openxmlformats.org/officeDocument/2006/relationships/hyperlink" Target="https://www.oasis-open.org/policies-guidelines/ipr" TargetMode="External"/><Relationship Id="rId27" Type="http://schemas.openxmlformats.org/officeDocument/2006/relationships/hyperlink" Target="https://www.oasis-open.org/policies-guidelines/ipr#Non-Assertion-Mode" TargetMode="External"/><Relationship Id="rId29" Type="http://schemas.openxmlformats.org/officeDocument/2006/relationships/hyperlink" Target="https://www.oasis-open.org/committees/mqtt/ipr.php" TargetMode="External"/><Relationship Id="rId95" Type="http://schemas.openxmlformats.org/officeDocument/2006/relationships/hyperlink" Target="https://www.oasis-open.org/policies-guidelines/oasis-defined-terms-2017-05-26#dConformanceClause" TargetMode="External"/><Relationship Id="rId94" Type="http://schemas.openxmlformats.org/officeDocument/2006/relationships/hyperlink" Target="https://www.oasis-open.org/policies-guidelines/tc-process#wpComponentsConfClause" TargetMode="External"/><Relationship Id="rId97" Type="http://schemas.openxmlformats.org/officeDocument/2006/relationships/hyperlink" Target="https://docs.oasis-open.org/templates/ietf-rfc-list/ietf-rfc-list.html" TargetMode="External"/><Relationship Id="rId96" Type="http://schemas.openxmlformats.org/officeDocument/2006/relationships/hyperlink" Target="https://docs.oasis-open.org/templates/TCHandbook/ConformanceGuidelines.html" TargetMode="External"/><Relationship Id="rId11" Type="http://schemas.openxmlformats.org/officeDocument/2006/relationships/hyperlink" Target="mailto:Andrew_Banks@uk.ibm.com" TargetMode="External"/><Relationship Id="rId99" Type="http://schemas.openxmlformats.org/officeDocument/2006/relationships/hyperlink" Target="https://docs.oasis-open.org/templates/w3c-recommendations-list/w3c-recommendations-list.html" TargetMode="External"/><Relationship Id="rId10" Type="http://schemas.openxmlformats.org/officeDocument/2006/relationships/hyperlink" Target="mailto:icraggs@gmail.com" TargetMode="External"/><Relationship Id="rId98" Type="http://schemas.openxmlformats.org/officeDocument/2006/relationships/hyperlink" Target="https://www.rfc-editor.org/in-notes/rfc-ref.txt" TargetMode="External"/><Relationship Id="rId13" Type="http://schemas.openxmlformats.org/officeDocument/2006/relationships/hyperlink" Target="mailto:davide.lenzarini@u-blox.com" TargetMode="External"/><Relationship Id="rId12" Type="http://schemas.openxmlformats.org/officeDocument/2006/relationships/hyperlink" Target="http://www.ibm.com" TargetMode="External"/><Relationship Id="rId91" Type="http://schemas.openxmlformats.org/officeDocument/2006/relationships/image" Target="media/image9.png"/><Relationship Id="rId90" Type="http://schemas.openxmlformats.org/officeDocument/2006/relationships/image" Target="media/image4.png"/><Relationship Id="rId93" Type="http://schemas.openxmlformats.org/officeDocument/2006/relationships/image" Target="media/image12.png"/><Relationship Id="rId92" Type="http://schemas.openxmlformats.org/officeDocument/2006/relationships/image" Target="media/image3.png"/><Relationship Id="rId15" Type="http://schemas.openxmlformats.org/officeDocument/2006/relationships/hyperlink" Target="mailto:rahul.gupta@us.ibm.com" TargetMode="External"/><Relationship Id="rId110" Type="http://schemas.openxmlformats.org/officeDocument/2006/relationships/hyperlink" Target="https://www.oasis-open.org/policies-guidelines/trademark/" TargetMode="External"/><Relationship Id="rId14" Type="http://schemas.openxmlformats.org/officeDocument/2006/relationships/hyperlink" Target="mailto:icraggs@gmail.com" TargetMode="External"/><Relationship Id="rId17" Type="http://schemas.openxmlformats.org/officeDocument/2006/relationships/hyperlink" Target="mailto:simon622@gmail.com" TargetMode="External"/><Relationship Id="rId16" Type="http://schemas.openxmlformats.org/officeDocument/2006/relationships/hyperlink" Target="http://www.ibm.com" TargetMode="External"/><Relationship Id="rId19" Type="http://schemas.openxmlformats.org/officeDocument/2006/relationships/hyperlink" Target="mailto:tara.walker@microsoft.com" TargetMode="External"/><Relationship Id="rId18" Type="http://schemas.openxmlformats.org/officeDocument/2006/relationships/hyperlink" Target="mailto:stefan@hagen.link" TargetMode="External"/><Relationship Id="rId84" Type="http://schemas.openxmlformats.org/officeDocument/2006/relationships/hyperlink" Target="https://docs.oasis-open.org/mqtt/mqtt/v5.0/os/mqtt-v5.0-os.html#_CONNECT_Actions" TargetMode="External"/><Relationship Id="rId83" Type="http://schemas.openxmlformats.org/officeDocument/2006/relationships/hyperlink" Target="https://docs.oasis-open.org/mqtt/mqtt/v5.0/os/mqtt-v5.0-os.html#_CONNECT_Actions" TargetMode="External"/><Relationship Id="rId86" Type="http://schemas.openxmlformats.org/officeDocument/2006/relationships/image" Target="media/image2.png"/><Relationship Id="rId85" Type="http://schemas.openxmlformats.org/officeDocument/2006/relationships/image" Target="media/image7.png"/><Relationship Id="rId88" Type="http://schemas.openxmlformats.org/officeDocument/2006/relationships/image" Target="media/image5.png"/><Relationship Id="rId87" Type="http://schemas.openxmlformats.org/officeDocument/2006/relationships/image" Target="media/image11.png"/><Relationship Id="rId89" Type="http://schemas.openxmlformats.org/officeDocument/2006/relationships/image" Target="media/image6.png"/><Relationship Id="rId80" Type="http://schemas.openxmlformats.org/officeDocument/2006/relationships/hyperlink" Target="https://docs.oasis-open.org/mqtt/mqtt/v5.0/os/mqtt-v5.0-os.html#S4_13_Errors" TargetMode="External"/><Relationship Id="rId82" Type="http://schemas.openxmlformats.org/officeDocument/2006/relationships/hyperlink" Target="https://docs.oasis-open.org/mqtt/mqtt/v5.0/os/mqtt-v5.0-os.html#S4_13_Errors" TargetMode="External"/><Relationship Id="rId81" Type="http://schemas.openxmlformats.org/officeDocument/2006/relationships/hyperlink" Target="https://docs.oasis-open.org/mqtt/mqtt/v5.0/os/mqtt-v5.0-os.html#S4_13_Errors"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oasis-open.org/committees/mqt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73" Type="http://schemas.openxmlformats.org/officeDocument/2006/relationships/image" Target="media/image1.png"/><Relationship Id="rId72" Type="http://schemas.openxmlformats.org/officeDocument/2006/relationships/hyperlink" Target="https://en.wikipedia.org/wiki/Galois/Counter_Mode" TargetMode="External"/><Relationship Id="rId75" Type="http://schemas.openxmlformats.org/officeDocument/2006/relationships/hyperlink" Target="https://docs.oasis-open.org/mqtt/mqtt/v5.0/os/mqtt-v5.0-os.html#Unicode" TargetMode="External"/><Relationship Id="rId74" Type="http://schemas.openxmlformats.org/officeDocument/2006/relationships/image" Target="media/image10.png"/><Relationship Id="rId77" Type="http://schemas.openxmlformats.org/officeDocument/2006/relationships/hyperlink" Target="https://docs.oasis-open.org/mqtt/mqtt/v5.0/os/mqtt-v5.0-os.html#S4_13_Errors" TargetMode="External"/><Relationship Id="rId76" Type="http://schemas.openxmlformats.org/officeDocument/2006/relationships/hyperlink" Target="https://docs.oasis-open.org/mqtt/mqtt/v5.0/os/mqtt-v5.0-os.html#Unicode" TargetMode="External"/><Relationship Id="rId79" Type="http://schemas.openxmlformats.org/officeDocument/2006/relationships/hyperlink" Target="https://docs.oasis-open.org/mqtt/mqtt/v5.0/os/mqtt-v5.0-os.html#S4_13_Errors" TargetMode="External"/><Relationship Id="rId78" Type="http://schemas.openxmlformats.org/officeDocument/2006/relationships/hyperlink" Target="https://docs.oasis-open.org/mqtt/mqtt/v5.0/os/mqtt-v5.0-os.html#S4_13_Errors" TargetMode="External"/><Relationship Id="rId71" Type="http://schemas.openxmlformats.org/officeDocument/2006/relationships/hyperlink" Target="https://en.wikipedia.org/wiki/CCM_mode" TargetMode="External"/><Relationship Id="rId70" Type="http://schemas.openxmlformats.org/officeDocument/2006/relationships/hyperlink" Target="https://eur02.safelinks.protection.outlook.com/?url=https%3A%2F%2Fwww.rfc-editor.org%2Frfc%2Frfc8152%23section-10.2.1&amp;data=05%7C01%7Cdavide.lenzarini%40u-blox.com%7C4c9137c28d464ec349b908db260113dd%7C80c4ffa675114bba9f03e5872a660c9b%7C0%7C0%7C638145558306431211%7CUnknown%7CTWFpbGZsb3d8eyJWIjoiMC4wLjAwMDAiLCJQIjoiV2luMzIiLCJBTiI6Ik1haWwiLCJXVCI6Mn0%3D%7C3000%7C%7C%7C&amp;sdata=DTxkXC3J%2B8Wj2l7qn6U5cFUExdZVFXPv2Ss3M2%2B1VLY%3D&amp;reserved=0" TargetMode="External"/><Relationship Id="rId62" Type="http://schemas.openxmlformats.org/officeDocument/2006/relationships/hyperlink" Target="https://docs.oasis-open.org/mqtt/mqtt/v5.0/cos02/mqtt-v5.0-cos02.html#S4_13_Errors" TargetMode="External"/><Relationship Id="rId61" Type="http://schemas.openxmlformats.org/officeDocument/2006/relationships/hyperlink" Target="https://docs.oasis-open.org/mqtt/mqtt/v5.0/cos02/mqtt-v5.0-cos02.html#S4_13_Errors" TargetMode="External"/><Relationship Id="rId64" Type="http://schemas.openxmlformats.org/officeDocument/2006/relationships/hyperlink" Target="https://www.rfc-editor.org/rfc/rfc2104" TargetMode="External"/><Relationship Id="rId63" Type="http://schemas.openxmlformats.org/officeDocument/2006/relationships/hyperlink" Target="https://docs.oasis-open.org/mqtt/mqtt/v5.0/cos02/mqtt-v5.0-cos02.html#S4_13_Errors" TargetMode="External"/><Relationship Id="rId66" Type="http://schemas.openxmlformats.org/officeDocument/2006/relationships/hyperlink" Target="https://eur02.safelinks.protection.outlook.com/?url=https%3A%2F%2Fwww.rfc-editor.org%2Frfc%2Frfc4493&amp;data=05%7C01%7Cdavide.lenzarini%40u-blox.com%7C4c9137c28d464ec349b908db260113dd%7C80c4ffa675114bba9f03e5872a660c9b%7C0%7C0%7C638145558306431211%7CUnknown%7CTWFpbGZsb3d8eyJWIjoiMC4wLjAwMDAiLCJQIjoiV2luMzIiLCJBTiI6Ik1haWwiLCJXVCI6Mn0%3D%7C3000%7C%7C%7C&amp;sdata=xugq2R3JL90RCv%2BzdnQqW7rtztg1MF6xtBAYnqa1K8s%3D&amp;reserved=0" TargetMode="External"/><Relationship Id="rId65" Type="http://schemas.openxmlformats.org/officeDocument/2006/relationships/hyperlink" Target="https://nvlpubs.nist.gov/nistpubs/FIPS/NIST.FIPS.198-1.pdf" TargetMode="External"/><Relationship Id="rId68" Type="http://schemas.openxmlformats.org/officeDocument/2006/relationships/hyperlink" Target="https://eur02.safelinks.protection.outlook.com/?url=https%3A%2F%2Fwww.rfc-editor.org%2Frfc%2Frfc3610&amp;data=05%7C01%7Cdavide.lenzarini%40u-blox.com%7C4c9137c28d464ec349b908db260113dd%7C80c4ffa675114bba9f03e5872a660c9b%7C0%7C0%7C638145558306431211%7CUnknown%7CTWFpbGZsb3d8eyJWIjoiMC4wLjAwMDAiLCJQIjoiV2luMzIiLCJBTiI6Ik1haWwiLCJXVCI6Mn0%3D%7C3000%7C%7C%7C&amp;sdata=vMkxcRTrFVbOOc6NEcSe9b4WVfyCOwnuV7Bj4tDb03s%3D&amp;reserved=0" TargetMode="External"/><Relationship Id="rId67" Type="http://schemas.openxmlformats.org/officeDocument/2006/relationships/hyperlink" Target="https://nvlpubs.nist.gov/nistpubs/SpecialPublications/NIST.SP.800-38b.pdf" TargetMode="External"/><Relationship Id="rId60" Type="http://schemas.openxmlformats.org/officeDocument/2006/relationships/hyperlink" Target="https://docs.oasis-open.org/mqtt/mqtt/v5.0/cos02/mqtt-v5.0-cos02.html#S4_13_Errors" TargetMode="External"/><Relationship Id="rId69" Type="http://schemas.openxmlformats.org/officeDocument/2006/relationships/hyperlink" Target="https://www.rfc-editor.org/rfc/rfc3610" TargetMode="External"/><Relationship Id="rId51" Type="http://schemas.openxmlformats.org/officeDocument/2006/relationships/hyperlink" Target="https://docs.oasis-open.org/mqtt/mqtt/v5.0/cos02/mqtt-v5.0-cos02.html#Unicode" TargetMode="External"/><Relationship Id="rId50" Type="http://schemas.openxmlformats.org/officeDocument/2006/relationships/hyperlink" Target="https://docs.oasis-open.org/mqtt/mqtt/v5.0/cos02/mqtt-v5.0-cos02.html#Unicode" TargetMode="External"/><Relationship Id="rId53" Type="http://schemas.openxmlformats.org/officeDocument/2006/relationships/hyperlink" Target="https://docs.oasis-open.org/mqtt/mqtt/v5.0/cos02/mqtt-v5.0-cos02.html#S4_13_Errors" TargetMode="External"/><Relationship Id="rId52" Type="http://schemas.openxmlformats.org/officeDocument/2006/relationships/hyperlink" Target="https://docs.oasis-open.org/mqtt/mqtt/v5.0/cos02/mqtt-v5.0-cos02.html#RFC3629" TargetMode="External"/><Relationship Id="rId55" Type="http://schemas.openxmlformats.org/officeDocument/2006/relationships/image" Target="media/image13.png"/><Relationship Id="rId54" Type="http://schemas.openxmlformats.org/officeDocument/2006/relationships/hyperlink" Target="https://docs.oasis-open.org/mqtt/mqtt/v5.0/cos02/mqtt-v5.0-cos02.html#Unicode" TargetMode="External"/><Relationship Id="rId57" Type="http://schemas.openxmlformats.org/officeDocument/2006/relationships/hyperlink" Target="https://docs.oasis-open.org/mqtt/mqtt/v5.0/cos02/mqtt-v5.0-cos02.html#_CONNECT_%E2%80%93_Connection" TargetMode="External"/><Relationship Id="rId56" Type="http://schemas.openxmlformats.org/officeDocument/2006/relationships/hyperlink" Target="https://docs.oasis-open.org/mqtt/mqtt/v5.0/cos02/mqtt-v5.0-cos02.html#_CONNECT_%E2%80%93_Connection" TargetMode="External"/><Relationship Id="rId59" Type="http://schemas.openxmlformats.org/officeDocument/2006/relationships/hyperlink" Target="https://docs.oasis-open.org/mqtt/mqtt/v5.0/cos02/mqtt-v5.0-cos02.html#_CONNACK_%E2%80%93_Connect" TargetMode="External"/><Relationship Id="rId58" Type="http://schemas.openxmlformats.org/officeDocument/2006/relationships/hyperlink" Target="https://docs.oasis-open.org/mqtt/mqtt/v5.0/cos02/mqtt-v5.0-cos02.html#_CONNACK_%E2%80%93_Connec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HFHGdEmGNtE0qd3DY9rOzob7NA==">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2023-09-17T12:27:00Z</dcterms:created>
  <dc:creator>OASIS Message Queuing Telemetry Transport (MQTT) TC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C Name">
    <vt:lpwstr>TC Name</vt:lpwstr>
  </property>
  <property fmtid="{D5CDD505-2E9C-101B-9397-08002B2CF9AE}" pid="3" name="WP abbreviation">
    <vt:lpwstr>WP abbreviation, no version or stage</vt:lpwstr>
  </property>
  <property fmtid="{D5CDD505-2E9C-101B-9397-08002B2CF9AE}" pid="4" name="TC Chair">
    <vt:lpwstr>TC Chair</vt:lpwstr>
  </property>
  <property fmtid="{D5CDD505-2E9C-101B-9397-08002B2CF9AE}" pid="5" name="Editor #1">
    <vt:lpwstr>Editor #1</vt:lpwstr>
  </property>
  <property fmtid="{D5CDD505-2E9C-101B-9397-08002B2CF9AE}" pid="6" name="Editor #2">
    <vt:lpwstr>Editor #2</vt:lpwstr>
  </property>
  <property fmtid="{D5CDD505-2E9C-101B-9397-08002B2CF9AE}" pid="7" name="Editor #3">
    <vt:lpwstr>Editor #3</vt:lpwstr>
  </property>
  <property fmtid="{D5CDD505-2E9C-101B-9397-08002B2CF9AE}" pid="8" name="namespace #1">
    <vt:lpwstr>namespace #1</vt:lpwstr>
  </property>
  <property fmtid="{D5CDD505-2E9C-101B-9397-08002B2CF9AE}" pid="9" name="namespace #2">
    <vt:lpwstr>namespace #2</vt:lpwstr>
  </property>
  <property fmtid="{D5CDD505-2E9C-101B-9397-08002B2CF9AE}" pid="10" name="namespace #3">
    <vt:lpwstr>namespace #3</vt:lpwstr>
  </property>
  <property fmtid="{D5CDD505-2E9C-101B-9397-08002B2CF9AE}" pid="11" name="MSIP_Label_c0997be3-9859-456b-a520-3ea43b4737bf_Enabled">
    <vt:lpwstr>true</vt:lpwstr>
  </property>
  <property fmtid="{D5CDD505-2E9C-101B-9397-08002B2CF9AE}" pid="12" name="MSIP_Label_c0997be3-9859-456b-a520-3ea43b4737bf_SetDate">
    <vt:lpwstr>2021-03-26T09:11:06Z</vt:lpwstr>
  </property>
  <property fmtid="{D5CDD505-2E9C-101B-9397-08002B2CF9AE}" pid="13" name="MSIP_Label_c0997be3-9859-456b-a520-3ea43b4737bf_Method">
    <vt:lpwstr>Privileged</vt:lpwstr>
  </property>
  <property fmtid="{D5CDD505-2E9C-101B-9397-08002B2CF9AE}" pid="14" name="MSIP_Label_c0997be3-9859-456b-a520-3ea43b4737bf_Name">
    <vt:lpwstr>C1-Public</vt:lpwstr>
  </property>
  <property fmtid="{D5CDD505-2E9C-101B-9397-08002B2CF9AE}" pid="15" name="MSIP_Label_c0997be3-9859-456b-a520-3ea43b4737bf_SiteId">
    <vt:lpwstr>80c4ffa6-7511-4bba-9f03-e5872a660c9b</vt:lpwstr>
  </property>
  <property fmtid="{D5CDD505-2E9C-101B-9397-08002B2CF9AE}" pid="16" name="MSIP_Label_c0997be3-9859-456b-a520-3ea43b4737bf_ActionId">
    <vt:lpwstr>b2b60ba6-892a-40ef-9582-3717da478c35</vt:lpwstr>
  </property>
  <property fmtid="{D5CDD505-2E9C-101B-9397-08002B2CF9AE}" pid="17" name="MSIP_Label_c0997be3-9859-456b-a520-3ea43b4737bf_ContentBits">
    <vt:lpwstr>0</vt:lpwstr>
  </property>
  <property fmtid="{D5CDD505-2E9C-101B-9397-08002B2CF9AE}" pid="18" name="WDRevision">
    <vt:i4>18</vt:i4>
  </property>
</Properties>
</file>