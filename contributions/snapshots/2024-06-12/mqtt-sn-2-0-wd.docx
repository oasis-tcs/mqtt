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MQTT For Sensor Networks (MQTT-SN)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and MQTT Differences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Changes from earlier Versions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 MQTT-SN v1.2</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Organization of the MQTT-SN specification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Terminology</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Data representation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1.4.1 Bits (Byte)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1.4.2 Two Byte Integer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1.4.3 Four Byte Integer</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1.4.4 UTF-8 Encoded String</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Correlation Id</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 Packet Size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Correlation Id</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Topic Alias</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Correlation Id</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Alias</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Correlation Id</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PUBLISH WITHOUT SESSION</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PUBLISH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(used for QoS 0)</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(used for QoS 1 &amp; 2)</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48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w:t>
              <w:tab/>
              <w:t xml:space="preserve">48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(QoS 2 delivery part 3)</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w:t>
              <w:tab/>
              <w:t xml:space="preserve">52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Correlation Id</w:t>
              <w:tab/>
              <w:t xml:space="preserve">54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54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Correlation Id</w:t>
              <w:tab/>
              <w:t xml:space="preserve">54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Messages Remaining</w:t>
              <w:tab/>
              <w:t xml:space="preserve">54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w:t>
              <w:tab/>
              <w:t xml:space="preserve">55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56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56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56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56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57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57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57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57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57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57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58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59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59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81vmuzffu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Session State informative examples</w:t>
              <w:tab/>
              <w:t xml:space="preserve">65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Session Establishment</w:t>
              <w:tab/>
              <w:t xml:space="preserve">65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66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67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4.3.1 QoS 0: At most once delivery</w:t>
              <w:tab/>
              <w:t xml:space="preserve">67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Publish without session</w:t>
              <w:tab/>
              <w:t xml:space="preserve">68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1: At least once delivery</w:t>
              <w:tab/>
              <w:t xml:space="preserve">68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2: Exactly once delivery</w:t>
              <w:tab/>
              <w:t xml:space="preserve">69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Message delivery retry</w:t>
              <w:tab/>
              <w:t xml:space="preserve">70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Message receipt</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Message ordering</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Server redirection</w:t>
              <w:tab/>
              <w:t xml:space="preserve">75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Enhanced authentication</w:t>
              <w:tab/>
              <w:t xml:space="preserve">75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4.10.1 Re-authentication</w:t>
              <w:tab/>
              <w:t xml:space="preserve">76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Handling errors</w:t>
              <w:tab/>
              <w:t xml:space="preserve">77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Malformed Packet and Protocol Errors</w:t>
              <w:tab/>
              <w:t xml:space="preserve">77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4.11.2 Other errors</w:t>
              <w:tab/>
              <w:t xml:space="preserve">78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Example MQTT-SN Architecture(s)</w:t>
              <w:tab/>
              <w:t xml:space="preserve">78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4.12.1 Transparent Gateway</w:t>
              <w:tab/>
              <w:t xml:space="preserve">79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4.12.2 Aggregating Gateway</w:t>
              <w:tab/>
              <w:t xml:space="preserve">80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Gateway Advertisement and Discovery</w:t>
              <w:tab/>
              <w:t xml:space="preserve">83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84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Gateway timers</w:t>
              <w:tab/>
              <w:t xml:space="preserve">86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Clean start</w:t>
              <w:tab/>
              <w:t xml:space="preserve">86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Registration</w:t>
              <w:tab/>
              <w:t xml:space="preserve">86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Mapping and Aliasing</w:t>
              <w:tab/>
              <w:t xml:space="preserve">87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Predefined topic alias and short topic names</w:t>
              <w:tab/>
              <w:t xml:space="preserve">88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Client’s Topic Subscribe/Unsubscribe Procedure</w:t>
              <w:tab/>
              <w:t xml:space="preserve">88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Publish Procedure</w:t>
              <w:tab/>
              <w:t xml:space="preserve">88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Gateway’s Publish Procedure</w:t>
              <w:tab/>
              <w:t xml:space="preserve">89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Keep Alive and PING Procedure</w:t>
              <w:tab/>
              <w:t xml:space="preserve">89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Client’s Disconnect Procedure</w:t>
              <w:tab/>
              <w:t xml:space="preserve">90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Retransmission Procedure in the Client and Gateway</w:t>
              <w:tab/>
              <w:t xml:space="preserve">90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Authentication</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Retained Packets</w:t>
              <w:tab/>
              <w:t xml:space="preserve">95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4.28 Optional Features</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Conformance</w:t>
              <w:tab/>
              <w:t xml:space="preserve">96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98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99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99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99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99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102</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108</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108</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108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108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108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A">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1B">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D">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1F">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20">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21">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22">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23">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4">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2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2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2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2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2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2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3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31">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3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3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messages addressed to a specific Network Address.</w:t>
      </w:r>
    </w:p>
    <w:p w:rsidR="00000000" w:rsidDel="00000000" w:rsidP="00000000" w:rsidRDefault="00000000" w:rsidRPr="00000000" w14:paraId="0000013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3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messages intended to reach one network endpoint.</w:t>
      </w:r>
    </w:p>
    <w:p w:rsidR="00000000" w:rsidDel="00000000" w:rsidP="00000000" w:rsidRDefault="00000000" w:rsidRPr="00000000" w14:paraId="0000013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3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messages intended for more than one network endpoint.</w:t>
      </w:r>
    </w:p>
    <w:p w:rsidR="00000000" w:rsidDel="00000000" w:rsidP="00000000" w:rsidRDefault="00000000" w:rsidRPr="00000000" w14:paraId="0000013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Informative:</w:t>
      </w:r>
    </w:p>
    <w:p w:rsidR="00000000" w:rsidDel="00000000" w:rsidP="00000000" w:rsidRDefault="00000000" w:rsidRPr="00000000" w14:paraId="0000013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ab/>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3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3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3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3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3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4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41">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42">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43">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44">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45">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4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7">
      <w:pPr>
        <w:numPr>
          <w:ilvl w:val="0"/>
          <w:numId w:val="3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9">
      <w:pPr>
        <w:numPr>
          <w:ilvl w:val="0"/>
          <w:numId w:val="5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4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4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4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4E">
      <w:pPr>
        <w:numPr>
          <w:ilvl w:val="0"/>
          <w:numId w:val="4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4F">
      <w:pPr>
        <w:numPr>
          <w:ilvl w:val="0"/>
          <w:numId w:val="4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50">
      <w:pPr>
        <w:numPr>
          <w:ilvl w:val="0"/>
          <w:numId w:val="4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51">
      <w:pPr>
        <w:numPr>
          <w:ilvl w:val="0"/>
          <w:numId w:val="4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52">
      <w:pPr>
        <w:numPr>
          <w:ilvl w:val="0"/>
          <w:numId w:val="4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4">
      <w:pPr>
        <w:numPr>
          <w:ilvl w:val="0"/>
          <w:numId w:val="4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messages from a Multicast Address.</w:t>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6">
      <w:pPr>
        <w:numPr>
          <w:ilvl w:val="0"/>
          <w:numId w:val="5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57">
      <w:pPr>
        <w:numPr>
          <w:ilvl w:val="0"/>
          <w:numId w:val="5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58">
      <w:pPr>
        <w:numPr>
          <w:ilvl w:val="0"/>
          <w:numId w:val="5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A">
      <w:pPr>
        <w:numPr>
          <w:ilvl w:val="0"/>
          <w:numId w:val="2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5B">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messages to the MQTT Server for each MQTT-SN message received</w:t>
      </w:r>
    </w:p>
    <w:p w:rsidR="00000000" w:rsidDel="00000000" w:rsidP="00000000" w:rsidRDefault="00000000" w:rsidRPr="00000000" w14:paraId="0000015C">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messages to the MQTT-SN Client for each MQTT messages received</w:t>
      </w:r>
    </w:p>
    <w:p w:rsidR="00000000" w:rsidDel="00000000" w:rsidP="00000000" w:rsidRDefault="00000000" w:rsidRPr="00000000" w14:paraId="0000015D">
      <w:pPr>
        <w:numPr>
          <w:ilvl w:val="0"/>
          <w:numId w:val="2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5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62">
      <w:pPr>
        <w:numPr>
          <w:ilvl w:val="0"/>
          <w:numId w:val="23"/>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63">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64">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65">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66">
      <w:pPr>
        <w:numPr>
          <w:ilvl w:val="0"/>
          <w:numId w:val="23"/>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6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6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6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6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6D">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6F">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7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76">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7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7F">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80">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82">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8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8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85">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8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8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88">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8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8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8B">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8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8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8E">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8F">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90">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97">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98">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9A">
      <w:pPr>
        <w:numPr>
          <w:ilvl w:val="0"/>
          <w:numId w:val="53"/>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9B">
      <w:pPr>
        <w:numPr>
          <w:ilvl w:val="0"/>
          <w:numId w:val="53"/>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9C">
      <w:pPr>
        <w:numPr>
          <w:ilvl w:val="0"/>
          <w:numId w:val="53"/>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9D">
      <w:pPr>
        <w:numPr>
          <w:ilvl w:val="0"/>
          <w:numId w:val="53"/>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9E">
      <w:pPr>
        <w:numPr>
          <w:ilvl w:val="0"/>
          <w:numId w:val="53"/>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9F">
      <w:pPr>
        <w:numPr>
          <w:ilvl w:val="0"/>
          <w:numId w:val="53"/>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message-based security based on symmetric-key cryptography. </w:t>
      </w:r>
      <w:r w:rsidDel="00000000" w:rsidR="00000000" w:rsidRPr="00000000">
        <w:rPr>
          <w:rtl w:val="0"/>
        </w:rPr>
      </w:r>
    </w:p>
    <w:p w:rsidR="00000000" w:rsidDel="00000000" w:rsidP="00000000" w:rsidRDefault="00000000" w:rsidRPr="00000000" w14:paraId="000001A0">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A1">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A3">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A5">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A7">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E">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F">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0">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1">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4">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BC">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 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B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BF">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C3">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C4">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C5">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C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C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C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C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C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C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C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C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C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D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E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F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0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2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8">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2A">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2B">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2F">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31">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32">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3">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4">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A">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B">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45">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46">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47">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4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49">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4A">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4B">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C">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E">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2">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A">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E">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2">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5">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F">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3">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B">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9">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B">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C">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1">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5">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9">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5">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45">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7">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48">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49">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4A">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4B">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77">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79">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7B">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7E">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7F">
      <w:pPr>
        <w:rPr>
          <w:rFonts w:ascii="Arial" w:cs="Arial" w:eastAsia="Arial" w:hAnsi="Arial"/>
        </w:rPr>
      </w:pPr>
      <w:r w:rsidDel="00000000" w:rsidR="00000000" w:rsidRPr="00000000">
        <w:rPr>
          <w:rtl w:val="0"/>
        </w:rPr>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82">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8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84">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85">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86">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87">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8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89">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8A">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8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8C">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8D">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8E">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8F">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9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9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9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9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9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9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9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3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3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4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4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4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4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4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4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5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5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5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5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5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6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68">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6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6E">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connection has been exceeded.</w:t>
            </w:r>
          </w:p>
        </w:tc>
      </w:tr>
      <w:tr>
        <w:trPr>
          <w:cantSplit w:val="0"/>
          <w:trHeight w:val="778.9414062499999" w:hRule="atLeast"/>
          <w:tblHeader w:val="0"/>
        </w:trPr>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8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2">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84">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SEARCHGW not supported</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sdt>
        <w:sdtPr>
          <w:tag w:val="goog_rdk_20"/>
        </w:sdtPr>
        <w:sdtContent>
          <w:tr>
            <w:trPr>
              <w:cantSplit w:val="0"/>
              <w:trHeight w:val="778.9414062499999" w:hRule="atLeast"/>
              <w:tblHeader w:val="0"/>
              <w:ins w:author="davide.lenzarini@u-blox.com" w:id="1" w:date="2024-02-07T16:37:28Z"/>
            </w:trPr>
            <w:tc>
              <w:tcPr/>
              <w:sdt>
                <w:sdtPr>
                  <w:tag w:val="goog_rdk_22"/>
                </w:sdtPr>
                <w:sdtContent>
                  <w:p w:rsidR="00000000" w:rsidDel="00000000" w:rsidP="00000000" w:rsidRDefault="00000000" w:rsidRPr="00000000" w14:paraId="000004AA">
                    <w:pPr>
                      <w:spacing w:after="9" w:lineRule="auto"/>
                      <w:ind w:right="4"/>
                      <w:rPr>
                        <w:ins w:author="davide.lenzarini@u-blox.com" w:id="1" w:date="2024-02-07T16:37:28Z"/>
                        <w:rFonts w:ascii="Arial" w:cs="Arial" w:eastAsia="Arial" w:hAnsi="Arial"/>
                      </w:rPr>
                    </w:pPr>
                    <w:sdt>
                      <w:sdtPr>
                        <w:tag w:val="goog_rdk_21"/>
                      </w:sdtPr>
                      <w:sdtContent>
                        <w:ins w:author="davide.lenzarini@u-blox.com" w:id="1" w:date="2024-02-07T16:37:28Z">
                          <w:r w:rsidDel="00000000" w:rsidR="00000000" w:rsidRPr="00000000">
                            <w:rPr>
                              <w:rFonts w:ascii="Arial" w:cs="Arial" w:eastAsia="Arial" w:hAnsi="Arial"/>
                              <w:rtl w:val="0"/>
                            </w:rPr>
                            <w:t xml:space="preserve">245</w:t>
                          </w:r>
                        </w:ins>
                      </w:sdtContent>
                    </w:sdt>
                  </w:p>
                </w:sdtContent>
              </w:sdt>
            </w:tc>
            <w:tc>
              <w:tcPr/>
              <w:sdt>
                <w:sdtPr>
                  <w:tag w:val="goog_rdk_24"/>
                </w:sdtPr>
                <w:sdtContent>
                  <w:p w:rsidR="00000000" w:rsidDel="00000000" w:rsidP="00000000" w:rsidRDefault="00000000" w:rsidRPr="00000000" w14:paraId="000004AB">
                    <w:pPr>
                      <w:spacing w:after="9" w:lineRule="auto"/>
                      <w:ind w:right="4"/>
                      <w:rPr>
                        <w:ins w:author="davide.lenzarini@u-blox.com" w:id="1" w:date="2024-02-07T16:37:28Z"/>
                        <w:rFonts w:ascii="Arial" w:cs="Arial" w:eastAsia="Arial" w:hAnsi="Arial"/>
                      </w:rPr>
                    </w:pPr>
                    <w:sdt>
                      <w:sdtPr>
                        <w:tag w:val="goog_rdk_23"/>
                      </w:sdtPr>
                      <w:sdtContent>
                        <w:ins w:author="davide.lenzarini@u-blox.com" w:id="1" w:date="2024-02-07T16:37:28Z">
                          <w:r w:rsidDel="00000000" w:rsidR="00000000" w:rsidRPr="00000000">
                            <w:rPr>
                              <w:rFonts w:ascii="Arial" w:cs="Arial" w:eastAsia="Arial" w:hAnsi="Arial"/>
                              <w:rtl w:val="0"/>
                            </w:rPr>
                            <w:t xml:space="preserve">0xF5</w:t>
                          </w:r>
                        </w:ins>
                      </w:sdtContent>
                    </w:sdt>
                  </w:p>
                </w:sdtContent>
              </w:sdt>
            </w:tc>
            <w:tc>
              <w:tcPr/>
              <w:sdt>
                <w:sdtPr>
                  <w:tag w:val="goog_rdk_26"/>
                </w:sdtPr>
                <w:sdtContent>
                  <w:p w:rsidR="00000000" w:rsidDel="00000000" w:rsidP="00000000" w:rsidRDefault="00000000" w:rsidRPr="00000000" w14:paraId="000004AC">
                    <w:pPr>
                      <w:spacing w:after="9" w:lineRule="auto"/>
                      <w:ind w:right="4"/>
                      <w:rPr>
                        <w:ins w:author="davide.lenzarini@u-blox.com" w:id="1" w:date="2024-02-07T16:37:28Z"/>
                        <w:rFonts w:ascii="Arial" w:cs="Arial" w:eastAsia="Arial" w:hAnsi="Arial"/>
                      </w:rPr>
                    </w:pPr>
                    <w:sdt>
                      <w:sdtPr>
                        <w:tag w:val="goog_rdk_25"/>
                      </w:sdtPr>
                      <w:sdtContent>
                        <w:ins w:author="davide.lenzarini@u-blox.com" w:id="1" w:date="2024-02-07T16:37:28Z">
                          <w:r w:rsidDel="00000000" w:rsidR="00000000" w:rsidRPr="00000000">
                            <w:rPr>
                              <w:rFonts w:ascii="Arial" w:cs="Arial" w:eastAsia="Arial" w:hAnsi="Arial"/>
                              <w:rtl w:val="0"/>
                            </w:rPr>
                            <w:t xml:space="preserve">ADVERTISE not supported</w:t>
                          </w:r>
                        </w:ins>
                      </w:sdtContent>
                    </w:sdt>
                  </w:p>
                </w:sdtContent>
              </w:sdt>
            </w:tc>
            <w:tc>
              <w:tcPr/>
              <w:sdt>
                <w:sdtPr>
                  <w:tag w:val="goog_rdk_28"/>
                </w:sdtPr>
                <w:sdtContent>
                  <w:p w:rsidR="00000000" w:rsidDel="00000000" w:rsidP="00000000" w:rsidRDefault="00000000" w:rsidRPr="00000000" w14:paraId="000004AD">
                    <w:pPr>
                      <w:keepNext w:val="1"/>
                      <w:spacing w:after="9" w:lineRule="auto"/>
                      <w:ind w:right="4"/>
                      <w:rPr>
                        <w:ins w:author="davide.lenzarini@u-blox.com" w:id="1" w:date="2024-02-07T16:37:28Z"/>
                        <w:rFonts w:ascii="Arial" w:cs="Arial" w:eastAsia="Arial" w:hAnsi="Arial"/>
                      </w:rPr>
                    </w:pPr>
                    <w:sdt>
                      <w:sdtPr>
                        <w:tag w:val="goog_rdk_27"/>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30"/>
                </w:sdtPr>
                <w:sdtContent>
                  <w:p w:rsidR="00000000" w:rsidDel="00000000" w:rsidP="00000000" w:rsidRDefault="00000000" w:rsidRPr="00000000" w14:paraId="000004AE">
                    <w:pPr>
                      <w:keepNext w:val="1"/>
                      <w:spacing w:after="9" w:lineRule="auto"/>
                      <w:ind w:right="4"/>
                      <w:rPr>
                        <w:ins w:author="davide.lenzarini@u-blox.com" w:id="1" w:date="2024-02-07T16:37:28Z"/>
                        <w:rFonts w:ascii="Arial" w:cs="Arial" w:eastAsia="Arial" w:hAnsi="Arial"/>
                      </w:rPr>
                    </w:pPr>
                    <w:sdt>
                      <w:sdtPr>
                        <w:tag w:val="goog_rdk_29"/>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31"/>
        </w:sdtPr>
        <w:sdtContent>
          <w:tr>
            <w:trPr>
              <w:cantSplit w:val="0"/>
              <w:trHeight w:val="778.9414062499999" w:hRule="atLeast"/>
              <w:tblHeader w:val="0"/>
              <w:ins w:author="davide.lenzarini@u-blox.com" w:id="1" w:date="2024-02-07T16:37:28Z"/>
            </w:trPr>
            <w:tc>
              <w:tcPr/>
              <w:sdt>
                <w:sdtPr>
                  <w:tag w:val="goog_rdk_33"/>
                </w:sdtPr>
                <w:sdtContent>
                  <w:p w:rsidR="00000000" w:rsidDel="00000000" w:rsidP="00000000" w:rsidRDefault="00000000" w:rsidRPr="00000000" w14:paraId="000004AF">
                    <w:pPr>
                      <w:spacing w:after="9" w:lineRule="auto"/>
                      <w:ind w:right="4"/>
                      <w:rPr>
                        <w:ins w:author="davide.lenzarini@u-blox.com" w:id="1" w:date="2024-02-07T16:37:28Z"/>
                        <w:rFonts w:ascii="Arial" w:cs="Arial" w:eastAsia="Arial" w:hAnsi="Arial"/>
                      </w:rPr>
                    </w:pPr>
                    <w:sdt>
                      <w:sdtPr>
                        <w:tag w:val="goog_rdk_32"/>
                      </w:sdtPr>
                      <w:sdtContent>
                        <w:ins w:author="davide.lenzarini@u-blox.com" w:id="1" w:date="2024-02-07T16:37:28Z">
                          <w:r w:rsidDel="00000000" w:rsidR="00000000" w:rsidRPr="00000000">
                            <w:rPr>
                              <w:rFonts w:ascii="Arial" w:cs="Arial" w:eastAsia="Arial" w:hAnsi="Arial"/>
                              <w:rtl w:val="0"/>
                            </w:rPr>
                            <w:t xml:space="preserve">246</w:t>
                          </w:r>
                        </w:ins>
                      </w:sdtContent>
                    </w:sdt>
                  </w:p>
                </w:sdtContent>
              </w:sdt>
            </w:tc>
            <w:tc>
              <w:tcPr/>
              <w:sdt>
                <w:sdtPr>
                  <w:tag w:val="goog_rdk_35"/>
                </w:sdtPr>
                <w:sdtContent>
                  <w:p w:rsidR="00000000" w:rsidDel="00000000" w:rsidP="00000000" w:rsidRDefault="00000000" w:rsidRPr="00000000" w14:paraId="000004B0">
                    <w:pPr>
                      <w:spacing w:after="9" w:lineRule="auto"/>
                      <w:ind w:right="4"/>
                      <w:rPr>
                        <w:ins w:author="davide.lenzarini@u-blox.com" w:id="1" w:date="2024-02-07T16:37:28Z"/>
                        <w:rFonts w:ascii="Arial" w:cs="Arial" w:eastAsia="Arial" w:hAnsi="Arial"/>
                      </w:rPr>
                    </w:pPr>
                    <w:sdt>
                      <w:sdtPr>
                        <w:tag w:val="goog_rdk_34"/>
                      </w:sdtPr>
                      <w:sdtContent>
                        <w:ins w:author="davide.lenzarini@u-blox.com" w:id="1" w:date="2024-02-07T16:37:28Z">
                          <w:r w:rsidDel="00000000" w:rsidR="00000000" w:rsidRPr="00000000">
                            <w:rPr>
                              <w:rFonts w:ascii="Arial" w:cs="Arial" w:eastAsia="Arial" w:hAnsi="Arial"/>
                              <w:rtl w:val="0"/>
                            </w:rPr>
                            <w:t xml:space="preserve">0xF6</w:t>
                          </w:r>
                        </w:ins>
                      </w:sdtContent>
                    </w:sdt>
                  </w:p>
                </w:sdtContent>
              </w:sdt>
            </w:tc>
            <w:tc>
              <w:tcPr/>
              <w:sdt>
                <w:sdtPr>
                  <w:tag w:val="goog_rdk_37"/>
                </w:sdtPr>
                <w:sdtContent>
                  <w:p w:rsidR="00000000" w:rsidDel="00000000" w:rsidP="00000000" w:rsidRDefault="00000000" w:rsidRPr="00000000" w14:paraId="000004B1">
                    <w:pPr>
                      <w:spacing w:after="9" w:lineRule="auto"/>
                      <w:ind w:right="4"/>
                      <w:rPr>
                        <w:ins w:author="davide.lenzarini@u-blox.com" w:id="1" w:date="2024-02-07T16:37:28Z"/>
                        <w:rFonts w:ascii="Arial" w:cs="Arial" w:eastAsia="Arial" w:hAnsi="Arial"/>
                      </w:rPr>
                    </w:pPr>
                    <w:sdt>
                      <w:sdtPr>
                        <w:tag w:val="goog_rdk_36"/>
                      </w:sdtPr>
                      <w:sdtContent>
                        <w:ins w:author="davide.lenzarini@u-blox.com" w:id="1" w:date="2024-02-07T16:37:28Z">
                          <w:r w:rsidDel="00000000" w:rsidR="00000000" w:rsidRPr="00000000">
                            <w:rPr>
                              <w:rFonts w:ascii="Arial" w:cs="Arial" w:eastAsia="Arial" w:hAnsi="Arial"/>
                              <w:rtl w:val="0"/>
                            </w:rPr>
                            <w:t xml:space="preserve">GWINFO not supported</w:t>
                          </w:r>
                        </w:ins>
                      </w:sdtContent>
                    </w:sdt>
                  </w:p>
                </w:sdtContent>
              </w:sdt>
            </w:tc>
            <w:tc>
              <w:tcPr/>
              <w:sdt>
                <w:sdtPr>
                  <w:tag w:val="goog_rdk_39"/>
                </w:sdtPr>
                <w:sdtContent>
                  <w:p w:rsidR="00000000" w:rsidDel="00000000" w:rsidP="00000000" w:rsidRDefault="00000000" w:rsidRPr="00000000" w14:paraId="000004B2">
                    <w:pPr>
                      <w:keepNext w:val="1"/>
                      <w:spacing w:after="9" w:lineRule="auto"/>
                      <w:ind w:right="4"/>
                      <w:rPr>
                        <w:ins w:author="davide.lenzarini@u-blox.com" w:id="1" w:date="2024-02-07T16:37:28Z"/>
                        <w:rFonts w:ascii="Arial" w:cs="Arial" w:eastAsia="Arial" w:hAnsi="Arial"/>
                      </w:rPr>
                    </w:pPr>
                    <w:sdt>
                      <w:sdtPr>
                        <w:tag w:val="goog_rdk_38"/>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41"/>
                </w:sdtPr>
                <w:sdtContent>
                  <w:p w:rsidR="00000000" w:rsidDel="00000000" w:rsidP="00000000" w:rsidRDefault="00000000" w:rsidRPr="00000000" w14:paraId="000004B3">
                    <w:pPr>
                      <w:keepNext w:val="1"/>
                      <w:spacing w:after="9" w:lineRule="auto"/>
                      <w:ind w:right="4"/>
                      <w:rPr>
                        <w:ins w:author="davide.lenzarini@u-blox.com" w:id="1" w:date="2024-02-07T16:37:28Z"/>
                        <w:rFonts w:ascii="Arial" w:cs="Arial" w:eastAsia="Arial" w:hAnsi="Arial"/>
                      </w:rPr>
                    </w:pPr>
                    <w:sdt>
                      <w:sdtPr>
                        <w:tag w:val="goog_rdk_40"/>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42"/>
        </w:sdtPr>
        <w:sdtContent>
          <w:tr>
            <w:trPr>
              <w:cantSplit w:val="0"/>
              <w:trHeight w:val="778.9414062499999" w:hRule="atLeast"/>
              <w:tblHeader w:val="0"/>
              <w:ins w:author="davide.lenzarini@u-blox.com" w:id="1" w:date="2024-02-07T16:37:28Z"/>
            </w:trPr>
            <w:tc>
              <w:tcPr/>
              <w:sdt>
                <w:sdtPr>
                  <w:tag w:val="goog_rdk_44"/>
                </w:sdtPr>
                <w:sdtContent>
                  <w:p w:rsidR="00000000" w:rsidDel="00000000" w:rsidP="00000000" w:rsidRDefault="00000000" w:rsidRPr="00000000" w14:paraId="000004B4">
                    <w:pPr>
                      <w:spacing w:after="9" w:lineRule="auto"/>
                      <w:ind w:right="4"/>
                      <w:rPr>
                        <w:ins w:author="davide.lenzarini@u-blox.com" w:id="1" w:date="2024-02-07T16:37:28Z"/>
                        <w:rFonts w:ascii="Arial" w:cs="Arial" w:eastAsia="Arial" w:hAnsi="Arial"/>
                      </w:rPr>
                    </w:pPr>
                    <w:sdt>
                      <w:sdtPr>
                        <w:tag w:val="goog_rdk_43"/>
                      </w:sdtPr>
                      <w:sdtContent>
                        <w:ins w:author="davide.lenzarini@u-blox.com" w:id="1" w:date="2024-02-07T16:37:28Z">
                          <w:r w:rsidDel="00000000" w:rsidR="00000000" w:rsidRPr="00000000">
                            <w:rPr>
                              <w:rFonts w:ascii="Arial" w:cs="Arial" w:eastAsia="Arial" w:hAnsi="Arial"/>
                              <w:rtl w:val="0"/>
                            </w:rPr>
                            <w:t xml:space="preserve">247</w:t>
                          </w:r>
                        </w:ins>
                      </w:sdtContent>
                    </w:sdt>
                  </w:p>
                </w:sdtContent>
              </w:sdt>
            </w:tc>
            <w:tc>
              <w:tcPr/>
              <w:sdt>
                <w:sdtPr>
                  <w:tag w:val="goog_rdk_46"/>
                </w:sdtPr>
                <w:sdtContent>
                  <w:p w:rsidR="00000000" w:rsidDel="00000000" w:rsidP="00000000" w:rsidRDefault="00000000" w:rsidRPr="00000000" w14:paraId="000004B5">
                    <w:pPr>
                      <w:spacing w:after="9" w:lineRule="auto"/>
                      <w:ind w:right="4"/>
                      <w:rPr>
                        <w:ins w:author="davide.lenzarini@u-blox.com" w:id="1" w:date="2024-02-07T16:37:28Z"/>
                        <w:rFonts w:ascii="Arial" w:cs="Arial" w:eastAsia="Arial" w:hAnsi="Arial"/>
                      </w:rPr>
                    </w:pPr>
                    <w:sdt>
                      <w:sdtPr>
                        <w:tag w:val="goog_rdk_45"/>
                      </w:sdtPr>
                      <w:sdtContent>
                        <w:ins w:author="davide.lenzarini@u-blox.com" w:id="1" w:date="2024-02-07T16:37:28Z">
                          <w:r w:rsidDel="00000000" w:rsidR="00000000" w:rsidRPr="00000000">
                            <w:rPr>
                              <w:rFonts w:ascii="Arial" w:cs="Arial" w:eastAsia="Arial" w:hAnsi="Arial"/>
                              <w:rtl w:val="0"/>
                            </w:rPr>
                            <w:t xml:space="preserve">0xF7</w:t>
                          </w:r>
                        </w:ins>
                      </w:sdtContent>
                    </w:sdt>
                  </w:p>
                </w:sdtContent>
              </w:sdt>
            </w:tc>
            <w:tc>
              <w:tcPr/>
              <w:sdt>
                <w:sdtPr>
                  <w:tag w:val="goog_rdk_48"/>
                </w:sdtPr>
                <w:sdtContent>
                  <w:p w:rsidR="00000000" w:rsidDel="00000000" w:rsidP="00000000" w:rsidRDefault="00000000" w:rsidRPr="00000000" w14:paraId="000004B6">
                    <w:pPr>
                      <w:spacing w:after="9" w:lineRule="auto"/>
                      <w:ind w:right="4"/>
                      <w:rPr>
                        <w:ins w:author="davide.lenzarini@u-blox.com" w:id="1" w:date="2024-02-07T16:37:28Z"/>
                        <w:rFonts w:ascii="Arial" w:cs="Arial" w:eastAsia="Arial" w:hAnsi="Arial"/>
                      </w:rPr>
                    </w:pPr>
                    <w:sdt>
                      <w:sdtPr>
                        <w:tag w:val="goog_rdk_47"/>
                      </w:sdtPr>
                      <w:sdtContent>
                        <w:ins w:author="davide.lenzarini@u-blox.com" w:id="1" w:date="2024-02-07T16:37:28Z">
                          <w:r w:rsidDel="00000000" w:rsidR="00000000" w:rsidRPr="00000000">
                            <w:rPr>
                              <w:rFonts w:ascii="Arial" w:cs="Arial" w:eastAsia="Arial" w:hAnsi="Arial"/>
                              <w:rtl w:val="0"/>
                            </w:rPr>
                            <w:t xml:space="preserve">PUBLISH WITHOUT SESSION not supported</w:t>
                          </w:r>
                        </w:ins>
                      </w:sdtContent>
                    </w:sdt>
                  </w:p>
                </w:sdtContent>
              </w:sdt>
            </w:tc>
            <w:tc>
              <w:tcPr/>
              <w:sdt>
                <w:sdtPr>
                  <w:tag w:val="goog_rdk_50"/>
                </w:sdtPr>
                <w:sdtContent>
                  <w:p w:rsidR="00000000" w:rsidDel="00000000" w:rsidP="00000000" w:rsidRDefault="00000000" w:rsidRPr="00000000" w14:paraId="000004B7">
                    <w:pPr>
                      <w:keepNext w:val="1"/>
                      <w:spacing w:after="9" w:lineRule="auto"/>
                      <w:ind w:right="4"/>
                      <w:rPr>
                        <w:ins w:author="davide.lenzarini@u-blox.com" w:id="1" w:date="2024-02-07T16:37:28Z"/>
                        <w:rFonts w:ascii="Arial" w:cs="Arial" w:eastAsia="Arial" w:hAnsi="Arial"/>
                      </w:rPr>
                    </w:pPr>
                    <w:sdt>
                      <w:sdtPr>
                        <w:tag w:val="goog_rdk_49"/>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52"/>
                </w:sdtPr>
                <w:sdtContent>
                  <w:p w:rsidR="00000000" w:rsidDel="00000000" w:rsidP="00000000" w:rsidRDefault="00000000" w:rsidRPr="00000000" w14:paraId="000004B8">
                    <w:pPr>
                      <w:keepNext w:val="1"/>
                      <w:spacing w:after="9" w:lineRule="auto"/>
                      <w:ind w:right="4"/>
                      <w:rPr>
                        <w:ins w:author="davide.lenzarini@u-blox.com" w:id="1" w:date="2024-02-07T16:37:28Z"/>
                        <w:rFonts w:ascii="Arial" w:cs="Arial" w:eastAsia="Arial" w:hAnsi="Arial"/>
                      </w:rPr>
                    </w:pPr>
                    <w:sdt>
                      <w:sdtPr>
                        <w:tag w:val="goog_rdk_51"/>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53"/>
        </w:sdtPr>
        <w:sdtContent>
          <w:tr>
            <w:trPr>
              <w:cantSplit w:val="0"/>
              <w:trHeight w:val="778.9414062499999" w:hRule="atLeast"/>
              <w:tblHeader w:val="0"/>
              <w:ins w:author="davide.lenzarini@u-blox.com" w:id="1" w:date="2024-02-07T16:37:28Z"/>
            </w:trPr>
            <w:tc>
              <w:tcPr/>
              <w:sdt>
                <w:sdtPr>
                  <w:tag w:val="goog_rdk_55"/>
                </w:sdtPr>
                <w:sdtContent>
                  <w:p w:rsidR="00000000" w:rsidDel="00000000" w:rsidP="00000000" w:rsidRDefault="00000000" w:rsidRPr="00000000" w14:paraId="000004B9">
                    <w:pPr>
                      <w:spacing w:after="9" w:lineRule="auto"/>
                      <w:ind w:right="4"/>
                      <w:rPr>
                        <w:ins w:author="davide.lenzarini@u-blox.com" w:id="1" w:date="2024-02-07T16:37:28Z"/>
                        <w:rFonts w:ascii="Arial" w:cs="Arial" w:eastAsia="Arial" w:hAnsi="Arial"/>
                      </w:rPr>
                    </w:pPr>
                    <w:sdt>
                      <w:sdtPr>
                        <w:tag w:val="goog_rdk_54"/>
                      </w:sdtPr>
                      <w:sdtContent>
                        <w:ins w:author="davide.lenzarini@u-blox.com" w:id="1" w:date="2024-02-07T16:37:28Z">
                          <w:r w:rsidDel="00000000" w:rsidR="00000000" w:rsidRPr="00000000">
                            <w:rPr>
                              <w:rFonts w:ascii="Arial" w:cs="Arial" w:eastAsia="Arial" w:hAnsi="Arial"/>
                              <w:rtl w:val="0"/>
                            </w:rPr>
                            <w:t xml:space="preserve">248</w:t>
                          </w:r>
                        </w:ins>
                      </w:sdtContent>
                    </w:sdt>
                  </w:p>
                </w:sdtContent>
              </w:sdt>
            </w:tc>
            <w:tc>
              <w:tcPr/>
              <w:sdt>
                <w:sdtPr>
                  <w:tag w:val="goog_rdk_57"/>
                </w:sdtPr>
                <w:sdtContent>
                  <w:p w:rsidR="00000000" w:rsidDel="00000000" w:rsidP="00000000" w:rsidRDefault="00000000" w:rsidRPr="00000000" w14:paraId="000004BA">
                    <w:pPr>
                      <w:spacing w:after="9" w:lineRule="auto"/>
                      <w:ind w:right="4"/>
                      <w:rPr>
                        <w:ins w:author="davide.lenzarini@u-blox.com" w:id="1" w:date="2024-02-07T16:37:28Z"/>
                        <w:rFonts w:ascii="Arial" w:cs="Arial" w:eastAsia="Arial" w:hAnsi="Arial"/>
                      </w:rPr>
                    </w:pPr>
                    <w:sdt>
                      <w:sdtPr>
                        <w:tag w:val="goog_rdk_56"/>
                      </w:sdtPr>
                      <w:sdtContent>
                        <w:ins w:author="davide.lenzarini@u-blox.com" w:id="1" w:date="2024-02-07T16:37:28Z">
                          <w:r w:rsidDel="00000000" w:rsidR="00000000" w:rsidRPr="00000000">
                            <w:rPr>
                              <w:rFonts w:ascii="Arial" w:cs="Arial" w:eastAsia="Arial" w:hAnsi="Arial"/>
                              <w:rtl w:val="0"/>
                            </w:rPr>
                            <w:t xml:space="preserve">0xF8</w:t>
                          </w:r>
                        </w:ins>
                      </w:sdtContent>
                    </w:sdt>
                  </w:p>
                </w:sdtContent>
              </w:sdt>
            </w:tc>
            <w:tc>
              <w:tcPr/>
              <w:sdt>
                <w:sdtPr>
                  <w:tag w:val="goog_rdk_59"/>
                </w:sdtPr>
                <w:sdtContent>
                  <w:p w:rsidR="00000000" w:rsidDel="00000000" w:rsidP="00000000" w:rsidRDefault="00000000" w:rsidRPr="00000000" w14:paraId="000004BB">
                    <w:pPr>
                      <w:spacing w:after="9" w:lineRule="auto"/>
                      <w:ind w:right="4"/>
                      <w:rPr>
                        <w:ins w:author="davide.lenzarini@u-blox.com" w:id="1" w:date="2024-02-07T16:37:28Z"/>
                        <w:rFonts w:ascii="Arial" w:cs="Arial" w:eastAsia="Arial" w:hAnsi="Arial"/>
                      </w:rPr>
                    </w:pPr>
                    <w:sdt>
                      <w:sdtPr>
                        <w:tag w:val="goog_rdk_58"/>
                      </w:sdtPr>
                      <w:sdtContent>
                        <w:ins w:author="davide.lenzarini@u-blox.com" w:id="1" w:date="2024-02-07T16:37:28Z">
                          <w:r w:rsidDel="00000000" w:rsidR="00000000" w:rsidRPr="00000000">
                            <w:rPr>
                              <w:rFonts w:ascii="Arial" w:cs="Arial" w:eastAsia="Arial" w:hAnsi="Arial"/>
                              <w:rtl w:val="0"/>
                            </w:rPr>
                            <w:t xml:space="preserve">Unknown topic alias</w:t>
                          </w:r>
                        </w:ins>
                      </w:sdtContent>
                    </w:sdt>
                  </w:p>
                </w:sdtContent>
              </w:sdt>
            </w:tc>
            <w:tc>
              <w:tcPr/>
              <w:sdt>
                <w:sdtPr>
                  <w:tag w:val="goog_rdk_61"/>
                </w:sdtPr>
                <w:sdtContent>
                  <w:p w:rsidR="00000000" w:rsidDel="00000000" w:rsidP="00000000" w:rsidRDefault="00000000" w:rsidRPr="00000000" w14:paraId="000004BC">
                    <w:pPr>
                      <w:keepNext w:val="1"/>
                      <w:spacing w:after="9" w:lineRule="auto"/>
                      <w:ind w:right="4"/>
                      <w:rPr>
                        <w:ins w:author="davide.lenzarini@u-blox.com" w:id="1" w:date="2024-02-07T16:37:28Z"/>
                        <w:rFonts w:ascii="Arial" w:cs="Arial" w:eastAsia="Arial" w:hAnsi="Arial"/>
                      </w:rPr>
                    </w:pPr>
                    <w:sdt>
                      <w:sdtPr>
                        <w:tag w:val="goog_rdk_60"/>
                      </w:sdtPr>
                      <w:sdtContent>
                        <w:ins w:author="davide.lenzarini@u-blox.com" w:id="1" w:date="2024-02-07T16:37:28Z">
                          <w:r w:rsidDel="00000000" w:rsidR="00000000" w:rsidRPr="00000000">
                            <w:rPr>
                              <w:rFonts w:ascii="Arial" w:cs="Arial" w:eastAsia="Arial" w:hAnsi="Arial"/>
                              <w:rtl w:val="0"/>
                            </w:rPr>
                            <w:t xml:space="preserve">SUBACK, UNSUBACK, PUBACK, REGACK</w:t>
                          </w:r>
                        </w:ins>
                      </w:sdtContent>
                    </w:sdt>
                  </w:p>
                </w:sdtContent>
              </w:sdt>
            </w:tc>
            <w:tc>
              <w:tcPr/>
              <w:sdt>
                <w:sdtPr>
                  <w:tag w:val="goog_rdk_63"/>
                </w:sdtPr>
                <w:sdtContent>
                  <w:p w:rsidR="00000000" w:rsidDel="00000000" w:rsidP="00000000" w:rsidRDefault="00000000" w:rsidRPr="00000000" w14:paraId="000004BD">
                    <w:pPr>
                      <w:keepNext w:val="1"/>
                      <w:spacing w:after="9" w:lineRule="auto"/>
                      <w:ind w:right="4"/>
                      <w:rPr>
                        <w:ins w:author="davide.lenzarini@u-blox.com" w:id="1" w:date="2024-02-07T16:37:28Z"/>
                        <w:rFonts w:ascii="Arial" w:cs="Arial" w:eastAsia="Arial" w:hAnsi="Arial"/>
                      </w:rPr>
                    </w:pPr>
                    <w:sdt>
                      <w:sdtPr>
                        <w:tag w:val="goog_rdk_62"/>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64"/>
        </w:sdtPr>
        <w:sdtContent>
          <w:tr>
            <w:trPr>
              <w:cantSplit w:val="0"/>
              <w:trHeight w:val="778.9414062499999" w:hRule="atLeast"/>
              <w:tblHeader w:val="0"/>
              <w:ins w:author="davide.lenzarini@u-blox.com" w:id="1" w:date="2024-02-07T16:37:28Z"/>
            </w:trPr>
            <w:tc>
              <w:tcPr/>
              <w:sdt>
                <w:sdtPr>
                  <w:tag w:val="goog_rdk_66"/>
                </w:sdtPr>
                <w:sdtContent>
                  <w:p w:rsidR="00000000" w:rsidDel="00000000" w:rsidP="00000000" w:rsidRDefault="00000000" w:rsidRPr="00000000" w14:paraId="000004BE">
                    <w:pPr>
                      <w:spacing w:after="9" w:lineRule="auto"/>
                      <w:ind w:right="4"/>
                      <w:rPr>
                        <w:ins w:author="davide.lenzarini@u-blox.com" w:id="1" w:date="2024-02-07T16:37:28Z"/>
                        <w:rFonts w:ascii="Arial" w:cs="Arial" w:eastAsia="Arial" w:hAnsi="Arial"/>
                      </w:rPr>
                    </w:pPr>
                    <w:sdt>
                      <w:sdtPr>
                        <w:tag w:val="goog_rdk_65"/>
                      </w:sdtPr>
                      <w:sdtContent>
                        <w:ins w:author="davide.lenzarini@u-blox.com" w:id="1" w:date="2024-02-07T16:37:28Z">
                          <w:r w:rsidDel="00000000" w:rsidR="00000000" w:rsidRPr="00000000">
                            <w:rPr>
                              <w:rFonts w:ascii="Arial" w:cs="Arial" w:eastAsia="Arial" w:hAnsi="Arial"/>
                              <w:rtl w:val="0"/>
                            </w:rPr>
                            <w:t xml:space="preserve">249-255</w:t>
                          </w:r>
                        </w:ins>
                      </w:sdtContent>
                    </w:sdt>
                  </w:p>
                </w:sdtContent>
              </w:sdt>
            </w:tc>
            <w:tc>
              <w:tcPr/>
              <w:sdt>
                <w:sdtPr>
                  <w:tag w:val="goog_rdk_68"/>
                </w:sdtPr>
                <w:sdtContent>
                  <w:p w:rsidR="00000000" w:rsidDel="00000000" w:rsidP="00000000" w:rsidRDefault="00000000" w:rsidRPr="00000000" w14:paraId="000004BF">
                    <w:pPr>
                      <w:spacing w:after="9" w:lineRule="auto"/>
                      <w:ind w:right="4"/>
                      <w:rPr>
                        <w:ins w:author="davide.lenzarini@u-blox.com" w:id="1" w:date="2024-02-07T16:37:28Z"/>
                        <w:rFonts w:ascii="Arial" w:cs="Arial" w:eastAsia="Arial" w:hAnsi="Arial"/>
                      </w:rPr>
                    </w:pPr>
                    <w:sdt>
                      <w:sdtPr>
                        <w:tag w:val="goog_rdk_67"/>
                      </w:sdtPr>
                      <w:sdtContent>
                        <w:ins w:author="davide.lenzarini@u-blox.com" w:id="1" w:date="2024-02-07T16:37:28Z">
                          <w:r w:rsidDel="00000000" w:rsidR="00000000" w:rsidRPr="00000000">
                            <w:rPr>
                              <w:rFonts w:ascii="Arial" w:cs="Arial" w:eastAsia="Arial" w:hAnsi="Arial"/>
                              <w:rtl w:val="0"/>
                            </w:rPr>
                            <w:t xml:space="preserve">0xF9-0xFF</w:t>
                          </w:r>
                        </w:ins>
                      </w:sdtContent>
                    </w:sdt>
                  </w:p>
                </w:sdtContent>
              </w:sdt>
            </w:tc>
            <w:tc>
              <w:tcPr/>
              <w:sdt>
                <w:sdtPr>
                  <w:tag w:val="goog_rdk_70"/>
                </w:sdtPr>
                <w:sdtContent>
                  <w:p w:rsidR="00000000" w:rsidDel="00000000" w:rsidP="00000000" w:rsidRDefault="00000000" w:rsidRPr="00000000" w14:paraId="000004C0">
                    <w:pPr>
                      <w:spacing w:after="9" w:lineRule="auto"/>
                      <w:ind w:right="4"/>
                      <w:rPr>
                        <w:ins w:author="davide.lenzarini@u-blox.com" w:id="1" w:date="2024-02-07T16:37:28Z"/>
                        <w:rFonts w:ascii="Arial" w:cs="Arial" w:eastAsia="Arial" w:hAnsi="Arial"/>
                      </w:rPr>
                    </w:pPr>
                    <w:sdt>
                      <w:sdtPr>
                        <w:tag w:val="goog_rdk_69"/>
                      </w:sdtPr>
                      <w:sdtContent>
                        <w:ins w:author="davide.lenzarini@u-blox.com" w:id="1" w:date="2024-02-07T16:37:28Z">
                          <w:r w:rsidDel="00000000" w:rsidR="00000000" w:rsidRPr="00000000">
                            <w:rPr>
                              <w:rFonts w:ascii="Arial" w:cs="Arial" w:eastAsia="Arial" w:hAnsi="Arial"/>
                              <w:rtl w:val="0"/>
                            </w:rPr>
                            <w:t xml:space="preserve">Reserved for MQTT-SN</w:t>
                          </w:r>
                        </w:ins>
                      </w:sdtContent>
                    </w:sdt>
                  </w:p>
                </w:sdtContent>
              </w:sdt>
            </w:tc>
            <w:tc>
              <w:tcPr/>
              <w:sdt>
                <w:sdtPr>
                  <w:tag w:val="goog_rdk_72"/>
                </w:sdtPr>
                <w:sdtContent>
                  <w:p w:rsidR="00000000" w:rsidDel="00000000" w:rsidP="00000000" w:rsidRDefault="00000000" w:rsidRPr="00000000" w14:paraId="000004C1">
                    <w:pPr>
                      <w:keepNext w:val="1"/>
                      <w:spacing w:after="9" w:lineRule="auto"/>
                      <w:ind w:right="4"/>
                      <w:rPr>
                        <w:ins w:author="davide.lenzarini@u-blox.com" w:id="1" w:date="2024-02-07T16:37:28Z"/>
                        <w:rFonts w:ascii="Arial" w:cs="Arial" w:eastAsia="Arial" w:hAnsi="Arial"/>
                      </w:rPr>
                    </w:pPr>
                    <w:sdt>
                      <w:sdtPr>
                        <w:tag w:val="goog_rdk_71"/>
                      </w:sdtPr>
                      <w:sdtContent>
                        <w:ins w:author="davide.lenzarini@u-blox.com" w:id="1" w:date="2024-02-07T16:37:28Z">
                          <w:r w:rsidDel="00000000" w:rsidR="00000000" w:rsidRPr="00000000">
                            <w:rPr>
                              <w:rtl w:val="0"/>
                            </w:rPr>
                          </w:r>
                        </w:ins>
                      </w:sdtContent>
                    </w:sdt>
                  </w:p>
                </w:sdtContent>
              </w:sdt>
            </w:tc>
            <w:tc>
              <w:tcPr/>
              <w:sdt>
                <w:sdtPr>
                  <w:tag w:val="goog_rdk_74"/>
                </w:sdtPr>
                <w:sdtContent>
                  <w:p w:rsidR="00000000" w:rsidDel="00000000" w:rsidP="00000000" w:rsidRDefault="00000000" w:rsidRPr="00000000" w14:paraId="000004C2">
                    <w:pPr>
                      <w:keepNext w:val="1"/>
                      <w:spacing w:after="9" w:lineRule="auto"/>
                      <w:ind w:right="4"/>
                      <w:rPr>
                        <w:ins w:author="davide.lenzarini@u-blox.com" w:id="1" w:date="2024-02-07T16:37:28Z"/>
                        <w:rFonts w:ascii="Arial" w:cs="Arial" w:eastAsia="Arial" w:hAnsi="Arial"/>
                      </w:rPr>
                    </w:pPr>
                    <w:sdt>
                      <w:sdtPr>
                        <w:tag w:val="goog_rdk_73"/>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76"/>
      </w:sdtPr>
      <w:sdtContent>
        <w:p w:rsidR="00000000" w:rsidDel="00000000" w:rsidP="00000000" w:rsidRDefault="00000000" w:rsidRPr="00000000" w14:paraId="000004C5">
          <w:pPr>
            <w:numPr>
              <w:ilvl w:val="0"/>
              <w:numId w:val="55"/>
            </w:numPr>
            <w:spacing w:after="0" w:before="0" w:lineRule="auto"/>
            <w:ind w:left="720" w:hanging="360"/>
            <w:rPr>
              <w:ins w:author="davide.lenzarini@u-blox.com" w:id="2"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75"/>
            </w:sdtPr>
            <w:sdtContent>
              <w:ins w:author="davide.lenzarini@u-blox.com" w:id="2"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55"/>
        </w:numPr>
        <w:spacing w:after="0" w:before="0" w:lineRule="auto"/>
        <w:ind w:left="720" w:hanging="360"/>
        <w:rPr>
          <w:rFonts w:ascii="Arial" w:cs="Arial" w:eastAsia="Arial" w:hAnsi="Arial"/>
          <w:u w:val="none"/>
        </w:rPr>
      </w:pPr>
      <w:sdt>
        <w:sdtPr>
          <w:tag w:val="goog_rdk_77"/>
        </w:sdtPr>
        <w:sdtContent>
          <w:ins w:author="davide.lenzarini@u-blox.com" w:id="2" w:date="2024-02-07T16:36:36Z"/>
          <w:sdt>
            <w:sdtPr>
              <w:tag w:val="goog_rdk_78"/>
            </w:sdtPr>
            <w:sdtContent>
              <w:commentRangeStart w:id="17"/>
            </w:sdtContent>
          </w:sdt>
          <w:ins w:author="davide.lenzarini@u-blox.com" w:id="2" w:date="2024-02-07T16:36:36Z">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79"/>
              </w:sdtPr>
              <w:sdtContent>
                <w:commentRangeStart w:id="18"/>
              </w:sdtContent>
            </w:sdt>
            <w:r w:rsidDel="00000000" w:rsidR="00000000" w:rsidRPr="00000000">
              <w:rPr>
                <w:rFonts w:ascii="Arial" w:cs="Arial" w:eastAsia="Arial" w:hAnsi="Arial"/>
                <w:rtl w:val="0"/>
              </w:rPr>
              <w:t xml:space="preserve">no negotiation.</w:t>
            </w:r>
            <w:commentRangeEnd w:id="18"/>
            <w:r w:rsidDel="00000000" w:rsidR="00000000" w:rsidRPr="00000000">
              <w:commentReference w:id="18"/>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80"/>
        </w:sdtPr>
        <w:sdtContent>
          <w:commentRangeStart w:id="19"/>
        </w:sdtContent>
      </w:sdt>
      <w:r w:rsidDel="00000000" w:rsidR="00000000" w:rsidRPr="00000000">
        <w:rPr>
          <w:rFonts w:ascii="Arial" w:cs="Arial" w:eastAsia="Arial" w:hAnsi="Arial"/>
          <w:rtl w:val="0"/>
        </w:rPr>
        <w:t xml:space="preserve"> topic names and aliases.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rPr>
          <w:rFonts w:ascii="Arial" w:cs="Arial" w:eastAsia="Arial" w:hAnsi="Arial"/>
        </w:rPr>
      </w:pPr>
      <w:r w:rsidDel="00000000" w:rsidR="00000000" w:rsidRPr="00000000">
        <w:rPr>
          <w:rtl w:val="0"/>
        </w:rPr>
      </w:r>
    </w:p>
    <w:p w:rsidR="00000000" w:rsidDel="00000000" w:rsidP="00000000" w:rsidRDefault="00000000" w:rsidRPr="00000000" w14:paraId="000004EB">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w:t>
      </w:r>
    </w:p>
    <w:p w:rsidR="00000000" w:rsidDel="00000000" w:rsidP="00000000" w:rsidRDefault="00000000" w:rsidRPr="00000000" w14:paraId="000004EC">
      <w:pPr>
        <w:ind w:right="4"/>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9">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2">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B">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4">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9">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D">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F">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1">
      <w:pPr>
        <w:pStyle w:val="Heading3"/>
        <w:keepLines w:val="1"/>
        <w:spacing w:after="77" w:before="0" w:line="259" w:lineRule="auto"/>
        <w:ind w:left="144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532">
      <w:pPr>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E">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F">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8">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81"/>
        </w:sdtPr>
        <w:sdtContent>
          <w:commentRangeStart w:id="20"/>
        </w:sdtContent>
      </w:sdt>
      <w:r w:rsidDel="00000000" w:rsidR="00000000" w:rsidRPr="00000000">
        <w:rPr>
          <w:rFonts w:ascii="Arial" w:cs="Arial" w:eastAsia="Arial" w:hAnsi="Arial"/>
          <w:rtl w:val="0"/>
        </w:rPr>
        <w:t xml:space="preserve">1-hop </w:t>
      </w:r>
      <w:commentRangeEnd w:id="20"/>
      <w:r w:rsidDel="00000000" w:rsidR="00000000" w:rsidRPr="00000000">
        <w:commentReference w:id="20"/>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B">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D">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E">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F">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0">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1">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6">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7">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0">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3">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5">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6">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8">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9">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4">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5">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5">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B">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D">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E">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F">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C">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2">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3">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5">
            <w:pPr>
              <w:jc w:val="center"/>
              <w:rPr>
                <w:rFonts w:ascii="Arial" w:cs="Arial" w:eastAsia="Arial" w:hAnsi="Arial"/>
              </w:rPr>
            </w:pPr>
            <w:sdt>
              <w:sdtPr>
                <w:tag w:val="goog_rdk_82"/>
              </w:sdtPr>
              <w:sdtContent>
                <w:commentRangeStart w:id="21"/>
              </w:sdtContent>
            </w:sdt>
            <w:sdt>
              <w:sdtPr>
                <w:tag w:val="goog_rdk_83"/>
              </w:sdtPr>
              <w:sdtContent>
                <w:commentRangeStart w:id="22"/>
              </w:sdtContent>
            </w:sdt>
            <w:r w:rsidDel="00000000" w:rsidR="00000000" w:rsidRPr="00000000">
              <w:rPr>
                <w:rFonts w:ascii="Arial" w:cs="Arial" w:eastAsia="Arial" w:hAnsi="Arial"/>
                <w:rtl w:val="0"/>
              </w:rPr>
              <w:t xml:space="preserve">Protocol Version</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blHeader w:val="0"/>
        </w:trPr>
        <w:tc>
          <w:tcPr/>
          <w:p w:rsidR="00000000" w:rsidDel="00000000" w:rsidP="00000000" w:rsidRDefault="00000000" w:rsidRPr="00000000" w14:paraId="0000064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3">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1">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F">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C">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D">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A">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8">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6">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7">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4">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5">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1">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E">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F">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C">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D">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A">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B">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8">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9">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7">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4">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5">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2">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1">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F">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C">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D">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A">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B">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9">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A">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C">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E">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3">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4">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6">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7">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A">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B">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C">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F">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3">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4">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5">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6">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7">
      <w:pPr>
        <w:rPr>
          <w:rFonts w:ascii="Arial" w:cs="Arial" w:eastAsia="Arial" w:hAnsi="Arial"/>
          <w:color w:val="000000"/>
        </w:rPr>
      </w:pPr>
      <w:sdt>
        <w:sdtPr>
          <w:tag w:val="goog_rdk_84"/>
        </w:sdtPr>
        <w:sdtContent>
          <w:commentRangeStart w:id="23"/>
        </w:sdtContent>
      </w:sdt>
      <w:sdt>
        <w:sdtPr>
          <w:tag w:val="goog_rdk_85"/>
        </w:sdtPr>
        <w:sdtContent>
          <w:commentRangeStart w:id="24"/>
        </w:sdtContent>
      </w:sdt>
      <w:sdt>
        <w:sdtPr>
          <w:tag w:val="goog_rdk_86"/>
        </w:sdtPr>
        <w:sdtContent>
          <w:commentRangeStart w:id="25"/>
        </w:sdtContent>
      </w:sdt>
      <w:sdt>
        <w:sdtPr>
          <w:tag w:val="goog_rdk_87"/>
        </w:sdtPr>
        <w:sdtContent>
          <w:commentRangeStart w:id="26"/>
        </w:sdtContent>
      </w:sdt>
      <w:sdt>
        <w:sdtPr>
          <w:tag w:val="goog_rdk_88"/>
        </w:sdtPr>
        <w:sdtContent>
          <w:commentRangeStart w:id="27"/>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78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B">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C">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D">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E">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F">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0">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1">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2">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3">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4">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5">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7">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9">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D">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E">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F">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0">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2">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5">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6">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7">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8">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9">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A">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B">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D">
      <w:pPr>
        <w:numPr>
          <w:ilvl w:val="0"/>
          <w:numId w:val="26"/>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p>
    <w:p w:rsidR="00000000" w:rsidDel="00000000" w:rsidP="00000000" w:rsidRDefault="00000000" w:rsidRPr="00000000" w14:paraId="000007AE">
      <w:pPr>
        <w:numPr>
          <w:ilvl w:val="0"/>
          <w:numId w:val="26"/>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F">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Session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1">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3">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5">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6">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7">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C">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D">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E">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F">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0">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2">
      <w:pPr>
        <w:numPr>
          <w:ilvl w:val="0"/>
          <w:numId w:val="2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[MQTT-3.1.4-1]</w:t>
      </w:r>
      <w:r w:rsidDel="00000000" w:rsidR="00000000" w:rsidRPr="00000000">
        <w:rPr>
          <w:rFonts w:ascii="Arial" w:cs="Arial" w:eastAsia="Arial" w:hAnsi="Arial"/>
          <w:color w:val="000000"/>
          <w:rtl w:val="0"/>
        </w:rPr>
        <w:t xml:space="preserve"> The Server MAY send a CONNACK with a Reason Code of 0x80 or greater as described in section 4.13.</w:t>
      </w:r>
    </w:p>
    <w:p w:rsidR="00000000" w:rsidDel="00000000" w:rsidP="00000000" w:rsidRDefault="00000000" w:rsidRPr="00000000" w14:paraId="000007C3">
      <w:pPr>
        <w:numPr>
          <w:ilvl w:val="0"/>
          <w:numId w:val="5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5">
      <w:pPr>
        <w:numPr>
          <w:ilvl w:val="0"/>
          <w:numId w:val="1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6">
      <w:pPr>
        <w:numPr>
          <w:ilvl w:val="0"/>
          <w:numId w:val="1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w:t>
      </w:r>
      <w:hyperlink r:id="rId64">
        <w:r w:rsidDel="00000000" w:rsidR="00000000" w:rsidRPr="00000000">
          <w:rPr>
            <w:rFonts w:ascii="Arial" w:cs="Arial" w:eastAsia="Arial" w:hAnsi="Arial"/>
            <w:rtl w:val="0"/>
          </w:rPr>
          <w:t xml:space="preserve"> </w:t>
        </w:r>
      </w:hyperlink>
      <w:hyperlink r:id="rId65">
        <w:r w:rsidDel="00000000" w:rsidR="00000000" w:rsidRPr="00000000">
          <w:rPr>
            <w:rFonts w:ascii="Arial" w:cs="Arial" w:eastAsia="Arial" w:hAnsi="Arial"/>
            <w:color w:val="1155cc"/>
            <w:u w:val="single"/>
            <w:rtl w:val="0"/>
          </w:rPr>
          <w:t xml:space="preserve">section 3.1.2.4</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[MQTT-3.1.4-4]</w:t>
      </w:r>
      <w:r w:rsidDel="00000000" w:rsidR="00000000" w:rsidRPr="00000000">
        <w:rPr>
          <w:rFonts w:ascii="Arial" w:cs="Arial" w:eastAsia="Arial" w:hAnsi="Arial"/>
          <w:rtl w:val="0"/>
        </w:rPr>
        <w:t xml:space="preserve">.</w:t>
      </w:r>
    </w:p>
    <w:p w:rsidR="00000000" w:rsidDel="00000000" w:rsidP="00000000" w:rsidRDefault="00000000" w:rsidRPr="00000000" w14:paraId="000007C7">
      <w:pPr>
        <w:numPr>
          <w:ilvl w:val="0"/>
          <w:numId w:val="1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[MQTT-3.1.4-5]</w:t>
      </w:r>
      <w:r w:rsidDel="00000000" w:rsidR="00000000" w:rsidRPr="00000000">
        <w:rPr>
          <w:rFonts w:ascii="Arial" w:cs="Arial" w:eastAsia="Arial" w:hAnsi="Arial"/>
          <w:rtl w:val="0"/>
        </w:rPr>
        <w:t xml:space="preserve">.</w:t>
      </w:r>
    </w:p>
    <w:p w:rsidR="00000000" w:rsidDel="00000000" w:rsidP="00000000" w:rsidRDefault="00000000" w:rsidRPr="00000000" w14:paraId="000007C8">
      <w:pPr>
        <w:numPr>
          <w:ilvl w:val="0"/>
          <w:numId w:val="19"/>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message delivery and Keep Alive monitoring.</w:t>
      </w:r>
    </w:p>
    <w:p w:rsidR="00000000" w:rsidDel="00000000" w:rsidP="00000000" w:rsidRDefault="00000000" w:rsidRPr="00000000" w14:paraId="000007C9">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89"/>
        </w:sdtPr>
        <w:sdtContent>
          <w:commentRangeStart w:id="28"/>
        </w:sdtContent>
      </w:sdt>
      <w:r w:rsidDel="00000000" w:rsidR="00000000" w:rsidRPr="00000000">
        <w:rPr>
          <w:rFonts w:ascii="Arial" w:cs="Arial" w:eastAsia="Arial" w:hAnsi="Arial"/>
          <w:rtl w:val="0"/>
        </w:rPr>
        <w:t xml:space="preserve">ents are allowed to send further MQTT Control Packets im</w:t>
      </w:r>
      <w:commentRangeEnd w:id="28"/>
      <w:r w:rsidDel="00000000" w:rsidR="00000000" w:rsidRPr="00000000">
        <w:commentReference w:id="28"/>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C">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D">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E">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F">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0">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1">
      <w:pPr>
        <w:spacing w:after="240" w:before="240" w:lineRule="auto"/>
        <w:ind w:left="580" w:right="0" w:firstLine="0"/>
        <w:rPr>
          <w:rFonts w:ascii="Arial" w:cs="Arial" w:eastAsia="Arial" w:hAnsi="Arial"/>
        </w:rPr>
      </w:pPr>
      <w:sdt>
        <w:sdtPr>
          <w:tag w:val="goog_rdk_90"/>
        </w:sdtPr>
        <w:sdtContent>
          <w:commentRangeStart w:id="29"/>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7D2">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3">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2">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1">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0">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1">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0">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E">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D">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E">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C">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D">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B">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A">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8">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7">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8">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7">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6">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4">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3">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4">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3">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Byte 11…N</w:t>
            </w:r>
          </w:p>
        </w:tc>
        <w:tc>
          <w:tcPr>
            <w:gridSpan w:val="14"/>
          </w:tcPr>
          <w:p w:rsidR="00000000" w:rsidDel="00000000" w:rsidP="00000000" w:rsidRDefault="00000000" w:rsidRPr="00000000" w14:paraId="000008F2">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1">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902">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4">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5">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6">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7">
      <w:pPr>
        <w:numPr>
          <w:ilvl w:val="0"/>
          <w:numId w:val="48"/>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8">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9">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A">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C">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91"/>
        </w:sdtPr>
        <w:sdtContent>
          <w:commentRangeStart w:id="30"/>
        </w:sdtContent>
      </w:sdt>
      <w:r w:rsidDel="00000000" w:rsidR="00000000" w:rsidRPr="00000000">
        <w:rPr>
          <w:rFonts w:ascii="Arial" w:cs="Arial" w:eastAsia="Arial" w:hAnsi="Arial"/>
          <w:rtl w:val="0"/>
        </w:rPr>
        <w:t xml:space="preserve">should</w:t>
      </w:r>
      <w:commentRangeEnd w:id="30"/>
      <w:r w:rsidDel="00000000" w:rsidR="00000000" w:rsidRPr="00000000">
        <w:commentReference w:id="30"/>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D">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E">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10">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1">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2">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92"/>
        </w:sdtPr>
        <w:sdtContent>
          <w:commentRangeStart w:id="31"/>
        </w:sdtContent>
      </w:sdt>
      <w:r w:rsidDel="00000000" w:rsidR="00000000" w:rsidRPr="00000000">
        <w:rPr>
          <w:highlight w:val="yellow"/>
          <w:rtl w:val="0"/>
        </w:rPr>
        <w:t xml:space="preserve">128</w:t>
      </w:r>
      <w:commentRangeEnd w:id="31"/>
      <w:r w:rsidDel="00000000" w:rsidR="00000000" w:rsidRPr="00000000">
        <w:commentReference w:id="31"/>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3">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4">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5">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7">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9">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B">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C">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D">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E">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F">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0">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2">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3">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4">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tl w:val="0"/>
        </w:rPr>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E">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7">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0">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A">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2">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3">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C">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5">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D">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E">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7">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8">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A">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B">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C">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D">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E">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0">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1">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2">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3">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5">
      <w:pPr>
        <w:ind w:left="720" w:firstLine="0"/>
        <w:rPr>
          <w:rFonts w:ascii="Arial" w:cs="Arial" w:eastAsia="Arial" w:hAnsi="Arial"/>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986">
      <w:pPr>
        <w:pStyle w:val="Heading3"/>
        <w:keepLines w:val="1"/>
        <w:spacing w:after="118" w:before="0" w:line="259" w:lineRule="auto"/>
        <w:ind w:left="0" w:firstLine="0"/>
        <w:rPr>
          <w:rFonts w:ascii="Arial" w:cs="Arial" w:eastAsia="Arial" w:hAnsi="Arial"/>
        </w:rPr>
      </w:pPr>
      <w:bookmarkStart w:colFirst="0" w:colLast="0" w:name="_heading=h.45jfvxd" w:id="94"/>
      <w:bookmarkEnd w:id="94"/>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5">
            <w:pPr>
              <w:jc w:val="center"/>
              <w:rPr>
                <w:rFonts w:ascii="Arial" w:cs="Arial" w:eastAsia="Arial" w:hAnsi="Arial"/>
              </w:rPr>
            </w:pPr>
            <w:r w:rsidDel="00000000" w:rsidR="00000000" w:rsidRPr="00000000">
              <w:rPr>
                <w:rFonts w:ascii="Arial" w:cs="Arial" w:eastAsia="Arial" w:hAnsi="Arial"/>
                <w:rtl w:val="0"/>
              </w:rPr>
              <w:t xml:space="preserve">Topic AliasMSB</w:t>
            </w:r>
            <w:r w:rsidDel="00000000" w:rsidR="00000000" w:rsidRPr="00000000">
              <w:rPr>
                <w:rtl w:val="0"/>
              </w:rPr>
            </w:r>
          </w:p>
        </w:tc>
      </w:tr>
      <w:tr>
        <w:trPr>
          <w:cantSplit w:val="0"/>
          <w:tblHeader w:val="0"/>
        </w:trPr>
        <w:tc>
          <w:tcPr/>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6">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7">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0">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1">
      <w:pPr>
        <w:pStyle w:val="Heading4"/>
        <w:ind w:left="0" w:firstLine="0"/>
        <w:rPr>
          <w:rFonts w:ascii="Arial" w:cs="Arial" w:eastAsia="Arial" w:hAnsi="Arial"/>
        </w:rPr>
      </w:pPr>
      <w:bookmarkStart w:colFirst="0" w:colLast="0" w:name="_heading=h.2koq656" w:id="95"/>
      <w:bookmarkEnd w:id="95"/>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3">
      <w:pPr>
        <w:pStyle w:val="Heading4"/>
        <w:ind w:left="0" w:firstLine="0"/>
        <w:rPr>
          <w:rFonts w:ascii="Arial" w:cs="Arial" w:eastAsia="Arial" w:hAnsi="Arial"/>
        </w:rPr>
      </w:pPr>
      <w:bookmarkStart w:colFirst="0" w:colLast="0" w:name="_heading=h.3jtnz0s" w:id="96"/>
      <w:bookmarkEnd w:id="96"/>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5">
      <w:pPr>
        <w:pStyle w:val="Heading4"/>
        <w:ind w:left="0" w:firstLine="0"/>
        <w:rPr>
          <w:rFonts w:ascii="Arial" w:cs="Arial" w:eastAsia="Arial" w:hAnsi="Arial"/>
        </w:rPr>
      </w:pPr>
      <w:bookmarkStart w:colFirst="0" w:colLast="0" w:name="_heading=h.zu0gcz" w:id="97"/>
      <w:bookmarkEnd w:id="97"/>
      <w:r w:rsidDel="00000000" w:rsidR="00000000" w:rsidRPr="00000000">
        <w:rPr>
          <w:rFonts w:ascii="Arial" w:cs="Arial" w:eastAsia="Arial" w:hAnsi="Arial"/>
          <w:rtl w:val="0"/>
        </w:rPr>
        <w:t xml:space="preserve">3.1.7.3 Topic Alias</w:t>
      </w:r>
    </w:p>
    <w:p w:rsidR="00000000" w:rsidDel="00000000" w:rsidP="00000000" w:rsidRDefault="00000000" w:rsidRPr="00000000" w14:paraId="000009D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7">
      <w:pPr>
        <w:pStyle w:val="Heading4"/>
        <w:ind w:left="0" w:firstLine="0"/>
        <w:rPr>
          <w:rFonts w:ascii="Arial" w:cs="Arial" w:eastAsia="Arial" w:hAnsi="Arial"/>
        </w:rPr>
      </w:pPr>
      <w:bookmarkStart w:colFirst="0" w:colLast="0" w:name="_heading=h.1yyy98l" w:id="98"/>
      <w:bookmarkEnd w:id="98"/>
      <w:r w:rsidDel="00000000" w:rsidR="00000000" w:rsidRPr="00000000">
        <w:rPr>
          <w:rFonts w:ascii="Arial" w:cs="Arial" w:eastAsia="Arial" w:hAnsi="Arial"/>
          <w:rtl w:val="0"/>
        </w:rPr>
        <w:t xml:space="preserve">3.1.7.4 Topic Name</w:t>
      </w:r>
    </w:p>
    <w:p w:rsidR="00000000" w:rsidDel="00000000" w:rsidP="00000000" w:rsidRDefault="00000000" w:rsidRPr="00000000" w14:paraId="000009D8">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9">
      <w:pPr>
        <w:pStyle w:val="Heading3"/>
        <w:keepLines w:val="1"/>
        <w:spacing w:after="77" w:before="0" w:line="259" w:lineRule="auto"/>
        <w:ind w:left="0" w:firstLine="0"/>
        <w:rPr>
          <w:rFonts w:ascii="Arial" w:cs="Arial" w:eastAsia="Arial" w:hAnsi="Arial"/>
        </w:rPr>
      </w:pPr>
      <w:bookmarkStart w:colFirst="0" w:colLast="0" w:name="_heading=h.4iylrwe" w:id="99"/>
      <w:bookmarkEnd w:id="99"/>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5">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B">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C">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7">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D">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E">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C">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7">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2">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3">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D">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9">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4">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5">
      <w:pPr>
        <w:pStyle w:val="Heading4"/>
        <w:ind w:left="0" w:right="4" w:firstLine="0"/>
        <w:rPr>
          <w:rFonts w:ascii="Arial" w:cs="Arial" w:eastAsia="Arial" w:hAnsi="Arial"/>
        </w:rPr>
      </w:pPr>
      <w:bookmarkStart w:colFirst="0" w:colLast="0" w:name="_heading=h.2y3w247" w:id="100"/>
      <w:bookmarkEnd w:id="100"/>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7">
      <w:pPr>
        <w:pStyle w:val="Heading4"/>
        <w:ind w:left="0" w:right="4" w:firstLine="0"/>
        <w:rPr>
          <w:rFonts w:ascii="Arial" w:cs="Arial" w:eastAsia="Arial" w:hAnsi="Arial"/>
        </w:rPr>
      </w:pPr>
      <w:bookmarkStart w:colFirst="0" w:colLast="0" w:name="_heading=h.1d96cc0" w:id="101"/>
      <w:bookmarkEnd w:id="101"/>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8">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9">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B">
      <w:pPr>
        <w:pStyle w:val="Heading4"/>
        <w:ind w:left="0" w:firstLine="0"/>
        <w:rPr>
          <w:rFonts w:ascii="Arial" w:cs="Arial" w:eastAsia="Arial" w:hAnsi="Arial"/>
        </w:rPr>
      </w:pPr>
      <w:bookmarkStart w:colFirst="0" w:colLast="0" w:name="_heading=h.2ce457m" w:id="102"/>
      <w:bookmarkEnd w:id="102"/>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C">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D">
      <w:pPr>
        <w:pStyle w:val="Heading4"/>
        <w:ind w:left="0" w:right="4" w:firstLine="0"/>
        <w:rPr>
          <w:rFonts w:ascii="Arial" w:cs="Arial" w:eastAsia="Arial" w:hAnsi="Arial"/>
        </w:rPr>
      </w:pPr>
      <w:bookmarkStart w:colFirst="0" w:colLast="0" w:name="_heading=h.3x8tuzt" w:id="103"/>
      <w:bookmarkEnd w:id="103"/>
      <w:r w:rsidDel="00000000" w:rsidR="00000000" w:rsidRPr="00000000">
        <w:rPr>
          <w:rFonts w:ascii="Arial" w:cs="Arial" w:eastAsia="Arial" w:hAnsi="Arial"/>
          <w:rtl w:val="0"/>
        </w:rPr>
        <w:t xml:space="preserve">3.1.8.4 Topic Alias</w:t>
      </w:r>
    </w:p>
    <w:p w:rsidR="00000000" w:rsidDel="00000000" w:rsidP="00000000" w:rsidRDefault="00000000" w:rsidRPr="00000000" w14:paraId="00000A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5F">
      <w:pPr>
        <w:pStyle w:val="Heading4"/>
        <w:ind w:left="0" w:right="4" w:firstLine="0"/>
        <w:rPr>
          <w:rFonts w:ascii="Arial" w:cs="Arial" w:eastAsia="Arial" w:hAnsi="Arial"/>
        </w:rPr>
      </w:pPr>
      <w:bookmarkStart w:colFirst="0" w:colLast="0" w:name="_heading=h.rjefff" w:id="104"/>
      <w:bookmarkEnd w:id="104"/>
      <w:r w:rsidDel="00000000" w:rsidR="00000000" w:rsidRPr="00000000">
        <w:rPr>
          <w:rFonts w:ascii="Arial" w:cs="Arial" w:eastAsia="Arial" w:hAnsi="Arial"/>
          <w:rtl w:val="0"/>
        </w:rPr>
        <w:t xml:space="preserve">3.1.8.5 Reason Code</w:t>
      </w:r>
    </w:p>
    <w:p w:rsidR="00000000" w:rsidDel="00000000" w:rsidP="00000000" w:rsidRDefault="00000000" w:rsidRPr="00000000" w14:paraId="00000A60">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1">
      <w:pPr>
        <w:pStyle w:val="Heading3"/>
        <w:ind w:left="0" w:firstLine="0"/>
        <w:rPr/>
      </w:pPr>
      <w:bookmarkStart w:colFirst="0" w:colLast="0" w:name="_heading=h.3bj1y38" w:id="105"/>
      <w:bookmarkEnd w:id="105"/>
      <w:r w:rsidDel="00000000" w:rsidR="00000000" w:rsidRPr="00000000">
        <w:rPr>
          <w:rtl w:val="0"/>
        </w:rPr>
        <w:t xml:space="preserve">3.1.9 Publish Variants</w:t>
      </w:r>
    </w:p>
    <w:p w:rsidR="00000000" w:rsidDel="00000000" w:rsidP="00000000" w:rsidRDefault="00000000" w:rsidRPr="00000000" w14:paraId="00000A62">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A63">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4">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A65">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A66">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A67">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A68">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A69">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A">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A6B">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A6C">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pStyle w:val="Heading3"/>
        <w:keepLines w:val="1"/>
        <w:spacing w:after="77" w:before="0" w:line="259" w:lineRule="auto"/>
        <w:ind w:left="0" w:firstLine="0"/>
        <w:rPr>
          <w:rFonts w:ascii="Arial" w:cs="Arial" w:eastAsia="Arial" w:hAnsi="Arial"/>
        </w:rPr>
      </w:pPr>
      <w:bookmarkStart w:colFirst="0" w:colLast="0" w:name="_heading=h.j8sehv" w:id="106"/>
      <w:bookmarkEnd w:id="106"/>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w:t>
      </w: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F">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1">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C">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C">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9">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WITHOUT SESSION packet</w:t>
      </w:r>
    </w:p>
    <w:p w:rsidR="00000000" w:rsidDel="00000000" w:rsidP="00000000" w:rsidRDefault="00000000" w:rsidRPr="00000000" w14:paraId="00000AF9">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A">
      <w:pPr>
        <w:ind w:left="0" w:firstLine="0"/>
        <w:rPr>
          <w:rFonts w:ascii="Arial" w:cs="Arial" w:eastAsia="Arial" w:hAnsi="Arial"/>
          <w:color w:val="ff0000"/>
        </w:rPr>
      </w:pPr>
      <w:r w:rsidDel="00000000" w:rsidR="00000000" w:rsidRPr="00000000">
        <w:rPr>
          <w:rFonts w:ascii="Arial" w:cs="Arial" w:eastAsia="Arial" w:hAnsi="Arial"/>
          <w:rtl w:val="0"/>
        </w:rPr>
        <w:t xml:space="preserve">PUBLISH WITHOUT SESSION does not have a corresponding feature in MQTT. </w:t>
      </w:r>
      <w:r w:rsidDel="00000000" w:rsidR="00000000" w:rsidRPr="00000000">
        <w:rPr>
          <w:rFonts w:ascii="Arial" w:cs="Arial" w:eastAsia="Arial" w:hAnsi="Arial"/>
          <w:highlight w:val="yellow"/>
          <w:rtl w:val="0"/>
        </w:rPr>
        <w:t xml:space="preserve">If forwarded to an MQTT connection, PUBLISH WITHOUT SESSION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PUBLISH WITHOUT SESSION packet is generally sent to a Multicast Address.</w:t>
      </w:r>
    </w:p>
    <w:p w:rsidR="00000000" w:rsidDel="00000000" w:rsidP="00000000" w:rsidRDefault="00000000" w:rsidRPr="00000000" w14:paraId="00000AF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E">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F">
      <w:pPr>
        <w:pStyle w:val="Heading4"/>
        <w:ind w:left="0" w:right="4" w:firstLine="0"/>
        <w:rPr>
          <w:rFonts w:ascii="Arial" w:cs="Arial" w:eastAsia="Arial" w:hAnsi="Arial"/>
        </w:rPr>
      </w:pPr>
      <w:bookmarkStart w:colFirst="0" w:colLast="0" w:name="_heading=h.338fx5o" w:id="107"/>
      <w:bookmarkEnd w:id="107"/>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1">
      <w:pPr>
        <w:pStyle w:val="Heading4"/>
        <w:ind w:left="0" w:right="4" w:firstLine="0"/>
        <w:rPr>
          <w:rFonts w:ascii="Arial" w:cs="Arial" w:eastAsia="Arial" w:hAnsi="Arial"/>
        </w:rPr>
      </w:pPr>
      <w:bookmarkStart w:colFirst="0" w:colLast="0" w:name="_heading=h.1idq7dh" w:id="108"/>
      <w:bookmarkEnd w:id="108"/>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B02">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B0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04">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B05">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06">
      <w:pPr>
        <w:pStyle w:val="Heading4"/>
        <w:ind w:left="0" w:right="4" w:firstLine="0"/>
        <w:rPr>
          <w:rFonts w:ascii="Arial" w:cs="Arial" w:eastAsia="Arial" w:hAnsi="Arial"/>
        </w:rPr>
      </w:pPr>
      <w:bookmarkStart w:colFirst="0" w:colLast="0" w:name="_heading=h.42ddq1a" w:id="109"/>
      <w:bookmarkEnd w:id="109"/>
      <w:r w:rsidDel="00000000" w:rsidR="00000000" w:rsidRPr="00000000">
        <w:rPr>
          <w:rFonts w:ascii="Arial" w:cs="Arial" w:eastAsia="Arial" w:hAnsi="Arial"/>
          <w:rtl w:val="0"/>
        </w:rPr>
        <w:t xml:space="preserve">3.1.10.3 Topic Data</w:t>
      </w:r>
    </w:p>
    <w:p w:rsidR="00000000" w:rsidDel="00000000" w:rsidP="00000000" w:rsidRDefault="00000000" w:rsidRPr="00000000" w14:paraId="00000B0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8">
      <w:pPr>
        <w:pStyle w:val="Heading4"/>
        <w:ind w:left="0" w:right="4" w:firstLine="0"/>
        <w:rPr>
          <w:rFonts w:ascii="Arial" w:cs="Arial" w:eastAsia="Arial" w:hAnsi="Arial"/>
        </w:rPr>
      </w:pPr>
      <w:bookmarkStart w:colFirst="0" w:colLast="0" w:name="_heading=h.2hio093" w:id="110"/>
      <w:bookmarkEnd w:id="110"/>
      <w:r w:rsidDel="00000000" w:rsidR="00000000" w:rsidRPr="00000000">
        <w:rPr>
          <w:rFonts w:ascii="Arial" w:cs="Arial" w:eastAsia="Arial" w:hAnsi="Arial"/>
          <w:rtl w:val="0"/>
        </w:rPr>
        <w:t xml:space="preserve">3.1.10.4 Data</w:t>
      </w:r>
    </w:p>
    <w:p w:rsidR="00000000" w:rsidDel="00000000" w:rsidP="00000000" w:rsidRDefault="00000000" w:rsidRPr="00000000" w14:paraId="00000B09">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A">
      <w:pPr>
        <w:pStyle w:val="Heading3"/>
        <w:keepLines w:val="1"/>
        <w:spacing w:after="77" w:before="0" w:line="259" w:lineRule="auto"/>
        <w:ind w:left="0" w:firstLine="0"/>
        <w:rPr>
          <w:rFonts w:ascii="Arial" w:cs="Arial" w:eastAsia="Arial" w:hAnsi="Arial"/>
        </w:rPr>
      </w:pPr>
      <w:bookmarkStart w:colFirst="0" w:colLast="0" w:name="_heading=h.wnyagw" w:id="111"/>
      <w:bookmarkEnd w:id="111"/>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0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A">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9">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A">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8">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9">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8">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9">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7">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6">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7">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6">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7">
      <w:pPr>
        <w:pStyle w:val="Heading4"/>
        <w:ind w:left="0" w:right="4" w:firstLine="0"/>
        <w:rPr>
          <w:rFonts w:ascii="Arial" w:cs="Arial" w:eastAsia="Arial" w:hAnsi="Arial"/>
        </w:rPr>
      </w:pPr>
      <w:bookmarkStart w:colFirst="0" w:colLast="0" w:name="_heading=h.3gnlt4p" w:id="112"/>
      <w:bookmarkEnd w:id="112"/>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8">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9">
      <w:pPr>
        <w:pStyle w:val="Heading4"/>
        <w:ind w:left="0" w:right="4" w:firstLine="0"/>
        <w:rPr>
          <w:rFonts w:ascii="Arial" w:cs="Arial" w:eastAsia="Arial" w:hAnsi="Arial"/>
        </w:rPr>
      </w:pPr>
      <w:bookmarkStart w:colFirst="0" w:colLast="0" w:name="_heading=h.1vsw3ci" w:id="113"/>
      <w:bookmarkEnd w:id="113"/>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A">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B">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C">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9E">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9F">
      <w:pPr>
        <w:pStyle w:val="Heading4"/>
        <w:ind w:left="0" w:right="4" w:firstLine="0"/>
        <w:rPr>
          <w:rFonts w:ascii="Arial" w:cs="Arial" w:eastAsia="Arial" w:hAnsi="Arial"/>
        </w:rPr>
      </w:pPr>
      <w:bookmarkStart w:colFirst="0" w:colLast="0" w:name="_heading=h.4fsjm0b" w:id="114"/>
      <w:bookmarkEnd w:id="114"/>
      <w:r w:rsidDel="00000000" w:rsidR="00000000" w:rsidRPr="00000000">
        <w:rPr>
          <w:rFonts w:ascii="Arial" w:cs="Arial" w:eastAsia="Arial" w:hAnsi="Arial"/>
          <w:rtl w:val="0"/>
        </w:rPr>
        <w:t xml:space="preserve">3.1.11.3 Topic Data</w:t>
      </w:r>
    </w:p>
    <w:p w:rsidR="00000000" w:rsidDel="00000000" w:rsidP="00000000" w:rsidRDefault="00000000" w:rsidRPr="00000000" w14:paraId="00000BA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1">
      <w:pPr>
        <w:pStyle w:val="Heading4"/>
        <w:ind w:left="0" w:right="4" w:firstLine="0"/>
        <w:rPr>
          <w:rFonts w:ascii="Arial" w:cs="Arial" w:eastAsia="Arial" w:hAnsi="Arial"/>
        </w:rPr>
      </w:pPr>
      <w:bookmarkStart w:colFirst="0" w:colLast="0" w:name="_heading=h.2uxtw84" w:id="115"/>
      <w:bookmarkEnd w:id="115"/>
      <w:r w:rsidDel="00000000" w:rsidR="00000000" w:rsidRPr="00000000">
        <w:rPr>
          <w:rFonts w:ascii="Arial" w:cs="Arial" w:eastAsia="Arial" w:hAnsi="Arial"/>
          <w:rtl w:val="0"/>
        </w:rPr>
        <w:t xml:space="preserve">3.1.11.4 Data</w:t>
      </w:r>
    </w:p>
    <w:p w:rsidR="00000000" w:rsidDel="00000000" w:rsidP="00000000" w:rsidRDefault="00000000" w:rsidRPr="00000000" w14:paraId="00000BA2">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3">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BA4">
      <w:pPr>
        <w:pStyle w:val="Heading3"/>
        <w:keepLines w:val="1"/>
        <w:spacing w:after="77" w:before="0" w:line="259" w:lineRule="auto"/>
        <w:ind w:left="0" w:firstLine="0"/>
        <w:rPr>
          <w:rFonts w:ascii="Arial" w:cs="Arial" w:eastAsia="Arial" w:hAnsi="Arial"/>
        </w:rPr>
      </w:pPr>
      <w:bookmarkStart w:colFirst="0" w:colLast="0" w:name="_heading=h.1a346fx" w:id="116"/>
      <w:bookmarkEnd w:id="116"/>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p w:rsidR="00000000" w:rsidDel="00000000" w:rsidP="00000000" w:rsidRDefault="00000000" w:rsidRPr="00000000" w14:paraId="00000BA5">
      <w:pPr>
        <w:rPr>
          <w:rFonts w:ascii="Arial" w:cs="Arial" w:eastAsia="Arial" w:hAnsi="Arial"/>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5">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3">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6">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9">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0">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F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1">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0">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3F">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4F">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0">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C51">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C52">
      <w:pPr>
        <w:ind w:left="720" w:firstLine="0"/>
        <w:rPr>
          <w:rFonts w:ascii="Arial" w:cs="Arial" w:eastAsia="Arial" w:hAnsi="Arial"/>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r w:rsidDel="00000000" w:rsidR="00000000" w:rsidRPr="00000000">
        <w:rPr>
          <w:rtl w:val="0"/>
        </w:rPr>
      </w:r>
    </w:p>
    <w:p w:rsidR="00000000" w:rsidDel="00000000" w:rsidP="00000000" w:rsidRDefault="00000000" w:rsidRPr="00000000" w14:paraId="00000C53">
      <w:pPr>
        <w:pStyle w:val="Heading4"/>
        <w:ind w:left="0" w:right="4" w:firstLine="0"/>
        <w:rPr>
          <w:rFonts w:ascii="Arial" w:cs="Arial" w:eastAsia="Arial" w:hAnsi="Arial"/>
        </w:rPr>
      </w:pPr>
      <w:bookmarkStart w:colFirst="0" w:colLast="0" w:name="_heading=h.3u2rp3q" w:id="117"/>
      <w:bookmarkEnd w:id="117"/>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5">
      <w:pPr>
        <w:pStyle w:val="Heading4"/>
        <w:ind w:left="0" w:right="4" w:firstLine="0"/>
        <w:rPr>
          <w:rFonts w:ascii="Arial" w:cs="Arial" w:eastAsia="Arial" w:hAnsi="Arial"/>
        </w:rPr>
      </w:pPr>
      <w:bookmarkStart w:colFirst="0" w:colLast="0" w:name="_heading=h.2981zbj" w:id="118"/>
      <w:bookmarkEnd w:id="118"/>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6">
      <w:pPr>
        <w:ind w:right="4"/>
        <w:rPr>
          <w:rFonts w:ascii="Arial" w:cs="Arial" w:eastAsia="Arial" w:hAnsi="Arial"/>
        </w:rPr>
      </w:pPr>
      <w:bookmarkStart w:colFirst="0" w:colLast="0" w:name="_heading=h.odc9jc" w:id="119"/>
      <w:bookmarkEnd w:id="119"/>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7">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w:t>
      </w:r>
      <w:sdt>
        <w:sdtPr>
          <w:tag w:val="goog_rdk_93"/>
        </w:sdtPr>
        <w:sdtContent>
          <w:commentRangeStart w:id="32"/>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to “0b00” for QoS 0, “0b01” for QoS 1, “0b10” for QoS 2, and “0b11” for QoS -1. 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C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 </w:t>
      </w:r>
    </w:p>
    <w:p w:rsidR="00000000" w:rsidDel="00000000" w:rsidP="00000000" w:rsidRDefault="00000000" w:rsidRPr="00000000" w14:paraId="00000C5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1nia2ey" w:id="120"/>
      <w:bookmarkEnd w:id="120"/>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5E">
      <w:pPr>
        <w:pStyle w:val="Heading4"/>
        <w:ind w:left="0" w:right="4" w:firstLine="0"/>
        <w:rPr>
          <w:rFonts w:ascii="Arial" w:cs="Arial" w:eastAsia="Arial" w:hAnsi="Arial"/>
        </w:rPr>
      </w:pPr>
      <w:bookmarkStart w:colFirst="0" w:colLast="0" w:name="_heading=h.47hxl2r" w:id="121"/>
      <w:bookmarkEnd w:id="121"/>
      <w:r w:rsidDel="00000000" w:rsidR="00000000" w:rsidRPr="00000000">
        <w:rPr>
          <w:rFonts w:ascii="Arial" w:cs="Arial" w:eastAsia="Arial" w:hAnsi="Arial"/>
          <w:rtl w:val="0"/>
        </w:rPr>
        <w:t xml:space="preserve">3.1.12.5 Topic Data</w:t>
      </w:r>
    </w:p>
    <w:p w:rsidR="00000000" w:rsidDel="00000000" w:rsidP="00000000" w:rsidRDefault="00000000" w:rsidRPr="00000000" w14:paraId="00000C5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60">
      <w:pPr>
        <w:pStyle w:val="Heading4"/>
        <w:ind w:left="0" w:right="4" w:firstLine="0"/>
        <w:rPr>
          <w:rFonts w:ascii="Arial" w:cs="Arial" w:eastAsia="Arial" w:hAnsi="Arial"/>
        </w:rPr>
      </w:pPr>
      <w:bookmarkStart w:colFirst="0" w:colLast="0" w:name="_heading=h.2mn7vak" w:id="122"/>
      <w:bookmarkEnd w:id="122"/>
      <w:r w:rsidDel="00000000" w:rsidR="00000000" w:rsidRPr="00000000">
        <w:rPr>
          <w:rFonts w:ascii="Arial" w:cs="Arial" w:eastAsia="Arial" w:hAnsi="Arial"/>
          <w:rtl w:val="0"/>
        </w:rPr>
        <w:t xml:space="preserve">3.1.12.6 Data</w:t>
      </w:r>
    </w:p>
    <w:p w:rsidR="00000000" w:rsidDel="00000000" w:rsidP="00000000" w:rsidRDefault="00000000" w:rsidRPr="00000000" w14:paraId="00000C6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62">
      <w:pPr>
        <w:pStyle w:val="Heading3"/>
        <w:keepLines w:val="1"/>
        <w:spacing w:after="77" w:before="0" w:line="259" w:lineRule="auto"/>
        <w:ind w:left="0" w:firstLine="0"/>
        <w:rPr>
          <w:rFonts w:ascii="Arial" w:cs="Arial" w:eastAsia="Arial" w:hAnsi="Arial"/>
        </w:rPr>
      </w:pPr>
      <w:bookmarkStart w:colFirst="0" w:colLast="0" w:name="_heading=h.11si5id" w:id="123"/>
      <w:bookmarkEnd w:id="123"/>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6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6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6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6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6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6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6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6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6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6C">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6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75">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7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7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7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87">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8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90">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91">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9A">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9B">
      <w:pPr>
        <w:pStyle w:val="Heading4"/>
        <w:ind w:left="0" w:right="4" w:firstLine="0"/>
        <w:rPr>
          <w:rFonts w:ascii="Arial" w:cs="Arial" w:eastAsia="Arial" w:hAnsi="Arial"/>
        </w:rPr>
      </w:pPr>
      <w:bookmarkStart w:colFirst="0" w:colLast="0" w:name="_heading=h.3ls5o66" w:id="124"/>
      <w:bookmarkEnd w:id="124"/>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9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9D">
      <w:pPr>
        <w:pStyle w:val="Heading4"/>
        <w:ind w:left="0" w:right="4" w:firstLine="0"/>
        <w:rPr>
          <w:rFonts w:ascii="Arial" w:cs="Arial" w:eastAsia="Arial" w:hAnsi="Arial"/>
        </w:rPr>
      </w:pPr>
      <w:bookmarkStart w:colFirst="0" w:colLast="0" w:name="_heading=h.20xfydz" w:id="125"/>
      <w:bookmarkEnd w:id="125"/>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9E">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9F">
      <w:pPr>
        <w:pStyle w:val="Heading4"/>
        <w:ind w:left="0" w:right="4" w:firstLine="0"/>
        <w:rPr>
          <w:rFonts w:ascii="Arial" w:cs="Arial" w:eastAsia="Arial" w:hAnsi="Arial"/>
        </w:rPr>
      </w:pPr>
      <w:bookmarkStart w:colFirst="0" w:colLast="0" w:name="_heading=h.4kx3h1s" w:id="126"/>
      <w:bookmarkEnd w:id="126"/>
      <w:r w:rsidDel="00000000" w:rsidR="00000000" w:rsidRPr="00000000">
        <w:rPr>
          <w:rFonts w:ascii="Arial" w:cs="Arial" w:eastAsia="Arial" w:hAnsi="Arial"/>
          <w:rtl w:val="0"/>
        </w:rPr>
        <w:t xml:space="preserve">3.1.13.3 Reason Code</w:t>
      </w:r>
    </w:p>
    <w:p w:rsidR="00000000" w:rsidDel="00000000" w:rsidP="00000000" w:rsidRDefault="00000000" w:rsidRPr="00000000" w14:paraId="00000CA0">
      <w:pPr>
        <w:spacing w:after="174" w:before="0" w:line="248.00000000000006" w:lineRule="auto"/>
        <w:ind w:right="4"/>
        <w:jc w:val="both"/>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r w:rsidDel="00000000" w:rsidR="00000000" w:rsidRPr="00000000">
        <w:rPr>
          <w:rtl w:val="0"/>
        </w:rPr>
      </w:r>
    </w:p>
    <w:p w:rsidR="00000000" w:rsidDel="00000000" w:rsidP="00000000" w:rsidRDefault="00000000" w:rsidRPr="00000000" w14:paraId="00000CA1">
      <w:pPr>
        <w:pStyle w:val="Heading3"/>
        <w:keepLines w:val="1"/>
        <w:spacing w:after="109" w:before="0" w:line="259" w:lineRule="auto"/>
        <w:ind w:left="0" w:right="4" w:firstLine="0"/>
        <w:rPr>
          <w:rFonts w:ascii="Arial" w:cs="Arial" w:eastAsia="Arial" w:hAnsi="Arial"/>
        </w:rPr>
      </w:pPr>
      <w:bookmarkStart w:colFirst="0" w:colLast="0" w:name="_heading=h.302dr9l" w:id="127"/>
      <w:bookmarkEnd w:id="127"/>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A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A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A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A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A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A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A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A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B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B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C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C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C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D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D9">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DA">
      <w:pPr>
        <w:pStyle w:val="Heading4"/>
        <w:ind w:left="0" w:right="4" w:firstLine="0"/>
        <w:rPr>
          <w:rFonts w:ascii="Arial" w:cs="Arial" w:eastAsia="Arial" w:hAnsi="Arial"/>
        </w:rPr>
      </w:pPr>
      <w:bookmarkStart w:colFirst="0" w:colLast="0" w:name="_heading=h.1f7o1he" w:id="128"/>
      <w:bookmarkEnd w:id="128"/>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D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C">
      <w:pPr>
        <w:pStyle w:val="Heading4"/>
        <w:ind w:left="0" w:right="4" w:firstLine="0"/>
        <w:rPr>
          <w:rFonts w:ascii="Arial" w:cs="Arial" w:eastAsia="Arial" w:hAnsi="Arial"/>
        </w:rPr>
      </w:pPr>
      <w:bookmarkStart w:colFirst="0" w:colLast="0" w:name="_heading=h.3z7bk57" w:id="129"/>
      <w:bookmarkEnd w:id="129"/>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CD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E">
      <w:pPr>
        <w:pStyle w:val="Heading4"/>
        <w:ind w:left="0" w:right="4" w:firstLine="0"/>
        <w:rPr>
          <w:rFonts w:ascii="Arial" w:cs="Arial" w:eastAsia="Arial" w:hAnsi="Arial"/>
        </w:rPr>
      </w:pPr>
      <w:bookmarkStart w:colFirst="0" w:colLast="0" w:name="_heading=h.e5jf58hkzqw8" w:id="130"/>
      <w:bookmarkEnd w:id="130"/>
      <w:r w:rsidDel="00000000" w:rsidR="00000000" w:rsidRPr="00000000">
        <w:rPr>
          <w:rFonts w:ascii="Arial" w:cs="Arial" w:eastAsia="Arial" w:hAnsi="Arial"/>
          <w:rtl w:val="0"/>
        </w:rPr>
        <w:t xml:space="preserve">3.1.14.3 Reason Code</w:t>
      </w:r>
    </w:p>
    <w:p w:rsidR="00000000" w:rsidDel="00000000" w:rsidP="00000000" w:rsidRDefault="00000000" w:rsidRPr="00000000" w14:paraId="00000CD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E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E1">
      <w:pPr>
        <w:pStyle w:val="Heading3"/>
        <w:keepLines w:val="1"/>
        <w:spacing w:after="109" w:before="0" w:line="259" w:lineRule="auto"/>
        <w:ind w:left="0" w:right="4" w:firstLine="0"/>
        <w:rPr>
          <w:rFonts w:ascii="Arial" w:cs="Arial" w:eastAsia="Arial" w:hAnsi="Arial"/>
        </w:rPr>
      </w:pPr>
      <w:bookmarkStart w:colFirst="0" w:colLast="0" w:name="_heading=h.2eclud0" w:id="131"/>
      <w:bookmarkEnd w:id="131"/>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E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E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E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E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E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E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E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F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0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0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1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19">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1A">
      <w:pPr>
        <w:pStyle w:val="Heading4"/>
        <w:ind w:left="0" w:right="4" w:firstLine="0"/>
        <w:rPr>
          <w:rFonts w:ascii="Arial" w:cs="Arial" w:eastAsia="Arial" w:hAnsi="Arial"/>
        </w:rPr>
      </w:pPr>
      <w:bookmarkStart w:colFirst="0" w:colLast="0" w:name="_heading=h.thw4kt" w:id="132"/>
      <w:bookmarkEnd w:id="132"/>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1B">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C">
      <w:pPr>
        <w:pStyle w:val="Heading4"/>
        <w:ind w:left="0" w:right="4" w:firstLine="0"/>
        <w:rPr>
          <w:rFonts w:ascii="Arial" w:cs="Arial" w:eastAsia="Arial" w:hAnsi="Arial"/>
        </w:rPr>
      </w:pPr>
      <w:bookmarkStart w:colFirst="0" w:colLast="0" w:name="_heading=h.3dhjn8m" w:id="133"/>
      <w:bookmarkEnd w:id="133"/>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1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E">
      <w:pPr>
        <w:pStyle w:val="Heading4"/>
        <w:ind w:left="0" w:right="4" w:firstLine="0"/>
        <w:rPr>
          <w:rFonts w:ascii="Arial" w:cs="Arial" w:eastAsia="Arial" w:hAnsi="Arial"/>
        </w:rPr>
      </w:pPr>
      <w:bookmarkStart w:colFirst="0" w:colLast="0" w:name="_heading=h.o7qegribw1em" w:id="134"/>
      <w:bookmarkEnd w:id="134"/>
      <w:r w:rsidDel="00000000" w:rsidR="00000000" w:rsidRPr="00000000">
        <w:rPr>
          <w:rFonts w:ascii="Arial" w:cs="Arial" w:eastAsia="Arial" w:hAnsi="Arial"/>
          <w:rtl w:val="0"/>
        </w:rPr>
        <w:t xml:space="preserve">3.1.15.3 Reason Code</w:t>
      </w:r>
    </w:p>
    <w:p w:rsidR="00000000" w:rsidDel="00000000" w:rsidP="00000000" w:rsidRDefault="00000000" w:rsidRPr="00000000" w14:paraId="00000D1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20">
      <w:pPr>
        <w:pStyle w:val="Heading3"/>
        <w:keepLines w:val="1"/>
        <w:spacing w:after="109" w:before="0" w:line="259" w:lineRule="auto"/>
        <w:ind w:left="0" w:right="4" w:firstLine="0"/>
        <w:rPr>
          <w:rFonts w:ascii="Arial" w:cs="Arial" w:eastAsia="Arial" w:hAnsi="Arial"/>
        </w:rPr>
      </w:pPr>
      <w:bookmarkStart w:colFirst="0" w:colLast="0" w:name="_heading=h.1smtxgf" w:id="135"/>
      <w:bookmarkEnd w:id="135"/>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2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2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2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2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2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3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3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4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46">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58">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59">
      <w:pPr>
        <w:pStyle w:val="Heading4"/>
        <w:ind w:left="0" w:right="4" w:firstLine="0"/>
        <w:rPr>
          <w:rFonts w:ascii="Arial" w:cs="Arial" w:eastAsia="Arial" w:hAnsi="Arial"/>
        </w:rPr>
      </w:pPr>
      <w:bookmarkStart w:colFirst="0" w:colLast="0" w:name="_heading=h.4cmhg48" w:id="136"/>
      <w:bookmarkEnd w:id="136"/>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5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B">
      <w:pPr>
        <w:pStyle w:val="Heading4"/>
        <w:ind w:left="0" w:right="4" w:firstLine="0"/>
        <w:rPr>
          <w:rFonts w:ascii="Arial" w:cs="Arial" w:eastAsia="Arial" w:hAnsi="Arial"/>
        </w:rPr>
      </w:pPr>
      <w:bookmarkStart w:colFirst="0" w:colLast="0" w:name="_heading=h.2rrrqc1" w:id="137"/>
      <w:bookmarkEnd w:id="137"/>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5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D">
      <w:pPr>
        <w:pStyle w:val="Heading4"/>
        <w:ind w:left="0" w:right="4" w:firstLine="0"/>
        <w:rPr>
          <w:rFonts w:ascii="Arial" w:cs="Arial" w:eastAsia="Arial" w:hAnsi="Arial"/>
        </w:rPr>
      </w:pPr>
      <w:bookmarkStart w:colFirst="0" w:colLast="0" w:name="_heading=h.j9ce9nedlrkd" w:id="138"/>
      <w:bookmarkEnd w:id="138"/>
      <w:r w:rsidDel="00000000" w:rsidR="00000000" w:rsidRPr="00000000">
        <w:rPr>
          <w:rFonts w:ascii="Arial" w:cs="Arial" w:eastAsia="Arial" w:hAnsi="Arial"/>
          <w:rtl w:val="0"/>
        </w:rPr>
        <w:t xml:space="preserve">3.1.16.3 Reason Code</w:t>
      </w:r>
    </w:p>
    <w:p w:rsidR="00000000" w:rsidDel="00000000" w:rsidP="00000000" w:rsidRDefault="00000000" w:rsidRPr="00000000" w14:paraId="00000D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5F">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60">
      <w:pPr>
        <w:pStyle w:val="Heading3"/>
        <w:keepLines w:val="1"/>
        <w:spacing w:after="118" w:before="0" w:line="259" w:lineRule="auto"/>
        <w:ind w:left="0" w:firstLine="0"/>
        <w:rPr>
          <w:rFonts w:ascii="Arial" w:cs="Arial" w:eastAsia="Arial" w:hAnsi="Arial"/>
        </w:rPr>
      </w:pPr>
      <w:bookmarkStart w:colFirst="0" w:colLast="0" w:name="_heading=h.16x20ju" w:id="139"/>
      <w:bookmarkEnd w:id="139"/>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6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6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6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6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6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6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6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F">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7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7D">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7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8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8C">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9A">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9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9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9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A1">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A3">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A6">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A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A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B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B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B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B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C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C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D4">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D5">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D9">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DD">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DE">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E3">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E4">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F2">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F3">
      <w:pPr>
        <w:pStyle w:val="Heading4"/>
        <w:ind w:left="0" w:firstLine="0"/>
        <w:rPr>
          <w:rFonts w:ascii="Arial" w:cs="Arial" w:eastAsia="Arial" w:hAnsi="Arial"/>
        </w:rPr>
      </w:pPr>
      <w:bookmarkStart w:colFirst="0" w:colLast="0" w:name="_heading=h.3qwpj7n" w:id="140"/>
      <w:bookmarkEnd w:id="140"/>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F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F5">
      <w:pPr>
        <w:pStyle w:val="Heading4"/>
        <w:ind w:left="0" w:firstLine="0"/>
        <w:rPr>
          <w:rFonts w:ascii="Arial" w:cs="Arial" w:eastAsia="Arial" w:hAnsi="Arial"/>
        </w:rPr>
      </w:pPr>
      <w:bookmarkStart w:colFirst="0" w:colLast="0" w:name="_heading=h.261ztfg" w:id="141"/>
      <w:bookmarkEnd w:id="141"/>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F6">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F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F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F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F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00">
      <w:pPr>
        <w:pStyle w:val="Heading4"/>
        <w:ind w:left="0" w:right="4" w:firstLine="0"/>
        <w:rPr>
          <w:rFonts w:ascii="Arial" w:cs="Arial" w:eastAsia="Arial" w:hAnsi="Arial"/>
        </w:rPr>
      </w:pPr>
      <w:bookmarkStart w:colFirst="0" w:colLast="0" w:name="_heading=h.l7a3n9" w:id="142"/>
      <w:bookmarkEnd w:id="142"/>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0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02">
      <w:pPr>
        <w:pStyle w:val="Heading4"/>
        <w:ind w:left="0" w:right="4" w:firstLine="0"/>
        <w:rPr>
          <w:rFonts w:ascii="Arial" w:cs="Arial" w:eastAsia="Arial" w:hAnsi="Arial"/>
        </w:rPr>
      </w:pPr>
      <w:bookmarkStart w:colFirst="0" w:colLast="0" w:name="_heading=h.356xmb2" w:id="143"/>
      <w:bookmarkEnd w:id="143"/>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0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04">
      <w:pPr>
        <w:pStyle w:val="Heading3"/>
        <w:keepLines w:val="1"/>
        <w:spacing w:after="77" w:before="0" w:line="259" w:lineRule="auto"/>
        <w:ind w:left="0" w:firstLine="0"/>
        <w:rPr>
          <w:rFonts w:ascii="Arial" w:cs="Arial" w:eastAsia="Arial" w:hAnsi="Arial"/>
        </w:rPr>
      </w:pPr>
      <w:bookmarkStart w:colFirst="0" w:colLast="0" w:name="_heading=h.1kc7wiv" w:id="144"/>
      <w:bookmarkEnd w:id="144"/>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0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0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0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0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0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0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0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0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1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13">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1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21">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2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2F">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30">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3E">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F">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4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42">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4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4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4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A">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4B">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4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4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5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5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5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5D">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6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6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7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7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8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8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9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95">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A3">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A4">
      <w:pPr>
        <w:pStyle w:val="Heading4"/>
        <w:ind w:left="0" w:right="4" w:firstLine="0"/>
        <w:rPr>
          <w:rFonts w:ascii="Arial" w:cs="Arial" w:eastAsia="Arial" w:hAnsi="Arial"/>
        </w:rPr>
      </w:pPr>
      <w:bookmarkStart w:colFirst="0" w:colLast="0" w:name="_heading=h.44bvf6o" w:id="145"/>
      <w:bookmarkEnd w:id="14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A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A6">
      <w:pPr>
        <w:pStyle w:val="Heading4"/>
        <w:ind w:left="0" w:right="4" w:firstLine="0"/>
        <w:rPr>
          <w:rFonts w:ascii="Arial" w:cs="Arial" w:eastAsia="Arial" w:hAnsi="Arial"/>
        </w:rPr>
      </w:pPr>
      <w:bookmarkStart w:colFirst="0" w:colLast="0" w:name="_heading=h.2jh5peh" w:id="146"/>
      <w:bookmarkEnd w:id="146"/>
      <w:r w:rsidDel="00000000" w:rsidR="00000000" w:rsidRPr="00000000">
        <w:rPr>
          <w:rFonts w:ascii="Arial" w:cs="Arial" w:eastAsia="Arial" w:hAnsi="Arial"/>
          <w:rtl w:val="0"/>
        </w:rPr>
        <w:t xml:space="preserve">3.1.18.2 Flags</w:t>
      </w:r>
    </w:p>
    <w:p w:rsidR="00000000" w:rsidDel="00000000" w:rsidP="00000000" w:rsidRDefault="00000000" w:rsidRPr="00000000" w14:paraId="00000EA7">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94"/>
        </w:sdtPr>
        <w:sdtContent>
          <w:commentRangeStart w:id="3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33"/>
      <w:r w:rsidDel="00000000" w:rsidR="00000000" w:rsidRPr="00000000">
        <w:commentReference w:id="3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A9">
      <w:pPr>
        <w:pStyle w:val="Heading4"/>
        <w:ind w:left="0" w:right="4" w:firstLine="0"/>
        <w:rPr>
          <w:rFonts w:ascii="Arial" w:cs="Arial" w:eastAsia="Arial" w:hAnsi="Arial"/>
        </w:rPr>
      </w:pPr>
      <w:bookmarkStart w:colFirst="0" w:colLast="0" w:name="_heading=h.ymfzma" w:id="147"/>
      <w:bookmarkEnd w:id="147"/>
      <w:r w:rsidDel="00000000" w:rsidR="00000000" w:rsidRPr="00000000">
        <w:rPr>
          <w:rFonts w:ascii="Arial" w:cs="Arial" w:eastAsia="Arial" w:hAnsi="Arial"/>
          <w:rtl w:val="0"/>
        </w:rPr>
        <w:t xml:space="preserve">3.1.18.3 Topic Data</w:t>
      </w:r>
    </w:p>
    <w:p w:rsidR="00000000" w:rsidDel="00000000" w:rsidP="00000000" w:rsidRDefault="00000000" w:rsidRPr="00000000" w14:paraId="00000EAA">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95"/>
        </w:sdtPr>
        <w:sdtContent>
          <w:ins w:author="davide.lenzarini@u-blox.com" w:id="3" w:date="2024-03-20T08:37:30Z">
            <w:r w:rsidDel="00000000" w:rsidR="00000000" w:rsidRPr="00000000">
              <w:rPr>
                <w:rFonts w:ascii="Arial" w:cs="Arial" w:eastAsia="Arial" w:hAnsi="Arial"/>
                <w:rtl w:val="0"/>
              </w:rPr>
              <w:t xml:space="preserve">returned Topic Data</w:t>
            </w:r>
          </w:ins>
        </w:sdtContent>
      </w:sdt>
      <w:sdt>
        <w:sdtPr>
          <w:tag w:val="goog_rdk_96"/>
        </w:sdtPr>
        <w:sdtContent>
          <w:del w:author="davide.lenzarini@u-blox.com" w:id="3"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97"/>
        </w:sdtPr>
        <w:sdtContent>
          <w:commentRangeStart w:id="34"/>
        </w:sdtContent>
      </w:sdt>
      <w:r w:rsidDel="00000000" w:rsidR="00000000" w:rsidRPr="00000000">
        <w:rPr>
          <w:rFonts w:ascii="Arial" w:cs="Arial" w:eastAsia="Arial" w:hAnsi="Arial"/>
          <w:rtl w:val="0"/>
        </w:rPr>
        <w:t xml:space="preserve">not relevant</w:t>
      </w:r>
      <w:sdt>
        <w:sdtPr>
          <w:tag w:val="goog_rdk_98"/>
        </w:sdtPr>
        <w:sdtContent>
          <w:ins w:author="davide.lenzarini@u-blox.com" w:id="4"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34"/>
      <w:r w:rsidDel="00000000" w:rsidR="00000000" w:rsidRPr="00000000">
        <w:commentReference w:id="34"/>
      </w:r>
      <w:r w:rsidDel="00000000" w:rsidR="00000000" w:rsidRPr="00000000">
        <w:rPr>
          <w:rFonts w:ascii="Arial" w:cs="Arial" w:eastAsia="Arial" w:hAnsi="Arial"/>
          <w:rtl w:val="0"/>
        </w:rPr>
        <w:t xml:space="preserve">)</w:t>
      </w:r>
    </w:p>
    <w:p w:rsidR="00000000" w:rsidDel="00000000" w:rsidP="00000000" w:rsidRDefault="00000000" w:rsidRPr="00000000" w14:paraId="00000EAB">
      <w:pPr>
        <w:pStyle w:val="Heading4"/>
        <w:ind w:left="0" w:right="4" w:firstLine="0"/>
        <w:rPr>
          <w:rFonts w:ascii="Arial" w:cs="Arial" w:eastAsia="Arial" w:hAnsi="Arial"/>
        </w:rPr>
      </w:pPr>
      <w:bookmarkStart w:colFirst="0" w:colLast="0" w:name="_heading=h.3im3ia3" w:id="148"/>
      <w:bookmarkEnd w:id="14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A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AD">
      <w:pPr>
        <w:pStyle w:val="Heading4"/>
        <w:ind w:left="0" w:right="4" w:firstLine="0"/>
        <w:rPr>
          <w:rFonts w:ascii="Arial" w:cs="Arial" w:eastAsia="Arial" w:hAnsi="Arial"/>
        </w:rPr>
      </w:pPr>
      <w:bookmarkStart w:colFirst="0" w:colLast="0" w:name="_heading=h.1xrdshw" w:id="149"/>
      <w:bookmarkEnd w:id="14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A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AF">
      <w:pPr>
        <w:pStyle w:val="Heading3"/>
        <w:keepLines w:val="1"/>
        <w:spacing w:after="118" w:before="0" w:line="259" w:lineRule="auto"/>
        <w:ind w:left="0" w:firstLine="0"/>
        <w:rPr>
          <w:rFonts w:ascii="Arial" w:cs="Arial" w:eastAsia="Arial" w:hAnsi="Arial"/>
        </w:rPr>
      </w:pPr>
      <w:bookmarkStart w:colFirst="0" w:colLast="0" w:name="_heading=h.4hr1b5p" w:id="150"/>
      <w:bookmarkEnd w:id="150"/>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B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B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B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B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B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B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B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B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B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B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C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C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C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D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DE">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ED">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0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0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0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0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0B">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0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1A">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1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29">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2A">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32">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33">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34">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39">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3A">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49">
      <w:pPr>
        <w:spacing w:after="119" w:lineRule="auto"/>
        <w:ind w:left="-5" w:right="990" w:firstLine="0"/>
        <w:rPr>
          <w:rFonts w:ascii="Arial" w:cs="Arial" w:eastAsia="Arial" w:hAnsi="Arial"/>
        </w:rPr>
      </w:pPr>
      <w:bookmarkStart w:colFirst="0" w:colLast="0" w:name="_heading=h.2wwbldi" w:id="151"/>
      <w:bookmarkEnd w:id="15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4A">
      <w:pPr>
        <w:pStyle w:val="Heading4"/>
        <w:ind w:left="0" w:firstLine="0"/>
        <w:rPr>
          <w:rFonts w:ascii="Arial" w:cs="Arial" w:eastAsia="Arial" w:hAnsi="Arial"/>
        </w:rPr>
      </w:pPr>
      <w:bookmarkStart w:colFirst="0" w:colLast="0" w:name="_heading=h.1c1lvlb" w:id="152"/>
      <w:bookmarkEnd w:id="15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4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4C">
      <w:pPr>
        <w:pStyle w:val="Heading4"/>
        <w:ind w:left="0" w:right="4" w:firstLine="0"/>
        <w:rPr>
          <w:rFonts w:ascii="Arial" w:cs="Arial" w:eastAsia="Arial" w:hAnsi="Arial"/>
        </w:rPr>
      </w:pPr>
      <w:bookmarkStart w:colFirst="0" w:colLast="0" w:name="_heading=h.3w19e94" w:id="153"/>
      <w:bookmarkEnd w:id="15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4D">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4E">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50">
      <w:pPr>
        <w:pStyle w:val="Heading4"/>
        <w:ind w:left="0" w:right="4" w:firstLine="0"/>
        <w:rPr>
          <w:rFonts w:ascii="Arial" w:cs="Arial" w:eastAsia="Arial" w:hAnsi="Arial"/>
        </w:rPr>
      </w:pPr>
      <w:bookmarkStart w:colFirst="0" w:colLast="0" w:name="_heading=h.2b6jogx" w:id="154"/>
      <w:bookmarkEnd w:id="15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5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52">
      <w:pPr>
        <w:pStyle w:val="Heading4"/>
        <w:ind w:left="0" w:right="4" w:firstLine="0"/>
        <w:rPr>
          <w:rFonts w:ascii="Arial" w:cs="Arial" w:eastAsia="Arial" w:hAnsi="Arial"/>
        </w:rPr>
      </w:pPr>
      <w:bookmarkStart w:colFirst="0" w:colLast="0" w:name="_heading=h.qbtyoq" w:id="155"/>
      <w:bookmarkEnd w:id="15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5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54">
      <w:pPr>
        <w:pStyle w:val="Heading3"/>
        <w:keepLines w:val="1"/>
        <w:spacing w:after="48" w:before="0" w:line="259" w:lineRule="auto"/>
        <w:ind w:left="0" w:right="4" w:firstLine="0"/>
        <w:rPr>
          <w:rFonts w:ascii="Arial" w:cs="Arial" w:eastAsia="Arial" w:hAnsi="Arial"/>
        </w:rPr>
      </w:pPr>
      <w:bookmarkStart w:colFirst="0" w:colLast="0" w:name="_heading=h.3abhhcj" w:id="156"/>
      <w:bookmarkEnd w:id="156"/>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5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5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5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5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5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5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5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5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5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5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6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6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7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71">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79">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7A">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82">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83">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8C">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8D">
      <w:pPr>
        <w:pStyle w:val="Heading4"/>
        <w:ind w:left="0" w:right="4" w:firstLine="0"/>
        <w:rPr>
          <w:rFonts w:ascii="Arial" w:cs="Arial" w:eastAsia="Arial" w:hAnsi="Arial"/>
        </w:rPr>
      </w:pPr>
      <w:bookmarkStart w:colFirst="0" w:colLast="0" w:name="_heading=h.1pgrrkc" w:id="157"/>
      <w:bookmarkEnd w:id="157"/>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8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F">
      <w:pPr>
        <w:pStyle w:val="Heading4"/>
        <w:ind w:left="0" w:right="4" w:firstLine="0"/>
        <w:rPr>
          <w:rFonts w:ascii="Arial" w:cs="Arial" w:eastAsia="Arial" w:hAnsi="Arial"/>
        </w:rPr>
      </w:pPr>
      <w:bookmarkStart w:colFirst="0" w:colLast="0" w:name="_heading=h.49gfa85" w:id="158"/>
      <w:bookmarkEnd w:id="158"/>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90">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91">
      <w:pPr>
        <w:pStyle w:val="Heading4"/>
        <w:ind w:left="0" w:right="4" w:firstLine="0"/>
        <w:rPr>
          <w:rFonts w:ascii="Arial" w:cs="Arial" w:eastAsia="Arial" w:hAnsi="Arial"/>
        </w:rPr>
      </w:pPr>
      <w:bookmarkStart w:colFirst="0" w:colLast="0" w:name="_heading=h.2olpkfy" w:id="159"/>
      <w:bookmarkEnd w:id="159"/>
      <w:r w:rsidDel="00000000" w:rsidR="00000000" w:rsidRPr="00000000">
        <w:rPr>
          <w:rFonts w:ascii="Arial" w:cs="Arial" w:eastAsia="Arial" w:hAnsi="Arial"/>
          <w:rtl w:val="0"/>
        </w:rPr>
        <w:t xml:space="preserve">3.1.20.3 Reason Code</w:t>
      </w:r>
    </w:p>
    <w:p w:rsidR="00000000" w:rsidDel="00000000" w:rsidP="00000000" w:rsidRDefault="00000000" w:rsidRPr="00000000" w14:paraId="00000F92">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93">
      <w:pPr>
        <w:pStyle w:val="Heading3"/>
        <w:keepLines w:val="1"/>
        <w:spacing w:after="77" w:before="0" w:line="259" w:lineRule="auto"/>
        <w:ind w:left="0" w:firstLine="0"/>
        <w:rPr>
          <w:rFonts w:ascii="Arial" w:cs="Arial" w:eastAsia="Arial" w:hAnsi="Arial"/>
        </w:rPr>
      </w:pPr>
      <w:bookmarkStart w:colFirst="0" w:colLast="0" w:name="_heading=h.13qzunr" w:id="160"/>
      <w:bookmarkEnd w:id="160"/>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9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9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9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9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9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A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B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C1">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0FC2">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CB">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CC">
      <w:pPr>
        <w:pStyle w:val="Heading4"/>
        <w:ind w:left="0" w:right="4" w:firstLine="0"/>
        <w:rPr>
          <w:rFonts w:ascii="Arial" w:cs="Arial" w:eastAsia="Arial" w:hAnsi="Arial"/>
        </w:rPr>
      </w:pPr>
      <w:bookmarkStart w:colFirst="0" w:colLast="0" w:name="_heading=h.3nqndbk" w:id="161"/>
      <w:bookmarkEnd w:id="161"/>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C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CE">
      <w:pPr>
        <w:pStyle w:val="Heading4"/>
        <w:ind w:left="0" w:firstLine="0"/>
        <w:rPr>
          <w:rFonts w:ascii="Arial" w:cs="Arial" w:eastAsia="Arial" w:hAnsi="Arial"/>
        </w:rPr>
      </w:pPr>
      <w:bookmarkStart w:colFirst="0" w:colLast="0" w:name="_heading=h.sqbpplpqb01e" w:id="162"/>
      <w:bookmarkEnd w:id="162"/>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FC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FD0">
      <w:pPr>
        <w:pStyle w:val="Heading4"/>
        <w:ind w:left="0" w:right="4" w:firstLine="0"/>
        <w:rPr>
          <w:rFonts w:ascii="Arial" w:cs="Arial" w:eastAsia="Arial" w:hAnsi="Arial"/>
        </w:rPr>
      </w:pPr>
      <w:bookmarkStart w:colFirst="0" w:colLast="0" w:name="_heading=h.22vxnjd" w:id="163"/>
      <w:bookmarkEnd w:id="163"/>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0FD1">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0FD2">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D3">
      <w:pPr>
        <w:pStyle w:val="Heading3"/>
        <w:keepLines w:val="1"/>
        <w:spacing w:after="77" w:before="0" w:line="259" w:lineRule="auto"/>
        <w:ind w:left="0" w:right="4" w:firstLine="0"/>
        <w:rPr>
          <w:rFonts w:ascii="Arial" w:cs="Arial" w:eastAsia="Arial" w:hAnsi="Arial"/>
        </w:rPr>
      </w:pPr>
      <w:bookmarkStart w:colFirst="0" w:colLast="0" w:name="_heading=h.i17xr6" w:id="164"/>
      <w:bookmarkEnd w:id="164"/>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D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D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D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D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E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1">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02">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0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100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0D">
      <w:pPr>
        <w:pStyle w:val="Heading4"/>
        <w:ind w:left="0" w:right="4" w:firstLine="0"/>
        <w:rPr>
          <w:rFonts w:ascii="Arial" w:cs="Arial" w:eastAsia="Arial" w:hAnsi="Arial"/>
        </w:rPr>
      </w:pPr>
      <w:bookmarkStart w:colFirst="0" w:colLast="0" w:name="_heading=h.320vgez" w:id="165"/>
      <w:bookmarkEnd w:id="165"/>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0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0F">
      <w:pPr>
        <w:pStyle w:val="Heading4"/>
        <w:ind w:left="0" w:firstLine="0"/>
        <w:rPr>
          <w:rFonts w:ascii="Arial" w:cs="Arial" w:eastAsia="Arial" w:hAnsi="Arial"/>
        </w:rPr>
      </w:pPr>
      <w:bookmarkStart w:colFirst="0" w:colLast="0" w:name="_heading=h.fodwg3l5deju" w:id="166"/>
      <w:bookmarkEnd w:id="166"/>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10">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11">
      <w:pPr>
        <w:pStyle w:val="Heading4"/>
        <w:ind w:left="0" w:right="4" w:firstLine="0"/>
        <w:rPr>
          <w:rFonts w:ascii="Arial" w:cs="Arial" w:eastAsia="Arial" w:hAnsi="Arial"/>
        </w:rPr>
      </w:pPr>
      <w:bookmarkStart w:colFirst="0" w:colLast="0" w:name="_heading=h.1h65qms" w:id="167"/>
      <w:bookmarkEnd w:id="167"/>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1012">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4"/>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13">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14">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15">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16">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7">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18">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9">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1A">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waiting to be delivered greater than 0.</w:t>
            </w:r>
          </w:p>
        </w:tc>
      </w:tr>
    </w:tbl>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1C">
      <w:pPr>
        <w:pStyle w:val="Heading3"/>
        <w:keepLines w:val="1"/>
        <w:spacing w:after="77" w:before="0" w:line="259" w:lineRule="auto"/>
        <w:ind w:left="0" w:firstLine="0"/>
        <w:rPr>
          <w:rFonts w:ascii="Arial" w:cs="Arial" w:eastAsia="Arial" w:hAnsi="Arial"/>
        </w:rPr>
      </w:pPr>
      <w:bookmarkStart w:colFirst="0" w:colLast="0" w:name="_heading=h.415t9al" w:id="168"/>
      <w:bookmarkEnd w:id="168"/>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1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1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2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2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2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2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2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2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E">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2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F">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4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50">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51">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62">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6A">
            <w:pPr>
              <w:jc w:val="center"/>
              <w:rPr>
                <w:rFonts w:ascii="Arial" w:cs="Arial" w:eastAsia="Arial" w:hAnsi="Arial"/>
                <w:i w:val="1"/>
                <w:sz w:val="18"/>
                <w:szCs w:val="18"/>
              </w:rPr>
            </w:pPr>
            <w:sdt>
              <w:sdtPr>
                <w:tag w:val="goog_rdk_99"/>
              </w:sdtPr>
              <w:sdtContent>
                <w:commentRangeStart w:id="35"/>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6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6E">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71">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72">
            <w:pPr>
              <w:rPr>
                <w:rFonts w:ascii="Arial" w:cs="Arial" w:eastAsia="Arial" w:hAnsi="Arial"/>
              </w:rPr>
            </w:pPr>
            <w:commentRangeEnd w:id="35"/>
            <w:r w:rsidDel="00000000" w:rsidR="00000000" w:rsidRPr="00000000">
              <w:commentReference w:id="35"/>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7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F">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81">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83">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84">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94">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95">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A5">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A6">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B6">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B7">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C7">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C8">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D8">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0D9">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EA">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100"/>
        </w:sdtPr>
        <w:sdtContent>
          <w:commentRangeStart w:id="36"/>
        </w:sdtContent>
      </w:sdt>
      <w:r w:rsidDel="00000000" w:rsidR="00000000" w:rsidRPr="00000000">
        <w:rPr>
          <w:rFonts w:ascii="Arial" w:cs="Arial" w:eastAsia="Arial" w:hAnsi="Arial"/>
          <w:rtl w:val="0"/>
        </w:rPr>
        <w:t xml:space="preserve">wants to </w:t>
      </w:r>
      <w:commentRangeEnd w:id="36"/>
      <w:r w:rsidDel="00000000" w:rsidR="00000000" w:rsidRPr="00000000">
        <w:commentReference w:id="36"/>
      </w:r>
      <w:r w:rsidDel="00000000" w:rsidR="00000000" w:rsidRPr="00000000">
        <w:rPr>
          <w:rFonts w:ascii="Arial" w:cs="Arial" w:eastAsia="Arial" w:hAnsi="Arial"/>
          <w:rtl w:val="0"/>
        </w:rPr>
        <w:t xml:space="preserve">delete</w:t>
      </w:r>
      <w:sdt>
        <w:sdtPr>
          <w:tag w:val="goog_rdk_101"/>
        </w:sdtPr>
        <w:sdtContent>
          <w:commentRangeStart w:id="37"/>
        </w:sdtContent>
      </w:sdt>
      <w:r w:rsidDel="00000000" w:rsidR="00000000" w:rsidRPr="00000000">
        <w:rPr>
          <w:rFonts w:ascii="Arial" w:cs="Arial" w:eastAsia="Arial" w:hAnsi="Arial"/>
          <w:rtl w:val="0"/>
        </w:rPr>
        <w:t xml:space="preserve"> </w:t>
      </w:r>
      <w:commentRangeEnd w:id="37"/>
      <w:r w:rsidDel="00000000" w:rsidR="00000000" w:rsidRPr="00000000">
        <w:commentReference w:id="37"/>
      </w:r>
      <w:r w:rsidDel="00000000" w:rsidR="00000000" w:rsidRPr="00000000">
        <w:rPr>
          <w:rFonts w:ascii="Arial" w:cs="Arial" w:eastAsia="Arial" w:hAnsi="Arial"/>
          <w:rtl w:val="0"/>
        </w:rPr>
        <w:t xml:space="preserve">the Virtual connection. </w:t>
      </w:r>
      <w:sdt>
        <w:sdtPr>
          <w:tag w:val="goog_rdk_102"/>
        </w:sdtPr>
        <w:sdtContent>
          <w:commentRangeStart w:id="38"/>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38"/>
      <w:r w:rsidDel="00000000" w:rsidR="00000000" w:rsidRPr="00000000">
        <w:commentReference w:id="38"/>
      </w:r>
      <w:r w:rsidDel="00000000" w:rsidR="00000000" w:rsidRPr="00000000">
        <w:rPr>
          <w:rFonts w:ascii="Arial" w:cs="Arial" w:eastAsia="Arial" w:hAnsi="Arial"/>
          <w:rtl w:val="0"/>
        </w:rPr>
        <w:t xml:space="preserve"> </w:t>
      </w:r>
      <w:sdt>
        <w:sdtPr>
          <w:tag w:val="goog_rdk_103"/>
        </w:sdtPr>
        <w:sdtContent>
          <w:commentRangeStart w:id="39"/>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39"/>
      <w:r w:rsidDel="00000000" w:rsidR="00000000" w:rsidRPr="00000000">
        <w:commentReference w:id="39"/>
      </w:r>
      <w:sdt>
        <w:sdtPr>
          <w:tag w:val="goog_rdk_104"/>
        </w:sdtPr>
        <w:sdtContent>
          <w:commentRangeStart w:id="40"/>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10EB">
      <w:pPr>
        <w:spacing w:after="23"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p>
    <w:p w:rsidR="00000000" w:rsidDel="00000000" w:rsidP="00000000" w:rsidRDefault="00000000" w:rsidRPr="00000000" w14:paraId="000010EC">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ED">
      <w:pPr>
        <w:spacing w:after="306" w:lineRule="auto"/>
        <w:ind w:right="4"/>
        <w:rPr>
          <w:rFonts w:ascii="Arial" w:cs="Arial" w:eastAsia="Arial" w:hAnsi="Arial"/>
        </w:rPr>
      </w:pPr>
      <w:sdt>
        <w:sdtPr>
          <w:tag w:val="goog_rdk_105"/>
        </w:sdtPr>
        <w:sdtContent>
          <w:commentRangeStart w:id="41"/>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10EE">
      <w:pPr>
        <w:pStyle w:val="Heading4"/>
        <w:ind w:left="0" w:right="4" w:firstLine="0"/>
        <w:rPr>
          <w:rFonts w:ascii="Arial" w:cs="Arial" w:eastAsia="Arial" w:hAnsi="Arial"/>
        </w:rPr>
      </w:pPr>
      <w:bookmarkStart w:colFirst="0" w:colLast="0" w:name="_heading=h.2gb3jie" w:id="169"/>
      <w:bookmarkEnd w:id="169"/>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E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F0">
      <w:pPr>
        <w:pStyle w:val="Heading4"/>
        <w:ind w:left="0" w:firstLine="0"/>
        <w:rPr>
          <w:rFonts w:ascii="Arial" w:cs="Arial" w:eastAsia="Arial" w:hAnsi="Arial"/>
        </w:rPr>
      </w:pPr>
      <w:bookmarkStart w:colFirst="0" w:colLast="0" w:name="_heading=h.vgdtq7" w:id="170"/>
      <w:bookmarkEnd w:id="170"/>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F1">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F2">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0F8">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06"/>
        </w:sdtPr>
        <w:sdtContent>
          <w:commentRangeStart w:id="42"/>
        </w:sdtContent>
      </w:sdt>
      <w:r w:rsidDel="00000000" w:rsidR="00000000" w:rsidRPr="00000000">
        <w:rPr>
          <w:rFonts w:ascii="Arial" w:cs="Arial" w:eastAsia="Arial" w:hAnsi="Arial"/>
          <w:highlight w:val="yellow"/>
          <w:rtl w:val="0"/>
        </w:rPr>
        <w:t xml:space="preserve">Gateway</w:t>
      </w:r>
      <w:commentRangeEnd w:id="42"/>
      <w:r w:rsidDel="00000000" w:rsidR="00000000" w:rsidRPr="00000000">
        <w:commentReference w:id="42"/>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F9">
      <w:pPr>
        <w:pStyle w:val="Heading4"/>
        <w:ind w:left="0" w:right="4" w:firstLine="0"/>
        <w:rPr>
          <w:rFonts w:ascii="Arial" w:cs="Arial" w:eastAsia="Arial" w:hAnsi="Arial"/>
        </w:rPr>
      </w:pPr>
      <w:bookmarkStart w:colFirst="0" w:colLast="0" w:name="_heading=h.3fg1ce0" w:id="171"/>
      <w:bookmarkEnd w:id="171"/>
      <w:r w:rsidDel="00000000" w:rsidR="00000000" w:rsidRPr="00000000">
        <w:rPr>
          <w:rFonts w:ascii="Arial" w:cs="Arial" w:eastAsia="Arial" w:hAnsi="Arial"/>
          <w:rtl w:val="0"/>
        </w:rPr>
        <w:t xml:space="preserve">3.1.23.3 Reason Code</w:t>
      </w:r>
    </w:p>
    <w:p w:rsidR="00000000" w:rsidDel="00000000" w:rsidP="00000000" w:rsidRDefault="00000000" w:rsidRPr="00000000" w14:paraId="000010F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FB">
      <w:pPr>
        <w:spacing w:after="174" w:before="0" w:line="248.00000000000006" w:lineRule="auto"/>
        <w:ind w:right="4"/>
        <w:jc w:val="both"/>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0FC">
      <w:pPr>
        <w:pStyle w:val="Heading4"/>
        <w:ind w:left="0" w:right="4" w:firstLine="0"/>
        <w:rPr>
          <w:rFonts w:ascii="Arial" w:cs="Arial" w:eastAsia="Arial" w:hAnsi="Arial"/>
        </w:rPr>
      </w:pPr>
      <w:bookmarkStart w:colFirst="0" w:colLast="0" w:name="_heading=h.1ulbmlt" w:id="172"/>
      <w:bookmarkEnd w:id="172"/>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0FD">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0FE">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0FF">
      <w:pPr>
        <w:pStyle w:val="Heading4"/>
        <w:ind w:left="0" w:right="4" w:firstLine="0"/>
        <w:rPr>
          <w:rFonts w:ascii="Arial" w:cs="Arial" w:eastAsia="Arial" w:hAnsi="Arial"/>
        </w:rPr>
      </w:pPr>
      <w:bookmarkStart w:colFirst="0" w:colLast="0" w:name="_heading=h.4ekz59m" w:id="173"/>
      <w:bookmarkEnd w:id="173"/>
      <w:r w:rsidDel="00000000" w:rsidR="00000000" w:rsidRPr="00000000">
        <w:rPr>
          <w:rFonts w:ascii="Arial" w:cs="Arial" w:eastAsia="Arial" w:hAnsi="Arial"/>
          <w:rtl w:val="0"/>
        </w:rPr>
        <w:t xml:space="preserve">3.1.23.5 </w:t>
      </w:r>
      <w:sdt>
        <w:sdtPr>
          <w:tag w:val="goog_rdk_107"/>
        </w:sdtPr>
        <w:sdtContent>
          <w:commentRangeStart w:id="43"/>
        </w:sdtContent>
      </w:sdt>
      <w:r w:rsidDel="00000000" w:rsidR="00000000" w:rsidRPr="00000000">
        <w:rPr>
          <w:rFonts w:ascii="Arial" w:cs="Arial" w:eastAsia="Arial" w:hAnsi="Arial"/>
          <w:rtl w:val="0"/>
        </w:rPr>
        <w:t xml:space="preserve">Reason String</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1100">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101">
      <w:pPr>
        <w:pStyle w:val="Heading3"/>
        <w:ind w:left="0" w:firstLine="0"/>
        <w:rPr>
          <w:rFonts w:ascii="Arial" w:cs="Arial" w:eastAsia="Arial" w:hAnsi="Arial"/>
        </w:rPr>
      </w:pPr>
      <w:bookmarkStart w:colFirst="0" w:colLast="0" w:name="_heading=h.1e03kqp" w:id="174"/>
      <w:bookmarkEnd w:id="174"/>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02">
      <w:pPr>
        <w:spacing w:after="9" w:lineRule="auto"/>
        <w:ind w:left="-5" w:right="990" w:firstLine="0"/>
        <w:rPr>
          <w:rFonts w:ascii="Arial" w:cs="Arial" w:eastAsia="Arial" w:hAnsi="Arial"/>
        </w:rPr>
      </w:pPr>
      <w:r w:rsidDel="00000000" w:rsidR="00000000" w:rsidRPr="00000000">
        <w:rPr>
          <w:rtl w:val="0"/>
        </w:rPr>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0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0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0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0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0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0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0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0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0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0C">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0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15">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1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1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1F">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27">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28">
            <w:pPr>
              <w:jc w:val="center"/>
              <w:rPr>
                <w:rFonts w:ascii="Arial" w:cs="Arial" w:eastAsia="Arial" w:hAnsi="Arial"/>
              </w:rPr>
            </w:pPr>
            <w:sdt>
              <w:sdtPr>
                <w:tag w:val="goog_rdk_108"/>
              </w:sdtPr>
              <w:sdtContent>
                <w:commentRangeStart w:id="44"/>
              </w:sdtContent>
            </w:sdt>
            <w:sdt>
              <w:sdtPr>
                <w:tag w:val="goog_rdk_109"/>
              </w:sdtPr>
              <w:sdtContent>
                <w:commentRangeStart w:id="45"/>
              </w:sdtContent>
            </w:sdt>
            <w:sdt>
              <w:sdtPr>
                <w:tag w:val="goog_rdk_110"/>
              </w:sdtPr>
              <w:sdtContent>
                <w:commentRangeStart w:id="46"/>
              </w:sdtContent>
            </w:sdt>
            <w:r w:rsidDel="00000000" w:rsidR="00000000" w:rsidRPr="00000000">
              <w:rPr>
                <w:rFonts w:ascii="Arial" w:cs="Arial" w:eastAsia="Arial" w:hAnsi="Arial"/>
                <w:rtl w:val="0"/>
              </w:rPr>
              <w:t xml:space="preserve">Wireless Node Id</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tc>
      </w:tr>
      <w:tr>
        <w:trPr>
          <w:cantSplit w:val="0"/>
          <w:tblHeader w:val="0"/>
        </w:trPr>
        <w:tc>
          <w:tcPr/>
          <w:p w:rsidR="00000000" w:rsidDel="00000000" w:rsidP="00000000" w:rsidRDefault="00000000" w:rsidRPr="00000000" w14:paraId="00001130">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31">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3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111"/>
        </w:sdtPr>
        <w:sdtContent>
          <w:commentRangeStart w:id="47"/>
        </w:sdtContent>
      </w:sdt>
      <w:r w:rsidDel="00000000" w:rsidR="00000000" w:rsidRPr="00000000">
        <w:rPr>
          <w:rFonts w:ascii="Arial" w:cs="Arial" w:eastAsia="Arial" w:hAnsi="Arial"/>
          <w:rtl w:val="0"/>
        </w:rPr>
        <w:t xml:space="preserve">frames </w:t>
      </w:r>
      <w:commentRangeEnd w:id="47"/>
      <w:r w:rsidDel="00000000" w:rsidR="00000000" w:rsidRPr="00000000">
        <w:commentReference w:id="47"/>
      </w:r>
      <w:r w:rsidDel="00000000" w:rsidR="00000000" w:rsidRPr="00000000">
        <w:rPr>
          <w:rFonts w:ascii="Arial" w:cs="Arial" w:eastAsia="Arial" w:hAnsi="Arial"/>
          <w:rtl w:val="0"/>
        </w:rPr>
        <w:t xml:space="preserve">it receives on the</w:t>
      </w:r>
      <w:sdt>
        <w:sdtPr>
          <w:tag w:val="goog_rdk_112"/>
        </w:sdtPr>
        <w:sdtContent>
          <w:commentRangeStart w:id="48"/>
        </w:sdtContent>
      </w:sdt>
      <w:r w:rsidDel="00000000" w:rsidR="00000000" w:rsidRPr="00000000">
        <w:rPr>
          <w:rFonts w:ascii="Arial" w:cs="Arial" w:eastAsia="Arial" w:hAnsi="Arial"/>
          <w:rtl w:val="0"/>
        </w:rPr>
        <w:t xml:space="preserve"> wireless side </w:t>
      </w:r>
      <w:commentRangeEnd w:id="48"/>
      <w:r w:rsidDel="00000000" w:rsidR="00000000" w:rsidRPr="00000000">
        <w:commentReference w:id="48"/>
      </w:r>
      <w:r w:rsidDel="00000000" w:rsidR="00000000" w:rsidRPr="00000000">
        <w:rPr>
          <w:rFonts w:ascii="Arial" w:cs="Arial" w:eastAsia="Arial" w:hAnsi="Arial"/>
          <w:rtl w:val="0"/>
        </w:rPr>
        <w:t xml:space="preserve">and forwards them unchanged to the gateway; in the opposite direction, it decapsulates the</w:t>
      </w:r>
      <w:sdt>
        <w:sdtPr>
          <w:tag w:val="goog_rdk_113"/>
        </w:sdtPr>
        <w:sdtContent>
          <w:commentRangeStart w:id="49"/>
        </w:sdtContent>
      </w:sdt>
      <w:r w:rsidDel="00000000" w:rsidR="00000000" w:rsidRPr="00000000">
        <w:rPr>
          <w:rFonts w:ascii="Arial" w:cs="Arial" w:eastAsia="Arial" w:hAnsi="Arial"/>
          <w:rtl w:val="0"/>
        </w:rPr>
        <w:t xml:space="preserve"> frames</w:t>
      </w:r>
      <w:commentRangeEnd w:id="49"/>
      <w:r w:rsidDel="00000000" w:rsidR="00000000" w:rsidRPr="00000000">
        <w:commentReference w:id="49"/>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3B">
      <w:pPr>
        <w:pStyle w:val="Heading4"/>
        <w:ind w:left="0" w:right="4" w:firstLine="0"/>
        <w:rPr>
          <w:rFonts w:ascii="Arial" w:cs="Arial" w:eastAsia="Arial" w:hAnsi="Arial"/>
        </w:rPr>
      </w:pPr>
      <w:bookmarkStart w:colFirst="0" w:colLast="0" w:name="_heading=h.3xzr3ei" w:id="175"/>
      <w:bookmarkEnd w:id="175"/>
      <w:r w:rsidDel="00000000" w:rsidR="00000000" w:rsidRPr="00000000">
        <w:rPr>
          <w:rFonts w:ascii="Arial" w:cs="Arial" w:eastAsia="Arial" w:hAnsi="Arial"/>
          <w:rtl w:val="0"/>
        </w:rPr>
        <w:t xml:space="preserve">3.1.24.1 Length</w:t>
      </w:r>
    </w:p>
    <w:p w:rsidR="00000000" w:rsidDel="00000000" w:rsidP="00000000" w:rsidRDefault="00000000" w:rsidRPr="00000000" w14:paraId="000011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3D">
      <w:pPr>
        <w:pStyle w:val="Heading4"/>
        <w:ind w:left="0" w:right="4" w:firstLine="0"/>
        <w:rPr>
          <w:rFonts w:ascii="Arial" w:cs="Arial" w:eastAsia="Arial" w:hAnsi="Arial"/>
        </w:rPr>
      </w:pPr>
      <w:bookmarkStart w:colFirst="0" w:colLast="0" w:name="_heading=h.2d51dmb" w:id="176"/>
      <w:bookmarkEnd w:id="176"/>
      <w:r w:rsidDel="00000000" w:rsidR="00000000" w:rsidRPr="00000000">
        <w:rPr>
          <w:rFonts w:ascii="Arial" w:cs="Arial" w:eastAsia="Arial" w:hAnsi="Arial"/>
          <w:rtl w:val="0"/>
        </w:rPr>
        <w:t xml:space="preserve">3.1.24.2 Packet Type</w:t>
      </w:r>
    </w:p>
    <w:p w:rsidR="00000000" w:rsidDel="00000000" w:rsidP="00000000" w:rsidRDefault="00000000" w:rsidRPr="00000000" w14:paraId="0000113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3F">
      <w:pPr>
        <w:pStyle w:val="Heading4"/>
        <w:ind w:left="0" w:right="4" w:firstLine="0"/>
        <w:rPr>
          <w:rFonts w:ascii="Arial" w:cs="Arial" w:eastAsia="Arial" w:hAnsi="Arial"/>
        </w:rPr>
      </w:pPr>
      <w:bookmarkStart w:colFirst="0" w:colLast="0" w:name="_heading=h.sabnu4" w:id="177"/>
      <w:bookmarkEnd w:id="177"/>
      <w:r w:rsidDel="00000000" w:rsidR="00000000" w:rsidRPr="00000000">
        <w:rPr>
          <w:rFonts w:ascii="Arial" w:cs="Arial" w:eastAsia="Arial" w:hAnsi="Arial"/>
          <w:rtl w:val="0"/>
        </w:rPr>
        <w:t xml:space="preserve">3.1.24.3 Ctrl</w:t>
      </w:r>
    </w:p>
    <w:p w:rsidR="00000000" w:rsidDel="00000000" w:rsidP="00000000" w:rsidRDefault="00000000" w:rsidRPr="00000000" w14:paraId="000011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1">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2">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3">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4">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5">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6">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7">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8">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9">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A">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B">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51">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52">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4">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B">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C">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5E">
      <w:pPr>
        <w:pStyle w:val="Heading4"/>
        <w:ind w:left="0" w:right="4" w:firstLine="0"/>
        <w:rPr>
          <w:rFonts w:ascii="Arial" w:cs="Arial" w:eastAsia="Arial" w:hAnsi="Arial"/>
        </w:rPr>
      </w:pPr>
      <w:bookmarkStart w:colFirst="0" w:colLast="0" w:name="_heading=h.3c9z6hx" w:id="178"/>
      <w:bookmarkEnd w:id="178"/>
      <w:r w:rsidDel="00000000" w:rsidR="00000000" w:rsidRPr="00000000">
        <w:rPr>
          <w:rFonts w:ascii="Arial" w:cs="Arial" w:eastAsia="Arial" w:hAnsi="Arial"/>
          <w:rtl w:val="0"/>
        </w:rPr>
        <w:t xml:space="preserve">3.1.24.4 Radius</w:t>
      </w:r>
    </w:p>
    <w:p w:rsidR="00000000" w:rsidDel="00000000" w:rsidP="00000000" w:rsidRDefault="00000000" w:rsidRPr="00000000" w14:paraId="0000115F">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60">
      <w:pPr>
        <w:pStyle w:val="Heading4"/>
        <w:ind w:left="0" w:right="4" w:firstLine="0"/>
        <w:rPr>
          <w:rFonts w:ascii="Arial" w:cs="Arial" w:eastAsia="Arial" w:hAnsi="Arial"/>
        </w:rPr>
      </w:pPr>
      <w:bookmarkStart w:colFirst="0" w:colLast="0" w:name="_heading=h.1rf9gpq" w:id="179"/>
      <w:bookmarkEnd w:id="179"/>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6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62">
      <w:pPr>
        <w:pStyle w:val="Heading4"/>
        <w:ind w:left="0" w:right="4" w:firstLine="0"/>
        <w:rPr>
          <w:rFonts w:ascii="Arial" w:cs="Arial" w:eastAsia="Arial" w:hAnsi="Arial"/>
        </w:rPr>
      </w:pPr>
      <w:bookmarkStart w:colFirst="0" w:colLast="0" w:name="_heading=h.4bewzdj" w:id="180"/>
      <w:bookmarkEnd w:id="180"/>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63">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64">
      <w:pPr>
        <w:pStyle w:val="Heading3"/>
        <w:ind w:left="0" w:firstLine="0"/>
        <w:rPr/>
      </w:pPr>
      <w:bookmarkStart w:colFirst="0" w:colLast="0" w:name="_heading=h.15cqrsoyxc87" w:id="181"/>
      <w:bookmarkEnd w:id="181"/>
      <w:r w:rsidDel="00000000" w:rsidR="00000000" w:rsidRPr="00000000">
        <w:rPr>
          <w:rtl w:val="0"/>
        </w:rPr>
        <w:t xml:space="preserve">3.1.25 Protection Encapsulation</w:t>
      </w:r>
    </w:p>
    <w:p w:rsidR="00000000" w:rsidDel="00000000" w:rsidP="00000000" w:rsidRDefault="00000000" w:rsidRPr="00000000" w14:paraId="00001165">
      <w:pPr>
        <w:pStyle w:val="Heading3"/>
        <w:keepLines w:val="1"/>
        <w:spacing w:after="77" w:before="0" w:line="259" w:lineRule="auto"/>
        <w:ind w:left="1440" w:firstLine="0"/>
        <w:rPr/>
      </w:pPr>
      <w:bookmarkStart w:colFirst="0" w:colLast="0" w:name="_heading=h.efvs1al4eeri" w:id="182"/>
      <w:bookmarkEnd w:id="182"/>
      <w:r w:rsidDel="00000000" w:rsidR="00000000" w:rsidRPr="00000000">
        <w:rPr>
          <w:rtl w:val="0"/>
        </w:rPr>
      </w:r>
    </w:p>
    <w:tbl>
      <w:tblPr>
        <w:tblStyle w:val="Table38"/>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6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6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6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6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6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7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7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73">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7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80">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8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8D">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8E">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9B">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A2">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A5">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A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A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B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B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1B4">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1B5">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1C1">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1C2">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1CE">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1CF">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1DB">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1DC">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E8">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E9">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F5">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F6">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02">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03">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0F">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1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14"/>
        </w:sdtPr>
        <w:sdtContent>
          <w:commentRangeStart w:id="50"/>
        </w:sdtContent>
      </w:sdt>
      <w:sdt>
        <w:sdtPr>
          <w:tag w:val="goog_rdk_115"/>
        </w:sdtPr>
        <w:sdtContent>
          <w:commentRangeStart w:id="51"/>
        </w:sdtContent>
      </w:sdt>
      <w:r w:rsidDel="00000000" w:rsidR="00000000" w:rsidRPr="00000000">
        <w:rPr>
          <w:rFonts w:ascii="Arial" w:cs="Arial" w:eastAsia="Arial" w:hAnsi="Arial"/>
          <w:rtl w:val="0"/>
        </w:rPr>
        <w:t xml:space="preserve"> packet is protected</w:t>
      </w:r>
      <w:commentRangeEnd w:id="50"/>
      <w:r w:rsidDel="00000000" w:rsidR="00000000" w:rsidRPr="00000000">
        <w:commentReference w:id="50"/>
      </w:r>
      <w:commentRangeEnd w:id="51"/>
      <w:r w:rsidDel="00000000" w:rsidR="00000000" w:rsidRPr="00000000">
        <w:commentReference w:id="51"/>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11">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12">
      <w:pPr>
        <w:spacing w:after="9" w:lineRule="auto"/>
        <w:ind w:left="-5" w:right="4" w:firstLine="0"/>
        <w:rPr>
          <w:rFonts w:ascii="Arial" w:cs="Arial" w:eastAsia="Arial" w:hAnsi="Arial"/>
        </w:rPr>
      </w:pPr>
      <w:sdt>
        <w:sdtPr>
          <w:tag w:val="goog_rdk_116"/>
        </w:sdtPr>
        <w:sdtContent>
          <w:commentRangeStart w:id="52"/>
        </w:sdtContent>
      </w:sdt>
      <w:sdt>
        <w:sdtPr>
          <w:tag w:val="goog_rdk_117"/>
        </w:sdtPr>
        <w:sdtContent>
          <w:commentRangeStart w:id="53"/>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2"/>
      <w:r w:rsidDel="00000000" w:rsidR="00000000" w:rsidRPr="00000000">
        <w:commentReference w:id="52"/>
      </w:r>
      <w:commentRangeEnd w:id="53"/>
      <w:r w:rsidDel="00000000" w:rsidR="00000000" w:rsidRPr="00000000">
        <w:commentReference w:id="53"/>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1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14">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15">
      <w:pPr>
        <w:spacing w:after="9" w:lineRule="auto"/>
        <w:ind w:left="-5" w:right="4" w:firstLine="0"/>
        <w:rPr>
          <w:rFonts w:ascii="Arial" w:cs="Arial" w:eastAsia="Arial" w:hAnsi="Arial"/>
          <w:b w:val="1"/>
        </w:rPr>
      </w:pPr>
      <w:sdt>
        <w:sdtPr>
          <w:tag w:val="goog_rdk_118"/>
        </w:sdtPr>
        <w:sdtContent>
          <w:commentRangeStart w:id="54"/>
        </w:sdtContent>
      </w:sdt>
      <w:sdt>
        <w:sdtPr>
          <w:tag w:val="goog_rdk_119"/>
        </w:sdtPr>
        <w:sdtContent>
          <w:commentRangeStart w:id="55"/>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16">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17">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18">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19">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121A">
      <w:pPr>
        <w:pStyle w:val="Heading4"/>
        <w:ind w:left="0" w:right="4" w:firstLine="0"/>
        <w:rPr>
          <w:rFonts w:ascii="Arial" w:cs="Arial" w:eastAsia="Arial" w:hAnsi="Arial"/>
        </w:rPr>
      </w:pPr>
      <w:bookmarkStart w:colFirst="0" w:colLast="0" w:name="_heading=h.j9tutdzg8gdj" w:id="183"/>
      <w:bookmarkEnd w:id="183"/>
      <w:r w:rsidDel="00000000" w:rsidR="00000000" w:rsidRPr="00000000">
        <w:rPr>
          <w:rFonts w:ascii="Arial" w:cs="Arial" w:eastAsia="Arial" w:hAnsi="Arial"/>
          <w:rtl w:val="0"/>
        </w:rPr>
        <w:t xml:space="preserve">3.1.25.1 Length</w:t>
      </w:r>
    </w:p>
    <w:p w:rsidR="00000000" w:rsidDel="00000000" w:rsidP="00000000" w:rsidRDefault="00000000" w:rsidRPr="00000000" w14:paraId="0000121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1C">
      <w:pPr>
        <w:pStyle w:val="Heading4"/>
        <w:ind w:left="0" w:right="4" w:firstLine="0"/>
        <w:rPr>
          <w:rFonts w:ascii="Arial" w:cs="Arial" w:eastAsia="Arial" w:hAnsi="Arial"/>
        </w:rPr>
      </w:pPr>
      <w:bookmarkStart w:colFirst="0" w:colLast="0" w:name="_heading=h.8duggxbcbw2" w:id="184"/>
      <w:bookmarkEnd w:id="184"/>
      <w:r w:rsidDel="00000000" w:rsidR="00000000" w:rsidRPr="00000000">
        <w:rPr>
          <w:rFonts w:ascii="Arial" w:cs="Arial" w:eastAsia="Arial" w:hAnsi="Arial"/>
          <w:rtl w:val="0"/>
        </w:rPr>
        <w:t xml:space="preserve">3.1.25.2 Packet Type</w:t>
      </w:r>
    </w:p>
    <w:p w:rsidR="00000000" w:rsidDel="00000000" w:rsidP="00000000" w:rsidRDefault="00000000" w:rsidRPr="00000000" w14:paraId="0000121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1E">
      <w:pPr>
        <w:pStyle w:val="Heading4"/>
        <w:ind w:left="0" w:right="4" w:firstLine="0"/>
        <w:rPr>
          <w:rFonts w:ascii="Arial" w:cs="Arial" w:eastAsia="Arial" w:hAnsi="Arial"/>
        </w:rPr>
      </w:pPr>
      <w:bookmarkStart w:colFirst="0" w:colLast="0" w:name="_heading=h.g1mmf1c4lvqh" w:id="185"/>
      <w:bookmarkEnd w:id="185"/>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1F">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20">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21">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22">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23">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24">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25">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26">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27">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28">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29">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2A">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2B">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C">
      <w:pPr>
        <w:numPr>
          <w:ilvl w:val="0"/>
          <w:numId w:val="22"/>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2D">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2E">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2F">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30">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31">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32">
      <w:pPr>
        <w:numPr>
          <w:ilvl w:val="0"/>
          <w:numId w:val="46"/>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33">
      <w:pPr>
        <w:numPr>
          <w:ilvl w:val="1"/>
          <w:numId w:val="46"/>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34">
      <w:pPr>
        <w:numPr>
          <w:ilvl w:val="1"/>
          <w:numId w:val="46"/>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35">
      <w:pPr>
        <w:numPr>
          <w:ilvl w:val="1"/>
          <w:numId w:val="46"/>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36">
      <w:pPr>
        <w:numPr>
          <w:ilvl w:val="1"/>
          <w:numId w:val="46"/>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37">
      <w:pPr>
        <w:pStyle w:val="Heading4"/>
        <w:ind w:left="0" w:right="4" w:firstLine="0"/>
        <w:rPr>
          <w:rFonts w:ascii="Arial" w:cs="Arial" w:eastAsia="Arial" w:hAnsi="Arial"/>
        </w:rPr>
      </w:pPr>
      <w:bookmarkStart w:colFirst="0" w:colLast="0" w:name="_heading=h.m1zk7agco355" w:id="186"/>
      <w:bookmarkEnd w:id="186"/>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38">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39">
      <w:pPr>
        <w:spacing w:after="307" w:lineRule="auto"/>
        <w:ind w:left="-15" w:right="4" w:firstLine="0"/>
        <w:rPr>
          <w:rFonts w:ascii="Arial" w:cs="Arial" w:eastAsia="Arial" w:hAnsi="Arial"/>
        </w:rPr>
      </w:pPr>
      <w:r w:rsidDel="00000000" w:rsidR="00000000" w:rsidRPr="00000000">
        <w:rPr>
          <w:rtl w:val="0"/>
        </w:rPr>
      </w:r>
    </w:p>
    <w:tbl>
      <w:tblPr>
        <w:tblStyle w:val="Table39"/>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A">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B">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C">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D">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E">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F">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0">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4">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5">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7">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9">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A">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E">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3">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4">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8">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9">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A">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B">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C">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D">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E">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2">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3">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7">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C">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D">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1">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2">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6">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7">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B">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C">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0">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1">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5">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6">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A">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B">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9E">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9F">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A0">
      <w:pPr>
        <w:numPr>
          <w:ilvl w:val="0"/>
          <w:numId w:val="15"/>
        </w:numPr>
        <w:spacing w:after="0" w:before="0" w:lineRule="auto"/>
        <w:ind w:left="720" w:hanging="360"/>
        <w:rPr>
          <w:rFonts w:ascii="Arial" w:cs="Arial" w:eastAsia="Arial" w:hAnsi="Arial"/>
          <w:u w:val="none"/>
        </w:rPr>
      </w:pPr>
      <w:sdt>
        <w:sdtPr>
          <w:tag w:val="goog_rdk_120"/>
        </w:sdtPr>
        <w:sdtContent>
          <w:commentRangeStart w:id="56"/>
        </w:sdtContent>
      </w:sdt>
      <w:r w:rsidDel="00000000" w:rsidR="00000000" w:rsidRPr="00000000">
        <w:rPr>
          <w:rFonts w:ascii="Arial" w:cs="Arial" w:eastAsia="Arial" w:hAnsi="Arial"/>
          <w:color w:val="222222"/>
          <w:rtl w:val="0"/>
        </w:rPr>
        <w:t xml:space="preserve">Reference </w:t>
      </w:r>
      <w:hyperlink r:id="rId66">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A1">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7">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A2">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8">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9">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A3">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70">
        <w:r w:rsidDel="00000000" w:rsidR="00000000" w:rsidRPr="00000000">
          <w:rPr>
            <w:rFonts w:ascii="Arial" w:cs="Arial" w:eastAsia="Arial" w:hAnsi="Arial"/>
            <w:rtl w:val="0"/>
          </w:rPr>
          <w:t xml:space="preserve"> </w:t>
        </w:r>
      </w:hyperlink>
      <w:hyperlink r:id="rId71">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2">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A4">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A5">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A6">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A7">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A8">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12A9">
      <w:pPr>
        <w:pStyle w:val="Heading4"/>
        <w:ind w:left="0" w:right="4" w:firstLine="0"/>
        <w:rPr>
          <w:rFonts w:ascii="Roboto" w:cs="Roboto" w:eastAsia="Roboto" w:hAnsi="Roboto"/>
          <w:b w:val="1"/>
          <w:color w:val="222222"/>
          <w:sz w:val="24"/>
          <w:szCs w:val="24"/>
          <w:u w:val="single"/>
        </w:rPr>
      </w:pPr>
      <w:bookmarkStart w:colFirst="0" w:colLast="0" w:name="_heading=h.jo2d2fngx6hj" w:id="187"/>
      <w:bookmarkEnd w:id="187"/>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AA">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AB">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C">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D">
      <w:pPr>
        <w:numPr>
          <w:ilvl w:val="0"/>
          <w:numId w:val="5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AE">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F">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B0">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2B1">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2B2">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2B3">
      <w:pPr>
        <w:numPr>
          <w:ilvl w:val="0"/>
          <w:numId w:val="37"/>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4">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2B5">
      <w:pPr>
        <w:spacing w:after="0" w:before="0" w:lineRule="auto"/>
        <w:ind w:left="720" w:firstLine="0"/>
        <w:rPr>
          <w:rFonts w:ascii="Arial" w:cs="Arial" w:eastAsia="Arial" w:hAnsi="Arial"/>
          <w:b w:val="1"/>
          <w:i w:val="1"/>
          <w:color w:val="222222"/>
          <w:u w:val="single"/>
          <w:shd w:fill="fff2cc" w:val="clear"/>
        </w:rPr>
      </w:pPr>
      <w:sdt>
        <w:sdtPr>
          <w:tag w:val="goog_rdk_121"/>
        </w:sdtPr>
        <w:sdtContent>
          <w:commentRangeStart w:id="57"/>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2B6">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2B7">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2B8">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2B9">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12BA">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2BB">
      <w:pPr>
        <w:pStyle w:val="Heading4"/>
        <w:ind w:left="0" w:right="4" w:firstLine="0"/>
        <w:rPr>
          <w:rFonts w:ascii="Arial" w:cs="Arial" w:eastAsia="Arial" w:hAnsi="Arial"/>
        </w:rPr>
      </w:pPr>
      <w:bookmarkStart w:colFirst="0" w:colLast="0" w:name="_heading=h.vjl219ghlhvi" w:id="188"/>
      <w:bookmarkEnd w:id="188"/>
      <w:r w:rsidDel="00000000" w:rsidR="00000000" w:rsidRPr="00000000">
        <w:rPr>
          <w:rFonts w:ascii="Arial" w:cs="Arial" w:eastAsia="Arial" w:hAnsi="Arial"/>
          <w:rtl w:val="0"/>
        </w:rPr>
        <w:t xml:space="preserve">3.1.25.6 Random</w:t>
      </w:r>
    </w:p>
    <w:p w:rsidR="00000000" w:rsidDel="00000000" w:rsidP="00000000" w:rsidRDefault="00000000" w:rsidRPr="00000000" w14:paraId="000012BC">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2BD">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BE">
      <w:pPr>
        <w:numPr>
          <w:ilvl w:val="0"/>
          <w:numId w:val="37"/>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F">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3">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4">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2C0">
      <w:pPr>
        <w:pStyle w:val="Heading4"/>
        <w:ind w:left="0" w:right="4" w:firstLine="0"/>
        <w:rPr>
          <w:rFonts w:ascii="Arial" w:cs="Arial" w:eastAsia="Arial" w:hAnsi="Arial"/>
        </w:rPr>
      </w:pPr>
      <w:bookmarkStart w:colFirst="0" w:colLast="0" w:name="_heading=h.q30yx1mc4rc1" w:id="189"/>
      <w:bookmarkEnd w:id="189"/>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2C1">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2C2">
      <w:pPr>
        <w:pStyle w:val="Heading4"/>
        <w:ind w:left="0" w:right="4" w:firstLine="0"/>
        <w:rPr>
          <w:rFonts w:ascii="Roboto" w:cs="Roboto" w:eastAsia="Roboto" w:hAnsi="Roboto"/>
          <w:color w:val="222222"/>
          <w:sz w:val="24"/>
          <w:szCs w:val="24"/>
          <w:highlight w:val="white"/>
        </w:rPr>
      </w:pPr>
      <w:bookmarkStart w:colFirst="0" w:colLast="0" w:name="_heading=h.3y6o9vhqakro" w:id="190"/>
      <w:bookmarkEnd w:id="190"/>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2C3">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2C4">
      <w:pPr>
        <w:pStyle w:val="Heading4"/>
        <w:ind w:left="0" w:right="4" w:firstLine="0"/>
        <w:rPr>
          <w:rFonts w:ascii="Arial" w:cs="Arial" w:eastAsia="Arial" w:hAnsi="Arial"/>
          <w:color w:val="222222"/>
          <w:sz w:val="22"/>
          <w:szCs w:val="22"/>
          <w:highlight w:val="white"/>
        </w:rPr>
      </w:pPr>
      <w:bookmarkStart w:colFirst="0" w:colLast="0" w:name="_heading=h.dovnwl46a7is" w:id="191"/>
      <w:bookmarkEnd w:id="191"/>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2C5">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2C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2C7">
      <w:pPr>
        <w:pStyle w:val="Heading4"/>
        <w:ind w:left="0" w:right="4" w:firstLine="0"/>
        <w:rPr>
          <w:rFonts w:ascii="Arial" w:cs="Arial" w:eastAsia="Arial" w:hAnsi="Arial"/>
        </w:rPr>
      </w:pPr>
      <w:bookmarkStart w:colFirst="0" w:colLast="0" w:name="_heading=h.j75p96o6vesm" w:id="192"/>
      <w:bookmarkEnd w:id="192"/>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2C8">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2C9">
      <w:pPr>
        <w:pStyle w:val="Heading1"/>
        <w:ind w:left="0" w:firstLine="0"/>
        <w:rPr>
          <w:rFonts w:ascii="Arial" w:cs="Arial" w:eastAsia="Arial" w:hAnsi="Arial"/>
        </w:rPr>
      </w:pPr>
      <w:bookmarkStart w:colFirst="0" w:colLast="0" w:name="_heading=h.2qk79lc" w:id="193"/>
      <w:bookmarkEnd w:id="193"/>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2CA">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2CB">
      <w:pPr>
        <w:pStyle w:val="Heading2"/>
        <w:keepLines w:val="1"/>
        <w:spacing w:after="64" w:before="0" w:line="259" w:lineRule="auto"/>
        <w:ind w:left="0" w:firstLine="0"/>
        <w:rPr>
          <w:rFonts w:ascii="Arial" w:cs="Arial" w:eastAsia="Arial" w:hAnsi="Arial"/>
        </w:rPr>
      </w:pPr>
      <w:bookmarkStart w:colFirst="0" w:colLast="0" w:name="_heading=h.21od6so" w:id="194"/>
      <w:bookmarkEnd w:id="194"/>
      <w:r w:rsidDel="00000000" w:rsidR="00000000" w:rsidRPr="00000000">
        <w:rPr>
          <w:rFonts w:ascii="Arial" w:cs="Arial" w:eastAsia="Arial" w:hAnsi="Arial"/>
          <w:rtl w:val="0"/>
        </w:rPr>
        <w:t xml:space="preserve">4.1 </w:t>
      </w:r>
      <w:sdt>
        <w:sdtPr>
          <w:tag w:val="goog_rdk_122"/>
        </w:sdtPr>
        <w:sdtContent>
          <w:commentRangeStart w:id="58"/>
        </w:sdtContent>
      </w:sdt>
      <w:r w:rsidDel="00000000" w:rsidR="00000000" w:rsidRPr="00000000">
        <w:rPr>
          <w:rFonts w:ascii="Arial" w:cs="Arial" w:eastAsia="Arial" w:hAnsi="Arial"/>
          <w:rtl w:val="0"/>
        </w:rPr>
        <w:t xml:space="preserve">Session state</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12CC">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2CD">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2CE">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2CF">
      <w:pPr>
        <w:numPr>
          <w:ilvl w:val="0"/>
          <w:numId w:val="38"/>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2D0">
      <w:pPr>
        <w:numPr>
          <w:ilvl w:val="0"/>
          <w:numId w:val="38"/>
        </w:numPr>
        <w:spacing w:after="240" w:before="0" w:beforeAutospacing="0" w:lineRule="auto"/>
        <w:ind w:left="720" w:right="0" w:hanging="360"/>
        <w:rPr>
          <w:u w:val="none"/>
        </w:rPr>
      </w:pPr>
      <w:r w:rsidDel="00000000" w:rsidR="00000000" w:rsidRPr="00000000">
        <w:rPr>
          <w:rtl w:val="0"/>
        </w:rPr>
        <w:t xml:space="preserve">QoS 2 </w:t>
      </w:r>
      <w:sdt>
        <w:sdtPr>
          <w:tag w:val="goog_rdk_123"/>
        </w:sdtPr>
        <w:sdtContent>
          <w:commentRangeStart w:id="59"/>
        </w:sdtContent>
      </w:sdt>
      <w:r w:rsidDel="00000000" w:rsidR="00000000" w:rsidRPr="00000000">
        <w:rPr>
          <w:rtl w:val="0"/>
        </w:rPr>
        <w:t xml:space="preserve">messages </w:t>
      </w:r>
      <w:commentRangeEnd w:id="59"/>
      <w:r w:rsidDel="00000000" w:rsidR="00000000" w:rsidRPr="00000000">
        <w:commentReference w:id="59"/>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2D1">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2D2">
      <w:pPr>
        <w:numPr>
          <w:ilvl w:val="0"/>
          <w:numId w:val="34"/>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2D3">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2D4">
      <w:pPr>
        <w:numPr>
          <w:ilvl w:val="0"/>
          <w:numId w:val="34"/>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2D5">
      <w:pPr>
        <w:numPr>
          <w:ilvl w:val="0"/>
          <w:numId w:val="34"/>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2D6">
      <w:pPr>
        <w:numPr>
          <w:ilvl w:val="0"/>
          <w:numId w:val="34"/>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2D7">
      <w:pPr>
        <w:numPr>
          <w:ilvl w:val="0"/>
          <w:numId w:val="34"/>
        </w:numPr>
        <w:spacing w:after="0" w:afterAutospacing="0" w:before="0" w:beforeAutospacing="0" w:lineRule="auto"/>
        <w:ind w:left="720" w:right="0" w:hanging="360"/>
        <w:rPr>
          <w:u w:val="none"/>
        </w:rPr>
      </w:pPr>
      <w:sdt>
        <w:sdtPr>
          <w:tag w:val="goog_rdk_124"/>
        </w:sdtPr>
        <w:sdtContent>
          <w:commentRangeStart w:id="60"/>
        </w:sdtContent>
      </w:sdt>
      <w:sdt>
        <w:sdtPr>
          <w:tag w:val="goog_rdk_125"/>
        </w:sdtPr>
        <w:sdtContent>
          <w:commentRangeStart w:id="61"/>
        </w:sdtContent>
      </w:sdt>
      <w:r w:rsidDel="00000000" w:rsidR="00000000" w:rsidRPr="00000000">
        <w:rPr>
          <w:rtl w:val="0"/>
        </w:rPr>
        <w:t xml:space="preserve">The Will Message</w:t>
      </w:r>
      <w:sdt>
        <w:sdtPr>
          <w:tag w:val="goog_rdk_126"/>
        </w:sdtPr>
        <w:sdtContent>
          <w:ins w:author="davide.lenzarini@u-blox.com" w:id="5" w:date="2024-03-19T17:48:32Z">
            <w:commentRangeEnd w:id="60"/>
            <w:r w:rsidDel="00000000" w:rsidR="00000000" w:rsidRPr="00000000">
              <w:commentReference w:id="60"/>
            </w:r>
            <w:commentRangeEnd w:id="61"/>
            <w:r w:rsidDel="00000000" w:rsidR="00000000" w:rsidRPr="00000000">
              <w:commentReference w:id="61"/>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2D8">
      <w:pPr>
        <w:numPr>
          <w:ilvl w:val="0"/>
          <w:numId w:val="34"/>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2D9">
      <w:pPr>
        <w:pStyle w:val="Heading3"/>
        <w:keepNext w:val="0"/>
        <w:pBdr>
          <w:top w:color="auto" w:space="0" w:sz="0" w:val="none"/>
        </w:pBdr>
        <w:spacing w:after="80" w:before="280" w:lineRule="auto"/>
        <w:ind w:left="0" w:right="0" w:firstLine="0"/>
        <w:rPr/>
      </w:pPr>
      <w:bookmarkStart w:colFirst="0" w:colLast="0" w:name="_heading=h.nasxg3iedd75" w:id="195"/>
      <w:bookmarkEnd w:id="195"/>
      <w:r w:rsidDel="00000000" w:rsidR="00000000" w:rsidRPr="00000000">
        <w:rPr>
          <w:rtl w:val="0"/>
        </w:rPr>
        <w:t xml:space="preserve">4.1.1 Storing Session State</w:t>
      </w:r>
    </w:p>
    <w:p w:rsidR="00000000" w:rsidDel="00000000" w:rsidP="00000000" w:rsidRDefault="00000000" w:rsidRPr="00000000" w14:paraId="000012DA">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2DB">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DC">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127"/>
        </w:sdtPr>
        <w:sdtContent>
          <w:commentRangeStart w:id="62"/>
        </w:sdtContent>
      </w:sdt>
      <w:sdt>
        <w:sdtPr>
          <w:tag w:val="goog_rdk_128"/>
        </w:sdtPr>
        <w:sdtContent>
          <w:commentRangeStart w:id="63"/>
        </w:sdtContent>
      </w:sdt>
      <w:r w:rsidDel="00000000" w:rsidR="00000000" w:rsidRPr="00000000">
        <w:rPr>
          <w:highlight w:val="yellow"/>
          <w:rtl w:val="0"/>
        </w:rPr>
        <w:t xml:space="preserve"> </w:t>
      </w:r>
      <w:commentRangeEnd w:id="62"/>
      <w:r w:rsidDel="00000000" w:rsidR="00000000" w:rsidRPr="00000000">
        <w:commentReference w:id="62"/>
      </w:r>
      <w:commentRangeEnd w:id="63"/>
      <w:r w:rsidDel="00000000" w:rsidR="00000000" w:rsidRPr="00000000">
        <w:commentReference w:id="63"/>
      </w:r>
      <w:r w:rsidDel="00000000" w:rsidR="00000000" w:rsidRPr="00000000">
        <w:rPr>
          <w:highlight w:val="yellow"/>
          <w:rtl w:val="0"/>
        </w:rPr>
        <w:t xml:space="preserve">and </w:t>
      </w:r>
      <w:sdt>
        <w:sdtPr>
          <w:tag w:val="goog_rdk_129"/>
        </w:sdtPr>
        <w:sdtContent>
          <w:commentRangeStart w:id="64"/>
        </w:sdtContent>
      </w:sdt>
      <w:r w:rsidDel="00000000" w:rsidR="00000000" w:rsidRPr="00000000">
        <w:rPr>
          <w:highlight w:val="yellow"/>
          <w:rtl w:val="0"/>
        </w:rPr>
        <w:t xml:space="preserve">the Session Expiry Interval has passed</w:t>
      </w:r>
      <w:commentRangeEnd w:id="64"/>
      <w:r w:rsidDel="00000000" w:rsidR="00000000" w:rsidRPr="00000000">
        <w:commentReference w:id="64"/>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2DD">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2DE">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2DF">
      <w:pPr>
        <w:pStyle w:val="Heading3"/>
        <w:keepLines w:val="1"/>
        <w:spacing w:after="64" w:before="0" w:line="259" w:lineRule="auto"/>
        <w:ind w:left="0" w:firstLine="0"/>
        <w:rPr/>
      </w:pPr>
      <w:bookmarkStart w:colFirst="0" w:colLast="0" w:name="_heading=h.434ayfz" w:id="196"/>
      <w:bookmarkEnd w:id="196"/>
      <w:r w:rsidDel="00000000" w:rsidR="00000000" w:rsidRPr="00000000">
        <w:rPr>
          <w:rtl w:val="0"/>
        </w:rPr>
        <w:t xml:space="preserve">4.1.2 Session Establishment</w:t>
      </w:r>
    </w:p>
    <w:p w:rsidR="00000000" w:rsidDel="00000000" w:rsidP="00000000" w:rsidRDefault="00000000" w:rsidRPr="00000000" w14:paraId="000012E0">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2E1">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2E2">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E3">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2E4">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E5">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E6">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E7">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E8">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2E9">
      <w:pPr>
        <w:pStyle w:val="Heading2"/>
        <w:keepLines w:val="1"/>
        <w:spacing w:after="64" w:before="0" w:line="259" w:lineRule="auto"/>
        <w:ind w:left="0" w:firstLine="0"/>
        <w:rPr>
          <w:rFonts w:ascii="Arial" w:cs="Arial" w:eastAsia="Arial" w:hAnsi="Arial"/>
        </w:rPr>
      </w:pPr>
      <w:bookmarkStart w:colFirst="0" w:colLast="0" w:name="_heading=h.fc1j1f7dq6oy" w:id="197"/>
      <w:bookmarkEnd w:id="197"/>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2EA">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2EB">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2EC">
      <w:pPr>
        <w:numPr>
          <w:ilvl w:val="0"/>
          <w:numId w:val="52"/>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ED">
      <w:pPr>
        <w:numPr>
          <w:ilvl w:val="0"/>
          <w:numId w:val="52"/>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2EE">
      <w:pPr>
        <w:numPr>
          <w:ilvl w:val="0"/>
          <w:numId w:val="52"/>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EF">
      <w:pPr>
        <w:numPr>
          <w:ilvl w:val="0"/>
          <w:numId w:val="52"/>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2F0">
      <w:pPr>
        <w:numPr>
          <w:ilvl w:val="0"/>
          <w:numId w:val="52"/>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2F1">
      <w:pPr>
        <w:numPr>
          <w:ilvl w:val="0"/>
          <w:numId w:val="52"/>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2F2">
      <w:pPr>
        <w:numPr>
          <w:ilvl w:val="0"/>
          <w:numId w:val="52"/>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2F3">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F4">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2F5">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F6">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2F7">
      <w:pPr>
        <w:numPr>
          <w:ilvl w:val="0"/>
          <w:numId w:val="31"/>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F8">
      <w:pPr>
        <w:numPr>
          <w:ilvl w:val="0"/>
          <w:numId w:val="31"/>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F9">
      <w:pPr>
        <w:numPr>
          <w:ilvl w:val="0"/>
          <w:numId w:val="31"/>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FA">
      <w:pPr>
        <w:numPr>
          <w:ilvl w:val="0"/>
          <w:numId w:val="31"/>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2FB">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FC">
      <w:pPr>
        <w:numPr>
          <w:ilvl w:val="0"/>
          <w:numId w:val="31"/>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2FD">
      <w:pPr>
        <w:numPr>
          <w:ilvl w:val="0"/>
          <w:numId w:val="31"/>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FE">
      <w:pPr>
        <w:numPr>
          <w:ilvl w:val="0"/>
          <w:numId w:val="31"/>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FF">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00">
      <w:pPr>
        <w:spacing w:after="240" w:before="240" w:lineRule="auto"/>
        <w:ind w:left="0" w:firstLine="0"/>
        <w:rPr>
          <w:shd w:fill="ffe599" w:val="clear"/>
        </w:rPr>
      </w:pPr>
      <w:r w:rsidDel="00000000" w:rsidR="00000000" w:rsidRPr="00000000">
        <w:rPr>
          <w:shd w:fill="ffe599" w:val="clear"/>
          <w:rtl w:val="0"/>
        </w:rPr>
        <w:t xml:space="preserve">Both </w:t>
      </w:r>
      <w:sdt>
        <w:sdtPr>
          <w:tag w:val="goog_rdk_130"/>
        </w:sdtPr>
        <w:sdtContent>
          <w:commentRangeStart w:id="65"/>
        </w:sdtContent>
      </w:sdt>
      <w:sdt>
        <w:sdtPr>
          <w:tag w:val="goog_rdk_131"/>
        </w:sdtPr>
        <w:sdtContent>
          <w:commentRangeStart w:id="66"/>
        </w:sdtContent>
      </w:sdt>
      <w:r w:rsidDel="00000000" w:rsidR="00000000" w:rsidRPr="00000000">
        <w:rPr>
          <w:shd w:fill="ffe599" w:val="clear"/>
          <w:rtl w:val="0"/>
        </w:rPr>
        <w:t xml:space="preserve">TCP and UDP ports 1883 and 8883 are registered with IANA for MQTT and secure communication respectively.</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30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02">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03">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0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0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0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07">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08">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09">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0A">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0B">
      <w:pPr>
        <w:pStyle w:val="Heading2"/>
        <w:keepLines w:val="1"/>
        <w:spacing w:after="64" w:before="0" w:line="259" w:lineRule="auto"/>
        <w:ind w:left="0" w:firstLine="0"/>
        <w:rPr>
          <w:rFonts w:ascii="Arial" w:cs="Arial" w:eastAsia="Arial" w:hAnsi="Arial"/>
        </w:rPr>
      </w:pPr>
      <w:bookmarkStart w:colFirst="0" w:colLast="0" w:name="_heading=h.2i9l8ns" w:id="198"/>
      <w:bookmarkEnd w:id="198"/>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0C">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0D">
      <w:pPr>
        <w:pStyle w:val="Heading3"/>
        <w:ind w:left="0" w:firstLine="0"/>
        <w:rPr/>
      </w:pPr>
      <w:bookmarkStart w:colFirst="0" w:colLast="0" w:name="_heading=h.be76rdrlcegt" w:id="199"/>
      <w:bookmarkEnd w:id="199"/>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0E">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0F">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10">
      <w:pPr>
        <w:numPr>
          <w:ilvl w:val="0"/>
          <w:numId w:val="17"/>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11">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12">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13">
      <w:pPr>
        <w:numPr>
          <w:ilvl w:val="0"/>
          <w:numId w:val="1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14">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15">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16">
      <w:pPr>
        <w:pStyle w:val="Heading3"/>
        <w:ind w:left="0" w:firstLine="0"/>
        <w:rPr>
          <w:rFonts w:ascii="Arial" w:cs="Arial" w:eastAsia="Arial" w:hAnsi="Arial"/>
        </w:rPr>
      </w:pPr>
      <w:bookmarkStart w:colFirst="0" w:colLast="0" w:name="_heading=h.xevivl" w:id="200"/>
      <w:bookmarkEnd w:id="200"/>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17">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18">
      <w:pPr>
        <w:rPr>
          <w:rFonts w:ascii="Arial" w:cs="Arial" w:eastAsia="Arial" w:hAnsi="Arial"/>
        </w:rPr>
      </w:pPr>
      <w:bookmarkStart w:colFirst="0" w:colLast="0" w:name="_heading=h.3hej1je" w:id="201"/>
      <w:bookmarkEnd w:id="201"/>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19">
      <w:pPr>
        <w:numPr>
          <w:ilvl w:val="0"/>
          <w:numId w:val="4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1A">
      <w:pPr>
        <w:rPr>
          <w:rFonts w:ascii="Arial" w:cs="Arial" w:eastAsia="Arial" w:hAnsi="Arial"/>
        </w:rPr>
      </w:pPr>
      <w:bookmarkStart w:colFirst="0" w:colLast="0" w:name="_heading=h.1wjtbr7" w:id="202"/>
      <w:bookmarkEnd w:id="202"/>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1B">
      <w:pPr>
        <w:numPr>
          <w:ilvl w:val="0"/>
          <w:numId w:val="4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1C">
      <w:pPr>
        <w:ind w:left="720" w:firstLine="0"/>
        <w:rPr>
          <w:rFonts w:ascii="Arial" w:cs="Arial" w:eastAsia="Arial" w:hAnsi="Arial"/>
        </w:rPr>
      </w:pPr>
      <w:bookmarkStart w:colFirst="0" w:colLast="0" w:name="_heading=h.4gjguf0" w:id="203"/>
      <w:bookmarkEnd w:id="203"/>
      <w:r w:rsidDel="00000000" w:rsidR="00000000" w:rsidRPr="00000000">
        <w:rPr>
          <w:rtl w:val="0"/>
        </w:rPr>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1D">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1E">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1F">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20">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2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2">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2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4">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25">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2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8">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29">
      <w:pPr>
        <w:rPr/>
      </w:pPr>
      <w:sdt>
        <w:sdtPr>
          <w:tag w:val="goog_rdk_132"/>
        </w:sdtPr>
        <w:sdtContent>
          <w:commentRangeStart w:id="67"/>
        </w:sdtContent>
      </w:sdt>
      <w:r w:rsidDel="00000000" w:rsidR="00000000" w:rsidRPr="00000000">
        <w:rPr>
          <w:rtl w:val="0"/>
        </w:rPr>
      </w:r>
    </w:p>
    <w:p w:rsidR="00000000" w:rsidDel="00000000" w:rsidP="00000000" w:rsidRDefault="00000000" w:rsidRPr="00000000" w14:paraId="0000132A">
      <w:pPr>
        <w:pStyle w:val="Heading3"/>
        <w:ind w:left="0" w:firstLine="0"/>
        <w:rPr>
          <w:rFonts w:ascii="Arial" w:cs="Arial" w:eastAsia="Arial" w:hAnsi="Arial"/>
        </w:rPr>
      </w:pPr>
      <w:bookmarkStart w:colFirst="0" w:colLast="0" w:name="_heading=h.1au1eum" w:id="204"/>
      <w:bookmarkEnd w:id="204"/>
      <w:commentRangeEnd w:id="67"/>
      <w:r w:rsidDel="00000000" w:rsidR="00000000" w:rsidRPr="00000000">
        <w:commentReference w:id="67"/>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2B">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2C">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32D">
      <w:pPr>
        <w:rPr>
          <w:rFonts w:ascii="Arial" w:cs="Arial" w:eastAsia="Arial" w:hAnsi="Arial"/>
        </w:rPr>
      </w:pPr>
      <w:bookmarkStart w:colFirst="0" w:colLast="0" w:name="_heading=h.3utoxif" w:id="205"/>
      <w:bookmarkEnd w:id="205"/>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2E">
      <w:pPr>
        <w:numPr>
          <w:ilvl w:val="0"/>
          <w:numId w:val="4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32F">
      <w:pPr>
        <w:numPr>
          <w:ilvl w:val="0"/>
          <w:numId w:val="4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33"/>
        </w:sdtPr>
        <w:sdtContent>
          <w:commentRangeStart w:id="68"/>
        </w:sdtContent>
      </w:sdt>
      <w:r w:rsidDel="00000000" w:rsidR="00000000" w:rsidRPr="00000000">
        <w:rPr>
          <w:rFonts w:ascii="Arial" w:cs="Arial" w:eastAsia="Arial" w:hAnsi="Arial"/>
          <w:highlight w:val="yellow"/>
          <w:rtl w:val="0"/>
        </w:rPr>
        <w:t xml:space="preserve">and DUP flag set to 0</w:t>
      </w:r>
      <w:commentRangeEnd w:id="68"/>
      <w:r w:rsidDel="00000000" w:rsidR="00000000" w:rsidRPr="00000000">
        <w:commentReference w:id="68"/>
      </w:r>
      <w:r w:rsidDel="00000000" w:rsidR="00000000" w:rsidRPr="00000000">
        <w:rPr>
          <w:rFonts w:ascii="Arial" w:cs="Arial" w:eastAsia="Arial" w:hAnsi="Arial"/>
          <w:rtl w:val="0"/>
        </w:rPr>
        <w:t xml:space="preserve"> </w:t>
      </w:r>
    </w:p>
    <w:p w:rsidR="00000000" w:rsidDel="00000000" w:rsidP="00000000" w:rsidRDefault="00000000" w:rsidRPr="00000000" w14:paraId="00001330">
      <w:pPr>
        <w:numPr>
          <w:ilvl w:val="0"/>
          <w:numId w:val="4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31">
      <w:pPr>
        <w:rPr>
          <w:rFonts w:ascii="Arial" w:cs="Arial" w:eastAsia="Arial" w:hAnsi="Arial"/>
          <w:highlight w:val="yellow"/>
        </w:rPr>
      </w:pPr>
      <w:bookmarkStart w:colFirst="0" w:colLast="0" w:name="_heading=h.29yz7q8" w:id="206"/>
      <w:bookmarkEnd w:id="206"/>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32">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33">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34"/>
        </w:sdtPr>
        <w:sdtContent>
          <w:commentRangeStart w:id="69"/>
        </w:sdtContent>
      </w:sdt>
      <w:r w:rsidDel="00000000" w:rsidR="00000000" w:rsidRPr="00000000">
        <w:rPr>
          <w:rFonts w:ascii="Arial" w:cs="Arial" w:eastAsia="Arial" w:hAnsi="Arial"/>
          <w:b w:val="1"/>
          <w:highlight w:val="yellow"/>
          <w:rtl w:val="0"/>
        </w:rPr>
        <w:t xml:space="preserve">At any given time a sender </w:t>
      </w:r>
      <w:sdt>
        <w:sdtPr>
          <w:tag w:val="goog_rdk_135"/>
        </w:sdtPr>
        <w:sdtContent>
          <w:commentRangeStart w:id="70"/>
        </w:sdtContent>
      </w:sdt>
      <w:r w:rsidDel="00000000" w:rsidR="00000000" w:rsidRPr="00000000">
        <w:rPr>
          <w:rFonts w:ascii="Arial" w:cs="Arial" w:eastAsia="Arial" w:hAnsi="Arial"/>
          <w:b w:val="1"/>
          <w:highlight w:val="yellow"/>
          <w:rtl w:val="0"/>
        </w:rPr>
        <w:t xml:space="preserve">must</w:t>
      </w:r>
      <w:commentRangeEnd w:id="70"/>
      <w:r w:rsidDel="00000000" w:rsidR="00000000" w:rsidRPr="00000000">
        <w:commentReference w:id="70"/>
      </w:r>
      <w:r w:rsidDel="00000000" w:rsidR="00000000" w:rsidRPr="00000000">
        <w:rPr>
          <w:rFonts w:ascii="Arial" w:cs="Arial" w:eastAsia="Arial" w:hAnsi="Arial"/>
          <w:b w:val="1"/>
          <w:highlight w:val="yellow"/>
          <w:rtl w:val="0"/>
        </w:rPr>
        <w:t xml:space="preserve"> ONLY have 1 outstanding application message in flight.</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133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35">
      <w:pPr>
        <w:rPr>
          <w:rFonts w:ascii="Arial" w:cs="Arial" w:eastAsia="Arial" w:hAnsi="Arial"/>
        </w:rPr>
      </w:pPr>
      <w:bookmarkStart w:colFirst="0" w:colLast="0" w:name="_heading=h.p49hy1" w:id="207"/>
      <w:bookmarkEnd w:id="207"/>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36">
      <w:pPr>
        <w:numPr>
          <w:ilvl w:val="0"/>
          <w:numId w:val="4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37">
      <w:pPr>
        <w:numPr>
          <w:ilvl w:val="0"/>
          <w:numId w:val="4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38">
      <w:pPr>
        <w:jc w:val="both"/>
        <w:rPr>
          <w:rFonts w:ascii="Arial" w:cs="Arial" w:eastAsia="Arial" w:hAnsi="Arial"/>
        </w:rPr>
      </w:pPr>
      <w:r w:rsidDel="00000000" w:rsidR="00000000" w:rsidRPr="00000000">
        <w:rPr>
          <w:rtl w:val="0"/>
        </w:rPr>
      </w:r>
    </w:p>
    <w:p w:rsidR="00000000" w:rsidDel="00000000" w:rsidP="00000000" w:rsidRDefault="00000000" w:rsidRPr="00000000" w14:paraId="00001339">
      <w:pPr>
        <w:ind w:left="720" w:firstLine="0"/>
        <w:rPr>
          <w:rFonts w:ascii="Arial" w:cs="Arial" w:eastAsia="Arial" w:hAnsi="Arial"/>
        </w:rPr>
      </w:pPr>
      <w:bookmarkStart w:colFirst="0" w:colLast="0" w:name="_heading=h.393x0lu" w:id="208"/>
      <w:bookmarkEnd w:id="208"/>
      <w:r w:rsidDel="00000000" w:rsidR="00000000" w:rsidRPr="00000000">
        <w:rPr>
          <w:rFonts w:ascii="Arial" w:cs="Arial" w:eastAsia="Arial" w:hAnsi="Arial"/>
          <w:rtl w:val="0"/>
        </w:rPr>
        <w:t xml:space="preserve">Figure 4.2 – QoS 1 protocol flow diagram, Informative example</w:t>
      </w:r>
    </w:p>
    <w:tbl>
      <w:tblPr>
        <w:tblStyle w:val="Table41"/>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3A">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3B">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3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3D">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3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0">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4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42">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5">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7">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48">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49">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4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B">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4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4D">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4E">
      <w:pPr>
        <w:numPr>
          <w:ilvl w:val="0"/>
          <w:numId w:val="21"/>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4F">
      <w:pPr>
        <w:pStyle w:val="Heading3"/>
        <w:ind w:left="0" w:firstLine="0"/>
        <w:rPr>
          <w:rFonts w:ascii="Arial" w:cs="Arial" w:eastAsia="Arial" w:hAnsi="Arial"/>
        </w:rPr>
      </w:pPr>
      <w:bookmarkStart w:colFirst="0" w:colLast="0" w:name="_heading=h.1o97atn" w:id="209"/>
      <w:bookmarkEnd w:id="209"/>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50">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51">
      <w:pPr>
        <w:rPr>
          <w:rFonts w:ascii="Arial" w:cs="Arial" w:eastAsia="Arial" w:hAnsi="Arial"/>
        </w:rPr>
      </w:pPr>
      <w:bookmarkStart w:colFirst="0" w:colLast="0" w:name="_heading=h.488uthg" w:id="210"/>
      <w:bookmarkEnd w:id="210"/>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52">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53">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54">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55">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56">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57">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5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359">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5A">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 send further PUBLISH packets with different Packet Identifiers when it is not waiting to receive acknowledgements. </w:t>
      </w:r>
      <w:sdt>
        <w:sdtPr>
          <w:tag w:val="goog_rdk_136"/>
        </w:sdtPr>
        <w:sdtContent>
          <w:commentRangeStart w:id="71"/>
        </w:sdtContent>
      </w:sdt>
      <w:r w:rsidDel="00000000" w:rsidR="00000000" w:rsidRPr="00000000">
        <w:rPr>
          <w:rFonts w:ascii="Arial" w:cs="Arial" w:eastAsia="Arial" w:hAnsi="Arial"/>
          <w:b w:val="1"/>
          <w:highlight w:val="yellow"/>
          <w:rtl w:val="0"/>
        </w:rPr>
        <w:t xml:space="preserve">At any given time a sender has </w:t>
      </w:r>
      <w:sdt>
        <w:sdtPr>
          <w:tag w:val="goog_rdk_137"/>
        </w:sdtPr>
        <w:sdtContent>
          <w:commentRangeStart w:id="72"/>
        </w:sdtContent>
      </w:sdt>
      <w:r w:rsidDel="00000000" w:rsidR="00000000" w:rsidRPr="00000000">
        <w:rPr>
          <w:rFonts w:ascii="Arial" w:cs="Arial" w:eastAsia="Arial" w:hAnsi="Arial"/>
          <w:b w:val="1"/>
          <w:highlight w:val="yellow"/>
          <w:rtl w:val="0"/>
        </w:rPr>
        <w:t xml:space="preserve">only 1 outstanding application message </w:t>
      </w:r>
      <w:commentRangeEnd w:id="72"/>
      <w:r w:rsidDel="00000000" w:rsidR="00000000" w:rsidRPr="00000000">
        <w:commentReference w:id="72"/>
      </w:r>
      <w:r w:rsidDel="00000000" w:rsidR="00000000" w:rsidRPr="00000000">
        <w:rPr>
          <w:rFonts w:ascii="Arial" w:cs="Arial" w:eastAsia="Arial" w:hAnsi="Arial"/>
          <w:b w:val="1"/>
          <w:highlight w:val="yellow"/>
          <w:rtl w:val="0"/>
        </w:rPr>
        <w:t xml:space="preserve">inflight.</w:t>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135B">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5C">
      <w:pPr>
        <w:rPr>
          <w:rFonts w:ascii="Arial" w:cs="Arial" w:eastAsia="Arial" w:hAnsi="Arial"/>
          <w:b w:val="1"/>
          <w:color w:val="000000"/>
          <w:sz w:val="18"/>
          <w:szCs w:val="18"/>
        </w:rPr>
      </w:pPr>
      <w:bookmarkStart w:colFirst="0" w:colLast="0" w:name="_heading=h.2ne53p9" w:id="211"/>
      <w:bookmarkEnd w:id="211"/>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5D">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5E">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5F">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138"/>
        </w:sdtPr>
        <w:sdtContent>
          <w:commentRangeStart w:id="73"/>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3"/>
      <w:r w:rsidDel="00000000" w:rsidR="00000000" w:rsidRPr="00000000">
        <w:commentReference w:id="73"/>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60">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141"/>
      </w:sdtPr>
      <w:sdtContent>
        <w:p w:rsidR="00000000" w:rsidDel="00000000" w:rsidP="00000000" w:rsidRDefault="00000000" w:rsidRPr="00000000" w14:paraId="00001361">
          <w:pPr>
            <w:numPr>
              <w:ilvl w:val="0"/>
              <w:numId w:val="47"/>
            </w:numPr>
            <w:ind w:left="720" w:hanging="360"/>
            <w:rPr>
              <w:rFonts w:ascii="Arial" w:cs="Arial" w:eastAsia="Arial" w:hAnsi="Arial"/>
              <w:b w:val="0"/>
              <w:color w:val="172b4d"/>
              <w:sz w:val="21"/>
              <w:szCs w:val="21"/>
              <w:highlight w:val="yellow"/>
              <w:rPrChange w:author="davide.lenzarini@u-blox.com" w:id="7"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47"/>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139"/>
            </w:sdtPr>
            <w:sdtContent>
              <w:ins w:author="davide.lenzarini@u-blox.com" w:id="6"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140"/>
            </w:sdtPr>
            <w:sdtContent>
              <w:r w:rsidDel="00000000" w:rsidR="00000000" w:rsidRPr="00000000">
                <w:rPr>
                  <w:rtl w:val="0"/>
                </w:rPr>
              </w:r>
            </w:sdtContent>
          </w:sdt>
        </w:p>
      </w:sdtContent>
    </w:sdt>
    <w:p w:rsidR="00000000" w:rsidDel="00000000" w:rsidP="00000000" w:rsidRDefault="00000000" w:rsidRPr="00000000" w14:paraId="00001362">
      <w:pPr>
        <w:pStyle w:val="Heading2"/>
        <w:ind w:left="0" w:firstLine="0"/>
        <w:rPr/>
      </w:pPr>
      <w:bookmarkStart w:colFirst="0" w:colLast="0" w:name="_heading=h.6udnv5yl5cv5" w:id="212"/>
      <w:bookmarkEnd w:id="212"/>
      <w:r w:rsidDel="00000000" w:rsidR="00000000" w:rsidRPr="00000000">
        <w:rPr>
          <w:rtl w:val="0"/>
        </w:rPr>
        <w:t xml:space="preserve">4.4 Message delivery retry</w:t>
      </w:r>
    </w:p>
    <w:p w:rsidR="00000000" w:rsidDel="00000000" w:rsidP="00000000" w:rsidRDefault="00000000" w:rsidRPr="00000000" w14:paraId="00001363">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tl w:val="0"/>
        </w:rPr>
      </w:r>
    </w:p>
    <w:p w:rsidR="00000000" w:rsidDel="00000000" w:rsidP="00000000" w:rsidRDefault="00000000" w:rsidRPr="00000000" w14:paraId="00001364">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[MQTT-SN-4.4-1]</w:t>
      </w:r>
      <w:r w:rsidDel="00000000" w:rsidR="00000000" w:rsidRPr="00000000">
        <w:rPr>
          <w:sz w:val="22"/>
          <w:szCs w:val="22"/>
          <w:rtl w:val="0"/>
        </w:rPr>
        <w:t xml:space="preserve">. </w:t>
      </w:r>
    </w:p>
    <w:p w:rsidR="00000000" w:rsidDel="00000000" w:rsidP="00000000" w:rsidRDefault="00000000" w:rsidRPr="00000000" w14:paraId="00001365">
      <w:pPr>
        <w:spacing w:after="240" w:before="240" w:lineRule="auto"/>
        <w:ind w:left="0" w:right="0" w:firstLine="0"/>
        <w:rPr/>
      </w:pPr>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rtl w:val="0"/>
        </w:rPr>
      </w:r>
    </w:p>
    <w:p w:rsidR="00000000" w:rsidDel="00000000" w:rsidP="00000000" w:rsidRDefault="00000000" w:rsidRPr="00000000" w14:paraId="00001366">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2"/>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7">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8">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9">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A">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C">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D">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2">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5">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8">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B">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C">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E">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F">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4">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7">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8">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A">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D">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E">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0">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91">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92">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142"/>
        </w:sdtPr>
        <w:sdtContent>
          <w:commentRangeStart w:id="74"/>
        </w:sdtContent>
      </w:sdt>
      <w:r w:rsidDel="00000000" w:rsidR="00000000" w:rsidRPr="00000000">
        <w:rPr>
          <w:rtl w:val="0"/>
        </w:rPr>
        <w:t xml:space="preserve">he receiver does not need to complete delivery of the Application Message before sending the </w:t>
      </w:r>
      <w:sdt>
        <w:sdtPr>
          <w:tag w:val="goog_rdk_143"/>
        </w:sdtPr>
        <w:sdtContent>
          <w:commentRangeStart w:id="75"/>
        </w:sdtContent>
      </w:sdt>
      <w:r w:rsidDel="00000000" w:rsidR="00000000" w:rsidRPr="00000000">
        <w:rPr>
          <w:rtl w:val="0"/>
        </w:rPr>
        <w:t xml:space="preserve">PUBREC or</w:t>
      </w:r>
      <w:commentRangeEnd w:id="75"/>
      <w:r w:rsidDel="00000000" w:rsidR="00000000" w:rsidRPr="00000000">
        <w:commentReference w:id="75"/>
      </w:r>
      <w:r w:rsidDel="00000000" w:rsidR="00000000" w:rsidRPr="00000000">
        <w:rPr>
          <w:rtl w:val="0"/>
        </w:rPr>
        <w:t xml:space="preserve"> PUBCOMP.</w:t>
      </w:r>
      <w:commentRangeEnd w:id="74"/>
      <w:r w:rsidDel="00000000" w:rsidR="00000000" w:rsidRPr="00000000">
        <w:commentReference w:id="74"/>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93">
      <w:pPr>
        <w:pStyle w:val="Heading2"/>
        <w:ind w:left="0" w:firstLine="0"/>
        <w:rPr/>
      </w:pPr>
      <w:bookmarkStart w:colFirst="0" w:colLast="0" w:name="_heading=h.xoc2pfhnyfst" w:id="213"/>
      <w:bookmarkEnd w:id="213"/>
      <w:r w:rsidDel="00000000" w:rsidR="00000000" w:rsidRPr="00000000">
        <w:rPr>
          <w:rtl w:val="0"/>
        </w:rPr>
        <w:t xml:space="preserve">4.5 Application Message receipt</w:t>
      </w:r>
    </w:p>
    <w:p w:rsidR="00000000" w:rsidDel="00000000" w:rsidP="00000000" w:rsidRDefault="00000000" w:rsidRPr="00000000" w14:paraId="00001394">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95">
      <w:pPr>
        <w:spacing w:after="240" w:before="240" w:lineRule="auto"/>
        <w:ind w:left="0" w:right="0" w:firstLine="0"/>
        <w:rPr/>
      </w:pPr>
      <w:r w:rsidDel="00000000" w:rsidR="00000000" w:rsidRPr="00000000">
        <w:rPr>
          <w:rtl w:val="0"/>
        </w:rPr>
        <w:t xml:space="preserve">Under normal circumstances Clients receive messages in response to Subscriptions they have created. A Client could also receive messages that do not match any of its explicit Subscriptions. This can happen if the Server automatically assigned a subscription to the Client. A Client could also receive messages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96">
      <w:pPr>
        <w:pStyle w:val="Heading2"/>
        <w:ind w:left="0" w:firstLine="0"/>
        <w:rPr/>
      </w:pPr>
      <w:bookmarkStart w:colFirst="0" w:colLast="0" w:name="_heading=h.rrfw7sclv8s" w:id="214"/>
      <w:bookmarkEnd w:id="214"/>
      <w:r w:rsidDel="00000000" w:rsidR="00000000" w:rsidRPr="00000000">
        <w:rPr>
          <w:rtl w:val="0"/>
        </w:rPr>
        <w:t xml:space="preserve">4.6 Application Message ordering</w:t>
      </w:r>
    </w:p>
    <w:p w:rsidR="00000000" w:rsidDel="00000000" w:rsidP="00000000" w:rsidRDefault="00000000" w:rsidRPr="00000000" w14:paraId="00001397">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message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98">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messages.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99">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9A">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9B">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9C">
      <w:pPr>
        <w:pStyle w:val="Heading2"/>
        <w:keepNext w:val="0"/>
        <w:spacing w:after="80" w:before="360" w:lineRule="auto"/>
        <w:ind w:left="0" w:right="990" w:firstLine="0"/>
        <w:rPr/>
      </w:pPr>
      <w:bookmarkStart w:colFirst="0" w:colLast="0" w:name="_heading=h.g7vjj8m1vj3z" w:id="215"/>
      <w:bookmarkEnd w:id="215"/>
      <w:r w:rsidDel="00000000" w:rsidR="00000000" w:rsidRPr="00000000">
        <w:rPr>
          <w:rtl w:val="0"/>
        </w:rPr>
        <w:t xml:space="preserve">4.7 Topic Names and Topic Filters</w:t>
      </w:r>
    </w:p>
    <w:p w:rsidR="00000000" w:rsidDel="00000000" w:rsidP="00000000" w:rsidRDefault="00000000" w:rsidRPr="00000000" w14:paraId="0000139D">
      <w:pPr>
        <w:pStyle w:val="Heading3"/>
        <w:ind w:left="0" w:firstLine="0"/>
        <w:rPr/>
      </w:pPr>
      <w:bookmarkStart w:colFirst="0" w:colLast="0" w:name="_heading=h.q0s32id4lv9p" w:id="216"/>
      <w:bookmarkEnd w:id="216"/>
      <w:r w:rsidDel="00000000" w:rsidR="00000000" w:rsidRPr="00000000">
        <w:rPr>
          <w:rtl w:val="0"/>
        </w:rPr>
        <w:t xml:space="preserve">4.7.1 Topic wildcards</w:t>
      </w:r>
    </w:p>
    <w:p w:rsidR="00000000" w:rsidDel="00000000" w:rsidP="00000000" w:rsidRDefault="00000000" w:rsidRPr="00000000" w14:paraId="0000139E">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9F">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A0">
      <w:pPr>
        <w:spacing w:after="240" w:before="240" w:lineRule="auto"/>
        <w:rPr>
          <w:rFonts w:ascii="Arial" w:cs="Arial" w:eastAsia="Arial" w:hAnsi="Arial"/>
        </w:rPr>
      </w:pPr>
      <w:sdt>
        <w:sdtPr>
          <w:tag w:val="goog_rdk_144"/>
        </w:sdtPr>
        <w:sdtContent>
          <w:commentRangeStart w:id="76"/>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76"/>
      <w:r w:rsidDel="00000000" w:rsidR="00000000" w:rsidRPr="00000000">
        <w:commentReference w:id="76"/>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A1">
      <w:pPr>
        <w:pStyle w:val="Heading4"/>
        <w:ind w:left="0" w:firstLine="0"/>
        <w:rPr/>
      </w:pPr>
      <w:bookmarkStart w:colFirst="0" w:colLast="0" w:name="_heading=h.3kbulner4ob4" w:id="217"/>
      <w:bookmarkEnd w:id="217"/>
      <w:r w:rsidDel="00000000" w:rsidR="00000000" w:rsidRPr="00000000">
        <w:rPr>
          <w:rtl w:val="0"/>
        </w:rPr>
        <w:t xml:space="preserve">4.7.1.1 Topic level separator</w:t>
      </w:r>
    </w:p>
    <w:p w:rsidR="00000000" w:rsidDel="00000000" w:rsidP="00000000" w:rsidRDefault="00000000" w:rsidRPr="00000000" w14:paraId="000013A2">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3A3">
      <w:pPr>
        <w:pStyle w:val="Heading4"/>
        <w:ind w:left="0" w:firstLine="0"/>
        <w:rPr/>
      </w:pPr>
      <w:bookmarkStart w:colFirst="0" w:colLast="0" w:name="_heading=h.ychcrpqsu69r" w:id="218"/>
      <w:bookmarkEnd w:id="218"/>
      <w:r w:rsidDel="00000000" w:rsidR="00000000" w:rsidRPr="00000000">
        <w:rPr>
          <w:rtl w:val="0"/>
        </w:rPr>
        <w:t xml:space="preserve">4.7.1.2 Multi-level wildcard</w:t>
      </w:r>
    </w:p>
    <w:p w:rsidR="00000000" w:rsidDel="00000000" w:rsidP="00000000" w:rsidRDefault="00000000" w:rsidRPr="00000000" w14:paraId="000013A4">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3A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3A7">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3A8">
      <w:pPr>
        <w:numPr>
          <w:ilvl w:val="0"/>
          <w:numId w:val="1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3A9">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3A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B">
      <w:pPr>
        <w:numPr>
          <w:ilvl w:val="0"/>
          <w:numId w:val="27"/>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3AC">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3AD">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3AE">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3AF">
      <w:pPr>
        <w:numPr>
          <w:ilvl w:val="0"/>
          <w:numId w:val="27"/>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3B0">
      <w:pPr>
        <w:pStyle w:val="Heading4"/>
        <w:ind w:left="0" w:firstLine="0"/>
        <w:rPr/>
      </w:pPr>
      <w:bookmarkStart w:colFirst="0" w:colLast="0" w:name="_heading=h.x4yye38w41vd" w:id="219"/>
      <w:bookmarkEnd w:id="219"/>
      <w:r w:rsidDel="00000000" w:rsidR="00000000" w:rsidRPr="00000000">
        <w:rPr>
          <w:rtl w:val="0"/>
        </w:rPr>
        <w:t xml:space="preserve">4.7.1.3 Single-level wildcard</w:t>
      </w:r>
    </w:p>
    <w:p w:rsidR="00000000" w:rsidDel="00000000" w:rsidP="00000000" w:rsidRDefault="00000000" w:rsidRPr="00000000" w14:paraId="000013B1">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3B2">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3B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3B5">
      <w:pPr>
        <w:numPr>
          <w:ilvl w:val="0"/>
          <w:numId w:val="20"/>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3B6">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3B7">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3B8">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3B9">
      <w:pPr>
        <w:numPr>
          <w:ilvl w:val="0"/>
          <w:numId w:val="20"/>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3BA">
      <w:pPr>
        <w:pStyle w:val="Heading3"/>
        <w:ind w:left="0" w:firstLine="0"/>
        <w:rPr/>
      </w:pPr>
      <w:bookmarkStart w:colFirst="0" w:colLast="0" w:name="_heading=h.p61p07rh2x26" w:id="220"/>
      <w:bookmarkEnd w:id="220"/>
      <w:r w:rsidDel="00000000" w:rsidR="00000000" w:rsidRPr="00000000">
        <w:rPr>
          <w:rtl w:val="0"/>
        </w:rPr>
        <w:t xml:space="preserve">4.7.2  Topics beginning with $</w:t>
      </w:r>
    </w:p>
    <w:p w:rsidR="00000000" w:rsidDel="00000000" w:rsidP="00000000" w:rsidRDefault="00000000" w:rsidRPr="00000000" w14:paraId="000013B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3B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D">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3BE">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3B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0">
      <w:pPr>
        <w:numPr>
          <w:ilvl w:val="0"/>
          <w:numId w:val="16"/>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3C1">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3C2">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3C3">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3C4">
      <w:pPr>
        <w:numPr>
          <w:ilvl w:val="0"/>
          <w:numId w:val="16"/>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3C5">
      <w:pPr>
        <w:pStyle w:val="Heading3"/>
        <w:ind w:left="0" w:firstLine="0"/>
        <w:rPr/>
      </w:pPr>
      <w:bookmarkStart w:colFirst="0" w:colLast="0" w:name="_heading=h.rvcur5x0am" w:id="221"/>
      <w:bookmarkEnd w:id="221"/>
      <w:r w:rsidDel="00000000" w:rsidR="00000000" w:rsidRPr="00000000">
        <w:rPr>
          <w:rtl w:val="0"/>
        </w:rPr>
        <w:t xml:space="preserve">4.7.3 Topic semantic and usage</w:t>
      </w:r>
    </w:p>
    <w:p w:rsidR="00000000" w:rsidDel="00000000" w:rsidP="00000000" w:rsidRDefault="00000000" w:rsidRPr="00000000" w14:paraId="000013C6">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3C7">
      <w:pPr>
        <w:numPr>
          <w:ilvl w:val="0"/>
          <w:numId w:val="4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3C8">
      <w:pPr>
        <w:numPr>
          <w:ilvl w:val="0"/>
          <w:numId w:val="4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3C9">
      <w:pPr>
        <w:numPr>
          <w:ilvl w:val="0"/>
          <w:numId w:val="4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3CA">
      <w:pPr>
        <w:numPr>
          <w:ilvl w:val="0"/>
          <w:numId w:val="4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3CB">
      <w:pPr>
        <w:numPr>
          <w:ilvl w:val="0"/>
          <w:numId w:val="4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3CC">
      <w:pPr>
        <w:numPr>
          <w:ilvl w:val="0"/>
          <w:numId w:val="4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7">
        <w:r w:rsidDel="00000000" w:rsidR="00000000" w:rsidRPr="00000000">
          <w:rPr>
            <w:rFonts w:ascii="Arial" w:cs="Arial" w:eastAsia="Arial" w:hAnsi="Arial"/>
            <w:rtl w:val="0"/>
          </w:rPr>
          <w:t xml:space="preserve"> </w:t>
        </w:r>
      </w:hyperlink>
      <w:hyperlink r:id="rId78">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3CD">
      <w:pPr>
        <w:numPr>
          <w:ilvl w:val="0"/>
          <w:numId w:val="4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3CE">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3C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3D0">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D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3D2">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D3">
      <w:pPr>
        <w:numPr>
          <w:ilvl w:val="0"/>
          <w:numId w:val="30"/>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3D4">
      <w:pPr>
        <w:numPr>
          <w:ilvl w:val="0"/>
          <w:numId w:val="30"/>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3D5">
      <w:pPr>
        <w:numPr>
          <w:ilvl w:val="0"/>
          <w:numId w:val="30"/>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3D6">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3D7">
      <w:pPr>
        <w:pStyle w:val="Heading2"/>
        <w:ind w:left="0" w:firstLine="0"/>
        <w:rPr/>
      </w:pPr>
      <w:bookmarkStart w:colFirst="0" w:colLast="0" w:name="_heading=h.zh9mgr3i86c2" w:id="222"/>
      <w:bookmarkEnd w:id="222"/>
      <w:r w:rsidDel="00000000" w:rsidR="00000000" w:rsidRPr="00000000">
        <w:rPr>
          <w:rtl w:val="0"/>
        </w:rPr>
        <w:t xml:space="preserve">4.8 Subscriptions</w:t>
      </w:r>
    </w:p>
    <w:p w:rsidR="00000000" w:rsidDel="00000000" w:rsidP="00000000" w:rsidRDefault="00000000" w:rsidRPr="00000000" w14:paraId="000013D8">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3D9">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3DA">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3DB">
      <w:pPr>
        <w:pStyle w:val="Heading2"/>
        <w:ind w:left="0" w:firstLine="0"/>
        <w:rPr/>
      </w:pPr>
      <w:bookmarkStart w:colFirst="0" w:colLast="0" w:name="_heading=h.k5nujtaz6h05" w:id="223"/>
      <w:bookmarkEnd w:id="223"/>
      <w:r w:rsidDel="00000000" w:rsidR="00000000" w:rsidRPr="00000000">
        <w:rPr>
          <w:rtl w:val="0"/>
        </w:rPr>
        <w:t xml:space="preserve">4.9 Server redirection</w:t>
      </w:r>
    </w:p>
    <w:p w:rsidR="00000000" w:rsidDel="00000000" w:rsidP="00000000" w:rsidRDefault="00000000" w:rsidRPr="00000000" w14:paraId="000013DC">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3DD">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3DE">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3DF">
      <w:pPr>
        <w:pStyle w:val="Heading2"/>
        <w:ind w:left="0" w:firstLine="0"/>
        <w:rPr/>
      </w:pPr>
      <w:bookmarkStart w:colFirst="0" w:colLast="0" w:name="_heading=h.n3l7hni8c3ae" w:id="224"/>
      <w:bookmarkEnd w:id="224"/>
      <w:r w:rsidDel="00000000" w:rsidR="00000000" w:rsidRPr="00000000">
        <w:rPr>
          <w:rtl w:val="0"/>
        </w:rPr>
        <w:t xml:space="preserve">4.10 Enhanced authentication</w:t>
      </w:r>
    </w:p>
    <w:p w:rsidR="00000000" w:rsidDel="00000000" w:rsidP="00000000" w:rsidRDefault="00000000" w:rsidRPr="00000000" w14:paraId="000013E0">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3E1">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3E2">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3E3">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E4">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E5">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3E6">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E7">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3E8">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3E9">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EA">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81">
        <w:r w:rsidDel="00000000" w:rsidR="00000000" w:rsidRPr="00000000">
          <w:rPr>
            <w:highlight w:val="yellow"/>
            <w:rtl w:val="0"/>
          </w:rPr>
          <w:t xml:space="preserve"> </w:t>
        </w:r>
      </w:hyperlink>
      <w:hyperlink r:id="rId82">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3EB">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3EC">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3ED">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EE">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3EF">
      <w:pPr>
        <w:numPr>
          <w:ilvl w:val="0"/>
          <w:numId w:val="49"/>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3F0">
      <w:pPr>
        <w:numPr>
          <w:ilvl w:val="0"/>
          <w:numId w:val="49"/>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3F1">
      <w:pPr>
        <w:numPr>
          <w:ilvl w:val="0"/>
          <w:numId w:val="49"/>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3F2">
      <w:pPr>
        <w:numPr>
          <w:ilvl w:val="0"/>
          <w:numId w:val="49"/>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3F3">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3F4">
      <w:pPr>
        <w:numPr>
          <w:ilvl w:val="0"/>
          <w:numId w:val="18"/>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3F5">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3F6">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3F7">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3F8">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3F9">
      <w:pPr>
        <w:numPr>
          <w:ilvl w:val="0"/>
          <w:numId w:val="18"/>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3FA">
      <w:pPr>
        <w:pStyle w:val="Heading3"/>
        <w:ind w:left="0" w:firstLine="0"/>
        <w:rPr/>
      </w:pPr>
      <w:bookmarkStart w:colFirst="0" w:colLast="0" w:name="_heading=h.ut22r1f7l7us" w:id="225"/>
      <w:bookmarkEnd w:id="225"/>
      <w:r w:rsidDel="00000000" w:rsidR="00000000" w:rsidRPr="00000000">
        <w:rPr>
          <w:rtl w:val="0"/>
        </w:rPr>
        <w:t xml:space="preserve">4.10.1 Re-authentication</w:t>
      </w:r>
    </w:p>
    <w:p w:rsidR="00000000" w:rsidDel="00000000" w:rsidP="00000000" w:rsidRDefault="00000000" w:rsidRPr="00000000" w14:paraId="000013FB">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3FC">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3FD">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3">
        <w:r w:rsidDel="00000000" w:rsidR="00000000" w:rsidRPr="00000000">
          <w:rPr>
            <w:highlight w:val="yellow"/>
            <w:rtl w:val="0"/>
          </w:rPr>
          <w:t xml:space="preserve"> </w:t>
        </w:r>
      </w:hyperlink>
      <w:hyperlink r:id="rId84">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3FE">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3FF">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00">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01">
      <w:pPr>
        <w:pStyle w:val="Heading2"/>
        <w:ind w:left="0" w:firstLine="0"/>
        <w:rPr/>
      </w:pPr>
      <w:bookmarkStart w:colFirst="0" w:colLast="0" w:name="_heading=h.v8vlgf6xm72a" w:id="226"/>
      <w:bookmarkEnd w:id="226"/>
      <w:r w:rsidDel="00000000" w:rsidR="00000000" w:rsidRPr="00000000">
        <w:rPr>
          <w:rtl w:val="0"/>
        </w:rPr>
        <w:t xml:space="preserve">4.11 Handling errors</w:t>
      </w:r>
    </w:p>
    <w:p w:rsidR="00000000" w:rsidDel="00000000" w:rsidP="00000000" w:rsidRDefault="00000000" w:rsidRPr="00000000" w14:paraId="00001402">
      <w:pPr>
        <w:pStyle w:val="Heading3"/>
        <w:ind w:left="0" w:firstLine="0"/>
        <w:rPr/>
      </w:pPr>
      <w:bookmarkStart w:colFirst="0" w:colLast="0" w:name="_heading=h.kbby30dtgah8" w:id="227"/>
      <w:bookmarkEnd w:id="227"/>
      <w:r w:rsidDel="00000000" w:rsidR="00000000" w:rsidRPr="00000000">
        <w:rPr>
          <w:rtl w:val="0"/>
        </w:rPr>
        <w:t xml:space="preserve">4.11.1 Malformed Packet and Protocol Errors</w:t>
      </w:r>
    </w:p>
    <w:p w:rsidR="00000000" w:rsidDel="00000000" w:rsidP="00000000" w:rsidRDefault="00000000" w:rsidRPr="00000000" w14:paraId="00001403">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04">
      <w:pPr>
        <w:numPr>
          <w:ilvl w:val="0"/>
          <w:numId w:val="33"/>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05">
      <w:pPr>
        <w:numPr>
          <w:ilvl w:val="0"/>
          <w:numId w:val="33"/>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06">
      <w:pPr>
        <w:numPr>
          <w:ilvl w:val="0"/>
          <w:numId w:val="33"/>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07">
      <w:pPr>
        <w:numPr>
          <w:ilvl w:val="0"/>
          <w:numId w:val="33"/>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08">
      <w:pPr>
        <w:numPr>
          <w:ilvl w:val="0"/>
          <w:numId w:val="33"/>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09">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0A">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0B">
      <w:pPr>
        <w:numPr>
          <w:ilvl w:val="0"/>
          <w:numId w:val="24"/>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0C">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0D">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0E">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0F">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10">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11">
      <w:pPr>
        <w:numPr>
          <w:ilvl w:val="0"/>
          <w:numId w:val="24"/>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12">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section 3.14.2.1</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Disconnect Reason Code</w:t>
        </w:r>
      </w:hyperlink>
      <w:r w:rsidDel="00000000" w:rsidR="00000000" w:rsidRPr="00000000">
        <w:rPr>
          <w:rtl w:val="0"/>
        </w:rPr>
        <w:t xml:space="preserve">.</w:t>
      </w:r>
    </w:p>
    <w:p w:rsidR="00000000" w:rsidDel="00000000" w:rsidP="00000000" w:rsidRDefault="00000000" w:rsidRPr="00000000" w14:paraId="00001413">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w:t>
      </w:r>
      <w:hyperlink r:id="rId89">
        <w:r w:rsidDel="00000000" w:rsidR="00000000" w:rsidRPr="00000000">
          <w:rPr>
            <w:color w:val="1155cc"/>
            <w:u w:val="single"/>
            <w:rtl w:val="0"/>
          </w:rPr>
          <w:t xml:space="preserve"> section 3.2.2.2 - Connect Reason Code</w:t>
        </w:r>
      </w:hyperlink>
      <w:r w:rsidDel="00000000" w:rsidR="00000000" w:rsidRPr="00000000">
        <w:rPr>
          <w:rtl w:val="0"/>
        </w:rPr>
        <w:t xml:space="preserve"> or in section</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3.14.2.1 – Disconnect Reason Code</w:t>
        </w:r>
      </w:hyperlink>
      <w:r w:rsidDel="00000000" w:rsidR="00000000" w:rsidRPr="00000000">
        <w:rPr>
          <w:rtl w:val="0"/>
        </w:rPr>
        <w:t xml:space="preserve">. There are no consequences for other Sessions.</w:t>
      </w:r>
    </w:p>
    <w:p w:rsidR="00000000" w:rsidDel="00000000" w:rsidP="00000000" w:rsidRDefault="00000000" w:rsidRPr="00000000" w14:paraId="00001414">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15">
      <w:pPr>
        <w:pStyle w:val="Heading3"/>
        <w:ind w:left="0" w:firstLine="0"/>
        <w:rPr/>
      </w:pPr>
      <w:bookmarkStart w:colFirst="0" w:colLast="0" w:name="_heading=h.j0ufrffgt029" w:id="228"/>
      <w:bookmarkEnd w:id="228"/>
      <w:r w:rsidDel="00000000" w:rsidR="00000000" w:rsidRPr="00000000">
        <w:rPr>
          <w:rtl w:val="0"/>
        </w:rPr>
        <w:t xml:space="preserve">4.11.2 Other errors</w:t>
      </w:r>
    </w:p>
    <w:p w:rsidR="00000000" w:rsidDel="00000000" w:rsidP="00000000" w:rsidRDefault="00000000" w:rsidRPr="00000000" w14:paraId="00001416">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17">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18">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19">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1A">
      <w:pPr>
        <w:spacing w:after="240" w:before="240" w:lineRule="auto"/>
        <w:ind w:left="0" w:right="0" w:firstLine="0"/>
        <w:rPr/>
      </w:pPr>
      <w:r w:rsidDel="00000000" w:rsidR="00000000" w:rsidRPr="00000000">
        <w:rPr>
          <w:rtl w:val="0"/>
        </w:rPr>
        <w:t xml:space="preserve">Refer to section </w:t>
      </w:r>
      <w:sdt>
        <w:sdtPr>
          <w:tag w:val="goog_rdk_145"/>
        </w:sdtPr>
        <w:sdtContent>
          <w:commentRangeStart w:id="77"/>
        </w:sdtContent>
      </w:sdt>
      <w:sdt>
        <w:sdtPr>
          <w:tag w:val="goog_rdk_146"/>
        </w:sdtPr>
        <w:sdtContent>
          <w:commentRangeStart w:id="78"/>
        </w:sdtContent>
      </w:sdt>
      <w:r w:rsidDel="00000000" w:rsidR="00000000" w:rsidRPr="00000000">
        <w:rPr>
          <w:rtl w:val="0"/>
        </w:rPr>
        <w:t xml:space="preserve">5.4.9</w:t>
      </w:r>
      <w:commentRangeEnd w:id="77"/>
      <w:r w:rsidDel="00000000" w:rsidR="00000000" w:rsidRPr="00000000">
        <w:commentReference w:id="77"/>
      </w:r>
      <w:commentRangeEnd w:id="78"/>
      <w:r w:rsidDel="00000000" w:rsidR="00000000" w:rsidRPr="00000000">
        <w:commentReference w:id="78"/>
      </w:r>
      <w:r w:rsidDel="00000000" w:rsidR="00000000" w:rsidRPr="00000000">
        <w:rPr>
          <w:rtl w:val="0"/>
        </w:rPr>
        <w:t xml:space="preserve"> for information about handling Disallowed Unicode code points.</w:t>
      </w:r>
    </w:p>
    <w:p w:rsidR="00000000" w:rsidDel="00000000" w:rsidP="00000000" w:rsidRDefault="00000000" w:rsidRPr="00000000" w14:paraId="0000141B">
      <w:pPr>
        <w:pStyle w:val="Heading2"/>
        <w:spacing w:after="240" w:before="240" w:lineRule="auto"/>
        <w:ind w:left="0" w:right="0" w:firstLine="0"/>
        <w:rPr>
          <w:rFonts w:ascii="Arial" w:cs="Arial" w:eastAsia="Arial" w:hAnsi="Arial"/>
        </w:rPr>
      </w:pPr>
      <w:bookmarkStart w:colFirst="0" w:colLast="0" w:name="_heading=h.1vpy4wyrild2" w:id="229"/>
      <w:bookmarkEnd w:id="229"/>
      <w:r w:rsidDel="00000000" w:rsidR="00000000" w:rsidRPr="00000000">
        <w:rPr>
          <w:rFonts w:ascii="Arial" w:cs="Arial" w:eastAsia="Arial" w:hAnsi="Arial"/>
          <w:rtl w:val="0"/>
        </w:rPr>
        <w:t xml:space="preserve">4.12 Example MQTT-SN Architectures</w:t>
      </w:r>
    </w:p>
    <w:p w:rsidR="00000000" w:rsidDel="00000000" w:rsidP="00000000" w:rsidRDefault="00000000" w:rsidRPr="00000000" w14:paraId="0000141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1D">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1E">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1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20">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21">
      <w:pPr>
        <w:spacing w:after="303" w:line="259" w:lineRule="auto"/>
        <w:ind w:left="284" w:right="4" w:firstLine="0"/>
        <w:rPr>
          <w:rFonts w:ascii="Arial" w:cs="Arial" w:eastAsia="Arial" w:hAnsi="Arial"/>
        </w:rPr>
      </w:pPr>
      <w:sdt>
        <w:sdtPr>
          <w:tag w:val="goog_rdk_148"/>
        </w:sdtPr>
        <w:sdtContent>
          <w:del w:author="davide.lenzarini@u-blox.com" w:id="8" w:date="2024-03-14T11:37:29Z"/>
          <w:sdt>
            <w:sdtPr>
              <w:tag w:val="goog_rdk_149"/>
            </w:sdtPr>
            <w:sdtContent>
              <w:commentRangeStart w:id="79"/>
            </w:sdtContent>
          </w:sdt>
          <w:del w:author="davide.lenzarini@u-blox.com" w:id="8" w:date="2024-03-14T11:37:29Z">
            <w:sdt>
              <w:sdtPr>
                <w:tag w:val="goog_rdk_150"/>
              </w:sdtPr>
              <w:sdtContent>
                <w:commentRangeStart w:id="80"/>
              </w:sdtContent>
            </w:sdt>
            <w:r w:rsidDel="00000000" w:rsidR="00000000" w:rsidRPr="00000000">
              <w:rPr>
                <w:rFonts w:ascii="Arial" w:cs="Arial" w:eastAsia="Arial" w:hAnsi="Arial"/>
              </w:rPr>
              <w:drawing>
                <wp:inline distB="0" distT="0" distL="0" distR="0">
                  <wp:extent cx="5729288" cy="5321408"/>
                  <wp:effectExtent b="0" l="0" r="0" t="0"/>
                  <wp:docPr id="29" name="image4.png"/>
                  <a:graphic>
                    <a:graphicData uri="http://schemas.openxmlformats.org/drawingml/2006/picture">
                      <pic:pic>
                        <pic:nvPicPr>
                          <pic:cNvPr id="0" name="image4.png"/>
                          <pic:cNvPicPr preferRelativeResize="0"/>
                        </pic:nvPicPr>
                        <pic:blipFill>
                          <a:blip r:embed="rId92"/>
                          <a:srcRect b="1599" l="-1824" r="-1388" t="0"/>
                          <a:stretch>
                            <a:fillRect/>
                          </a:stretch>
                        </pic:blipFill>
                        <pic:spPr>
                          <a:xfrm>
                            <a:off x="0" y="0"/>
                            <a:ext cx="5729288" cy="5321408"/>
                          </a:xfrm>
                          <a:prstGeom prst="rect"/>
                          <a:ln/>
                        </pic:spPr>
                      </pic:pic>
                    </a:graphicData>
                  </a:graphic>
                </wp:inline>
              </w:drawing>
            </w:r>
          </w:del>
        </w:sdtContent>
      </w:sdt>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1422">
      <w:pPr>
        <w:spacing w:after="203" w:line="265" w:lineRule="auto"/>
        <w:ind w:right="4"/>
        <w:jc w:val="center"/>
        <w:rPr>
          <w:rFonts w:ascii="Arial" w:cs="Arial" w:eastAsia="Arial" w:hAnsi="Arial"/>
        </w:rPr>
      </w:pPr>
      <w:sdt>
        <w:sdtPr>
          <w:tag w:val="goog_rdk_152"/>
        </w:sdtPr>
        <w:sdtContent>
          <w:del w:author="davide.lenzarini@u-blox.com" w:id="9"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23">
      <w:pPr>
        <w:pStyle w:val="Heading3"/>
        <w:ind w:left="0" w:right="4" w:firstLine="0"/>
        <w:rPr>
          <w:rFonts w:ascii="Arial" w:cs="Arial" w:eastAsia="Arial" w:hAnsi="Arial"/>
        </w:rPr>
      </w:pPr>
      <w:bookmarkStart w:colFirst="0" w:colLast="0" w:name="_heading=h.3pp52gy" w:id="230"/>
      <w:bookmarkEnd w:id="230"/>
      <w:r w:rsidDel="00000000" w:rsidR="00000000" w:rsidRPr="00000000">
        <w:rPr>
          <w:rtl w:val="0"/>
        </w:rPr>
        <w:t xml:space="preserve">4.12.1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2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2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58"/>
      </w:sdtPr>
      <w:sdtContent>
        <w:p w:rsidR="00000000" w:rsidDel="00000000" w:rsidP="00000000" w:rsidRDefault="00000000" w:rsidRPr="00000000" w14:paraId="00001426">
          <w:pPr>
            <w:spacing w:after="303" w:line="259" w:lineRule="auto"/>
            <w:ind w:right="4"/>
            <w:rPr>
              <w:ins w:author="davide.lenzarini@u-blox.com" w:id="10" w:date="2024-03-14T11:32:00Z"/>
              <w:rFonts w:ascii="Arial" w:cs="Arial" w:eastAsia="Arial" w:hAnsi="Arial"/>
            </w:rPr>
          </w:pPr>
          <w:r w:rsidDel="00000000" w:rsidR="00000000" w:rsidRPr="00000000">
            <w:rPr>
              <w:rFonts w:ascii="Arial" w:cs="Arial" w:eastAsia="Arial" w:hAnsi="Arial"/>
              <w:rtl w:val="0"/>
            </w:rPr>
            <w:t xml:space="preserve">          </w:t>
          </w:r>
          <w:sdt>
            <w:sdtPr>
              <w:tag w:val="goog_rdk_153"/>
            </w:sdtPr>
            <w:sdtContent>
              <w:del w:author="davide.lenzarini@u-blox.com" w:id="10" w:date="2024-03-14T11:32:00Z"/>
              <w:sdt>
                <w:sdtPr>
                  <w:tag w:val="goog_rdk_154"/>
                </w:sdtPr>
                <w:sdtContent>
                  <w:commentRangeStart w:id="81"/>
                </w:sdtContent>
              </w:sdt>
              <w:del w:author="davide.lenzarini@u-blox.com" w:id="10" w:date="2024-03-14T11:32:00Z">
                <w:sdt>
                  <w:sdtPr>
                    <w:tag w:val="goog_rdk_155"/>
                  </w:sdtPr>
                  <w:sdtContent>
                    <w:commentRangeStart w:id="82"/>
                  </w:sdtContent>
                </w:sdt>
                <w:sdt>
                  <w:sdtPr>
                    <w:tag w:val="goog_rdk_156"/>
                  </w:sdtPr>
                  <w:sdtContent>
                    <w:commentRangeStart w:id="83"/>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1.png"/>
                      <a:graphic>
                        <a:graphicData uri="http://schemas.openxmlformats.org/drawingml/2006/picture">
                          <pic:pic>
                            <pic:nvPicPr>
                              <pic:cNvPr descr="A close up of a map&#10;&#10;Description automatically generated" id="0" name="image1.png"/>
                              <pic:cNvPicPr preferRelativeResize="0"/>
                            </pic:nvPicPr>
                            <pic:blipFill>
                              <a:blip r:embed="rId93"/>
                              <a:srcRect b="0" l="0" r="0" t="0"/>
                              <a:stretch>
                                <a:fillRect/>
                              </a:stretch>
                            </pic:blipFill>
                            <pic:spPr>
                              <a:xfrm>
                                <a:off x="0" y="0"/>
                                <a:ext cx="4861756" cy="1810693"/>
                              </a:xfrm>
                              <a:prstGeom prst="rect"/>
                              <a:ln/>
                            </pic:spPr>
                          </pic:pic>
                        </a:graphicData>
                      </a:graphic>
                    </wp:inline>
                  </w:drawing>
                </w:r>
              </w:del>
            </w:sdtContent>
          </w:sdt>
          <w:sdt>
            <w:sdtPr>
              <w:tag w:val="goog_rdk_157"/>
            </w:sdtPr>
            <w:sdtContent>
              <w:ins w:author="davide.lenzarini@u-blox.com" w:id="10" w:date="2024-03-14T11:32:00Z">
                <w:commentRangeEnd w:id="81"/>
                <w:r w:rsidDel="00000000" w:rsidR="00000000" w:rsidRPr="00000000">
                  <w:commentReference w:id="81"/>
                </w:r>
                <w:commentRangeEnd w:id="82"/>
                <w:r w:rsidDel="00000000" w:rsidR="00000000" w:rsidRPr="00000000">
                  <w:commentReference w:id="82"/>
                </w:r>
                <w:commentRangeEnd w:id="83"/>
                <w:r w:rsidDel="00000000" w:rsidR="00000000" w:rsidRPr="00000000">
                  <w:commentReference w:id="83"/>
                </w:r>
                <w:r w:rsidDel="00000000" w:rsidR="00000000" w:rsidRPr="00000000">
                  <w:rPr>
                    <w:rtl w:val="0"/>
                  </w:rPr>
                </w:r>
              </w:ins>
            </w:sdtContent>
          </w:sdt>
        </w:p>
      </w:sdtContent>
    </w:sdt>
    <w:sdt>
      <w:sdtPr>
        <w:tag w:val="goog_rdk_161"/>
      </w:sdtPr>
      <w:sdtContent>
        <w:p w:rsidR="00000000" w:rsidDel="00000000" w:rsidP="00000000" w:rsidRDefault="00000000" w:rsidRPr="00000000" w14:paraId="00001427">
          <w:pPr>
            <w:spacing w:after="303" w:line="259" w:lineRule="auto"/>
            <w:ind w:right="4"/>
            <w:jc w:val="center"/>
            <w:rPr>
              <w:shd w:fill="auto" w:val="clear"/>
              <w:rPrChange w:author="davide.lenzarini@u-blox.com" w:id="12"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60"/>
            </w:sdtPr>
            <w:sdtContent>
              <w:ins w:author="davide.lenzarini@u-blox.com" w:id="11"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9.png"/>
                      <a:graphic>
                        <a:graphicData uri="http://schemas.openxmlformats.org/drawingml/2006/picture">
                          <pic:pic>
                            <pic:nvPicPr>
                              <pic:cNvPr id="0" name="image9.png"/>
                              <pic:cNvPicPr preferRelativeResize="0"/>
                            </pic:nvPicPr>
                            <pic:blipFill>
                              <a:blip r:embed="rId94"/>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28">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62"/>
        </w:sdtPr>
        <w:sdtContent>
          <w:ins w:author="davide.lenzarini@u-blox.com" w:id="13" w:date="2024-03-14T11:41:43Z">
            <w:r w:rsidDel="00000000" w:rsidR="00000000" w:rsidRPr="00000000">
              <w:rPr>
                <w:rFonts w:ascii="Arial" w:cs="Arial" w:eastAsia="Arial" w:hAnsi="Arial"/>
                <w:rtl w:val="0"/>
              </w:rPr>
              <w:t xml:space="preserve">XX</w:t>
            </w:r>
          </w:ins>
        </w:sdtContent>
      </w:sdt>
      <w:sdt>
        <w:sdtPr>
          <w:tag w:val="goog_rdk_163"/>
        </w:sdtPr>
        <w:sdtContent>
          <w:del w:author="davide.lenzarini@u-blox.com" w:id="13"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64"/>
        </w:sdtPr>
        <w:sdtContent>
          <w:del w:author="davide.lenzarini@u-blox.com" w:id="14"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65"/>
        </w:sdtPr>
        <w:sdtContent>
          <w:ins w:author="davide.lenzarini@u-blox.com" w:id="15" w:date="2024-03-14T11:35:46Z">
            <w:r w:rsidDel="00000000" w:rsidR="00000000" w:rsidRPr="00000000">
              <w:rPr>
                <w:rFonts w:ascii="Arial" w:cs="Arial" w:eastAsia="Arial" w:hAnsi="Arial"/>
                <w:rtl w:val="0"/>
              </w:rPr>
              <w:t xml:space="preserve"> scenario</w:t>
            </w:r>
          </w:ins>
        </w:sdtContent>
      </w:sdt>
      <w:sdt>
        <w:sdtPr>
          <w:tag w:val="goog_rdk_166"/>
        </w:sdtPr>
        <w:sdtContent>
          <w:del w:author="davide.lenzarini@u-blox.com" w:id="15"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29">
      <w:pPr>
        <w:pStyle w:val="Heading3"/>
        <w:ind w:left="0" w:right="4" w:firstLine="0"/>
        <w:rPr>
          <w:rFonts w:ascii="Arial" w:cs="Arial" w:eastAsia="Arial" w:hAnsi="Arial"/>
        </w:rPr>
      </w:pPr>
      <w:bookmarkStart w:colFirst="0" w:colLast="0" w:name="_heading=h.24ufcor" w:id="231"/>
      <w:bookmarkEnd w:id="231"/>
      <w:r w:rsidDel="00000000" w:rsidR="00000000" w:rsidRPr="00000000">
        <w:rPr>
          <w:rtl w:val="0"/>
        </w:rPr>
        <w:t xml:space="preserve">4.12.2 </w:t>
      </w:r>
      <w:r w:rsidDel="00000000" w:rsidR="00000000" w:rsidRPr="00000000">
        <w:rPr>
          <w:rFonts w:ascii="Arial" w:cs="Arial" w:eastAsia="Arial" w:hAnsi="Arial"/>
          <w:rtl w:val="0"/>
        </w:rPr>
        <w:t xml:space="preserve">Aggregating Gateway</w:t>
      </w:r>
    </w:p>
    <w:sdt>
      <w:sdtPr>
        <w:tag w:val="goog_rdk_168"/>
      </w:sdtPr>
      <w:sdtContent>
        <w:p w:rsidR="00000000" w:rsidDel="00000000" w:rsidP="00000000" w:rsidRDefault="00000000" w:rsidRPr="00000000" w14:paraId="0000142A">
          <w:pPr>
            <w:spacing w:after="460" w:lineRule="auto"/>
            <w:ind w:left="-5" w:right="4" w:firstLine="0"/>
            <w:rPr>
              <w:ins w:author="davide.lenzarini@u-blox.com" w:id="16"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67"/>
            </w:sdtPr>
            <w:sdtContent>
              <w:ins w:author="davide.lenzarini@u-blox.com" w:id="16" w:date="2024-03-14T11:38:25Z">
                <w:r w:rsidDel="00000000" w:rsidR="00000000" w:rsidRPr="00000000">
                  <w:rPr>
                    <w:rtl w:val="0"/>
                  </w:rPr>
                </w:r>
              </w:ins>
            </w:sdtContent>
          </w:sdt>
        </w:p>
      </w:sdtContent>
    </w:sdt>
    <w:sdt>
      <w:sdtPr>
        <w:tag w:val="goog_rdk_170"/>
      </w:sdtPr>
      <w:sdtContent>
        <w:p w:rsidR="00000000" w:rsidDel="00000000" w:rsidP="00000000" w:rsidRDefault="00000000" w:rsidRPr="00000000" w14:paraId="0000142B">
          <w:pPr>
            <w:spacing w:after="460" w:lineRule="auto"/>
            <w:ind w:left="-5" w:right="4" w:firstLine="0"/>
            <w:jc w:val="center"/>
            <w:rPr>
              <w:ins w:author="davide.lenzarini@u-blox.com" w:id="16" w:date="2024-03-14T11:38:25Z"/>
              <w:rFonts w:ascii="Arial" w:cs="Arial" w:eastAsia="Arial" w:hAnsi="Arial"/>
            </w:rPr>
          </w:pPr>
          <w:sdt>
            <w:sdtPr>
              <w:tag w:val="goog_rdk_169"/>
            </w:sdtPr>
            <w:sdtContent>
              <w:ins w:author="davide.lenzarini@u-blox.com" w:id="16"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72"/>
      </w:sdtPr>
      <w:sdtContent>
        <w:p w:rsidR="00000000" w:rsidDel="00000000" w:rsidP="00000000" w:rsidRDefault="00000000" w:rsidRPr="00000000" w14:paraId="0000142C">
          <w:pPr>
            <w:spacing w:after="572" w:line="265" w:lineRule="auto"/>
            <w:jc w:val="center"/>
            <w:rPr>
              <w:shd w:fill="auto" w:val="clear"/>
              <w:rPrChange w:author="davide.lenzarini@u-blox.com" w:id="17"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71"/>
            </w:sdtPr>
            <w:sdtContent>
              <w:ins w:author="davide.lenzarini@u-blox.com" w:id="16"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75"/>
      </w:sdtPr>
      <w:sdtContent>
        <w:p w:rsidR="00000000" w:rsidDel="00000000" w:rsidP="00000000" w:rsidRDefault="00000000" w:rsidRPr="00000000" w14:paraId="0000142D">
          <w:pPr>
            <w:pStyle w:val="Heading3"/>
            <w:keepLines w:val="1"/>
            <w:spacing w:after="64" w:before="0" w:line="259" w:lineRule="auto"/>
            <w:ind w:left="0" w:firstLine="0"/>
            <w:rPr>
              <w:ins w:author="davide.lenzarini@u-blox.com" w:id="18" w:date="2024-03-14T11:39:33Z"/>
            </w:rPr>
          </w:pPr>
          <w:sdt>
            <w:sdtPr>
              <w:tag w:val="goog_rdk_174"/>
            </w:sdtPr>
            <w:sdtContent>
              <w:ins w:author="davide.lenzarini@u-blox.com" w:id="18" w:date="2024-03-14T11:39:33Z">
                <w:bookmarkStart w:colFirst="0" w:colLast="0" w:name="_heading=h.jzpmwk" w:id="232"/>
                <w:bookmarkEnd w:id="232"/>
                <w:r w:rsidDel="00000000" w:rsidR="00000000" w:rsidRPr="00000000">
                  <w:rPr>
                    <w:rtl w:val="0"/>
                  </w:rPr>
                  <w:t xml:space="preserve">4.11.3 Forwarder encapsulator</w:t>
                </w:r>
              </w:ins>
            </w:sdtContent>
          </w:sdt>
        </w:p>
      </w:sdtContent>
    </w:sdt>
    <w:sdt>
      <w:sdtPr>
        <w:tag w:val="goog_rdk_177"/>
      </w:sdtPr>
      <w:sdtContent>
        <w:p w:rsidR="00000000" w:rsidDel="00000000" w:rsidP="00000000" w:rsidRDefault="00000000" w:rsidRPr="00000000" w14:paraId="0000142E">
          <w:pPr>
            <w:spacing w:after="572" w:line="265" w:lineRule="auto"/>
            <w:jc w:val="center"/>
            <w:rPr>
              <w:ins w:author="davide.lenzarini@u-blox.com" w:id="18" w:date="2024-03-14T11:39:33Z"/>
              <w:rFonts w:ascii="Arial" w:cs="Arial" w:eastAsia="Arial" w:hAnsi="Arial"/>
            </w:rPr>
          </w:pPr>
          <w:sdt>
            <w:sdtPr>
              <w:tag w:val="goog_rdk_176"/>
            </w:sdtPr>
            <w:sdtContent>
              <w:ins w:author="davide.lenzarini@u-blox.com" w:id="18"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6.png"/>
                      <a:graphic>
                        <a:graphicData uri="http://schemas.openxmlformats.org/drawingml/2006/picture">
                          <pic:pic>
                            <pic:nvPicPr>
                              <pic:cNvPr id="0" name="image6.png"/>
                              <pic:cNvPicPr preferRelativeResize="0"/>
                            </pic:nvPicPr>
                            <pic:blipFill>
                              <a:blip r:embed="rId96"/>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79"/>
      </w:sdtPr>
      <w:sdtContent>
        <w:p w:rsidR="00000000" w:rsidDel="00000000" w:rsidP="00000000" w:rsidRDefault="00000000" w:rsidRPr="00000000" w14:paraId="0000142F">
          <w:pPr>
            <w:spacing w:after="572" w:line="265" w:lineRule="auto"/>
            <w:jc w:val="center"/>
            <w:rPr>
              <w:ins w:author="davide.lenzarini@u-blox.com" w:id="18" w:date="2024-03-14T11:39:33Z"/>
              <w:rFonts w:ascii="Arial" w:cs="Arial" w:eastAsia="Arial" w:hAnsi="Arial"/>
            </w:rPr>
          </w:pPr>
          <w:sdt>
            <w:sdtPr>
              <w:tag w:val="goog_rdk_178"/>
            </w:sdtPr>
            <w:sdtContent>
              <w:ins w:author="davide.lenzarini@u-blox.com" w:id="18"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10.png"/>
                      <a:graphic>
                        <a:graphicData uri="http://schemas.openxmlformats.org/drawingml/2006/picture">
                          <pic:pic>
                            <pic:nvPicPr>
                              <pic:cNvPr id="0" name="image10.png"/>
                              <pic:cNvPicPr preferRelativeResize="0"/>
                            </pic:nvPicPr>
                            <pic:blipFill>
                              <a:blip r:embed="rId97"/>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81"/>
      </w:sdtPr>
      <w:sdtContent>
        <w:p w:rsidR="00000000" w:rsidDel="00000000" w:rsidP="00000000" w:rsidRDefault="00000000" w:rsidRPr="00000000" w14:paraId="00001430">
          <w:pPr>
            <w:spacing w:after="572" w:line="265" w:lineRule="auto"/>
            <w:jc w:val="center"/>
            <w:rPr>
              <w:ins w:author="davide.lenzarini@u-blox.com" w:id="18" w:date="2024-03-14T11:39:33Z"/>
              <w:rFonts w:ascii="Arial" w:cs="Arial" w:eastAsia="Arial" w:hAnsi="Arial"/>
            </w:rPr>
          </w:pPr>
          <w:sdt>
            <w:sdtPr>
              <w:tag w:val="goog_rdk_180"/>
            </w:sdtPr>
            <w:sdtContent>
              <w:ins w:author="davide.lenzarini@u-blox.com" w:id="18"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83"/>
      </w:sdtPr>
      <w:sdtContent>
        <w:p w:rsidR="00000000" w:rsidDel="00000000" w:rsidP="00000000" w:rsidRDefault="00000000" w:rsidRPr="00000000" w14:paraId="00001431">
          <w:pPr>
            <w:pStyle w:val="Heading3"/>
            <w:keepLines w:val="1"/>
            <w:spacing w:after="64" w:before="0" w:line="259" w:lineRule="auto"/>
            <w:ind w:left="0" w:firstLine="0"/>
            <w:rPr>
              <w:ins w:author="davide.lenzarini@u-blox.com" w:id="18" w:date="2024-03-14T11:39:33Z"/>
            </w:rPr>
          </w:pPr>
          <w:sdt>
            <w:sdtPr>
              <w:tag w:val="goog_rdk_182"/>
            </w:sdtPr>
            <w:sdtContent>
              <w:ins w:author="davide.lenzarini@u-blox.com" w:id="18" w:date="2024-03-14T11:39:33Z">
                <w:bookmarkStart w:colFirst="0" w:colLast="0" w:name="_heading=h.1ypnvbsijucn" w:id="233"/>
                <w:bookmarkEnd w:id="233"/>
                <w:r w:rsidDel="00000000" w:rsidR="00000000" w:rsidRPr="00000000">
                  <w:rPr>
                    <w:rtl w:val="0"/>
                  </w:rPr>
                  <w:t xml:space="preserve">4.12.4 MQTT-SN broker</w:t>
                </w:r>
              </w:ins>
            </w:sdtContent>
          </w:sdt>
        </w:p>
      </w:sdtContent>
    </w:sdt>
    <w:sdt>
      <w:sdtPr>
        <w:tag w:val="goog_rdk_185"/>
      </w:sdtPr>
      <w:sdtContent>
        <w:p w:rsidR="00000000" w:rsidDel="00000000" w:rsidP="00000000" w:rsidRDefault="00000000" w:rsidRPr="00000000" w14:paraId="00001432">
          <w:pPr>
            <w:spacing w:after="572" w:line="265" w:lineRule="auto"/>
            <w:jc w:val="center"/>
            <w:rPr>
              <w:ins w:author="davide.lenzarini@u-blox.com" w:id="18" w:date="2024-03-14T11:39:33Z"/>
              <w:rFonts w:ascii="Arial" w:cs="Arial" w:eastAsia="Arial" w:hAnsi="Arial"/>
            </w:rPr>
          </w:pPr>
          <w:sdt>
            <w:sdtPr>
              <w:tag w:val="goog_rdk_184"/>
            </w:sdtPr>
            <w:sdtContent>
              <w:ins w:author="davide.lenzarini@u-blox.com" w:id="18"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3.png"/>
                      <a:graphic>
                        <a:graphicData uri="http://schemas.openxmlformats.org/drawingml/2006/picture">
                          <pic:pic>
                            <pic:nvPicPr>
                              <pic:cNvPr id="0" name="image13.png"/>
                              <pic:cNvPicPr preferRelativeResize="0"/>
                            </pic:nvPicPr>
                            <pic:blipFill>
                              <a:blip r:embed="rId98"/>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87"/>
      </w:sdtPr>
      <w:sdtContent>
        <w:p w:rsidR="00000000" w:rsidDel="00000000" w:rsidP="00000000" w:rsidRDefault="00000000" w:rsidRPr="00000000" w14:paraId="00001433">
          <w:pPr>
            <w:spacing w:after="572" w:line="265" w:lineRule="auto"/>
            <w:jc w:val="center"/>
            <w:rPr>
              <w:ins w:author="davide.lenzarini@u-blox.com" w:id="18" w:date="2024-03-14T11:39:33Z"/>
              <w:rFonts w:ascii="Arial" w:cs="Arial" w:eastAsia="Arial" w:hAnsi="Arial"/>
            </w:rPr>
          </w:pPr>
          <w:sdt>
            <w:sdtPr>
              <w:tag w:val="goog_rdk_186"/>
            </w:sdtPr>
            <w:sdtContent>
              <w:ins w:author="davide.lenzarini@u-blox.com" w:id="18"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34">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pStyle w:val="Heading2"/>
        <w:keepLines w:val="1"/>
        <w:spacing w:after="64" w:before="0" w:line="259" w:lineRule="auto"/>
        <w:ind w:left="0" w:right="4" w:firstLine="0"/>
        <w:rPr>
          <w:rFonts w:ascii="Arial" w:cs="Arial" w:eastAsia="Arial" w:hAnsi="Arial"/>
        </w:rPr>
      </w:pPr>
      <w:bookmarkStart w:colFirst="0" w:colLast="0" w:name="_heading=h.1j4nfs6" w:id="234"/>
      <w:bookmarkEnd w:id="234"/>
      <w:r w:rsidDel="00000000" w:rsidR="00000000" w:rsidRPr="00000000">
        <w:rPr>
          <w:rFonts w:ascii="Arial" w:cs="Arial" w:eastAsia="Arial" w:hAnsi="Arial"/>
          <w:rtl w:val="0"/>
        </w:rPr>
        <w:t xml:space="preserve">4.13 Gateway Advertisement and Discovery</w:t>
      </w:r>
    </w:p>
    <w:p w:rsidR="00000000" w:rsidDel="00000000" w:rsidP="00000000" w:rsidRDefault="00000000" w:rsidRPr="00000000" w14:paraId="0000143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3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88"/>
        </w:sdtPr>
        <w:sdtContent>
          <w:commentRangeStart w:id="84"/>
        </w:sdtContent>
      </w:sdt>
      <w:sdt>
        <w:sdtPr>
          <w:tag w:val="goog_rdk_189"/>
        </w:sdtPr>
        <w:sdtContent>
          <w:commentRangeStart w:id="85"/>
        </w:sdtContent>
      </w:sdt>
      <w:sdt>
        <w:sdtPr>
          <w:tag w:val="goog_rdk_190"/>
        </w:sdtPr>
        <w:sdtContent>
          <w:commentRangeStart w:id="86"/>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84"/>
      <w:r w:rsidDel="00000000" w:rsidR="00000000" w:rsidRPr="00000000">
        <w:commentReference w:id="84"/>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1439">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91"/>
        </w:sdtPr>
        <w:sdtContent>
          <w:commentRangeStart w:id="87"/>
        </w:sdtContent>
      </w:sdt>
      <w:r w:rsidDel="00000000" w:rsidR="00000000" w:rsidRPr="00000000">
        <w:rPr>
          <w:rFonts w:ascii="Arial" w:cs="Arial" w:eastAsia="Arial" w:hAnsi="Arial"/>
          <w:rtl w:val="0"/>
        </w:rPr>
        <w:t xml:space="preserve">should</w:t>
      </w:r>
      <w:commentRangeEnd w:id="87"/>
      <w:r w:rsidDel="00000000" w:rsidR="00000000" w:rsidRPr="00000000">
        <w:commentReference w:id="87"/>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3A">
      <w:pPr>
        <w:spacing w:after="26" w:lineRule="auto"/>
        <w:ind w:left="-15" w:right="4" w:firstLine="0"/>
        <w:rPr>
          <w:rFonts w:ascii="Arial" w:cs="Arial" w:eastAsia="Arial" w:hAnsi="Arial"/>
        </w:rPr>
      </w:pPr>
      <w:sdt>
        <w:sdtPr>
          <w:tag w:val="goog_rdk_192"/>
        </w:sdtPr>
        <w:sdtContent>
          <w:commentRangeStart w:id="88"/>
        </w:sdtContent>
      </w:sdt>
      <w:r w:rsidDel="00000000" w:rsidR="00000000" w:rsidRPr="00000000">
        <w:rPr>
          <w:rFonts w:ascii="Arial" w:cs="Arial" w:eastAsia="Arial" w:hAnsi="Arial"/>
          <w:rtl w:val="0"/>
        </w:rPr>
        <w:t xml:space="preserve">The time duration</w:t>
      </w:r>
      <w:commentRangeEnd w:id="88"/>
      <w:r w:rsidDel="00000000" w:rsidR="00000000" w:rsidRPr="00000000">
        <w:commentReference w:id="88"/>
      </w:r>
      <w:r w:rsidDel="00000000" w:rsidR="00000000" w:rsidRPr="00000000">
        <w:rPr>
          <w:rFonts w:ascii="Arial" w:cs="Arial" w:eastAsia="Arial" w:hAnsi="Arial"/>
          <w:rtl w:val="0"/>
        </w:rPr>
        <w:t xml:space="preserve"> </w:t>
      </w:r>
      <w:sdt>
        <w:sdtPr>
          <w:tag w:val="goog_rdk_193"/>
        </w:sdtPr>
        <w:sdtContent>
          <w:commentRangeStart w:id="89"/>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89"/>
      <w:r w:rsidDel="00000000" w:rsidR="00000000" w:rsidRPr="00000000">
        <w:commentReference w:id="89"/>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3B">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3C">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94"/>
        </w:sdtPr>
        <w:sdtContent>
          <w:commentRangeStart w:id="90"/>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90"/>
      <w:r w:rsidDel="00000000" w:rsidR="00000000" w:rsidRPr="00000000">
        <w:commentReference w:id="90"/>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3D">
      <w:pPr>
        <w:spacing w:after="0" w:lineRule="auto"/>
        <w:ind w:left="-15" w:right="4" w:firstLine="0"/>
        <w:rPr>
          <w:rFonts w:ascii="Arial" w:cs="Arial" w:eastAsia="Arial" w:hAnsi="Arial"/>
        </w:rPr>
      </w:pPr>
      <w:sdt>
        <w:sdtPr>
          <w:tag w:val="goog_rdk_195"/>
        </w:sdtPr>
        <w:sdtContent>
          <w:commentRangeStart w:id="91"/>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143E">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3F">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40">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41">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42">
      <w:pPr>
        <w:pStyle w:val="Heading2"/>
        <w:keepLines w:val="1"/>
        <w:spacing w:after="64" w:before="0" w:line="259" w:lineRule="auto"/>
        <w:ind w:left="0" w:firstLine="0"/>
        <w:rPr>
          <w:rFonts w:ascii="Arial" w:cs="Arial" w:eastAsia="Arial" w:hAnsi="Arial"/>
        </w:rPr>
      </w:pPr>
      <w:bookmarkStart w:colFirst="0" w:colLast="0" w:name="_heading=h.3mj2wkv" w:id="235"/>
      <w:bookmarkEnd w:id="235"/>
      <w:r w:rsidDel="00000000" w:rsidR="00000000" w:rsidRPr="00000000">
        <w:rPr>
          <w:rFonts w:ascii="Arial" w:cs="Arial" w:eastAsia="Arial" w:hAnsi="Arial"/>
          <w:rtl w:val="0"/>
        </w:rPr>
        <w:t xml:space="preserve">4.14 Client states</w:t>
      </w:r>
    </w:p>
    <w:p w:rsidR="00000000" w:rsidDel="00000000" w:rsidP="00000000" w:rsidRDefault="00000000" w:rsidRPr="00000000" w14:paraId="00001443">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44">
      <w:pPr>
        <w:rPr>
          <w:rFonts w:ascii="Arial" w:cs="Arial" w:eastAsia="Arial" w:hAnsi="Arial"/>
        </w:rPr>
      </w:pPr>
      <w:r w:rsidDel="00000000" w:rsidR="00000000" w:rsidRPr="00000000">
        <w:rPr>
          <w:rtl w:val="0"/>
        </w:rPr>
      </w:r>
    </w:p>
    <w:tbl>
      <w:tblPr>
        <w:tblStyle w:val="Table4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45">
            <w:pPr>
              <w:jc w:val="center"/>
              <w:rPr>
                <w:rFonts w:ascii="Arial" w:cs="Arial" w:eastAsia="Arial" w:hAnsi="Arial"/>
                <w:b w:val="1"/>
              </w:rPr>
            </w:pPr>
            <w:sdt>
              <w:sdtPr>
                <w:tag w:val="goog_rdk_196"/>
              </w:sdtPr>
              <w:sdtContent>
                <w:commentRangeStart w:id="92"/>
              </w:sdtContent>
            </w:sdt>
            <w:sdt>
              <w:sdtPr>
                <w:tag w:val="goog_rdk_197"/>
              </w:sdtPr>
              <w:sdtContent>
                <w:commentRangeStart w:id="93"/>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46">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47">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48">
            <w:pPr>
              <w:rPr>
                <w:rFonts w:ascii="Arial" w:cs="Arial" w:eastAsia="Arial" w:hAnsi="Arial"/>
                <w:b w:val="1"/>
              </w:rPr>
            </w:pPr>
            <w:commentRangeEnd w:id="92"/>
            <w:r w:rsidDel="00000000" w:rsidR="00000000" w:rsidRPr="00000000">
              <w:commentReference w:id="92"/>
            </w:r>
            <w:commentRangeEnd w:id="93"/>
            <w:r w:rsidDel="00000000" w:rsidR="00000000" w:rsidRPr="00000000">
              <w:commentReference w:id="93"/>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49">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4A">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4B">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4C">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98"/>
              </w:sdtPr>
              <w:sdtContent>
                <w:commentRangeStart w:id="94"/>
              </w:sdtContent>
            </w:sdt>
            <w:r w:rsidDel="00000000" w:rsidR="00000000" w:rsidRPr="00000000">
              <w:rPr>
                <w:rFonts w:ascii="Arial" w:cs="Arial" w:eastAsia="Arial" w:hAnsi="Arial"/>
                <w:rtl w:val="0"/>
              </w:rPr>
              <w:t xml:space="preserve">by way of supervised gateway timers</w:t>
            </w:r>
            <w:commentRangeEnd w:id="94"/>
            <w:r w:rsidDel="00000000" w:rsidR="00000000" w:rsidRPr="00000000">
              <w:commentReference w:id="94"/>
            </w:r>
            <w:r w:rsidDel="00000000" w:rsidR="00000000" w:rsidRPr="00000000">
              <w:rPr>
                <w:rFonts w:ascii="Arial" w:cs="Arial" w:eastAsia="Arial" w:hAnsi="Arial"/>
                <w:rtl w:val="0"/>
              </w:rPr>
              <w:t xml:space="preserve">).</w:t>
            </w:r>
          </w:p>
        </w:tc>
        <w:tc>
          <w:tcPr/>
          <w:p w:rsidR="00000000" w:rsidDel="00000000" w:rsidP="00000000" w:rsidRDefault="00000000" w:rsidRPr="00000000" w14:paraId="0000144D">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4E">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4F">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50">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99"/>
              </w:sdtPr>
              <w:sdtContent>
                <w:commentRangeStart w:id="95"/>
              </w:sdtContent>
            </w:sdt>
            <w:r w:rsidDel="00000000" w:rsidR="00000000" w:rsidRPr="00000000">
              <w:rPr>
                <w:rFonts w:ascii="Arial" w:cs="Arial" w:eastAsia="Arial" w:hAnsi="Arial"/>
                <w:rtl w:val="0"/>
              </w:rPr>
              <w:t xml:space="preserve">way of supervised gateway timers</w:t>
            </w:r>
            <w:commentRangeEnd w:id="95"/>
            <w:r w:rsidDel="00000000" w:rsidR="00000000" w:rsidRPr="00000000">
              <w:commentReference w:id="95"/>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1">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52">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53">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4">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5">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00"/>
              </w:sdtPr>
              <w:sdtContent>
                <w:commentRangeStart w:id="96"/>
              </w:sdtContent>
            </w:sdt>
            <w:sdt>
              <w:sdtPr>
                <w:tag w:val="goog_rdk_201"/>
              </w:sdtPr>
              <w:sdtContent>
                <w:commentRangeStart w:id="97"/>
              </w:sdtContent>
            </w:sdt>
            <w:sdt>
              <w:sdtPr>
                <w:tag w:val="goog_rdk_202"/>
              </w:sdtPr>
              <w:sdtContent>
                <w:commentRangeStart w:id="98"/>
              </w:sdtContent>
            </w:sdt>
            <w:sdt>
              <w:sdtPr>
                <w:tag w:val="goog_rdk_203"/>
              </w:sdtPr>
              <w:sdtContent>
                <w:commentRangeStart w:id="99"/>
              </w:sdtContent>
            </w:sdt>
            <w:r w:rsidDel="00000000" w:rsidR="00000000" w:rsidRPr="00000000">
              <w:rPr>
                <w:rFonts w:ascii="Arial" w:cs="Arial" w:eastAsia="Arial" w:hAnsi="Arial"/>
                <w:rtl w:val="0"/>
              </w:rPr>
              <w:t xml:space="preserve">by way of supervised gateway timers</w:t>
            </w:r>
            <w:commentRangeEnd w:id="96"/>
            <w:r w:rsidDel="00000000" w:rsidR="00000000" w:rsidRPr="00000000">
              <w:commentReference w:id="96"/>
            </w:r>
            <w:commentRangeEnd w:id="97"/>
            <w:r w:rsidDel="00000000" w:rsidR="00000000" w:rsidRPr="00000000">
              <w:commentReference w:id="97"/>
            </w:r>
            <w:commentRangeEnd w:id="98"/>
            <w:r w:rsidDel="00000000" w:rsidR="00000000" w:rsidRPr="00000000">
              <w:commentReference w:id="98"/>
            </w:r>
            <w:commentRangeEnd w:id="99"/>
            <w:r w:rsidDel="00000000" w:rsidR="00000000" w:rsidRPr="00000000">
              <w:commentReference w:id="99"/>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7">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5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9">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A">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5B">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5C">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5D">
      <w:pPr>
        <w:jc w:val="left"/>
        <w:rPr>
          <w:rFonts w:ascii="Arial" w:cs="Arial" w:eastAsia="Arial" w:hAnsi="Arial"/>
        </w:rPr>
      </w:pPr>
      <w:r w:rsidDel="00000000" w:rsidR="00000000" w:rsidRPr="00000000">
        <w:rPr>
          <w:rtl w:val="0"/>
        </w:rPr>
      </w:r>
    </w:p>
    <w:p w:rsidR="00000000" w:rsidDel="00000000" w:rsidP="00000000" w:rsidRDefault="00000000" w:rsidRPr="00000000" w14:paraId="0000145E">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2.png"/>
            <a:graphic>
              <a:graphicData uri="http://schemas.openxmlformats.org/drawingml/2006/picture">
                <pic:pic>
                  <pic:nvPicPr>
                    <pic:cNvPr id="0" name="image12.png"/>
                    <pic:cNvPicPr preferRelativeResize="0"/>
                  </pic:nvPicPr>
                  <pic:blipFill>
                    <a:blip r:embed="rId99"/>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Client’s state transition diagram</w:t>
      </w:r>
    </w:p>
    <w:p w:rsidR="00000000" w:rsidDel="00000000" w:rsidP="00000000" w:rsidRDefault="00000000" w:rsidRPr="00000000" w14:paraId="00001460">
      <w:pPr>
        <w:pStyle w:val="Heading3"/>
        <w:ind w:left="0" w:firstLine="0"/>
        <w:rPr/>
      </w:pPr>
      <w:bookmarkStart w:colFirst="0" w:colLast="0" w:name="_heading=h.qfa0p4gzzbmu" w:id="236"/>
      <w:bookmarkEnd w:id="236"/>
      <w:r w:rsidDel="00000000" w:rsidR="00000000" w:rsidRPr="00000000">
        <w:rPr>
          <w:rtl w:val="0"/>
        </w:rPr>
        <w:t xml:space="preserve">4.14.1 Gateway timers</w:t>
      </w:r>
    </w:p>
    <w:p w:rsidR="00000000" w:rsidDel="00000000" w:rsidP="00000000" w:rsidRDefault="00000000" w:rsidRPr="00000000" w14:paraId="00001461">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62">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63">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64">
      <w:pPr>
        <w:pStyle w:val="Heading2"/>
        <w:keepLines w:val="1"/>
        <w:spacing w:after="64" w:before="0" w:line="259" w:lineRule="auto"/>
        <w:ind w:left="0" w:firstLine="0"/>
        <w:rPr>
          <w:rFonts w:ascii="Arial" w:cs="Arial" w:eastAsia="Arial" w:hAnsi="Arial"/>
        </w:rPr>
      </w:pPr>
      <w:bookmarkStart w:colFirst="0" w:colLast="0" w:name="_heading=h.gtnh0h" w:id="237"/>
      <w:bookmarkEnd w:id="237"/>
      <w:r w:rsidDel="00000000" w:rsidR="00000000" w:rsidRPr="00000000">
        <w:rPr>
          <w:rFonts w:ascii="Arial" w:cs="Arial" w:eastAsia="Arial" w:hAnsi="Arial"/>
          <w:rtl w:val="0"/>
        </w:rPr>
        <w:t xml:space="preserve">4.15 Clean start</w:t>
      </w:r>
    </w:p>
    <w:p w:rsidR="00000000" w:rsidDel="00000000" w:rsidP="00000000" w:rsidRDefault="00000000" w:rsidRPr="00000000" w14:paraId="00001465">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time.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66">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67">
      <w:pPr>
        <w:numPr>
          <w:ilvl w:val="0"/>
          <w:numId w:val="35"/>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68">
      <w:pPr>
        <w:numPr>
          <w:ilvl w:val="0"/>
          <w:numId w:val="35"/>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69">
      <w:pPr>
        <w:numPr>
          <w:ilvl w:val="0"/>
          <w:numId w:val="35"/>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6A">
      <w:pPr>
        <w:numPr>
          <w:ilvl w:val="0"/>
          <w:numId w:val="35"/>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6B">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“Will=false”.</w:t>
      </w:r>
    </w:p>
    <w:p w:rsidR="00000000" w:rsidDel="00000000" w:rsidP="00000000" w:rsidRDefault="00000000" w:rsidRPr="00000000" w14:paraId="0000146C">
      <w:pPr>
        <w:pStyle w:val="Heading2"/>
        <w:keepLines w:val="1"/>
        <w:spacing w:after="64" w:before="0" w:line="259" w:lineRule="auto"/>
        <w:ind w:left="0" w:firstLine="0"/>
        <w:rPr>
          <w:rFonts w:ascii="Arial" w:cs="Arial" w:eastAsia="Arial" w:hAnsi="Arial"/>
        </w:rPr>
      </w:pPr>
      <w:bookmarkStart w:colFirst="0" w:colLast="0" w:name="_heading=h.1fyl9w3" w:id="238"/>
      <w:bookmarkEnd w:id="238"/>
      <w:r w:rsidDel="00000000" w:rsidR="00000000" w:rsidRPr="00000000">
        <w:rPr>
          <w:rFonts w:ascii="Arial" w:cs="Arial" w:eastAsia="Arial" w:hAnsi="Arial"/>
          <w:rtl w:val="0"/>
        </w:rPr>
        <w:t xml:space="preserve">4.16 Topic Registration</w:t>
      </w:r>
    </w:p>
    <w:p w:rsidR="00000000" w:rsidDel="00000000" w:rsidP="00000000" w:rsidRDefault="00000000" w:rsidRPr="00000000" w14:paraId="0000146D">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6E">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70">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204"/>
        </w:sdtPr>
        <w:sdtContent>
          <w:commentRangeStart w:id="100"/>
        </w:sdtContent>
      </w:sdt>
      <w:sdt>
        <w:sdtPr>
          <w:tag w:val="goog_rdk_205"/>
        </w:sdtPr>
        <w:sdtContent>
          <w:commentRangeStart w:id="101"/>
        </w:sdtContent>
      </w:sdt>
      <w:sdt>
        <w:sdtPr>
          <w:tag w:val="goog_rdk_206"/>
        </w:sdtPr>
        <w:sdtContent>
          <w:commentRangeStart w:id="102"/>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00"/>
      <w:r w:rsidDel="00000000" w:rsidR="00000000" w:rsidRPr="00000000">
        <w:commentReference w:id="100"/>
      </w:r>
      <w:commentRangeEnd w:id="101"/>
      <w:r w:rsidDel="00000000" w:rsidR="00000000" w:rsidRPr="00000000">
        <w:commentReference w:id="101"/>
      </w:r>
      <w:commentRangeEnd w:id="102"/>
      <w:r w:rsidDel="00000000" w:rsidR="00000000" w:rsidRPr="00000000">
        <w:commentReference w:id="102"/>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71">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72">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73">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74">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75">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76">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7">
      <w:pPr>
        <w:ind w:left="720" w:firstLine="0"/>
        <w:rPr>
          <w:rFonts w:ascii="Arial" w:cs="Arial" w:eastAsia="Arial" w:hAnsi="Arial"/>
        </w:rPr>
      </w:pPr>
      <w:sdt>
        <w:sdtPr>
          <w:tag w:val="goog_rdk_207"/>
        </w:sdtPr>
        <w:sdtContent>
          <w:commentRangeStart w:id="103"/>
        </w:sdtContent>
      </w:sdt>
      <w:sdt>
        <w:sdtPr>
          <w:tag w:val="goog_rdk_208"/>
        </w:sdtPr>
        <w:sdtContent>
          <w:commentRangeStart w:id="104"/>
        </w:sdtContent>
      </w:sdt>
      <w:sdt>
        <w:sdtPr>
          <w:tag w:val="goog_rdk_209"/>
        </w:sdtPr>
        <w:sdtContent>
          <w:commentRangeStart w:id="105"/>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03"/>
      <w:r w:rsidDel="00000000" w:rsidR="00000000" w:rsidRPr="00000000">
        <w:commentReference w:id="103"/>
      </w:r>
      <w:commentRangeEnd w:id="104"/>
      <w:r w:rsidDel="00000000" w:rsidR="00000000" w:rsidRPr="00000000">
        <w:commentReference w:id="104"/>
      </w:r>
      <w:commentRangeEnd w:id="105"/>
      <w:r w:rsidDel="00000000" w:rsidR="00000000" w:rsidRPr="00000000">
        <w:commentReference w:id="105"/>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78">
      <w:pPr>
        <w:pStyle w:val="Heading2"/>
        <w:ind w:left="0" w:firstLine="0"/>
        <w:rPr>
          <w:rFonts w:ascii="Arial" w:cs="Arial" w:eastAsia="Arial" w:hAnsi="Arial"/>
        </w:rPr>
      </w:pPr>
      <w:bookmarkStart w:colFirst="0" w:colLast="0" w:name="_heading=h.3zy8sjw" w:id="239"/>
      <w:bookmarkEnd w:id="239"/>
      <w:r w:rsidDel="00000000" w:rsidR="00000000" w:rsidRPr="00000000">
        <w:rPr>
          <w:rFonts w:ascii="Arial" w:cs="Arial" w:eastAsia="Arial" w:hAnsi="Arial"/>
          <w:rtl w:val="0"/>
        </w:rPr>
        <w:t xml:space="preserve">4.17 Topic Mapping and Aliasing</w:t>
      </w:r>
    </w:p>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7A">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7B">
      <w:pPr>
        <w:pStyle w:val="Heading2"/>
        <w:keepLines w:val="1"/>
        <w:spacing w:after="64" w:before="0" w:line="259" w:lineRule="auto"/>
        <w:ind w:left="0" w:firstLine="0"/>
        <w:rPr>
          <w:rFonts w:ascii="Arial" w:cs="Arial" w:eastAsia="Arial" w:hAnsi="Arial"/>
        </w:rPr>
      </w:pPr>
      <w:bookmarkStart w:colFirst="0" w:colLast="0" w:name="_heading=h.2f3j2rp" w:id="240"/>
      <w:bookmarkEnd w:id="240"/>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18 Predefined topic aliases and short topic names</w:t>
      </w:r>
    </w:p>
    <w:p w:rsidR="00000000" w:rsidDel="00000000" w:rsidP="00000000" w:rsidRDefault="00000000" w:rsidRPr="00000000" w14:paraId="0000147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7D">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7E">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7F">
      <w:pPr>
        <w:pStyle w:val="Heading2"/>
        <w:keepLines w:val="1"/>
        <w:spacing w:after="64" w:before="0" w:line="259" w:lineRule="auto"/>
        <w:ind w:left="0" w:right="4" w:firstLine="0"/>
        <w:rPr>
          <w:rFonts w:ascii="Arial" w:cs="Arial" w:eastAsia="Arial" w:hAnsi="Arial"/>
        </w:rPr>
      </w:pPr>
      <w:bookmarkStart w:colFirst="0" w:colLast="0" w:name="_heading=h.u8tczi" w:id="241"/>
      <w:bookmarkEnd w:id="241"/>
      <w:r w:rsidDel="00000000" w:rsidR="00000000" w:rsidRPr="00000000">
        <w:rPr>
          <w:rFonts w:ascii="Arial" w:cs="Arial" w:eastAsia="Arial" w:hAnsi="Arial"/>
          <w:rtl w:val="0"/>
        </w:rPr>
        <w:t xml:space="preserve">4.19 Client’s Topic Subscribe/Unsubscribe Procedure</w:t>
      </w:r>
    </w:p>
    <w:p w:rsidR="00000000" w:rsidDel="00000000" w:rsidP="00000000" w:rsidRDefault="00000000" w:rsidRPr="00000000" w14:paraId="00001480">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10"/>
        </w:sdtPr>
        <w:sdtContent>
          <w:commentRangeStart w:id="106"/>
        </w:sdtContent>
      </w:sdt>
      <w:r w:rsidDel="00000000" w:rsidR="00000000" w:rsidRPr="00000000">
        <w:rPr>
          <w:rFonts w:ascii="Arial" w:cs="Arial" w:eastAsia="Arial" w:hAnsi="Arial"/>
          <w:rtl w:val="0"/>
        </w:rPr>
        <w:t xml:space="preserve">name </w:t>
      </w:r>
      <w:commentRangeEnd w:id="106"/>
      <w:r w:rsidDel="00000000" w:rsidR="00000000" w:rsidRPr="00000000">
        <w:commentReference w:id="106"/>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11"/>
        </w:sdtPr>
        <w:sdtContent>
          <w:commentRangeStart w:id="107"/>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07"/>
      <w:r w:rsidDel="00000000" w:rsidR="00000000" w:rsidRPr="00000000">
        <w:commentReference w:id="10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8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8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8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84">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85">
      <w:pPr>
        <w:pStyle w:val="Heading2"/>
        <w:keepLines w:val="1"/>
        <w:spacing w:after="64" w:before="0" w:line="259" w:lineRule="auto"/>
        <w:ind w:left="0" w:firstLine="0"/>
        <w:rPr>
          <w:rFonts w:ascii="Arial" w:cs="Arial" w:eastAsia="Arial" w:hAnsi="Arial"/>
        </w:rPr>
      </w:pPr>
      <w:bookmarkStart w:colFirst="0" w:colLast="0" w:name="_heading=h.3e8gvnb" w:id="242"/>
      <w:bookmarkEnd w:id="242"/>
      <w:r w:rsidDel="00000000" w:rsidR="00000000" w:rsidRPr="00000000">
        <w:rPr>
          <w:rFonts w:ascii="Arial" w:cs="Arial" w:eastAsia="Arial" w:hAnsi="Arial"/>
          <w:rtl w:val="0"/>
        </w:rPr>
        <w:t xml:space="preserve">4.20 Client’s Publish Procedure</w:t>
      </w:r>
    </w:p>
    <w:p w:rsidR="00000000" w:rsidDel="00000000" w:rsidP="00000000" w:rsidRDefault="00000000" w:rsidRPr="00000000" w14:paraId="0000148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8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88">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89">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8A">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8B">
      <w:pPr>
        <w:rPr>
          <w:rFonts w:ascii="Arial" w:cs="Arial" w:eastAsia="Arial" w:hAnsi="Arial"/>
        </w:rPr>
      </w:pPr>
      <w:sdt>
        <w:sdtPr>
          <w:tag w:val="goog_rdk_212"/>
        </w:sdtPr>
        <w:sdtContent>
          <w:commentRangeStart w:id="108"/>
        </w:sdtContent>
      </w:sdt>
      <w:sdt>
        <w:sdtPr>
          <w:tag w:val="goog_rdk_213"/>
        </w:sdtPr>
        <w:sdtContent>
          <w:commentRangeStart w:id="109"/>
        </w:sdtContent>
      </w:sdt>
      <w:r w:rsidDel="00000000" w:rsidR="00000000" w:rsidRPr="00000000">
        <w:rPr>
          <w:rFonts w:ascii="Arial" w:cs="Arial" w:eastAsia="Arial" w:hAnsi="Arial"/>
          <w:rtl w:val="0"/>
        </w:rPr>
        <w:t xml:space="preserve">A Client or Gateway processes a single outbound QoS 1 or QoS 2 message at a time</w:t>
      </w:r>
      <w:commentRangeEnd w:id="108"/>
      <w:r w:rsidDel="00000000" w:rsidR="00000000" w:rsidRPr="00000000">
        <w:commentReference w:id="108"/>
      </w:r>
      <w:commentRangeEnd w:id="109"/>
      <w:r w:rsidDel="00000000" w:rsidR="00000000" w:rsidRPr="00000000">
        <w:commentReference w:id="109"/>
      </w:r>
      <w:r w:rsidDel="00000000" w:rsidR="00000000" w:rsidRPr="00000000">
        <w:rPr>
          <w:rFonts w:ascii="Arial" w:cs="Arial" w:eastAsia="Arial" w:hAnsi="Arial"/>
          <w:rtl w:val="0"/>
        </w:rPr>
        <w:t xml:space="preserve">.</w:t>
      </w:r>
    </w:p>
    <w:p w:rsidR="00000000" w:rsidDel="00000000" w:rsidP="00000000" w:rsidRDefault="00000000" w:rsidRPr="00000000" w14:paraId="0000148C">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8D">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[MQTT-SN-???]</w:t>
      </w:r>
    </w:p>
    <w:p w:rsidR="00000000" w:rsidDel="00000000" w:rsidP="00000000" w:rsidRDefault="00000000" w:rsidRPr="00000000" w14:paraId="0000148E">
      <w:pPr>
        <w:pStyle w:val="Heading2"/>
        <w:keepLines w:val="1"/>
        <w:spacing w:after="64" w:before="0" w:line="259" w:lineRule="auto"/>
        <w:ind w:left="0" w:firstLine="0"/>
        <w:rPr>
          <w:rFonts w:ascii="Arial" w:cs="Arial" w:eastAsia="Arial" w:hAnsi="Arial"/>
        </w:rPr>
      </w:pPr>
      <w:bookmarkStart w:colFirst="0" w:colLast="0" w:name="_heading=h.1tdr5v4" w:id="243"/>
      <w:bookmarkEnd w:id="243"/>
      <w:r w:rsidDel="00000000" w:rsidR="00000000" w:rsidRPr="00000000">
        <w:rPr>
          <w:rFonts w:ascii="Arial" w:cs="Arial" w:eastAsia="Arial" w:hAnsi="Arial"/>
          <w:rtl w:val="0"/>
        </w:rPr>
        <w:t xml:space="preserve">4.21 Gateway’s Publish Procedure</w:t>
      </w:r>
    </w:p>
    <w:p w:rsidR="00000000" w:rsidDel="00000000" w:rsidP="00000000" w:rsidRDefault="00000000" w:rsidRPr="00000000" w14:paraId="0000148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w:t>
      </w:r>
      <w:sdt>
        <w:sdtPr>
          <w:tag w:val="goog_rdk_214"/>
        </w:sdtPr>
        <w:sdtContent>
          <w:commentRangeStart w:id="110"/>
        </w:sdtContent>
      </w:sdt>
      <w:r w:rsidDel="00000000" w:rsidR="00000000" w:rsidRPr="00000000">
        <w:rPr>
          <w:rFonts w:ascii="Arial" w:cs="Arial" w:eastAsia="Arial" w:hAnsi="Arial"/>
          <w:rtl w:val="0"/>
        </w:rPr>
        <w:t xml:space="preserve">Section 3.14</w:t>
      </w:r>
      <w:commentRangeEnd w:id="110"/>
      <w:r w:rsidDel="00000000" w:rsidR="00000000" w:rsidRPr="00000000">
        <w:commentReference w:id="110"/>
      </w:r>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9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9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92">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9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94">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95">
      <w:pPr>
        <w:pStyle w:val="Heading2"/>
        <w:keepLines w:val="1"/>
        <w:spacing w:after="64" w:before="0" w:line="259" w:lineRule="auto"/>
        <w:ind w:left="0" w:firstLine="0"/>
        <w:rPr>
          <w:rFonts w:ascii="Arial" w:cs="Arial" w:eastAsia="Arial" w:hAnsi="Arial"/>
        </w:rPr>
      </w:pPr>
      <w:bookmarkStart w:colFirst="0" w:colLast="0" w:name="_heading=h.4ddeoix" w:id="244"/>
      <w:bookmarkEnd w:id="244"/>
      <w:r w:rsidDel="00000000" w:rsidR="00000000" w:rsidRPr="00000000">
        <w:rPr>
          <w:rFonts w:ascii="Arial" w:cs="Arial" w:eastAsia="Arial" w:hAnsi="Arial"/>
          <w:rtl w:val="0"/>
        </w:rPr>
        <w:t xml:space="preserve">4.22 Keep Alive and PING Procedure</w:t>
      </w:r>
    </w:p>
    <w:p w:rsidR="00000000" w:rsidDel="00000000" w:rsidP="00000000" w:rsidRDefault="00000000" w:rsidRPr="00000000" w14:paraId="0000149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9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15"/>
        </w:sdtPr>
        <w:sdtContent>
          <w:ins w:author="davide.lenzarini@u-blox.com" w:id="19" w:date="2024-03-20T08:48:04Z">
            <w:r w:rsidDel="00000000" w:rsidR="00000000" w:rsidRPr="00000000">
              <w:rPr>
                <w:rFonts w:ascii="Arial" w:cs="Arial" w:eastAsia="Arial" w:hAnsi="Arial"/>
                <w:rtl w:val="0"/>
              </w:rPr>
              <w:t xml:space="preserve">virtually </w:t>
            </w:r>
          </w:ins>
        </w:sdtContent>
      </w:sdt>
      <w:r w:rsidDel="00000000" w:rsidR="00000000" w:rsidRPr="00000000">
        <w:rPr>
          <w:rFonts w:ascii="Arial" w:cs="Arial" w:eastAsia="Arial" w:hAnsi="Arial"/>
          <w:rtl w:val="0"/>
        </w:rPr>
        <w:t xml:space="preserve">connected. </w:t>
      </w:r>
      <w:sdt>
        <w:sdtPr>
          <w:tag w:val="goog_rdk_216"/>
        </w:sdtPr>
        <w:sdtContent>
          <w:commentRangeStart w:id="111"/>
        </w:sdtContent>
      </w:sdt>
      <w:r w:rsidDel="00000000" w:rsidR="00000000" w:rsidRPr="00000000">
        <w:rPr>
          <w:rFonts w:ascii="Arial" w:cs="Arial" w:eastAsia="Arial" w:hAnsi="Arial"/>
          <w:rtl w:val="0"/>
        </w:rPr>
        <w:t xml:space="preserve">Otherwise, the received PINGREQ packet is ignored.</w:t>
      </w:r>
      <w:commentRangeEnd w:id="111"/>
      <w:r w:rsidDel="00000000" w:rsidR="00000000" w:rsidRPr="00000000">
        <w:commentReference w:id="111"/>
      </w:r>
      <w:r w:rsidDel="00000000" w:rsidR="00000000" w:rsidRPr="00000000">
        <w:rPr>
          <w:rtl w:val="0"/>
        </w:rPr>
      </w:r>
    </w:p>
    <w:p w:rsidR="00000000" w:rsidDel="00000000" w:rsidP="00000000" w:rsidRDefault="00000000" w:rsidRPr="00000000" w14:paraId="0000149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99">
      <w:pPr>
        <w:pStyle w:val="Heading2"/>
        <w:keepLines w:val="1"/>
        <w:spacing w:after="64" w:before="0" w:line="259" w:lineRule="auto"/>
        <w:ind w:left="0" w:right="4" w:firstLine="0"/>
        <w:rPr>
          <w:rFonts w:ascii="Arial" w:cs="Arial" w:eastAsia="Arial" w:hAnsi="Arial"/>
        </w:rPr>
      </w:pPr>
      <w:bookmarkStart w:colFirst="0" w:colLast="0" w:name="_heading=h.2sioyqq" w:id="245"/>
      <w:bookmarkEnd w:id="245"/>
      <w:r w:rsidDel="00000000" w:rsidR="00000000" w:rsidRPr="00000000">
        <w:rPr>
          <w:rFonts w:ascii="Arial" w:cs="Arial" w:eastAsia="Arial" w:hAnsi="Arial"/>
          <w:rtl w:val="0"/>
        </w:rPr>
        <w:t xml:space="preserve">4.23 Client’s Disconnect Procedure</w:t>
      </w:r>
    </w:p>
    <w:p w:rsidR="00000000" w:rsidDel="00000000" w:rsidP="00000000" w:rsidRDefault="00000000" w:rsidRPr="00000000" w14:paraId="0000149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w:t>
      </w:r>
      <w:sdt>
        <w:sdtPr>
          <w:tag w:val="goog_rdk_217"/>
        </w:sdtPr>
        <w:sdtContent>
          <w:commentRangeStart w:id="112"/>
        </w:sdtContent>
      </w:sdt>
      <w:r w:rsidDel="00000000" w:rsidR="00000000" w:rsidRPr="00000000">
        <w:rPr>
          <w:rFonts w:ascii="Arial" w:cs="Arial" w:eastAsia="Arial" w:hAnsi="Arial"/>
          <w:rtl w:val="0"/>
        </w:rPr>
        <w:t xml:space="preserve">close </w:t>
      </w:r>
      <w:commentRangeEnd w:id="112"/>
      <w:r w:rsidDel="00000000" w:rsidR="00000000" w:rsidRPr="00000000">
        <w:commentReference w:id="112"/>
      </w:r>
      <w:r w:rsidDel="00000000" w:rsidR="00000000" w:rsidRPr="00000000">
        <w:rPr>
          <w:rFonts w:ascii="Arial" w:cs="Arial" w:eastAsia="Arial" w:hAnsi="Arial"/>
          <w:rtl w:val="0"/>
        </w:rPr>
        <w:t xml:space="preserve">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9B">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Virtual Connection again by sending a CONNECT packet to the gateway.</w:t>
      </w:r>
    </w:p>
    <w:p w:rsidR="00000000" w:rsidDel="00000000" w:rsidP="00000000" w:rsidRDefault="00000000" w:rsidRPr="00000000" w14:paraId="0000149C">
      <w:pPr>
        <w:pStyle w:val="Heading2"/>
        <w:keepLines w:val="1"/>
        <w:spacing w:after="64" w:before="0" w:line="259" w:lineRule="auto"/>
        <w:ind w:left="0" w:right="4" w:firstLine="0"/>
        <w:rPr>
          <w:rFonts w:ascii="Arial" w:cs="Arial" w:eastAsia="Arial" w:hAnsi="Arial"/>
        </w:rPr>
      </w:pPr>
      <w:bookmarkStart w:colFirst="0" w:colLast="0" w:name="_heading=h.17nz8yj" w:id="246"/>
      <w:bookmarkEnd w:id="246"/>
      <w:r w:rsidDel="00000000" w:rsidR="00000000" w:rsidRPr="00000000">
        <w:rPr>
          <w:rFonts w:ascii="Arial" w:cs="Arial" w:eastAsia="Arial" w:hAnsi="Arial"/>
          <w:rtl w:val="0"/>
        </w:rPr>
        <w:t xml:space="preserve">4.24 Retransmission Procedure in the Client and Gateway</w:t>
      </w:r>
    </w:p>
    <w:p w:rsidR="00000000" w:rsidDel="00000000" w:rsidP="00000000" w:rsidRDefault="00000000" w:rsidRPr="00000000" w14:paraId="0000149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9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218"/>
        </w:sdtPr>
        <w:sdtContent>
          <w:commentRangeStart w:id="113"/>
        </w:sdtContent>
      </w:sdt>
      <w:r w:rsidDel="00000000" w:rsidR="00000000" w:rsidRPr="00000000">
        <w:rPr>
          <w:rFonts w:ascii="Arial" w:cs="Arial" w:eastAsia="Arial" w:hAnsi="Arial"/>
          <w:highlight w:val="yellow"/>
          <w:rtl w:val="0"/>
        </w:rPr>
        <w:t xml:space="preserve">Packets</w:t>
      </w:r>
      <w:commentRangeEnd w:id="113"/>
      <w:r w:rsidDel="00000000" w:rsidR="00000000" w:rsidRPr="00000000">
        <w:commentReference w:id="113"/>
      </w:r>
      <w:r w:rsidDel="00000000" w:rsidR="00000000" w:rsidRPr="00000000">
        <w:rPr>
          <w:rFonts w:ascii="Arial" w:cs="Arial" w:eastAsia="Arial" w:hAnsi="Arial"/>
          <w:highlight w:val="yellow"/>
          <w:rtl w:val="0"/>
        </w:rPr>
        <w:t xml:space="preserve">, including a PROTECTION encapsulation if there is one, after T</w:t>
      </w:r>
      <w:sdt>
        <w:sdtPr>
          <w:tag w:val="goog_rdk_219"/>
        </w:sdtPr>
        <w:sdtContent>
          <w:r w:rsidDel="00000000" w:rsidR="00000000" w:rsidRPr="00000000">
            <w:rPr>
              <w:rFonts w:ascii="Arial" w:cs="Arial" w:eastAsia="Arial" w:hAnsi="Arial"/>
              <w:highlight w:val="yellow"/>
              <w:vertAlign w:val="subscript"/>
              <w:rtl w:val="0"/>
              <w:rPrChange w:author="davide.lenzarini@u-blox.com" w:id="20" w:date="2024-03-20T08:52:17Z">
                <w:rPr>
                  <w:rFonts w:ascii="Arial" w:cs="Arial" w:eastAsia="Arial" w:hAnsi="Arial"/>
                  <w:highlight w:val="yellow"/>
                </w:rPr>
              </w:rPrChange>
            </w:rPr>
            <w:t xml:space="preserve">retry</w:t>
          </w:r>
        </w:sdtContent>
      </w:sdt>
      <w:r w:rsidDel="00000000" w:rsidR="00000000" w:rsidRPr="00000000">
        <w:rPr>
          <w:rFonts w:ascii="Arial" w:cs="Arial" w:eastAsia="Arial" w:hAnsi="Arial"/>
          <w:highlight w:val="yellow"/>
          <w:rtl w:val="0"/>
        </w:rPr>
        <w:t xml:space="preserve"> has passed or </w:t>
      </w:r>
      <w:sdt>
        <w:sdtPr>
          <w:tag w:val="goog_rdk_220"/>
        </w:sdtPr>
        <w:sdtContent>
          <w:commentRangeStart w:id="114"/>
        </w:sdtContent>
      </w:sdt>
      <w:r w:rsidDel="00000000" w:rsidR="00000000" w:rsidRPr="00000000">
        <w:rPr>
          <w:rFonts w:ascii="Arial" w:cs="Arial" w:eastAsia="Arial" w:hAnsi="Arial"/>
          <w:highlight w:val="yellow"/>
          <w:rtl w:val="0"/>
        </w:rPr>
        <w:t xml:space="preserve">close </w:t>
      </w:r>
      <w:commentRangeEnd w:id="114"/>
      <w:r w:rsidDel="00000000" w:rsidR="00000000" w:rsidRPr="00000000">
        <w:commentReference w:id="114"/>
      </w:r>
      <w:r w:rsidDel="00000000" w:rsidR="00000000" w:rsidRPr="00000000">
        <w:rPr>
          <w:rFonts w:ascii="Arial" w:cs="Arial" w:eastAsia="Arial" w:hAnsi="Arial"/>
          <w:highlight w:val="yellow"/>
          <w:rtl w:val="0"/>
        </w:rPr>
        <w:t xml:space="preserve">the Virtual Connection.</w:t>
      </w:r>
    </w:p>
    <w:p w:rsidR="00000000" w:rsidDel="00000000" w:rsidP="00000000" w:rsidRDefault="00000000" w:rsidRPr="00000000" w14:paraId="0000149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221"/>
        </w:sdtPr>
        <w:sdtContent>
          <w:commentRangeStart w:id="115"/>
        </w:sdtContent>
      </w:sdt>
      <w:r w:rsidDel="00000000" w:rsidR="00000000" w:rsidRPr="00000000">
        <w:rPr>
          <w:rFonts w:ascii="Arial" w:cs="Arial" w:eastAsia="Arial" w:hAnsi="Arial"/>
          <w:highlight w:val="yellow"/>
          <w:rtl w:val="0"/>
        </w:rPr>
        <w:t xml:space="preserve">Packets</w:t>
      </w:r>
      <w:commentRangeEnd w:id="115"/>
      <w:r w:rsidDel="00000000" w:rsidR="00000000" w:rsidRPr="00000000">
        <w:commentReference w:id="115"/>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close the Virtual Connection.</w:t>
      </w:r>
    </w:p>
    <w:p w:rsidR="00000000" w:rsidDel="00000000" w:rsidP="00000000" w:rsidRDefault="00000000" w:rsidRPr="00000000" w14:paraId="000014A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w:t>
      </w:r>
      <w:sdt>
        <w:sdtPr>
          <w:tag w:val="goog_rdk_222"/>
        </w:sdtPr>
        <w:sdtContent>
          <w:commentRangeStart w:id="116"/>
        </w:sdtContent>
      </w:sdt>
      <w:r w:rsidDel="00000000" w:rsidR="00000000" w:rsidRPr="00000000">
        <w:rPr>
          <w:rFonts w:ascii="Arial" w:cs="Arial" w:eastAsia="Arial" w:hAnsi="Arial"/>
          <w:highlight w:val="yellow"/>
          <w:rtl w:val="0"/>
        </w:rPr>
        <w:t xml:space="preserve">close </w:t>
      </w:r>
      <w:commentRangeEnd w:id="116"/>
      <w:r w:rsidDel="00000000" w:rsidR="00000000" w:rsidRPr="00000000">
        <w:commentReference w:id="116"/>
      </w:r>
      <w:r w:rsidDel="00000000" w:rsidR="00000000" w:rsidRPr="00000000">
        <w:rPr>
          <w:rFonts w:ascii="Arial" w:cs="Arial" w:eastAsia="Arial" w:hAnsi="Arial"/>
          <w:highlight w:val="yellow"/>
          <w:rtl w:val="0"/>
        </w:rPr>
        <w:t xml:space="preserve">the Virtual Connection.</w:t>
      </w:r>
    </w:p>
    <w:p w:rsidR="00000000" w:rsidDel="00000000" w:rsidP="00000000" w:rsidRDefault="00000000" w:rsidRPr="00000000" w14:paraId="000014A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23"/>
        </w:sdtPr>
        <w:sdtContent>
          <w:commentRangeStart w:id="117"/>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14A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A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A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w:t>
      </w:r>
      <w:sdt>
        <w:sdtPr>
          <w:tag w:val="goog_rdk_224"/>
        </w:sdtPr>
        <w:sdtContent>
          <w:commentRangeStart w:id="118"/>
        </w:sdtContent>
      </w:sdt>
      <w:r w:rsidDel="00000000" w:rsidR="00000000" w:rsidRPr="00000000">
        <w:rPr>
          <w:rFonts w:ascii="Arial" w:cs="Arial" w:eastAsia="Arial" w:hAnsi="Arial"/>
          <w:rtl w:val="0"/>
        </w:rPr>
        <w:t xml:space="preserve">closed</w:t>
      </w:r>
      <w:commentRangeEnd w:id="118"/>
      <w:r w:rsidDel="00000000" w:rsidR="00000000" w:rsidRPr="00000000">
        <w:commentReference w:id="118"/>
      </w:r>
      <w:r w:rsidDel="00000000" w:rsidR="00000000" w:rsidRPr="00000000">
        <w:rPr>
          <w:rFonts w:ascii="Arial" w:cs="Arial" w:eastAsia="Arial" w:hAnsi="Arial"/>
          <w:rtl w:val="0"/>
        </w:rPr>
        <w:t xml:space="preserve">, the protocol will restart when a new CONNECT packet flows from the Client.</w:t>
      </w:r>
    </w:p>
    <w:p w:rsidR="00000000" w:rsidDel="00000000" w:rsidP="00000000" w:rsidRDefault="00000000" w:rsidRPr="00000000" w14:paraId="000014A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Non normative comment.</w:t>
      </w:r>
    </w:p>
    <w:p w:rsidR="00000000" w:rsidDel="00000000" w:rsidP="00000000" w:rsidRDefault="00000000" w:rsidRPr="00000000" w14:paraId="000014A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A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225"/>
        </w:sdtPr>
        <w:sdtContent>
          <w:commentRangeStart w:id="119"/>
        </w:sdtContent>
      </w:sdt>
      <w:r w:rsidDel="00000000" w:rsidR="00000000" w:rsidRPr="00000000">
        <w:rPr>
          <w:rFonts w:ascii="Arial" w:cs="Arial" w:eastAsia="Arial" w:hAnsi="Arial"/>
          <w:rtl w:val="0"/>
        </w:rPr>
        <w:t xml:space="preserve">also </w:t>
      </w:r>
      <w:commentRangeEnd w:id="119"/>
      <w:r w:rsidDel="00000000" w:rsidR="00000000" w:rsidRPr="00000000">
        <w:commentReference w:id="119"/>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A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p>
    <w:p w:rsidR="00000000" w:rsidDel="00000000" w:rsidP="00000000" w:rsidRDefault="00000000" w:rsidRPr="00000000" w14:paraId="000014A9">
      <w:pPr>
        <w:pStyle w:val="Heading2"/>
        <w:keepLines w:val="1"/>
        <w:spacing w:after="94" w:before="0" w:line="259" w:lineRule="auto"/>
        <w:ind w:left="0" w:firstLine="0"/>
        <w:rPr>
          <w:rFonts w:ascii="Arial" w:cs="Arial" w:eastAsia="Arial" w:hAnsi="Arial"/>
        </w:rPr>
      </w:pPr>
      <w:bookmarkStart w:colFirst="0" w:colLast="0" w:name="_heading=h.3rnmrmc" w:id="247"/>
      <w:bookmarkEnd w:id="247"/>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4AA">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AB">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AC">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AD">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AE">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AF">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B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26"/>
        </w:sdtPr>
        <w:sdtContent>
          <w:commentRangeStart w:id="120"/>
        </w:sdtContent>
      </w:sdt>
      <w:r w:rsidDel="00000000" w:rsidR="00000000" w:rsidRPr="00000000">
        <w:rPr>
          <w:rFonts w:ascii="Arial" w:cs="Arial" w:eastAsia="Arial" w:hAnsi="Arial"/>
          <w:color w:val="000000"/>
          <w:rtl w:val="0"/>
        </w:rPr>
        <w:t xml:space="preserve">the gateway detects a timeout in the delivery,</w:t>
      </w:r>
      <w:commentRangeEnd w:id="120"/>
      <w:r w:rsidDel="00000000" w:rsidR="00000000" w:rsidRPr="00000000">
        <w:commentReference w:id="120"/>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B1">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B2">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227"/>
        </w:sdtPr>
        <w:sdtContent>
          <w:commentRangeStart w:id="121"/>
        </w:sdtContent>
      </w:sdt>
      <w:r w:rsidDel="00000000" w:rsidR="00000000" w:rsidRPr="00000000">
        <w:rPr>
          <w:rFonts w:ascii="Arial" w:cs="Arial" w:eastAsia="Arial" w:hAnsi="Arial"/>
          <w:rtl w:val="0"/>
        </w:rPr>
        <w:t xml:space="preserve">3.18</w:t>
      </w:r>
      <w:commentRangeEnd w:id="121"/>
      <w:r w:rsidDel="00000000" w:rsidR="00000000" w:rsidRPr="00000000">
        <w:commentReference w:id="121"/>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228"/>
        </w:sdtPr>
        <w:sdtContent>
          <w:r w:rsidDel="00000000" w:rsidR="00000000" w:rsidRPr="00000000">
            <w:rPr>
              <w:rFonts w:ascii="Arial" w:cs="Arial" w:eastAsia="Arial" w:hAnsi="Arial"/>
              <w:color w:val="000000"/>
              <w:vertAlign w:val="subscript"/>
              <w:rtl w:val="0"/>
              <w:rPrChange w:author="davide.lenzarini@u-blox.com" w:id="21"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29"/>
        </w:sdtPr>
        <w:sdtContent>
          <w:commentRangeStart w:id="122"/>
        </w:sdtContent>
      </w:sdt>
      <w:r w:rsidDel="00000000" w:rsidR="00000000" w:rsidRPr="00000000">
        <w:rPr>
          <w:rFonts w:ascii="Arial" w:cs="Arial" w:eastAsia="Arial" w:hAnsi="Arial"/>
          <w:color w:val="000000"/>
          <w:rtl w:val="0"/>
        </w:rPr>
        <w:t xml:space="preserve">receives </w:t>
      </w:r>
      <w:commentRangeEnd w:id="122"/>
      <w:r w:rsidDel="00000000" w:rsidR="00000000" w:rsidRPr="00000000">
        <w:commentReference w:id="122"/>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30"/>
        </w:sdtPr>
        <w:sdtContent>
          <w:commentRangeStart w:id="123"/>
        </w:sdtContent>
      </w:sdt>
      <w:r w:rsidDel="00000000" w:rsidR="00000000" w:rsidRPr="00000000">
        <w:rPr>
          <w:rFonts w:ascii="Arial" w:cs="Arial" w:eastAsia="Arial" w:hAnsi="Arial"/>
          <w:color w:val="000000"/>
          <w:rtl w:val="0"/>
        </w:rPr>
        <w:t xml:space="preserve">PINGRESP</w:t>
      </w:r>
      <w:commentRangeEnd w:id="123"/>
      <w:r w:rsidDel="00000000" w:rsidR="00000000" w:rsidRPr="00000000">
        <w:commentReference w:id="123"/>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31"/>
        </w:sdtPr>
        <w:sdtContent>
          <w:r w:rsidDel="00000000" w:rsidR="00000000" w:rsidRPr="00000000">
            <w:rPr>
              <w:rFonts w:ascii="Arial" w:cs="Arial" w:eastAsia="Arial" w:hAnsi="Arial"/>
              <w:color w:val="000000"/>
              <w:vertAlign w:val="subscript"/>
              <w:rtl w:val="0"/>
              <w:rPrChange w:author="davide.lenzarini@u-blox.com" w:id="22"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32"/>
        </w:sdtPr>
        <w:sdtContent>
          <w:r w:rsidDel="00000000" w:rsidR="00000000" w:rsidRPr="00000000">
            <w:rPr>
              <w:rFonts w:ascii="Arial" w:cs="Arial" w:eastAsia="Arial" w:hAnsi="Arial"/>
              <w:color w:val="000000"/>
              <w:vertAlign w:val="subscript"/>
              <w:rtl w:val="0"/>
              <w:rPrChange w:author="davide.lenzarini@u-blox.com" w:id="23"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3">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233"/>
        </w:sdtPr>
        <w:sdtContent>
          <w:commentRangeStart w:id="124"/>
        </w:sdtContent>
      </w:sdt>
      <w:sdt>
        <w:sdtPr>
          <w:tag w:val="goog_rdk_234"/>
        </w:sdtPr>
        <w:sdtContent>
          <w:commentRangeStart w:id="125"/>
        </w:sdtContent>
      </w:sdt>
      <w:sdt>
        <w:sdtPr>
          <w:tag w:val="goog_rdk_235"/>
        </w:sdtPr>
        <w:sdtContent>
          <w:commentRangeStart w:id="126"/>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24"/>
      <w:r w:rsidDel="00000000" w:rsidR="00000000" w:rsidRPr="00000000">
        <w:commentReference w:id="124"/>
      </w:r>
      <w:commentRangeEnd w:id="125"/>
      <w:r w:rsidDel="00000000" w:rsidR="00000000" w:rsidRPr="00000000">
        <w:commentReference w:id="125"/>
      </w:r>
      <w:commentRangeEnd w:id="126"/>
      <w:r w:rsidDel="00000000" w:rsidR="00000000" w:rsidRPr="00000000">
        <w:commentReference w:id="126"/>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4">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B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4B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36"/>
        </w:sdtPr>
        <w:sdtContent>
          <w:commentRangeStart w:id="127"/>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27"/>
      <w:r w:rsidDel="00000000" w:rsidR="00000000" w:rsidRPr="00000000">
        <w:commentReference w:id="127"/>
      </w:r>
      <w:r w:rsidDel="00000000" w:rsidR="00000000" w:rsidRPr="00000000">
        <w:rPr>
          <w:rFonts w:ascii="Arial" w:cs="Arial" w:eastAsia="Arial" w:hAnsi="Arial"/>
          <w:color w:val="000000"/>
          <w:highlight w:val="yellow"/>
          <w:rtl w:val="0"/>
        </w:rPr>
        <w:t xml:space="preserve">.</w:t>
      </w:r>
      <w:sdt>
        <w:sdtPr>
          <w:tag w:val="goog_rdk_237"/>
        </w:sdtPr>
        <w:sdtContent>
          <w:commentRangeStart w:id="128"/>
        </w:sdtContent>
      </w:sdt>
      <w:r w:rsidDel="00000000" w:rsidR="00000000" w:rsidRPr="00000000">
        <w:rPr>
          <w:rFonts w:ascii="Arial" w:cs="Arial" w:eastAsia="Arial" w:hAnsi="Arial"/>
          <w:color w:val="000000"/>
          <w:highlight w:val="yellow"/>
          <w:rtl w:val="0"/>
        </w:rPr>
        <w:t xml:space="preserve"> </w:t>
      </w:r>
      <w:sdt>
        <w:sdtPr>
          <w:tag w:val="goog_rdk_238"/>
        </w:sdtPr>
        <w:sdtContent>
          <w:commentRangeStart w:id="129"/>
        </w:sdtContent>
      </w:sdt>
      <w:sdt>
        <w:sdtPr>
          <w:tag w:val="goog_rdk_239"/>
        </w:sdtPr>
        <w:sdtContent>
          <w:commentRangeStart w:id="130"/>
        </w:sdtContent>
      </w:sdt>
      <w:sdt>
        <w:sdtPr>
          <w:tag w:val="goog_rdk_240"/>
        </w:sdtPr>
        <w:sdtContent>
          <w:commentRangeStart w:id="131"/>
        </w:sdtContent>
      </w:sdt>
      <w:sdt>
        <w:sdtPr>
          <w:tag w:val="goog_rdk_241"/>
        </w:sdtPr>
        <w:sdtContent>
          <w:commentRangeStart w:id="132"/>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29"/>
      <w:r w:rsidDel="00000000" w:rsidR="00000000" w:rsidRPr="00000000">
        <w:commentReference w:id="129"/>
      </w:r>
      <w:commentRangeEnd w:id="130"/>
      <w:r w:rsidDel="00000000" w:rsidR="00000000" w:rsidRPr="00000000">
        <w:commentReference w:id="130"/>
      </w:r>
      <w:commentRangeEnd w:id="131"/>
      <w:r w:rsidDel="00000000" w:rsidR="00000000" w:rsidRPr="00000000">
        <w:commentReference w:id="131"/>
      </w:r>
      <w:commentRangeEnd w:id="132"/>
      <w:r w:rsidDel="00000000" w:rsidR="00000000" w:rsidRPr="00000000">
        <w:commentReference w:id="132"/>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28"/>
      <w:r w:rsidDel="00000000" w:rsidR="00000000" w:rsidRPr="00000000">
        <w:commentReference w:id="128"/>
      </w:r>
      <w:r w:rsidDel="00000000" w:rsidR="00000000" w:rsidRPr="00000000">
        <w:rPr>
          <w:rtl w:val="0"/>
        </w:rPr>
      </w:r>
    </w:p>
    <w:p w:rsidR="00000000" w:rsidDel="00000000" w:rsidP="00000000" w:rsidRDefault="00000000" w:rsidRPr="00000000" w14:paraId="000014B7">
      <w:pPr>
        <w:rPr>
          <w:rFonts w:ascii="Arial" w:cs="Arial" w:eastAsia="Arial" w:hAnsi="Arial"/>
          <w:color w:val="000000"/>
        </w:rPr>
      </w:pPr>
      <w:r w:rsidDel="00000000" w:rsidR="00000000" w:rsidRPr="00000000">
        <w:rPr>
          <w:rtl w:val="0"/>
        </w:rPr>
      </w:r>
    </w:p>
    <w:p w:rsidR="00000000" w:rsidDel="00000000" w:rsidP="00000000" w:rsidRDefault="00000000" w:rsidRPr="00000000" w14:paraId="000014B8">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4B9">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4BA">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3.png"/>
            <a:graphic>
              <a:graphicData uri="http://schemas.openxmlformats.org/drawingml/2006/picture">
                <pic:pic>
                  <pic:nvPicPr>
                    <pic:cNvPr id="0" name="image3.png"/>
                    <pic:cNvPicPr preferRelativeResize="0"/>
                  </pic:nvPicPr>
                  <pic:blipFill>
                    <a:blip r:embed="rId100"/>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4BB">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42"/>
        </w:sdtPr>
        <w:sdtContent>
          <w:commentRangeStart w:id="133"/>
        </w:sdtContent>
      </w:sdt>
      <w:r w:rsidDel="00000000" w:rsidR="00000000" w:rsidRPr="00000000">
        <w:rPr>
          <w:rFonts w:ascii="Arial" w:cs="Arial" w:eastAsia="Arial" w:hAnsi="Arial"/>
          <w:rtl w:val="0"/>
        </w:rPr>
        <w:t xml:space="preserve">Awake ping packet flush</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14BC">
      <w:pPr>
        <w:pStyle w:val="Heading2"/>
        <w:ind w:left="0" w:firstLine="0"/>
        <w:rPr>
          <w:rFonts w:ascii="Arial" w:cs="Arial" w:eastAsia="Arial" w:hAnsi="Arial"/>
        </w:rPr>
      </w:pPr>
      <w:bookmarkStart w:colFirst="0" w:colLast="0" w:name="_heading=h.ly7c1y" w:id="248"/>
      <w:bookmarkEnd w:id="248"/>
      <w:r w:rsidDel="00000000" w:rsidR="00000000" w:rsidRPr="00000000">
        <w:rPr>
          <w:rFonts w:ascii="Arial" w:cs="Arial" w:eastAsia="Arial" w:hAnsi="Arial"/>
          <w:rtl w:val="0"/>
        </w:rPr>
        <w:t xml:space="preserve">4.26 Retained Packets</w:t>
      </w:r>
    </w:p>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4BE">
      <w:pPr>
        <w:pStyle w:val="Heading2"/>
        <w:ind w:left="0" w:firstLine="0"/>
        <w:rPr>
          <w:rFonts w:ascii="Arial" w:cs="Arial" w:eastAsia="Arial" w:hAnsi="Arial"/>
        </w:rPr>
      </w:pPr>
      <w:bookmarkStart w:colFirst="0" w:colLast="0" w:name="_heading=h.mo7ahow0t2fa" w:id="249"/>
      <w:bookmarkEnd w:id="249"/>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4BF">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4C1">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4C2">
      <w:pPr>
        <w:pStyle w:val="Heading1"/>
        <w:ind w:left="0" w:firstLine="0"/>
        <w:rPr>
          <w:rFonts w:ascii="Arial" w:cs="Arial" w:eastAsia="Arial" w:hAnsi="Arial"/>
        </w:rPr>
      </w:pPr>
      <w:bookmarkStart w:colFirst="0" w:colLast="0" w:name="_heading=h.2k82xt6" w:id="250"/>
      <w:bookmarkEnd w:id="250"/>
      <w:r w:rsidDel="00000000" w:rsidR="00000000" w:rsidRPr="00000000">
        <w:rPr>
          <w:rFonts w:ascii="Arial" w:cs="Arial" w:eastAsia="Arial" w:hAnsi="Arial"/>
          <w:rtl w:val="0"/>
        </w:rPr>
        <w:t xml:space="preserve">5 Conformance</w:t>
      </w:r>
    </w:p>
    <w:p w:rsidR="00000000" w:rsidDel="00000000" w:rsidP="00000000" w:rsidRDefault="00000000" w:rsidRPr="00000000" w14:paraId="000014C3">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01">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4C4">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02">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5">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03">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6">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4C7">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51"/>
      <w:bookmarkEnd w:id="25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4C8">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4C9">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4CA">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4C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4C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4C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4D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4D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3">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4D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4D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4D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8">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4D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4D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4D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4DD">
      <w:pPr>
        <w:spacing w:after="40" w:before="40" w:lineRule="auto"/>
        <w:rPr>
          <w:rFonts w:ascii="Arial" w:cs="Arial" w:eastAsia="Arial" w:hAnsi="Arial"/>
          <w:highlight w:val="yellow"/>
        </w:rPr>
      </w:pPr>
      <w:hyperlink r:id="rId104">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D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05">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D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4E0">
      <w:pPr>
        <w:spacing w:after="40" w:before="40" w:lineRule="auto"/>
        <w:rPr>
          <w:rFonts w:ascii="Arial" w:cs="Arial" w:eastAsia="Arial" w:hAnsi="Arial"/>
          <w:highlight w:val="yellow"/>
        </w:rPr>
      </w:pPr>
      <w:hyperlink r:id="rId106">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4E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3">
      <w:pPr>
        <w:pStyle w:val="Heading2"/>
        <w:spacing w:after="120" w:before="240" w:lineRule="auto"/>
        <w:ind w:left="0" w:firstLine="0"/>
        <w:rPr/>
      </w:pPr>
      <w:bookmarkStart w:colFirst="0" w:colLast="0" w:name="_heading=h.2pjpzxrro3v8" w:id="252"/>
      <w:bookmarkEnd w:id="252"/>
      <w:r w:rsidDel="00000000" w:rsidR="00000000" w:rsidRPr="00000000">
        <w:rPr>
          <w:rtl w:val="0"/>
        </w:rPr>
        <w:t xml:space="preserve">A.1 Normative References</w:t>
      </w:r>
    </w:p>
    <w:p w:rsidR="00000000" w:rsidDel="00000000" w:rsidP="00000000" w:rsidRDefault="00000000" w:rsidRPr="00000000" w14:paraId="000014E4">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4E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4E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7">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E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4E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8">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E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E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4EE">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4EF">
      <w:pPr>
        <w:rPr>
          <w:rFonts w:ascii="Arial" w:cs="Arial" w:eastAsia="Arial" w:hAnsi="Arial"/>
          <w:color w:val="0000ee"/>
        </w:rPr>
      </w:pPr>
      <w:hyperlink r:id="rId109">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4F0">
      <w:pPr>
        <w:rPr>
          <w:rFonts w:ascii="Arial" w:cs="Arial" w:eastAsia="Arial" w:hAnsi="Arial"/>
        </w:rPr>
      </w:pPr>
      <w:r w:rsidDel="00000000" w:rsidR="00000000" w:rsidRPr="00000000">
        <w:rPr>
          <w:rtl w:val="0"/>
        </w:rPr>
      </w:r>
    </w:p>
    <w:bookmarkStart w:colFirst="0" w:colLast="0" w:name="bookmark=kix.32y02sm2iqny" w:id="253"/>
    <w:bookmarkEnd w:id="253"/>
    <w:p w:rsidR="00000000" w:rsidDel="00000000" w:rsidP="00000000" w:rsidRDefault="00000000" w:rsidRPr="00000000" w14:paraId="000014F1">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4F2">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4F3">
      <w:pPr>
        <w:rPr>
          <w:rFonts w:ascii="Arial" w:cs="Arial" w:eastAsia="Arial" w:hAnsi="Arial"/>
        </w:rPr>
      </w:pPr>
      <w:hyperlink r:id="rId110">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4F4">
      <w:pPr>
        <w:rPr>
          <w:rFonts w:ascii="Arial" w:cs="Arial" w:eastAsia="Arial" w:hAnsi="Arial"/>
        </w:rPr>
      </w:pPr>
      <w:r w:rsidDel="00000000" w:rsidR="00000000" w:rsidRPr="00000000">
        <w:rPr>
          <w:rtl w:val="0"/>
        </w:rPr>
      </w:r>
    </w:p>
    <w:bookmarkStart w:colFirst="0" w:colLast="0" w:name="bookmark=kix.51xi25h5vzte" w:id="254"/>
    <w:bookmarkEnd w:id="254"/>
    <w:p w:rsidR="00000000" w:rsidDel="00000000" w:rsidP="00000000" w:rsidRDefault="00000000" w:rsidRPr="00000000" w14:paraId="000014F5">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4F6">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4F7">
      <w:pPr>
        <w:rPr>
          <w:rFonts w:ascii="Arial" w:cs="Arial" w:eastAsia="Arial" w:hAnsi="Arial"/>
        </w:rPr>
      </w:pPr>
      <w:hyperlink r:id="rId111">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4F8">
      <w:pPr>
        <w:rPr>
          <w:rFonts w:ascii="Arial" w:cs="Arial" w:eastAsia="Arial" w:hAnsi="Arial"/>
        </w:rPr>
      </w:pPr>
      <w:r w:rsidDel="00000000" w:rsidR="00000000" w:rsidRPr="00000000">
        <w:rPr>
          <w:rtl w:val="0"/>
        </w:rPr>
      </w:r>
    </w:p>
    <w:bookmarkStart w:colFirst="0" w:colLast="0" w:name="bookmark=kix.sm86r7ecajs3" w:id="255"/>
    <w:bookmarkEnd w:id="255"/>
    <w:p w:rsidR="00000000" w:rsidDel="00000000" w:rsidP="00000000" w:rsidRDefault="00000000" w:rsidRPr="00000000" w14:paraId="000014F9">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4FA">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4FB">
      <w:pPr>
        <w:rPr>
          <w:rFonts w:ascii="Arial" w:cs="Arial" w:eastAsia="Arial" w:hAnsi="Arial"/>
          <w:highlight w:val="yellow"/>
        </w:rPr>
      </w:pPr>
      <w:hyperlink r:id="rId112">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C">
      <w:pPr>
        <w:pStyle w:val="Heading2"/>
        <w:spacing w:after="120" w:before="240" w:lineRule="auto"/>
        <w:ind w:left="0" w:firstLine="0"/>
        <w:rPr/>
      </w:pPr>
      <w:bookmarkStart w:colFirst="0" w:colLast="0" w:name="_heading=h.wmz8ensz9jqs" w:id="256"/>
      <w:bookmarkEnd w:id="256"/>
      <w:r w:rsidDel="00000000" w:rsidR="00000000" w:rsidRPr="00000000">
        <w:rPr>
          <w:rtl w:val="0"/>
        </w:rPr>
        <w:t xml:space="preserve">A.2 Informative References</w:t>
      </w:r>
    </w:p>
    <w:p w:rsidR="00000000" w:rsidDel="00000000" w:rsidP="00000000" w:rsidRDefault="00000000" w:rsidRPr="00000000" w14:paraId="000014FD">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4F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0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13">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02">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03">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04">
      <w:pPr>
        <w:pStyle w:val="Heading1"/>
        <w:ind w:left="0" w:firstLine="0"/>
        <w:rPr/>
      </w:pPr>
      <w:bookmarkStart w:colFirst="0" w:colLast="0" w:name="_heading=h.twhu880t27o" w:id="257"/>
      <w:bookmarkEnd w:id="257"/>
      <w:sdt>
        <w:sdtPr>
          <w:tag w:val="goog_rdk_243"/>
        </w:sdtPr>
        <w:sdtContent>
          <w:commentRangeStart w:id="134"/>
        </w:sdtContent>
      </w:sdt>
      <w:r w:rsidDel="00000000" w:rsidR="00000000" w:rsidRPr="00000000">
        <w:rPr>
          <w:rtl w:val="0"/>
        </w:rPr>
        <w:t xml:space="preserve">Appendix B. Backwards Compatibility</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pStyle w:val="Heading3"/>
        <w:keepLines w:val="1"/>
        <w:spacing w:after="77" w:before="0" w:line="259" w:lineRule="auto"/>
        <w:ind w:left="0" w:firstLine="0"/>
        <w:rPr/>
      </w:pPr>
      <w:bookmarkStart w:colFirst="0" w:colLast="0" w:name="_heading=h.1qoc8b1" w:id="258"/>
      <w:bookmarkEnd w:id="258"/>
      <w:r w:rsidDel="00000000" w:rsidR="00000000" w:rsidRPr="00000000">
        <w:rPr>
          <w:rtl w:val="0"/>
        </w:rPr>
        <w:t xml:space="preserve">B.1 PUBLISH QoS -1 (Packet from MQTT-SN 1.2)</w:t>
      </w:r>
    </w:p>
    <w:p w:rsidR="00000000" w:rsidDel="00000000" w:rsidP="00000000" w:rsidRDefault="00000000" w:rsidRPr="00000000" w14:paraId="00001507">
      <w:pPr>
        <w:rPr>
          <w:rFonts w:ascii="Arial" w:cs="Arial" w:eastAsia="Arial" w:hAnsi="Arial"/>
        </w:rPr>
      </w:pPr>
      <w:r w:rsidDel="00000000" w:rsidR="00000000" w:rsidRPr="00000000">
        <w:rPr>
          <w:rtl w:val="0"/>
        </w:rPr>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0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0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0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0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0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0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1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1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1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16">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1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24">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25">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32">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33">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41">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4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4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4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4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4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4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4C">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4D">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5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5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5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5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E">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5F">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60">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6D">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6E">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7B">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7C">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89">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8A">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7">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59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5A5">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5A6">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5A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5A8">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5A9">
      <w:pPr>
        <w:pStyle w:val="Heading4"/>
        <w:ind w:left="0" w:right="4" w:firstLine="0"/>
        <w:rPr>
          <w:rFonts w:ascii="Arial" w:cs="Arial" w:eastAsia="Arial" w:hAnsi="Arial"/>
        </w:rPr>
      </w:pPr>
      <w:bookmarkStart w:colFirst="0" w:colLast="0" w:name="_heading=h.4anzqyu" w:id="259"/>
      <w:bookmarkEnd w:id="25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5A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34"/>
      <w:r w:rsidDel="00000000" w:rsidR="00000000" w:rsidRPr="00000000">
        <w:commentReference w:id="134"/>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44"/>
        </w:sdtPr>
        <w:sdtContent>
          <w:commentRangeStart w:id="135"/>
        </w:sdtContent>
      </w:sdt>
      <w:r w:rsidDel="00000000" w:rsidR="00000000" w:rsidRPr="00000000">
        <w:rPr>
          <w:rtl w:val="0"/>
        </w:rPr>
      </w:r>
    </w:p>
    <w:p w:rsidR="00000000" w:rsidDel="00000000" w:rsidP="00000000" w:rsidRDefault="00000000" w:rsidRPr="00000000" w14:paraId="000015AB">
      <w:pPr>
        <w:pStyle w:val="Heading4"/>
        <w:ind w:left="0" w:right="4" w:firstLine="0"/>
        <w:rPr>
          <w:rFonts w:ascii="Arial" w:cs="Arial" w:eastAsia="Arial" w:hAnsi="Arial"/>
        </w:rPr>
      </w:pPr>
      <w:bookmarkStart w:colFirst="0" w:colLast="0" w:name="_heading=h.14ykbeg" w:id="260"/>
      <w:bookmarkEnd w:id="260"/>
      <w:r w:rsidDel="00000000" w:rsidR="00000000" w:rsidRPr="00000000">
        <w:rPr>
          <w:rFonts w:ascii="Arial" w:cs="Arial" w:eastAsia="Arial" w:hAnsi="Arial"/>
          <w:rtl w:val="0"/>
        </w:rPr>
        <w:t xml:space="preserve">B.1.2 PUBLISH Flags</w:t>
      </w:r>
    </w:p>
    <w:p w:rsidR="00000000" w:rsidDel="00000000" w:rsidP="00000000" w:rsidRDefault="00000000" w:rsidRPr="00000000" w14:paraId="000015AC">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5AD">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5AE">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5AF">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5B0">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5B1">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5B2">
      <w:pPr>
        <w:pStyle w:val="Heading4"/>
        <w:ind w:left="0" w:right="4" w:firstLine="0"/>
        <w:rPr>
          <w:rFonts w:ascii="Arial" w:cs="Arial" w:eastAsia="Arial" w:hAnsi="Arial"/>
        </w:rPr>
      </w:pPr>
      <w:bookmarkStart w:colFirst="0" w:colLast="0" w:name="_heading=h.3oy7u29" w:id="261"/>
      <w:bookmarkEnd w:id="261"/>
      <w:r w:rsidDel="00000000" w:rsidR="00000000" w:rsidRPr="00000000">
        <w:rPr>
          <w:rFonts w:ascii="Arial" w:cs="Arial" w:eastAsia="Arial" w:hAnsi="Arial"/>
          <w:rtl w:val="0"/>
        </w:rPr>
        <w:t xml:space="preserve">B.1.3 Topic Id</w:t>
      </w:r>
    </w:p>
    <w:p w:rsidR="00000000" w:rsidDel="00000000" w:rsidP="00000000" w:rsidRDefault="00000000" w:rsidRPr="00000000" w14:paraId="000015B3">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5B4">
      <w:pPr>
        <w:pStyle w:val="Heading4"/>
        <w:ind w:left="0" w:right="4" w:firstLine="0"/>
        <w:rPr>
          <w:rFonts w:ascii="Arial" w:cs="Arial" w:eastAsia="Arial" w:hAnsi="Arial"/>
        </w:rPr>
      </w:pPr>
      <w:bookmarkStart w:colFirst="0" w:colLast="0" w:name="_heading=h.243i4a2" w:id="262"/>
      <w:bookmarkEnd w:id="262"/>
      <w:r w:rsidDel="00000000" w:rsidR="00000000" w:rsidRPr="00000000">
        <w:rPr>
          <w:rFonts w:ascii="Arial" w:cs="Arial" w:eastAsia="Arial" w:hAnsi="Arial"/>
          <w:rtl w:val="0"/>
        </w:rPr>
        <w:t xml:space="preserve">B.1.4 Data</w:t>
      </w:r>
    </w:p>
    <w:p w:rsidR="00000000" w:rsidDel="00000000" w:rsidP="00000000" w:rsidRDefault="00000000" w:rsidRPr="00000000" w14:paraId="000015B5">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15B6">
      <w:pPr>
        <w:pStyle w:val="Heading1"/>
        <w:spacing w:after="360" w:before="360" w:lineRule="auto"/>
        <w:ind w:left="0" w:firstLine="0"/>
        <w:rPr/>
      </w:pPr>
      <w:bookmarkStart w:colFirst="0" w:colLast="0" w:name="_heading=h.55r6c0xsdoov" w:id="263"/>
      <w:bookmarkEnd w:id="263"/>
      <w:r w:rsidDel="00000000" w:rsidR="00000000" w:rsidRPr="00000000">
        <w:rPr>
          <w:rtl w:val="0"/>
        </w:rPr>
        <w:t xml:space="preserve">Appendix C. Security and Privacy Considerations</w:t>
      </w:r>
    </w:p>
    <w:p w:rsidR="00000000" w:rsidDel="00000000" w:rsidP="00000000" w:rsidRDefault="00000000" w:rsidRPr="00000000" w14:paraId="000015B7">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5B8">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5B9">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5BA">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5BB">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5BC">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5BD">
      <w:pPr>
        <w:rPr>
          <w:rFonts w:ascii="Arial" w:cs="Arial" w:eastAsia="Arial" w:hAnsi="Arial"/>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5BF">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5C0">
      <w:pPr>
        <w:keepNext w:val="1"/>
        <w:spacing w:after="120" w:before="240" w:lineRule="auto"/>
        <w:ind w:left="144.00000000000006" w:hanging="15"/>
        <w:rPr>
          <w:rFonts w:ascii="Arial" w:cs="Arial" w:eastAsia="Arial" w:hAnsi="Arial"/>
          <w:b w:val="1"/>
          <w:color w:val="446caa"/>
        </w:rPr>
      </w:pPr>
      <w:bookmarkStart w:colFirst="0" w:colLast="0" w:name="_heading=h.452snld" w:id="264"/>
      <w:bookmarkEnd w:id="26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5C1">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5C2">
      <w:pPr>
        <w:rPr>
          <w:rFonts w:ascii="Arial" w:cs="Arial" w:eastAsia="Arial" w:hAnsi="Arial"/>
        </w:rPr>
      </w:pPr>
      <w:r w:rsidDel="00000000" w:rsidR="00000000" w:rsidRPr="00000000">
        <w:rPr>
          <w:rtl w:val="0"/>
        </w:rPr>
      </w:r>
    </w:p>
    <w:p w:rsidR="00000000" w:rsidDel="00000000" w:rsidP="00000000" w:rsidRDefault="00000000" w:rsidRPr="00000000" w14:paraId="000015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5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5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5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5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5C8">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C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CA">
      <w:pPr>
        <w:pStyle w:val="Heading1"/>
        <w:spacing w:after="360" w:before="360" w:lineRule="auto"/>
        <w:ind w:left="0" w:firstLine="0"/>
        <w:rPr/>
      </w:pPr>
      <w:bookmarkStart w:colFirst="0" w:colLast="0" w:name="_heading=h.bc8w7ov5oli4" w:id="265"/>
      <w:bookmarkEnd w:id="265"/>
      <w:r w:rsidDel="00000000" w:rsidR="00000000" w:rsidRPr="00000000">
        <w:rPr>
          <w:rtl w:val="0"/>
        </w:rPr>
        <w:t xml:space="preserve">Appendix D. Acknowledgments</w:t>
      </w:r>
    </w:p>
    <w:p w:rsidR="00000000" w:rsidDel="00000000" w:rsidP="00000000" w:rsidRDefault="00000000" w:rsidRPr="00000000" w14:paraId="000015C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5CC">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5CD">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5C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CF">
      <w:pPr>
        <w:pStyle w:val="Heading2"/>
        <w:spacing w:after="120" w:before="240" w:lineRule="auto"/>
        <w:ind w:left="0" w:firstLine="0"/>
        <w:rPr/>
      </w:pPr>
      <w:bookmarkStart w:colFirst="0" w:colLast="0" w:name="_heading=h.glow6i83isd5" w:id="266"/>
      <w:bookmarkEnd w:id="266"/>
      <w:r w:rsidDel="00000000" w:rsidR="00000000" w:rsidRPr="00000000">
        <w:rPr>
          <w:rtl w:val="0"/>
        </w:rPr>
        <w:t xml:space="preserve">D.1 Special Thanks</w:t>
      </w:r>
    </w:p>
    <w:p w:rsidR="00000000" w:rsidDel="00000000" w:rsidP="00000000" w:rsidRDefault="00000000" w:rsidRPr="00000000" w14:paraId="000015D0">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5D1">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5D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D3">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D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5">
      <w:pPr>
        <w:pStyle w:val="Heading2"/>
        <w:spacing w:after="120" w:before="240" w:lineRule="auto"/>
        <w:ind w:left="0" w:firstLine="0"/>
        <w:rPr/>
      </w:pPr>
      <w:bookmarkStart w:colFirst="0" w:colLast="0" w:name="_heading=h.tdeowwajj1wf" w:id="267"/>
      <w:bookmarkEnd w:id="267"/>
      <w:r w:rsidDel="00000000" w:rsidR="00000000" w:rsidRPr="00000000">
        <w:rPr>
          <w:rtl w:val="0"/>
        </w:rPr>
        <w:t xml:space="preserve">D.2 Participants</w:t>
      </w:r>
    </w:p>
    <w:p w:rsidR="00000000" w:rsidDel="00000000" w:rsidP="00000000" w:rsidRDefault="00000000" w:rsidRPr="00000000" w14:paraId="000015D6">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5D7">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5D8">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9">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5DB">
      <w:pPr>
        <w:pStyle w:val="Heading1"/>
        <w:spacing w:after="360" w:before="360" w:lineRule="auto"/>
        <w:ind w:left="0" w:firstLine="0"/>
        <w:rPr>
          <w:rFonts w:ascii="Arial" w:cs="Arial" w:eastAsia="Arial" w:hAnsi="Arial"/>
          <w:highlight w:val="yellow"/>
        </w:rPr>
      </w:pPr>
      <w:bookmarkStart w:colFirst="0" w:colLast="0" w:name="_heading=h.ewpzaw2f211a" w:id="268"/>
      <w:bookmarkEnd w:id="26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5DC">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5DD">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5DE">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5"/>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1">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2">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3">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4">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6">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7">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8">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9">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5EA">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B">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5EC">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D">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E">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0">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1">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2">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4">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5">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6">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8">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9">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A">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C">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D">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E">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0">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1">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4">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5">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6">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8">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9">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B">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C">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D">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1">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2">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4">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5">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8">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9">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B">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C">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D">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E">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F">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0">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1">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2">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4">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9">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A">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C">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D">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E">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0">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1">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4">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35">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36">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37">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6">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54">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55">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59">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7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7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7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7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79">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7A">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69"/>
      <w:bookmarkEnd w:id="269"/>
      <w:r w:rsidDel="00000000" w:rsidR="00000000" w:rsidRPr="00000000">
        <w:rPr>
          <w:rtl w:val="0"/>
        </w:rPr>
      </w:r>
    </w:p>
    <w:p w:rsidR="00000000" w:rsidDel="00000000" w:rsidP="00000000" w:rsidRDefault="00000000" w:rsidRPr="00000000" w14:paraId="0000167B">
      <w:pPr>
        <w:pStyle w:val="Heading1"/>
        <w:keepNext w:val="1"/>
        <w:pBdr>
          <w:top w:color="808080" w:space="6" w:sz="4" w:val="single"/>
        </w:pBdr>
        <w:spacing w:after="120" w:before="480" w:lineRule="auto"/>
        <w:ind w:left="0" w:firstLine="0"/>
        <w:rPr>
          <w:vertAlign w:val="baseline"/>
        </w:rPr>
      </w:pPr>
      <w:bookmarkStart w:colFirst="0" w:colLast="0" w:name="_heading=h.3jd0qos" w:id="270"/>
      <w:bookmarkEnd w:id="27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7C">
      <w:pPr>
        <w:pStyle w:val="Heading2"/>
        <w:ind w:left="0" w:firstLine="0"/>
        <w:rPr>
          <w:vertAlign w:val="baseline"/>
        </w:rPr>
      </w:pPr>
      <w:bookmarkStart w:colFirst="0" w:colLast="0" w:name="_heading=h.1yib0wl" w:id="271"/>
      <w:bookmarkEnd w:id="27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7D">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7E">
      <w:pPr>
        <w:pStyle w:val="Heading2"/>
        <w:ind w:left="0" w:firstLine="0"/>
        <w:rPr>
          <w:vertAlign w:val="baseline"/>
        </w:rPr>
      </w:pPr>
      <w:bookmarkStart w:colFirst="0" w:colLast="0" w:name="_heading=h.4ihyjke" w:id="272"/>
      <w:bookmarkEnd w:id="27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7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680">
      <w:pPr>
        <w:spacing w:after="9" w:lineRule="auto"/>
        <w:ind w:left="-5" w:right="4" w:firstLine="0"/>
        <w:rPr>
          <w:rFonts w:ascii="Arial" w:cs="Arial" w:eastAsia="Arial" w:hAnsi="Arial"/>
        </w:rPr>
      </w:pPr>
      <w:r w:rsidDel="00000000" w:rsidR="00000000" w:rsidRPr="00000000">
        <w:rPr>
          <w:rtl w:val="0"/>
        </w:rPr>
      </w:r>
    </w:p>
    <w:tbl>
      <w:tblPr>
        <w:tblStyle w:val="Table46"/>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81">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82">
            <w:pPr>
              <w:spacing w:after="0" w:line="259" w:lineRule="auto"/>
              <w:ind w:right="4"/>
              <w:jc w:val="center"/>
              <w:rPr>
                <w:rFonts w:ascii="Arial" w:cs="Arial" w:eastAsia="Arial" w:hAnsi="Arial"/>
                <w:b w:val="1"/>
              </w:rPr>
            </w:pPr>
            <w:sdt>
              <w:sdtPr>
                <w:tag w:val="goog_rdk_245"/>
              </w:sdtPr>
              <w:sdtContent>
                <w:commentRangeStart w:id="136"/>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3">
            <w:pPr>
              <w:spacing w:after="0" w:line="259" w:lineRule="auto"/>
              <w:ind w:right="4"/>
              <w:rPr>
                <w:rFonts w:ascii="Arial" w:cs="Arial" w:eastAsia="Arial" w:hAnsi="Arial"/>
                <w:sz w:val="20"/>
                <w:szCs w:val="20"/>
                <w:vertAlign w:val="subscript"/>
              </w:rPr>
            </w:pPr>
            <w:commentRangeEnd w:id="136"/>
            <w:r w:rsidDel="00000000" w:rsidR="00000000" w:rsidRPr="00000000">
              <w:commentReference w:id="136"/>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C">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sdt>
              <w:sdtPr>
                <w:tag w:val="goog_rdk_246"/>
              </w:sdtPr>
              <w:sdtContent>
                <w:commentRangeStart w:id="137"/>
              </w:sdtContent>
            </w:sdt>
            <w:r w:rsidDel="00000000" w:rsidR="00000000" w:rsidRPr="00000000">
              <w:rPr>
                <w:rFonts w:ascii="Arial" w:cs="Arial" w:eastAsia="Arial" w:hAnsi="Arial"/>
                <w:sz w:val="20"/>
                <w:szCs w:val="20"/>
                <w:rtl w:val="0"/>
              </w:rPr>
              <w:t xml:space="preserve">E4</w:t>
            </w:r>
            <w:commentRangeEnd w:id="137"/>
            <w:r w:rsidDel="00000000" w:rsidR="00000000" w:rsidRPr="00000000">
              <w:commentReference w:id="137"/>
            </w:r>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sdt>
              <w:sdtPr>
                <w:tag w:val="goog_rdk_247"/>
              </w:sdtPr>
              <w:sdtContent>
                <w:del w:author="davide.lenzarini@u-blox.com" w:id="24" w:date="2024-03-20T09:05:30Z">
                  <w:r w:rsidDel="00000000" w:rsidR="00000000" w:rsidRPr="00000000">
                    <w:rPr>
                      <w:rFonts w:ascii="Arial" w:cs="Arial" w:eastAsia="Arial" w:hAnsi="Arial"/>
                      <w:sz w:val="20"/>
                      <w:szCs w:val="20"/>
                      <w:rtl w:val="0"/>
                    </w:rPr>
                    <w:delText xml:space="preserve"> seconds</w:delText>
                  </w:r>
                </w:del>
              </w:sdtContent>
            </w:sdt>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1">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93">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94">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95">
      <w:pPr>
        <w:pStyle w:val="Heading2"/>
        <w:ind w:left="0" w:firstLine="0"/>
        <w:rPr>
          <w:vertAlign w:val="baseline"/>
        </w:rPr>
      </w:pPr>
      <w:bookmarkStart w:colFirst="0" w:colLast="0" w:name="_heading=h.2xn8ts7" w:id="273"/>
      <w:bookmarkEnd w:id="273"/>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96">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97">
      <w:pPr>
        <w:pStyle w:val="Heading2"/>
        <w:ind w:left="0" w:firstLine="0"/>
        <w:rPr>
          <w:vertAlign w:val="baseline"/>
        </w:rPr>
      </w:pPr>
      <w:bookmarkStart w:colFirst="0" w:colLast="0" w:name="_heading=h.1csj400" w:id="274"/>
      <w:bookmarkEnd w:id="27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69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99">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9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9B">
      <w:pPr>
        <w:numPr>
          <w:ilvl w:val="0"/>
          <w:numId w:val="5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9C">
      <w:pPr>
        <w:numPr>
          <w:ilvl w:val="0"/>
          <w:numId w:val="5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9D">
      <w:pPr>
        <w:numPr>
          <w:ilvl w:val="0"/>
          <w:numId w:val="5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9E">
      <w:pPr>
        <w:numPr>
          <w:ilvl w:val="0"/>
          <w:numId w:val="5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9F">
      <w:pPr>
        <w:numPr>
          <w:ilvl w:val="0"/>
          <w:numId w:val="5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A0">
      <w:pPr>
        <w:numPr>
          <w:ilvl w:val="0"/>
          <w:numId w:val="5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A1">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A2">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6A3">
      <w:pPr>
        <w:pStyle w:val="Heading1"/>
        <w:spacing w:after="360" w:before="360" w:lineRule="auto"/>
        <w:ind w:left="0" w:firstLine="0"/>
        <w:rPr/>
      </w:pPr>
      <w:bookmarkStart w:colFirst="0" w:colLast="0" w:name="_heading=h.sg1xgdru14ui" w:id="275"/>
      <w:bookmarkEnd w:id="275"/>
      <w:r w:rsidDel="00000000" w:rsidR="00000000" w:rsidRPr="00000000">
        <w:rPr>
          <w:rtl w:val="0"/>
        </w:rPr>
        <w:t xml:space="preserve">Appendix G. Notices</w:t>
      </w:r>
    </w:p>
    <w:p w:rsidR="00000000" w:rsidDel="00000000" w:rsidP="00000000" w:rsidRDefault="00000000" w:rsidRPr="00000000" w14:paraId="000016A4">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A5">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A6">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14">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15">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A7">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A8">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A9">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AA">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AB">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6AC">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6AD">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6AE">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116">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7">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6AF">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34" w:date="2024-03-03T08:53:53Z">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35" w:date="2024-03-03T08:53:53Z">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07" w:date="2023-10-26T13:21:10Z">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0" w:date="2024-03-19T16:49:34Z">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54" w:date="2023-10-20T09:26:02Z">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55" w:date="2024-01-04T16:48:28Z">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3" w:date="2023-10-20T12:41:18Z">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4" w:date="2023-11-02T14:12:55Z">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5" w:date="2023-11-02T14:52:40Z">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6" w:date="2023-11-02T14:53:30Z">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7" w:date="2023-11-02T15:58:55Z">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48" w:date="2024-03-19T16:09:39Z">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76" w:date="2024-03-18T15:44:35Z">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davide.lenzarini@u-blox.com" w:id="77" w:date="2024-03-19T17:42:59Z">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78" w:date="2024-06-11T15:41:31Z">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Richard Coppen" w:id="20" w:date="2024-03-19T12:22:45Z">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Andrew Banks" w:id="47" w:date="2024-03-19T16:08:19Z">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49" w:date="2024-03-19T16:07:44Z">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74" w:date="2024-03-19T16:07:38Z">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00" w:date="2024-03-19T17:55:57Z">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01" w:date="2024-03-20T14:04:25Z">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02" w:date="2024-03-20T14:22:55Z">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33" w:date="2024-03-20T08:38:34Z">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58" w:date="2024-03-18T12:26:05Z">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0" w:date="2024-03-19T16:20:12Z">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1" w:date="2024-05-02T12:17:44Z">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34" w:date="2024-03-14T09:44:26Z">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28" w:date="2024-06-11T16:09:18Z">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Andrew Banks" w:id="52" w:date="2024-03-19T16:39:58Z">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53" w:date="2024-05-02T12:18:26Z">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29" w:date="2024-06-11T16:15:50Z">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Stefan Hagen" w:id="21" w:date="2024-02-01T16:59:35Z">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2" w:date="2024-02-22T13:05:28Z">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Ian Craggs" w:id="4" w:date="2024-03-19T10:30:16Z">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Richard Coppen" w:id="5" w:date="2024-03-19T10:28:33Z">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13" w:date="2024-03-20T08:54:09Z">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33" w:date="2023-10-12T19:28:02Z">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21" w:date="2024-03-20T09:03:26Z">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37" w:date="2024-03-20T08:51:57Z">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2" w:date="2024-03-20T08:49:42Z">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terminology section</w:t>
      </w:r>
    </w:p>
  </w:comment>
  <w:comment w:author="davide.lenzarini@u-blox.com" w:id="118" w:date="2024-03-20T08:57:48Z">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changed</w:t>
      </w:r>
    </w:p>
  </w:comment>
  <w:comment w:author="davide.lenzarini@u-blox.com" w:id="114" w:date="2024-03-20T08:53:08Z">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terminology section</w:t>
      </w:r>
    </w:p>
  </w:comment>
  <w:comment w:author="Andrew Banks" w:id="39" w:date="2024-03-19T15:53:06Z">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19" w:date="2024-03-20T09:00:07Z">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92" w:date="2023-10-12T19:20:15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93" w:date="2024-01-05T15:08:54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0" w:date="2024-03-19T15:21:48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1" w:date="2024-03-19T15:23:50Z">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1" w:date="2024-02-22T16:20:02Z">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69" w:date="2024-02-22T16:19:54Z">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23" w:date="2024-03-20T09:04:50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22" w:date="2024-03-20T09:04:24Z">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79" w:date="2024-02-15T17:21:45Z">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0" w:date="2024-03-18T16:06:47Z">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16" w:date="2024-03-20T08:56:30Z">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modified</w:t>
      </w:r>
    </w:p>
  </w:comment>
  <w:comment w:author="davide.lenzarini@u-blox.com" w:id="106" w:date="2024-03-20T08:35:53Z">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67" w:date="2024-03-20T10:34:54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15" w:date="2024-03-20T08:55:23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11" w:date="2024-03-20T08:48:29Z">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8" w:date="2024-03-20T09:07:26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0" w:date="2024-03-20T08:45:44Z">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38" w:date="2024-03-19T15:54:52Z">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17" w:date="2024-03-20T08:57:22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Richard Coppen" w:id="72" w:date="2024-03-20T15:06:02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inflight of one is at the packet ack depth or ack debt rather than an a message exchange</w:t>
      </w:r>
    </w:p>
  </w:comment>
  <w:comment w:author="davide.lenzarini@u-blox.com" w:id="108" w:date="2024-03-20T08:45:05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09" w:date="2024-03-20T14:33:27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7" w:date="2024-02-07T16:41:05Z">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Stefan Hagen" w:id="57" w:date="2023-11-16T16:45:21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42" w:date="2024-01-04T16:52:29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95" w:date="2024-02-14T10:03:36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3" w:date="2024-03-19T16:04:02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Stefan Hagen" w:id="88" w:date="2024-03-18T16:14:25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89" w:date="2024-03-18T16:13:21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37" w:date="2024-03-19T17:41:20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87" w:date="2024-03-18T16:09:57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94" w:date="2024-02-14T09:56:26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35" w:date="2023-10-12T14:50:37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91" w:date="2024-03-18T16:20:57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36" w:date="2023-10-05T18:07:12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90" w:date="2024-03-18T16:19:29Z">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1" w:date="2024-03-19T15:33:30Z">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62" w:date="2024-03-19T15:28:38Z">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63" w:date="2024-03-20T11:16:49Z">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27" w:date="2024-03-20T14:35:28Z">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1" w:date="2024-02-13T14:12:29Z">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Andrew Banks" w:id="43" w:date="2024-03-19T15:28:12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need  DISCONNECT actions conformance clauses.</w:t>
      </w:r>
    </w:p>
  </w:comment>
  <w:comment w:author="Richard Coppen" w:id="18" w:date="2024-03-19T14:22:50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81" w:date="2023-11-16T15:43:09Z">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82" w:date="2023-12-08T15:53:24Z">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83" w:date="2024-01-11T20:17:16Z">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36" w:date="2024-03-19T15:41:47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0" w:date="2024-03-19T14:40:45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19" w:date="2024-03-19T14:25:15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0" w:date="2024-03-19T15:45:06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03" w:date="2023-10-05T17:47:17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04" w:date="2024-02-22T14:51:43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05" w:date="2024-02-22T15:37:09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75" w:date="2024-03-20T13:54:26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20" w:date="2023-10-05T17:55:10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24" w:date="2023-10-05T17:57:41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25" w:date="2024-02-07T15:54:50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26" w:date="2024-02-13T07:47:44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Richard Coppen" w:id="32" w:date="2024-03-19T14:50:20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table would be clearer unless there is one in the Operation Behavior section. A link to the table or that section would be helpful.</w:t>
      </w:r>
    </w:p>
  </w:comment>
  <w:comment w:author="Stefan Hagen" w:id="56" w:date="2024-03-03T17:43:50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4" w:date="2023-10-05T15:57:55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45" w:date="2023-10-20T08:48:53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46" w:date="2023-10-20T11:31:25Z">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59" w:date="2024-03-20T10:06:31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64" w:date="2024-03-19T15:25:59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65" w:date="2023-11-23T17:39:04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66" w:date="2023-11-23T17:42:22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84" w:date="2023-10-12T19:15:52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85" w:date="2023-10-20T08:59:01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86" w:date="2023-10-20T08:59:10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29" w:date="2023-10-05T17:51:33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30" w:date="2024-03-20T14:36:59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31" w:date="2024-03-20T14:37:44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32" w:date="2024-03-20T14:39:15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68" w:date="2024-03-19T15:48:20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davide.lenzarini@u-blox.com" w:id="96" w:date="2023-10-05T17:39:46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97" w:date="2024-02-02T15:09:56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98" w:date="2024-02-05T08:15:56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99" w:date="2024-02-05T08:16:22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6B6" w15:done="0"/>
  <w15:commentEx w15:paraId="000016B8" w15:done="0"/>
  <w15:commentEx w15:paraId="000016B9" w15:done="0"/>
  <w15:commentEx w15:paraId="000016BA" w15:paraIdParent="000016B9" w15:done="0"/>
  <w15:commentEx w15:paraId="000016BB" w15:done="0"/>
  <w15:commentEx w15:paraId="000016BC" w15:done="0"/>
  <w15:commentEx w15:paraId="000016BD" w15:done="0"/>
  <w15:commentEx w15:paraId="000016BE" w15:paraIdParent="000016BD" w15:done="0"/>
  <w15:commentEx w15:paraId="000016BF" w15:done="0"/>
  <w15:commentEx w15:paraId="000016C1" w15:paraIdParent="000016BF" w15:done="0"/>
  <w15:commentEx w15:paraId="000016C2" w15:done="0"/>
  <w15:commentEx w15:paraId="000016C3" w15:paraIdParent="000016C2" w15:done="0"/>
  <w15:commentEx w15:paraId="000016C4" w15:paraIdParent="000016C2" w15:done="0"/>
  <w15:commentEx w15:paraId="000016C5" w15:paraIdParent="000016C2" w15:done="0"/>
  <w15:commentEx w15:paraId="000016C7" w15:paraIdParent="000016C2" w15:done="0"/>
  <w15:commentEx w15:paraId="000016C8" w15:done="0"/>
  <w15:commentEx w15:paraId="000016D3" w15:done="0"/>
  <w15:commentEx w15:paraId="000016D4" w15:done="0"/>
  <w15:commentEx w15:paraId="000016D5" w15:paraIdParent="000016D4" w15:done="0"/>
  <w15:commentEx w15:paraId="000016D6" w15:done="0"/>
  <w15:commentEx w15:paraId="000016D7" w15:done="0"/>
  <w15:commentEx w15:paraId="000016D8" w15:done="0"/>
  <w15:commentEx w15:paraId="000016D9" w15:done="0"/>
  <w15:commentEx w15:paraId="000016DC" w15:done="0"/>
  <w15:commentEx w15:paraId="000016DD" w15:done="0"/>
  <w15:commentEx w15:paraId="000016DE" w15:done="0"/>
  <w15:commentEx w15:paraId="000016DF" w15:paraIdParent="000016DE" w15:done="0"/>
  <w15:commentEx w15:paraId="000016E0" w15:done="0"/>
  <w15:commentEx w15:paraId="000016E1" w15:paraIdParent="000016E0" w15:done="0"/>
  <w15:commentEx w15:paraId="000016E2" w15:paraIdParent="000016E0" w15:done="0"/>
  <w15:commentEx w15:paraId="000016E3" w15:done="0"/>
  <w15:commentEx w15:paraId="000016EC" w15:done="0"/>
  <w15:commentEx w15:paraId="000016ED" w15:done="0"/>
  <w15:commentEx w15:paraId="000016EE" w15:paraIdParent="000016ED" w15:done="0"/>
  <w15:commentEx w15:paraId="000016EF" w15:done="0"/>
  <w15:commentEx w15:paraId="000016F0" w15:done="0"/>
  <w15:commentEx w15:paraId="000016F1" w15:done="0"/>
  <w15:commentEx w15:paraId="000016F2" w15:done="0"/>
  <w15:commentEx w15:paraId="000016F3" w15:done="0"/>
  <w15:commentEx w15:paraId="000016F4" w15:paraIdParent="000016F3" w15:done="0"/>
  <w15:commentEx w15:paraId="000016F5" w15:done="0"/>
  <w15:commentEx w15:paraId="000016F8" w15:done="0"/>
  <w15:commentEx w15:paraId="000016F9" w15:paraIdParent="000016F8" w15:done="0"/>
  <w15:commentEx w15:paraId="000016FA" w15:done="0"/>
  <w15:commentEx w15:paraId="000016FB" w15:done="0"/>
  <w15:commentEx w15:paraId="000016FC" w15:done="0"/>
  <w15:commentEx w15:paraId="000016FD" w15:done="0"/>
  <w15:commentEx w15:paraId="000016FE" w15:done="0"/>
  <w15:commentEx w15:paraId="000016FF" w15:done="0"/>
  <w15:commentEx w15:paraId="00001700" w15:done="0"/>
  <w15:commentEx w15:paraId="00001701" w15:done="0"/>
  <w15:commentEx w15:paraId="00001702" w15:done="0"/>
  <w15:commentEx w15:paraId="00001703" w15:done="0"/>
  <w15:commentEx w15:paraId="00001708" w15:done="0"/>
  <w15:commentEx w15:paraId="00001709" w15:done="0"/>
  <w15:commentEx w15:paraId="0000170E" w15:done="0"/>
  <w15:commentEx w15:paraId="0000170F" w15:paraIdParent="0000170E" w15:done="0"/>
  <w15:commentEx w15:paraId="00001710" w15:done="0"/>
  <w15:commentEx w15:paraId="00001711" w15:paraIdParent="00001710" w15:done="0"/>
  <w15:commentEx w15:paraId="00001712" w15:done="0"/>
  <w15:commentEx w15:paraId="00001713" w15:done="0"/>
  <w15:commentEx w15:paraId="00001714" w15:done="0"/>
  <w15:commentEx w15:paraId="00001715" w15:done="0"/>
  <w15:commentEx w15:paraId="00001716" w15:done="0"/>
  <w15:commentEx w15:paraId="00001718" w15:paraIdParent="00001716" w15:done="0"/>
  <w15:commentEx w15:paraId="00001719" w15:done="0"/>
  <w15:commentEx w15:paraId="0000171A" w15:done="0"/>
  <w15:commentEx w15:paraId="0000171B" w15:done="0"/>
  <w15:commentEx w15:paraId="0000171C" w15:done="0"/>
  <w15:commentEx w15:paraId="0000171E" w15:done="0"/>
  <w15:commentEx w15:paraId="0000171F" w15:done="0"/>
  <w15:commentEx w15:paraId="00001720" w15:done="0"/>
  <w15:commentEx w15:paraId="00001721" w15:done="0"/>
  <w15:commentEx w15:paraId="00001722" w15:done="0"/>
  <w15:commentEx w15:paraId="00001723" w15:done="0"/>
  <w15:commentEx w15:paraId="00001724" w15:done="0"/>
  <w15:commentEx w15:paraId="00001725" w15:done="0"/>
  <w15:commentEx w15:paraId="00001726" w15:done="0"/>
  <w15:commentEx w15:paraId="00001727" w15:paraIdParent="00001726" w15:done="0"/>
  <w15:commentEx w15:paraId="00001728" w15:done="0"/>
  <w15:commentEx w15:paraId="00001729" w15:done="0"/>
  <w15:commentEx w15:paraId="0000172A" w15:done="0"/>
  <w15:commentEx w15:paraId="0000172B" w15:done="0"/>
  <w15:commentEx w15:paraId="0000172C" w15:done="0"/>
  <w15:commentEx w15:paraId="0000172D" w15:done="0"/>
  <w15:commentEx w15:paraId="0000172F" w15:done="0"/>
  <w15:commentEx w15:paraId="00001730" w15:done="0"/>
  <w15:commentEx w15:paraId="00001731" w15:done="0"/>
  <w15:commentEx w15:paraId="00001732" w15:done="0"/>
  <w15:commentEx w15:paraId="00001733" w15:done="0"/>
  <w15:commentEx w15:paraId="00001734" w15:done="0"/>
  <w15:commentEx w15:paraId="00001735" w15:done="0"/>
  <w15:commentEx w15:paraId="00001738" w15:done="0"/>
  <w15:commentEx w15:paraId="00001739" w15:done="0"/>
  <w15:commentEx w15:paraId="0000173A" w15:paraIdParent="00001739" w15:done="0"/>
  <w15:commentEx w15:paraId="0000173B" w15:done="0"/>
  <w15:commentEx w15:paraId="0000173C" w15:done="0"/>
  <w15:commentEx w15:paraId="0000173D" w15:paraIdParent="0000173C" w15:done="0"/>
  <w15:commentEx w15:paraId="0000173E" w15:done="0"/>
  <w15:commentEx w15:paraId="0000173F" w15:done="0"/>
  <w15:commentEx w15:paraId="00001740" w15:done="0"/>
  <w15:commentEx w15:paraId="00001741" w15:done="0"/>
  <w15:commentEx w15:paraId="00001742" w15:done="0"/>
  <w15:commentEx w15:paraId="00001743" w15:paraIdParent="00001742" w15:done="0"/>
  <w15:commentEx w15:paraId="00001744" w15:paraIdParent="00001742" w15:done="0"/>
  <w15:commentEx w15:paraId="00001745" w15:done="0"/>
  <w15:commentEx w15:paraId="00001746" w15:done="0"/>
  <w15:commentEx w15:paraId="00001747" w15:done="0"/>
  <w15:commentEx w15:paraId="0000174A" w15:done="0"/>
  <w15:commentEx w15:paraId="0000174B" w15:done="0"/>
  <w15:commentEx w15:paraId="0000174C" w15:paraIdParent="0000174B" w15:done="0"/>
  <w15:commentEx w15:paraId="0000174D" w15:paraIdParent="0000174B" w15:done="0"/>
  <w15:commentEx w15:paraId="0000174E" w15:done="0"/>
  <w15:commentEx w15:paraId="0000174F" w15:done="0"/>
  <w15:commentEx w15:paraId="00001750" w15:done="0"/>
  <w15:commentEx w15:paraId="00001751" w15:paraIdParent="00001750" w15:done="0"/>
  <w15:commentEx w15:paraId="00001752" w15:paraIdParent="00001750" w15:done="0"/>
  <w15:commentEx w15:paraId="00001753" w15:done="0"/>
  <w15:commentEx w15:paraId="00001754" w15:done="0"/>
  <w15:commentEx w15:paraId="00001755" w15:done="0"/>
  <w15:commentEx w15:paraId="00001756" w15:paraIdParent="00001755" w15:done="0"/>
  <w15:commentEx w15:paraId="00001757" w15:paraIdParent="00001755" w15:done="0"/>
  <w15:commentEx w15:paraId="00001758" w15:done="0"/>
  <w15:commentEx w15:paraId="00001759" w15:done="0"/>
  <w15:commentEx w15:paraId="0000175B" w15:done="0"/>
  <w15:commentEx w15:paraId="0000175D" w15:paraIdParent="0000175B" w15:done="0"/>
  <w15:commentEx w15:paraId="00001762" w15:done="0"/>
  <w15:commentEx w15:paraId="00001763" w15:paraIdParent="00001762" w15:done="0"/>
  <w15:commentEx w15:paraId="00001764" w15:paraIdParent="00001762" w15:done="0"/>
  <w15:commentEx w15:paraId="00001765" w15:done="0"/>
  <w15:commentEx w15:paraId="00001766" w15:paraIdParent="00001765" w15:done="0"/>
  <w15:commentEx w15:paraId="00001767" w15:paraIdParent="00001765" w15:done="0"/>
  <w15:commentEx w15:paraId="00001768" w15:paraIdParent="00001765" w15:done="0"/>
  <w15:commentEx w15:paraId="00001769" w15:done="0"/>
  <w15:commentEx w15:paraId="0000176A" w15:done="0"/>
  <w15:commentEx w15:paraId="0000176B" w15:paraIdParent="0000176A" w15:done="0"/>
  <w15:commentEx w15:paraId="0000176C" w15:paraIdParent="0000176A" w15:done="0"/>
  <w15:commentEx w15:paraId="0000176D" w15:paraIdParent="0000176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6B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0">
    <w:pPr>
      <w:rPr/>
    </w:pPr>
    <w:r w:rsidDel="00000000" w:rsidR="00000000" w:rsidRPr="00000000">
      <w:rPr/>
      <w:drawing>
        <wp:inline distB="114300" distT="114300" distL="114300" distR="114300">
          <wp:extent cx="2200275" cy="457200"/>
          <wp:effectExtent b="0" l="0" r="0" t="0"/>
          <wp:docPr id="3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6">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7">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s://www.rfc-editor.org/info/rfc2119" TargetMode="External"/><Relationship Id="rId106" Type="http://schemas.openxmlformats.org/officeDocument/2006/relationships/hyperlink" Target="https://docs.oasis-open.org/templates/w3c-recommendations-list/w3c-recommendations-list.html" TargetMode="External"/><Relationship Id="rId105" Type="http://schemas.openxmlformats.org/officeDocument/2006/relationships/hyperlink" Target="https://www.rfc-editor.org/in-notes/rfc-ref.txt" TargetMode="External"/><Relationship Id="rId104" Type="http://schemas.openxmlformats.org/officeDocument/2006/relationships/hyperlink" Target="https://docs.oasis-open.org/templates/ietf-rfc-list/ietf-rfc-list.html" TargetMode="External"/><Relationship Id="rId109" Type="http://schemas.openxmlformats.org/officeDocument/2006/relationships/hyperlink" Target="http://www.rfc-editor.org/info/rfc2119" TargetMode="External"/><Relationship Id="rId108" Type="http://schemas.openxmlformats.org/officeDocument/2006/relationships/hyperlink" Target="https://www.rfc-editor.org/info/rfc8174"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s://docs.oasis-open.org/templates/TCHandbook/ConformanceGuidelines.html" TargetMode="External"/><Relationship Id="rId102" Type="http://schemas.openxmlformats.org/officeDocument/2006/relationships/hyperlink" Target="https://www.oasis-open.org/policies-guidelines/oasis-defined-terms-2017-05-26#dConformanceClause" TargetMode="External"/><Relationship Id="rId101" Type="http://schemas.openxmlformats.org/officeDocument/2006/relationships/hyperlink" Target="https://www.oasis-open.org/policies-guidelines/tc-process#wpComponentsConfClause" TargetMode="External"/><Relationship Id="rId100" Type="http://schemas.openxmlformats.org/officeDocument/2006/relationships/image" Target="media/image3.png"/><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image" Target="media/image11.png"/><Relationship Id="rId94" Type="http://schemas.openxmlformats.org/officeDocument/2006/relationships/image" Target="media/image9.png"/><Relationship Id="rId97" Type="http://schemas.openxmlformats.org/officeDocument/2006/relationships/image" Target="media/image10.png"/><Relationship Id="rId96" Type="http://schemas.openxmlformats.org/officeDocument/2006/relationships/image" Target="media/image6.png"/><Relationship Id="rId11" Type="http://schemas.openxmlformats.org/officeDocument/2006/relationships/hyperlink" Target="mailto:Andrew_Banks@uk.ibm.com" TargetMode="External"/><Relationship Id="rId99" Type="http://schemas.openxmlformats.org/officeDocument/2006/relationships/image" Target="media/image12.png"/><Relationship Id="rId10" Type="http://schemas.openxmlformats.org/officeDocument/2006/relationships/hyperlink" Target="mailto:icraggs@gmail.com" TargetMode="External"/><Relationship Id="rId98" Type="http://schemas.openxmlformats.org/officeDocument/2006/relationships/image" Target="media/image13.png"/><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hyperlink" Target="https://docs.oasis-open.org/mqtt/mqtt/v5.0/os/mqtt-v5.0-os.html#_Disconnect_Return_codes" TargetMode="External"/><Relationship Id="rId90" Type="http://schemas.openxmlformats.org/officeDocument/2006/relationships/hyperlink" Target="https://docs.oasis-open.org/mqtt/mqtt/v5.0/os/mqtt-v5.0-os.html#_Disconnect_Return_codes" TargetMode="External"/><Relationship Id="rId93" Type="http://schemas.openxmlformats.org/officeDocument/2006/relationships/image" Target="media/image1.png"/><Relationship Id="rId92" Type="http://schemas.openxmlformats.org/officeDocument/2006/relationships/image" Target="media/image4.png"/><Relationship Id="rId117" Type="http://schemas.openxmlformats.org/officeDocument/2006/relationships/hyperlink" Target="https://www.oasis-open.org/policies-guidelines/trademark/" TargetMode="External"/><Relationship Id="rId116" Type="http://schemas.openxmlformats.org/officeDocument/2006/relationships/hyperlink" Target="https://www.oasis-open.org/" TargetMode="External"/><Relationship Id="rId115" Type="http://schemas.openxmlformats.org/officeDocument/2006/relationships/hyperlink" Target="https://www.oasis-open.org/policies-guidelines/ipr/" TargetMode="External"/><Relationship Id="rId15" Type="http://schemas.openxmlformats.org/officeDocument/2006/relationships/hyperlink" Target="mailto:rahul.gupta@us.ibm.com" TargetMode="External"/><Relationship Id="rId110" Type="http://schemas.openxmlformats.org/officeDocument/2006/relationships/hyperlink" Target="http://www.rfc-editor.org/info/rfc3629"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14" Type="http://schemas.openxmlformats.org/officeDocument/2006/relationships/hyperlink" Target="https://www.oasis-open.org/policies-guidelines/ipr/" TargetMode="External"/><Relationship Id="rId18" Type="http://schemas.openxmlformats.org/officeDocument/2006/relationships/hyperlink" Target="mailto:stefan@hagen.link" TargetMode="External"/><Relationship Id="rId113" Type="http://schemas.openxmlformats.org/officeDocument/2006/relationships/hyperlink" Target="https://www.rfc-editor.org/info/rfc3552" TargetMode="External"/><Relationship Id="rId112" Type="http://schemas.openxmlformats.org/officeDocument/2006/relationships/hyperlink" Target="http://www.unicode.org/versions/latest/" TargetMode="External"/><Relationship Id="rId111" Type="http://schemas.openxmlformats.org/officeDocument/2006/relationships/hyperlink" Target="http://www.rfc-editor.org/info/rfc6455" TargetMode="External"/><Relationship Id="rId84" Type="http://schemas.openxmlformats.org/officeDocument/2006/relationships/hyperlink" Target="https://docs.oasis-open.org/mqtt/mqtt/v5.0/os/mqtt-v5.0-os.html#S4_13_Errors" TargetMode="External"/><Relationship Id="rId83" Type="http://schemas.openxmlformats.org/officeDocument/2006/relationships/hyperlink" Target="https://docs.oasis-open.org/mqtt/mqtt/v5.0/os/mqtt-v5.0-os.html#S4_13_Errors" TargetMode="External"/><Relationship Id="rId86" Type="http://schemas.openxmlformats.org/officeDocument/2006/relationships/hyperlink" Target="https://docs.oasis-open.org/mqtt/mqtt/v5.0/os/mqtt-v5.0-os.html#_CONNECT_Actions" TargetMode="External"/><Relationship Id="rId85" Type="http://schemas.openxmlformats.org/officeDocument/2006/relationships/hyperlink" Target="https://docs.oasis-open.org/mqtt/mqtt/v5.0/os/mqtt-v5.0-os.html#_CONNECT_Actions" TargetMode="External"/><Relationship Id="rId88" Type="http://schemas.openxmlformats.org/officeDocument/2006/relationships/hyperlink" Target="https://docs.oasis-open.org/mqtt/mqtt/v5.0/os/mqtt-v5.0-os.html#_Disconnect_Reason_Code" TargetMode="External"/><Relationship Id="rId87" Type="http://schemas.openxmlformats.org/officeDocument/2006/relationships/hyperlink" Target="https://docs.oasis-open.org/mqtt/mqtt/v5.0/os/mqtt-v5.0-os.html#_Disconnect_Reason_Code" TargetMode="External"/><Relationship Id="rId89" Type="http://schemas.openxmlformats.org/officeDocument/2006/relationships/hyperlink" Target="https://docs.oasis-open.org/mqtt/mqtt/v5.0/os/mqtt-v5.0-os.html#_Connect_Reason_Code" TargetMode="External"/><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en.wikipedia.org/wiki/CCM_mode" TargetMode="External"/><Relationship Id="rId7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75" Type="http://schemas.openxmlformats.org/officeDocument/2006/relationships/image" Target="media/image7.png"/><Relationship Id="rId74" Type="http://schemas.openxmlformats.org/officeDocument/2006/relationships/hyperlink" Target="https://en.wikipedia.org/wiki/Galois/Counter_Mode" TargetMode="External"/><Relationship Id="rId77" Type="http://schemas.openxmlformats.org/officeDocument/2006/relationships/hyperlink" Target="https://docs.oasis-open.org/mqtt/mqtt/v5.0/os/mqtt-v5.0-os.html#Unicode" TargetMode="External"/><Relationship Id="rId76" Type="http://schemas.openxmlformats.org/officeDocument/2006/relationships/image" Target="media/image8.png"/><Relationship Id="rId79" Type="http://schemas.openxmlformats.org/officeDocument/2006/relationships/hyperlink" Target="https://docs.oasis-open.org/mqtt/mqtt/v5.0/os/mqtt-v5.0-os.html#S4_13_Errors" TargetMode="External"/><Relationship Id="rId78" Type="http://schemas.openxmlformats.org/officeDocument/2006/relationships/hyperlink" Target="https://docs.oasis-open.org/mqtt/mqtt/v5.0/os/mqtt-v5.0-os.html#Unicode" TargetMode="External"/><Relationship Id="rId71" Type="http://schemas.openxmlformats.org/officeDocument/2006/relationships/hyperlink" Target="https://www.rfc-editor.org/rfc/rfc3610" TargetMode="External"/><Relationship Id="rId7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docs.oasis-open.org/mqtt/mqtt/v5.0/cos02/mqtt-v5.0-cos02.html#_Clean_Start"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www.rfc-editor.org/rfc/rfc2104" TargetMode="External"/><Relationship Id="rId65" Type="http://schemas.openxmlformats.org/officeDocument/2006/relationships/hyperlink" Target="https://docs.oasis-open.org/mqtt/mqtt/v5.0/cos02/mqtt-v5.0-cos02.html#_Clean_Start" TargetMode="External"/><Relationship Id="rId6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7" Type="http://schemas.openxmlformats.org/officeDocument/2006/relationships/hyperlink" Target="https://nvlpubs.nist.gov/nistpubs/FIPS/NIST.FIPS.198-1.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nvlpubs.nist.gov/nistpubs/SpecialPublications/NIST.SP.800-38b.pdf"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2.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2co2Opb6+G6rcc7YGes3fTjGA==">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LzAQoKdGV4dC9wbGFpbh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obIhUxMTM5NjUyMjQ0MjgwNTgwOTM3MzkoADgAMMr+49LWMTjK/uPS1jFaDHV6NHpvajUwN2NuenICIAB4AIgBApoBBggAEAAYAKoB5wE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wAQC4AQFClwYKC0FBQUJISkxvbUxrEgtBQUFCRnh3WGoyMBrkAQoJdGV4dC9odG1s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LlAQoKdGV4dC9wbGFpbh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qGyIVMTAzOTc0MTE4OTE0NDAzMDc4ODc2KAA4ADD1mN+K3TE49Zjfit0xWgx2ajJuOGdpazVveXhyAiAAeACIAQKaAQYIABAAGACqAdkB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y6KBq80x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aDDZxeXB3cHljMTJmcnICIAB4AIgBApoBBggAEAAYAKoBaRJnQnJlYWsgdGhlIGNvbmZvcm1hbmNlIGNsYXVzZXMgb3V0LCBhbmQgbW92ZcKgdGhlIG5vbi1ub3JtYXRpdmUgc2VjdGlvbnMgdG8gdGhlIHNlY3V0aXJ5IGNoYXB0ZXIgKG1heWJlKbABALgBARjq5p/jtDEgy6KBq80xMABCEGtpeC4zenNndjhxZHJyMjE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KEHgoLQUFBQTliLWtwQTQS0h0KC0FBQUE5Yi1rcEE0EgtBQUFBOWIta3BBNBrcAwoJdGV4dC9odG1s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It0DCgp0ZXh0L3BsYWlu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LKAgoKdGV4dC9wbGFpb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obIhUxMTYwODE4OTkxNzExMzQ1MzAwMDMoADgAMPyciYa5MTj8nImGuTFQAVoMZGU4Zmk0dzQ0NWF1cgIgAHgAiAECmgEGCAAQABgAqgG+A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rABALgBAVoMeG54ZjBnb2R5cTJ0cgIgAHgAiAECmgEGCAAQABgAqgHRAx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rABALgBARjQ7OrotDEg/JyJhrkxMABCEGtpeC41Mnhscm81NmkwM3Y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rgIKC0FBQUJKaDRobmRZEvgBCgtBQUFCSmg0aG5kWRILQUFBQkpoNGhuZFkaDQoJdGV4dC9odG1sEgAiDgoKdGV4dC9wbGFpbhIAKhsiFTExNTYyNjM1NzE0MjczNTgxMjI2NigAOAAwxIXRvuUxOJXa2L7lMUpYCiRhcHBsaWNhdGlvbi92bmQuZ29vZ2xlLWFwcHMuZG9jcy5tZHMaMMLX2uQBKhooCiQKHmFuZCB0aGUgV2lsbCBUb3BpYyAoV2lsbCBkYXRhKRABGAAQAVoMYWdudnhjcHg2MnVucgIgAHgAggEUc3VnZ2VzdC54OGRkMGtld2IyOGSaAQYIABAAGACwAQC4AQAYxIXRvuUxIJXa2L7lMTAAQhRzdWdnZXN0Lng4ZGQwa2V3YjI4ZC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LzEAoLQUFBQkhicmViaU0SwhAKC0FBQUJIYnJlYmlNEgtBQUFCSGJyZWJpTRqHBQoJdGV4dC9odG1s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uACCgtBQUFCUHZrSHNpaxKuAgoLQUFBQlB2a0hzaWsSC0FBQUJQdmtIc2lrGisKCXRleHQvaHRtbBIeU2hvdWxkIHdlIGFsbG93IHRoaXM/IFByb2JhYmx5IiwKCnRleHQvcGxhaW4SHlNob3VsZCB3ZSBhbGxvdyB0aGlzPyBQcm9iYWJseSobIhUxMDM5NzQxMTg5MTQ0MDMwNzg4NzYoADgAMNexvsCAMjjXsb7AgDJKRgoKdGV4dC9wbGFpbhI4ZW50cyBhcmUgYWxsb3dlZCB0byBzZW5kIGZ1cnRoZXIgTVFUVCBDb250cm9sIFBhY2tldHMgaW1aDGtjc2lkaDI4Mzlnc3ICIAB4AJoBBggAEAAYAKoBIBIeU2hvdWxkIHdlIGFsbG93IHRoaXM/IFByb2JhYmx5sAEAuAEAGNexvsCAMiDXsb7AgD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6wAQC4AQAYiq2qu+UxIO2Fy7vlMTAAQhBraXguaWQyN2c4dXZxY2Q2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igIKC0FBQUJLQkkyYmNrEtQBCgtBQUFCS0JJMmJjaxILQUFBQktCSTJiY2saDQoJdGV4dC9odG1sEgAiDgoKdGV4dC9wbGFpbhIAKhsiFTExNTYyNjM1NzE0MjczNTgxMjI2NigAOAAwo9i+2OUxOMffvtjlMUo0CiRhcHBsaWNhdGlvbi92bmQuZ29vZ2xlLWFwcHMuZG9jcy5tZHMaDMLX2uQBBiIECAkQAVoMaXNsY2t5MXF6ZGkycgIgAHgAggEUc3VnZ2VzdC55NHJjMWU3ZHdxamWaAQYIABAAGACwAQC4AQAYo9i+2OUxIMffvtjlMTAAQhRzdWdnZXN0Lnk0cmMxZTdkd3FqZ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pUCCgtBQUFCS0JJMmJkcxLgAQoLQUFBQktCSTJiZHMSC0FBQUJLQkkyYmRzGg0KCXRleHQvaHRtbBIAIg4KCnRleHQvcGxhaW4SACobIhUxMTU2MjYzNTcxNDI3MzU4MTIyNjYoADgAMPyI79jlMTirj+/Y5TFKQQokYXBwbGljYXRpb24vdm5kLmdvb2dsZS1hcHBzLmRvY3MubWRzGhnC19rkARMSEQoNCgdzZWNvbmRzEAEYABABWgw3Y2U0dXFhY3pxcG9yAiAAeACCARNzdWdnZXN0Ljd0MHZyazdrOGk0mgEGCAAQABgAsAEAuAEAGPyI79jlMSCrj+/Y5TEwAEITc3VnZ2VzdC43dDB2cms3azhpNC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qwMKC0FBQUJISkxvbnRVEvkCCgtBQUFCSEpMb250VRILQUFBQkhKTG9udFU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gsj3jN0xOILI94zdMVoMNDJic2wzOG9vdTN4cgIgAHgAiAECmgEGCAAQABgAqgFQEk5UaGlzIGlzIHRydWUgZm9yIENPTk5FQ1QsIFNVQlNDUklCRSwgUkVHSVNURVIsIFBVQlJFTCwgUElOR1JFUSwgVU5TVUJTQ1JJQkUuLi6wAQC4AQEYgsj3jN0xIILI94zdMTAAQhBraXgueDR6MHBkbmQ4NHBv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7AQoLQUFBQktCSTJiYnMSyQEKC0FBQUJLQkkyYmJzEgtBQUFCS0JJMmJicxoYCgl0ZXh0L2h0bWwSC0Jyb2tlbiBsaW5rIhkKCnRleHQvcGxhaW4SC0Jyb2tlbiBsaW5rKhsiFTExNTYyNjM1NzE0MjczNTgxMjI2NigAOAAw1tym2OUxONbcptjlMUoaCgp0ZXh0L3BsYWluEgxTZWN0aW9uIDMuMTRaDGI2eTVqZWJoN2VtaXICIAB4AJoBBggAEAAYAKoBDRILQnJva2VuIGxpbmuwAQC4AQAY1tym2OUxINbcptjlMTAAQhBraXgudzllNDBuYzM4bWVkIsUECgtBQUFCSmg0aG05bxKTBA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mQIKC0FBQUJLQkkyYmNREuMBCgtBQUFCS0JJMmJjURILQUFBQktCSTJiY1EaDQoJdGV4dC9odG1sEgAiDgoKdGV4dC9wbGFpbhIAKhsiFTExNTYyNjM1NzE0MjczNTgxMjI2NigAOAAw0Jyv2OUxOL/Cr9jlMUpDCiRhcHBsaWNhdGlvbi92bmQuZ29vZ2xlLWFwcHMuZG9jcy5tZHMaG8LX2uQBFRoTCg8KCXZpcnR1YWxseRABGAAQAVoMbGV3bnQzbzAwZXVtcgIgAHgAggEUc3VnZ2VzdC5kems2NXlzcjN6YWmaAQYIABAAGACwAQC4AQAY0Jyv2OUxIL/Cr9jlMTAAQhRzdWdnZXN0LmR6azY1eXNyM3phaSLyAgoLQUFBQkdKSnBsWU0SwAI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MeKx6PYMVoManUxcTFubmVlY2phcgIgAHgAiAECmgEGCAAQABgAqgE9EjtJYW4gdG8gdmVyaWZ5IGlmIHRoaXMgcmVzZXJ2YXRpb24gaXMgcG9zc2libGUgYW5kIGNvbmZpcm1lZLABALgBARjHisej2DEgx4rHo9gxMABCEGtpeC44aXZjZHV0Mmhkc2c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mwoKC0FBQUJIYnJlYm9nEukJCgtBQUFCSGJyZWJvZxILQUFBQkhicmVib2ca5QIKCXRleHQvaHRtbB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sAEAuAEAGOy88ZLlMSDsvPGS5TEwAEIQa2l4LnJ6cmN3aGx4cXV1ZC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nwIKC0FBQUJLQmFpeU1REu0BCgtBQUFCS0JhaXlNURILQUFBQktCYWl5TVEaJQoJdGV4dC9odG1sEhhJIHJlY29tbWVuZCB0byByZW1vdmUgaXQiJgoKdGV4dC9wbGFpbhIYSSByZWNvbW1lbmQgdG8gcmVtb3ZlIGl0KhsiFTExNTYyNjM1NzE0MjczNTgxMjI2NigAOAAwsJWR4eUxOLCVkeHlMUoXCgp0ZXh0L3BsYWluEglQVUJSRUMgb3JaDGtrOGVyMWVtd2M5d3ICIAB4AJoBBggAEAAYAKoBGhIYSSByZWNvbW1lbmQgdG8gcmVtb3ZlIGl0sAEAuAEAGLCVkeHlMSCwlZHh5TEwAEIQa2l4LnNqNmxuc2czNjJ0biKBAwoLQUFBQTZjWFRyN1ESzwI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aDDduZTNtdHAwNmc4anICIAB4AIgBApoBBggAEAAYAKoBQhJASXQgaXMgdW5jbGVhciB0byBtZS4gV2hpY2ggdGltZXIgaXMgdXNlZCB0byBkZXRlY3QgdGhpcyB0aW1lb3V0P7ABALgBARin2eqHsDEgp9nqh7AxMABCEGtpeC5keG40MG9zeHVvbG8iyQgKC0FBQUE2Y1hUcjg0EpcI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S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Iu8BCgp0ZXh0L3BsYWlu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qGyIVMTEzOTY1MjI0NDI4MDU4MDkzNzM5KAA4ADDt25fitDE47duX4rQxWgxqM2Zlcnd6ZTZsMmRyAiAAeACIAQKaAQYIABAAGACqAeMB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6wAQC4AQFCuAYKC0FBQUE5Yi1rbzhzEgtBQUFBNmNYVHJ5axr5AQoJdGV4dC9odG1s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yLcAQoKdGV4dC9wbGFpbhLNAUkgdGhpbmsgd2Ugc2hvdWxkIGRlZmluZSB0aGUgbGVuZ3RoIG9mIHRoZSAid2lyZWxlc3Mgbm9kZSBpZCIgdmlhIHRoZSBDVFJMIGZvciBpbnN0YW5jZSBvdGhlcndpc2UgaXQgaXMgdW5jbGVhciBob3cgdG8gZGVjb2RlIHRoaXMgbWVzc2FnZS4gV2hlbiB0aGUgIldpcmVsZXNzIE5vZGUgSWQiIGVuZHMgYW5kIHRoZSAiTVFUVCBTTiBwYWNrZXQiIGJlZ2lucz8qGyIVMTE1NjI2MzU3MTQyNzM1ODEyMjY2KAA4ADD29ermtDE49vXq5rQxWgxvOTIyMGVqM3c3emhyAiAAeACIAQKaAQYIABAAGACqAe4B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7ABALgBAVoMbTZiZDV4Mjlic3kzcgIgAHgAiAECmgEGCAAQABgAqgFXElVXaGF0IGlzIHRoZSBtYXggc2l6ZSBvZiB0aGUg4oCcd2lyZWxlc3Mgbm9kZSBpZOKAnT8gQ2FuIHdlIHVzZSB0aGUgY2xpZW50IGlkIGluc3RlYWQ/sAEAuAEBGLWtvYSwMSD29ermtDEwAEIQa2l4Lnh4MGJ6ODljN2w1ZS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E4MTgyNTE1ODA4NzIyJmFtcDt1c2c9QU92VmF3Ml9KMDI0MXBvTThaRTVmVVhfemRxLS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xODE4MjUxNTgwODcyMiZhbXA7dXNnPUFPdlZhdzJfSjAyNDFwb004WkU1ZlVYX3pkcS0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tAIKC0FBQUJKaDRobTZJEoICCgtBQUFCSmg0aG02SRILQUFBQkpoNGhtNkkaKAoJdGV4dC9odG1sEhtXaGVuIHNob3VsZCBpdCBiZSBzZXQgdG8gMT8iKQoKdGV4dC9wbGFpbhIbV2hlbiBzaG91bGQgaXQgYmUgc2V0IHRvIDE/KhsiFTExNTYyNjM1NzE0MjczNTgxMjI2NigAOAAw1O2Yu+UxONTtmLvlMUojCgp0ZXh0L3BsYWluEhVhbmQgRFVQIGZsYWcgc2V0IHRvIDBaDHZleTVsbXV1ZHIxMHICIAB4AJoBBggAEAAYAKoBHRIbV2hlbiBzaG91bGQgaXQgYmUgc2V0IHRvIDE/sAEAuAEAGNTtmLvlMSDU7Zi75TE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5oLnNxYnBwbHBxYjAxZTIJaC4yMnZ4bmpkMghoLmkxN3hyNjIJaC4zMjB2Z2V6Mg5oLmZvZHdnM2w1ZGVqdTIJaC4xaDY1cW1zMgloLjQxNXQ5YWwyCWguMmdiM2ppZTIIaC52Z2R0cTcyCWguM2ZnMWNlMDIJaC4xdWxibWx0MgloLjRla3o1OW0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5oLnhvYzJwZmhueWZzdDINaC5ycmZ3N3NjbHY4czIOaC5nN3ZqajhtMXZqM3oyDmgucTBzMzJpZDRsdjlwMg5oLjNrYnVsbmVyNG9iNDIOaC55Y2hjcnBxc3U2OXIyDmgueDR5eWUzOHc0MXZkMg5oLnA2MXAwN3JoMngyNjIMaC5ydmN1cjV4MGFtMg5oLnpoOW1ncjNpODZjMj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Tduejh5ajIJaC4zcm5tcm1jMghoLmx5N2MxeTIOaC5tbzdhaG93MHQyZmE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45ZTJ0MTNkNTZvcjU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mlhcnE1endkZ3NyYhIbZGF2aWRlLmxlbnphcmluaUB1LWJsb3guY29tajMKFHN1Z2dlc3QuY2NiMnJheTY0b2swEhtkYXZpZGUubGVuemFyaW5pQHUtYmxveC5jb21qMwoUc3VnZ2VzdC50b283dnZ0MTd5ZG4SG2RhdmlkZS5sZW56YXJpbmlAdS1ibG94LmNvbWohChRzdWdnZXN0LjJubnhkdWtnOGY2NBIJQW5vbnltb3Vz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