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34">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36">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Version</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Header</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GwId</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SEARCHGW Header</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GWINFO Header</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GwId</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GwAdd</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CONNECT Header</w:t>
              <w:tab/>
              <w:t xml:space="preserve">39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Clean Start</w:t>
              <w:tab/>
              <w:t xml:space="preserve">39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3.4.2.2 Will Flag</w:t>
              <w:tab/>
              <w:t xml:space="preserve">39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3.4.2.3 Authentication Flag</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3.4.2.4 Default Number of Awake Messages</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Packet Identifier</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Protocol Version</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Keep Alive</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Session Expiry Interval</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Client Identifier</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Will Flags</w:t>
              <w:tab/>
              <w:t xml:space="preserve">42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3.4.9.1 Will Topic Type</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3.4.9.2 Will QoS</w:t>
              <w:tab/>
              <w:t xml:space="preserve">42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3.4.9.3 Will Retain</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3.4.10 Will Topic Short or Will Topic Length</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w:t>
              <w:tab/>
              <w:t xml:space="preserve">43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w:t>
              <w:tab/>
              <w:t xml:space="preserve">43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w:t>
              <w:tab/>
              <w:t xml:space="preserve">43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3.4.17 CONNECT Actions</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CONNACK Header</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Session Present</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Authentication Flag</w:t>
              <w:tab/>
              <w:t xml:space="preserve">46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w:t>
              <w:tab/>
              <w:t xml:space="preserve">46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w:t>
              <w:tab/>
              <w:t xml:space="preserve">46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w:t>
              <w:tab/>
              <w:t xml:space="preserve">46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w:t>
              <w:tab/>
              <w:t xml:space="preserve">46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47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AUTH Header</w:t>
              <w:tab/>
              <w:t xml:space="preserve">47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Packet Identifier</w:t>
              <w:tab/>
              <w:t xml:space="preserve">48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48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Authentication Method Length</w:t>
              <w:tab/>
              <w:t xml:space="preserve">48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Authentication Method</w:t>
              <w:tab/>
              <w:t xml:space="preserve">48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Authentication Data</w:t>
              <w:tab/>
              <w:t xml:space="preserve">48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48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48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REGISTER Header</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Packet Identifier</w:t>
              <w:tab/>
              <w:t xml:space="preserve">49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49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49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Acknowledgement</w:t>
              <w:tab/>
              <w:t xml:space="preserve">49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REGACK Header</w:t>
              <w:tab/>
              <w:t xml:space="preserve">49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49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50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Variants</w:t>
              <w:tab/>
              <w:t xml:space="preserve">50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PUBWOS - Publish Without Session</w:t>
              <w:tab/>
              <w:t xml:space="preserve">51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3.9.1.1 PUBWOS Header</w:t>
              <w:tab/>
              <w:t xml:space="preserve">51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3.9.1.2 PUBWOS Flags</w:t>
              <w:tab/>
              <w:t xml:space="preserve">51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3.9.1.2.1 Topic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3.9.1.2.2 Retain</w:t>
              <w:tab/>
              <w:t xml:space="preserve">52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3.9.1.3 Topic Data</w:t>
              <w:tab/>
              <w:t xml:space="preserve">52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3.9.1.4 Data</w:t>
              <w:tab/>
              <w:t xml:space="preserve">52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3.9.1.5 PUBWOS Actions</w:t>
              <w:tab/>
              <w:t xml:space="preserve">52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dbg4wo1b8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 PUBLISH QoS -1 (Informative)</w:t>
              <w:tab/>
              <w:t xml:space="preserve">52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PUBLISH Header</w:t>
              <w:tab/>
              <w:t xml:space="preserve">53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 PUBLISH Flags</w:t>
              <w:tab/>
              <w:t xml:space="preserve">53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3.9.2.2.1 Topic Type</w:t>
              <w:tab/>
              <w:t xml:space="preserve">53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DUP</w:t>
              <w:tab/>
              <w:t xml:space="preserve">53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3.9.2.2.4 Retain</w:t>
              <w:tab/>
              <w:t xml:space="preserve">53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5ilmvegzm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3.9.2.3 Topic Data</w:t>
              <w:tab/>
              <w:t xml:space="preserve">53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3.9.2.4 Data</w:t>
              <w:tab/>
              <w:t xml:space="preserve">53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3.9.2.5 PUBLISH QoS -1 Actions</w:t>
              <w:tab/>
              <w:t xml:space="preserve">53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PUBLISH - QoS 0</w:t>
              <w:tab/>
              <w:t xml:space="preserve">54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3.9.3.1 PUBLISH Header</w:t>
              <w:tab/>
              <w:t xml:space="preserve">54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3.9.3.2 PUBLISH Flags</w:t>
              <w:tab/>
              <w:t xml:space="preserve">54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3.9.3.2.1 Topic Type</w:t>
              <w:tab/>
              <w:t xml:space="preserve">54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Retain</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3.9.3.3 Topic Data</w:t>
              <w:tab/>
              <w:t xml:space="preserve">55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3.9.3.4 Data</w:t>
              <w:tab/>
              <w:t xml:space="preserve">55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3.9.3.5 PUBLISH - QoS 0 Actions</w:t>
              <w:tab/>
              <w:t xml:space="preserve">55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PUBLISH - QoS 1 and 2</w:t>
              <w:tab/>
              <w:t xml:space="preserve">55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3.9.4.1 PUBLISH Header</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3.9.4.2 PUBLISH Flags</w:t>
              <w:tab/>
              <w:t xml:space="preserve">55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3.9.4.2.1 Topic Type</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3.9.4.2.2 QoS</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3.9.4.2.3 DUP</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3.9.4.2.4 Retain</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3.9.4.3 Packet Identifier</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3.9.4.4 Topic Data</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3.9.4.5 Data</w:t>
              <w:tab/>
              <w:t xml:space="preserve">56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3.9.4.6 PUBLISH Actions</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 PUBACK – Publish Acknowledgement (QoS 1 delivery)</w:t>
              <w:tab/>
              <w:t xml:space="preserve">58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3.9.5.1 PUBACK Header</w:t>
              <w:tab/>
              <w:t xml:space="preserve">58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3.9.5.2 Packet Identifier</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3.9.5.3 Reason Code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3.9.5.4 PUBACK Actions</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 PUBREC - Publish Received (QoS 2 delivery part 1)</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3.9.6.1 PUBREC Header</w:t>
              <w:tab/>
              <w:t xml:space="preserve">59</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3.9.6.2 Packet Identifier</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3.9.6.3 Reason Code</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3.9.6.4 PUBREC Actions</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 PUBREL - Publish Release (QoS 2 delivery part 2)</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3.9.7.1 PUBREL Header</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3.9.7.2 Packet Identifier</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3.9.7.3 Reason Code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3.9.7.4 PUBREL Actions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 PUBCOMP - Publish Complete (QoS 2 delivery part 3)</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3.9.8.1 PUBCOMP Header</w:t>
              <w:tab/>
              <w:t xml:space="preserve">60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3.9.8.2 Packet Identifier</w:t>
              <w:tab/>
              <w:t xml:space="preserve">60</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3.9.8.3 Reason Code</w:t>
              <w:tab/>
              <w:t xml:space="preserve">60</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3.9.8.4 PUBCOMP Actions</w:t>
              <w:tab/>
              <w:t xml:space="preserve">60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SUBSCRIBE - Subscribe Request</w:t>
              <w:tab/>
              <w:t xml:space="preserve">60</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SUBSCRIBE Header</w:t>
              <w:tab/>
              <w:t xml:space="preserve">61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SUBSCRIBE Flags</w:t>
              <w:tab/>
              <w:t xml:space="preserve">61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3.10.2.1 Topic Type</w:t>
              <w:tab/>
              <w:t xml:space="preserve">61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3.10.2.2 Retain handling</w:t>
              <w:tab/>
              <w:t xml:space="preserve">61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3.10.2.3 Retain as published</w:t>
              <w:tab/>
              <w:t xml:space="preserve">61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3.10.2.4 QoS</w:t>
              <w:tab/>
              <w:t xml:space="preserve">61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3.10.2.5 No Local</w:t>
              <w:tab/>
              <w:t xml:space="preserve">61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Packet Identifier</w:t>
              <w:tab/>
              <w:t xml:space="preserve">61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Topic Data or Topic Filter</w:t>
              <w:tab/>
              <w:t xml:space="preserve">62</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SUBSCRIBE Actions</w:t>
              <w:tab/>
              <w:t xml:space="preserve">62</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SUBACK - Subscribe Acknowledgement</w:t>
              <w:tab/>
              <w:t xml:space="preserve">63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SUBACK Header</w:t>
              <w:tab/>
              <w:t xml:space="preserve">63</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SUBACK Flags</w:t>
              <w:tab/>
              <w:t xml:space="preserve">63</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63</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Topic Data</w:t>
              <w:tab/>
              <w:t xml:space="preserve">63</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Packet Identifier</w:t>
              <w:tab/>
              <w:t xml:space="preserve">64</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Reason Code</w:t>
              <w:tab/>
              <w:t xml:space="preserve">64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UNSUBSCRIBE - Unsubscribe Request</w:t>
              <w:tab/>
              <w:t xml:space="preserve">64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UNSUBSCRIBE Header</w:t>
              <w:tab/>
              <w:t xml:space="preserve">64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UNSUBSCRIBE Flags</w:t>
              <w:tab/>
              <w:t xml:space="preserve">65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65</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Packet Identifier</w:t>
              <w:tab/>
              <w:t xml:space="preserve">65</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Topic Data or Topic Filter</w:t>
              <w:tab/>
              <w:t xml:space="preserve">65</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UNSUBSCRIBE Actions</w:t>
              <w:tab/>
              <w:t xml:space="preserve">65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UNSUBACK - Unsubscribe Acknowledgement</w:t>
              <w:tab/>
              <w:t xml:space="preserve">66</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UNSUBACK Header</w:t>
              <w:tab/>
              <w:t xml:space="preserve">66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66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66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PINGREQ - Ping Request</w:t>
              <w:tab/>
              <w:t xml:space="preserve">66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PINGREQ Header</w:t>
              <w:tab/>
              <w:t xml:space="preserve">66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Packet Identifier</w:t>
              <w:tab/>
              <w:t xml:space="preserve">67</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Client Identifier</w:t>
              <w:tab/>
              <w:t xml:space="preserve">67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PINGREQ Actions</w:t>
              <w:tab/>
              <w:t xml:space="preserve">67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PINGRESP - Ping Response</w:t>
              <w:tab/>
              <w:t xml:space="preserve">67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PINGRESP Header</w:t>
              <w:tab/>
              <w:t xml:space="preserve">67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Packet Identifier</w:t>
              <w:tab/>
              <w:t xml:space="preserve">67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Application Messages Remaining</w:t>
              <w:tab/>
              <w:t xml:space="preserve">67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DISCONNECT - Disconnect Notification</w:t>
              <w:tab/>
              <w:t xml:space="preserve">68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DISCONNECT Header</w:t>
              <w:tab/>
              <w:t xml:space="preserve">69</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DISCONNECT Flags</w:t>
              <w:tab/>
              <w:t xml:space="preserve">69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e2fw8unua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Retain Registrations</w:t>
              <w:tab/>
              <w:t xml:space="preserve">69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9865emxsi8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3.16.2.2 Reason String Flag</w:t>
              <w:tab/>
              <w:t xml:space="preserve">70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3.16.2.3 Session Expiry Interval Flag</w:t>
              <w:tab/>
              <w:t xml:space="preserve">70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3.16.2.4 Reason Code Flag</w:t>
              <w:tab/>
              <w:t xml:space="preserve">70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3.16.2.5 Packet Identifier Flag</w:t>
              <w:tab/>
              <w:t xml:space="preserve">70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Packet Identifier</w:t>
              <w:tab/>
              <w:t xml:space="preserve">70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Reason Code</w:t>
              <w:tab/>
              <w:t xml:space="preserve">70</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Session Expiry Interval</w:t>
              <w:tab/>
              <w:t xml:space="preserve">70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3.16.6 Reason String</w:t>
              <w:tab/>
              <w:t xml:space="preserve">71</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3.16.7 DISCONNECT Actions</w:t>
              <w:tab/>
              <w:t xml:space="preserve">71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WAKEUP - Wake up request</w:t>
              <w:tab/>
              <w:t xml:space="preserve">71</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3.17.1 WAKEUP Header</w:t>
              <w:tab/>
              <w:t xml:space="preserve">71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WAKEUP Actions</w:t>
              <w:tab/>
              <w:t xml:space="preserve">71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SLEEPREQ - Sleep request</w:t>
              <w:tab/>
              <w:t xml:space="preserve">72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SLEEPREQ Header</w:t>
              <w:tab/>
              <w:t xml:space="preserve">72</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Packet Identifier</w:t>
              <w:tab/>
              <w:t xml:space="preserve">72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Sleep Duration</w:t>
              <w:tab/>
              <w:t xml:space="preserve">72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3.18.4 SLEEPREQ Actions</w:t>
              <w:tab/>
              <w:t xml:space="preserve">72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SLEEPRESP - Sleep response</w:t>
              <w:tab/>
              <w:t xml:space="preserve">73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SLEEPRESP Header</w:t>
              <w:tab/>
              <w:t xml:space="preserve">73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3.19.2 Packet Identifier</w:t>
              <w:tab/>
              <w:t xml:space="preserve">73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Forwarder Encapsulation</w:t>
              <w:tab/>
              <w:t xml:space="preserve">73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Length</w:t>
              <w:tab/>
              <w:t xml:space="preserve">74</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Packet Type</w:t>
              <w:tab/>
              <w:t xml:space="preserve">74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Ctrl</w:t>
              <w:tab/>
              <w:t xml:space="preserve">74</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3.20.4 Radius</w:t>
              <w:tab/>
              <w:t xml:space="preserve">74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3.20.5 Wireless Node Id</w:t>
              <w:tab/>
              <w:t xml:space="preserve">74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3.20.6 MQTT-SN Packet</w:t>
              <w:tab/>
              <w:t xml:space="preserve">74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Protection Encapsulation</w:t>
              <w:tab/>
              <w:t xml:space="preserve">75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Length</w:t>
              <w:tab/>
              <w:t xml:space="preserve">76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3.21.2 Packet Type</w:t>
              <w:tab/>
              <w:t xml:space="preserve">76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Protection Flags</w:t>
              <w:tab/>
              <w:t xml:space="preserve">76</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3.21.3.1 Monotonic Counter Length</w:t>
              <w:tab/>
              <w:t xml:space="preserve">76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3.21.3.2 Cryptographic Material Length</w:t>
              <w:tab/>
              <w:t xml:space="preserve">76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3.21.3.3 Authentication Tag Length</w:t>
              <w:tab/>
              <w:t xml:space="preserve">76</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3.21.4 Protection Scheme</w:t>
              <w:tab/>
              <w:t xml:space="preserve">77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3.21.5 Sender Identifier</w:t>
              <w:tab/>
              <w:t xml:space="preserve">78</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3.21.6 Random</w:t>
              <w:tab/>
              <w:t xml:space="preserve">79</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3.21.7 Cryptographic Material</w:t>
              <w:tab/>
              <w:t xml:space="preserve">79</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3.21.8 Monotonic Counter</w:t>
              <w:tab/>
              <w:t xml:space="preserve">79</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3.21.9 Protected MQTT-SN Packet</w:t>
              <w:tab/>
              <w:t xml:space="preserve">80</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3.21.10 Authentication Tag</w:t>
              <w:tab/>
              <w:t xml:space="preserve">80</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81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81</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81</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82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83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84</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84</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85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85</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86</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87</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87</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88</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4.4.3 Exponential Backoff (informative)</w:t>
              <w:tab/>
              <w:t xml:space="preserve">89</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89</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90</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90</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90</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90</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90</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91</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91</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92</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92</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93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93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93</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93</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95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96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96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96</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97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97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98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99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102</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103</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106</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4.15.1.1 Timer and Counter Values (Informative)</w:t>
              <w:tab/>
              <w:t xml:space="preserve">106</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4.15.2 Clean start</w:t>
              <w:tab/>
              <w:t xml:space="preserve">106</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4.15.3 Sleeping clients</w:t>
              <w:tab/>
              <w:t xml:space="preserve">107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4.15.4 Keep Alive</w:t>
              <w:tab/>
              <w:t xml:space="preserve">109</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4.15.5 Client Disconnect</w:t>
              <w:tab/>
              <w:t xml:space="preserve">110</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Aliases</w:t>
              <w:tab/>
              <w:t xml:space="preserve">110</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in506fc1w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4.16.1 Topic Registration</w:t>
              <w:tab/>
              <w:t xml:space="preserve">110</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4.16.2 Topic Mapping and Aliasing</w:t>
              <w:tab/>
              <w:t xml:space="preserve">111</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4.16.3 Predefined topic aliases and short topic names</w:t>
              <w:tab/>
              <w:t xml:space="preserve">111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4.17.4 Client Topic Subscribe/Unsubscribe Procedure</w:t>
              <w:tab/>
              <w:t xml:space="preserve">112</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4.16.5 Client Publish Procedure</w:t>
              <w:tab/>
              <w:t xml:space="preserve">112</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4.16.6 Gateway Publish Procedure</w:t>
              <w:tab/>
              <w:t xml:space="preserve">112</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Retained Messages</w:t>
              <w:tab/>
              <w:t xml:space="preserve">113</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Optional Features</w:t>
              <w:tab/>
              <w:t xml:space="preserve">114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115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115</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115</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115</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116</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116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117</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117</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118</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118</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118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118</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119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119</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119</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121</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121</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121</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121</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122</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122</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123</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124</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124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124</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125</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Revision History</w:t>
              <w:tab/>
              <w:t xml:space="preserve">126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9">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7A">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7C">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7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1">
        <w:r w:rsidDel="00000000" w:rsidR="00000000" w:rsidRPr="00000000">
          <w:rPr>
            <w:rFonts w:ascii="Arial" w:cs="Arial" w:eastAsia="Arial" w:hAnsi="Arial"/>
            <w:rtl w:val="0"/>
          </w:rPr>
          <w:t xml:space="preserve"> </w:t>
        </w:r>
      </w:hyperlink>
      <w:hyperlink r:id="rId42">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3">
        <w:r w:rsidDel="00000000" w:rsidR="00000000" w:rsidRPr="00000000">
          <w:rPr>
            <w:rFonts w:ascii="Arial" w:cs="Arial" w:eastAsia="Arial" w:hAnsi="Arial"/>
            <w:rtl w:val="0"/>
          </w:rPr>
          <w:t xml:space="preserve"> </w:t>
        </w:r>
      </w:hyperlink>
      <w:hyperlink r:id="rId44">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7E">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7F">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0">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1">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2">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3">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The specification is split into six chapters:</w:t>
      </w:r>
    </w:p>
    <w:p w:rsidR="00000000" w:rsidDel="00000000" w:rsidP="00000000" w:rsidRDefault="00000000" w:rsidRPr="00000000" w14:paraId="0000018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8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color w:val="000000"/>
          <w:sz w:val="20"/>
          <w:szCs w:val="20"/>
          <w:u w:val="none"/>
          <w:shd w:fill="auto" w:val="clear"/>
        </w:rPr>
      </w:pPr>
      <w:r w:rsidDel="00000000" w:rsidR="00000000" w:rsidRPr="00000000">
        <w:rPr>
          <w:rFonts w:ascii="Arial" w:cs="Arial" w:eastAsia="Arial" w:hAnsi="Arial"/>
          <w:color w:val="000000"/>
          <w:sz w:val="20"/>
          <w:szCs w:val="20"/>
          <w:shd w:fill="auto" w:val="clear"/>
          <w:rtl w:val="0"/>
        </w:rPr>
        <w:t xml:space="preserve">Chapter 5 - Security</w:t>
      </w:r>
    </w:p>
    <w:p w:rsidR="00000000" w:rsidDel="00000000" w:rsidP="00000000" w:rsidRDefault="00000000" w:rsidRPr="00000000" w14:paraId="000001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8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8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8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8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8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9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98">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99">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9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9C">
      <w:pPr>
        <w:numPr>
          <w:ilvl w:val="0"/>
          <w:numId w:val="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9D">
      <w:pPr>
        <w:numPr>
          <w:ilvl w:val="0"/>
          <w:numId w:val="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9E">
      <w:pPr>
        <w:numPr>
          <w:ilvl w:val="0"/>
          <w:numId w:val="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9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A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5">
      <w:pPr>
        <w:numPr>
          <w:ilvl w:val="0"/>
          <w:numId w:val="5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6">
      <w:pPr>
        <w:numPr>
          <w:ilvl w:val="0"/>
          <w:numId w:val="5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A7">
      <w:pPr>
        <w:numPr>
          <w:ilvl w:val="0"/>
          <w:numId w:val="5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A8">
      <w:pPr>
        <w:numPr>
          <w:ilvl w:val="0"/>
          <w:numId w:val="5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A9">
      <w:pPr>
        <w:numPr>
          <w:ilvl w:val="0"/>
          <w:numId w:val="5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AB">
      <w:pPr>
        <w:numPr>
          <w:ilvl w:val="0"/>
          <w:numId w:val="3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AD">
      <w:pPr>
        <w:numPr>
          <w:ilvl w:val="0"/>
          <w:numId w:val="13"/>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A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A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2">
      <w:pPr>
        <w:numPr>
          <w:ilvl w:val="0"/>
          <w:numId w:val="1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3">
      <w:pPr>
        <w:numPr>
          <w:ilvl w:val="0"/>
          <w:numId w:val="1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4">
      <w:pPr>
        <w:numPr>
          <w:ilvl w:val="0"/>
          <w:numId w:val="1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5">
      <w:pPr>
        <w:numPr>
          <w:ilvl w:val="0"/>
          <w:numId w:val="1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6">
      <w:pPr>
        <w:numPr>
          <w:ilvl w:val="0"/>
          <w:numId w:val="1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8">
      <w:pPr>
        <w:numPr>
          <w:ilvl w:val="0"/>
          <w:numId w:val="1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A">
      <w:pPr>
        <w:numPr>
          <w:ilvl w:val="0"/>
          <w:numId w:val="5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BB">
      <w:pPr>
        <w:numPr>
          <w:ilvl w:val="0"/>
          <w:numId w:val="5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BC">
      <w:pPr>
        <w:numPr>
          <w:ilvl w:val="0"/>
          <w:numId w:val="5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B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E">
      <w:pPr>
        <w:numPr>
          <w:ilvl w:val="0"/>
          <w:numId w:val="2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BF">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0">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1">
      <w:pPr>
        <w:numPr>
          <w:ilvl w:val="0"/>
          <w:numId w:val="2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4">
      <w:pPr>
        <w:numPr>
          <w:ilvl w:val="0"/>
          <w:numId w:val="14"/>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5">
      <w:pPr>
        <w:numPr>
          <w:ilvl w:val="0"/>
          <w:numId w:val="14"/>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6">
      <w:pPr>
        <w:numPr>
          <w:ilvl w:val="0"/>
          <w:numId w:val="14"/>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7">
      <w:pPr>
        <w:numPr>
          <w:ilvl w:val="0"/>
          <w:numId w:val="14"/>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C8">
      <w:pPr>
        <w:numPr>
          <w:ilvl w:val="0"/>
          <w:numId w:val="14"/>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C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C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C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CD">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CE">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CF">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0">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1">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D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D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D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D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D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DA">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D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D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DE">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E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1">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4.17</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E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EC">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ED">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EE">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EF">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3">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1F7">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F8">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1F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1F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1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2">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5">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6">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0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0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09">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0B">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0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0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0E">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0F">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0">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1">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2">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3">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5">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1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19">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1A">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1E">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1F">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1">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222">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224">
      <w:pPr>
        <w:numPr>
          <w:ilvl w:val="0"/>
          <w:numId w:val="38"/>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225">
      <w:pPr>
        <w:numPr>
          <w:ilvl w:val="0"/>
          <w:numId w:val="38"/>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226">
      <w:pPr>
        <w:numPr>
          <w:ilvl w:val="0"/>
          <w:numId w:val="38"/>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27">
      <w:pPr>
        <w:numPr>
          <w:ilvl w:val="0"/>
          <w:numId w:val="38"/>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28">
      <w:pPr>
        <w:numPr>
          <w:ilvl w:val="0"/>
          <w:numId w:val="38"/>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29">
      <w:pPr>
        <w:numPr>
          <w:ilvl w:val="0"/>
          <w:numId w:val="38"/>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2A">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2B">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22D">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2F">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1">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2">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6">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233">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234">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9"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23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9">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7">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60">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23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239">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3D">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23E">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23F">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240">
      <w:pPr>
        <w:ind w:left="54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374900"/>
            <wp:effectExtent b="0" l="0" r="0" t="0"/>
            <wp:docPr id="56" name="image22.png"/>
            <a:graphic>
              <a:graphicData uri="http://schemas.openxmlformats.org/drawingml/2006/picture">
                <pic:pic>
                  <pic:nvPicPr>
                    <pic:cNvPr id="0" name="image22.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2">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3">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7">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9">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7"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4"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F">
      <w:pPr>
        <w:pStyle w:val="Heading3"/>
        <w:keepLines w:val="1"/>
        <w:spacing w:after="145" w:before="0" w:line="259" w:lineRule="auto"/>
        <w:ind w:left="0" w:firstLine="0"/>
        <w:rPr>
          <w:rFonts w:ascii="Arial" w:cs="Arial" w:eastAsia="Arial" w:hAnsi="Arial"/>
        </w:rPr>
      </w:pPr>
      <w:bookmarkStart w:colFirst="0" w:colLast="0" w:name="_heading=h.vx1227" w:id="26"/>
      <w:bookmarkEnd w:id="26"/>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0">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1">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3">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4">
      <w:pPr>
        <w:ind w:right="4" w:firstLine="583"/>
        <w:rPr>
          <w:rFonts w:ascii="Arial" w:cs="Arial" w:eastAsia="Arial" w:hAnsi="Arial"/>
          <w:b w:val="1"/>
        </w:rPr>
      </w:pPr>
      <w:bookmarkStart w:colFirst="0" w:colLast="0" w:name="_heading=h.3fwokq0" w:id="27"/>
      <w:bookmarkEnd w:id="27"/>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55">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6">
      <w:pPr>
        <w:pStyle w:val="Heading3"/>
        <w:keepLines w:val="1"/>
        <w:spacing w:after="145" w:before="0" w:line="259" w:lineRule="auto"/>
        <w:ind w:left="0" w:right="4" w:firstLine="0"/>
        <w:rPr>
          <w:rFonts w:ascii="Arial" w:cs="Arial" w:eastAsia="Arial" w:hAnsi="Arial"/>
        </w:rPr>
      </w:pPr>
      <w:bookmarkStart w:colFirst="0" w:colLast="0" w:name="_heading=h.1v1yuxt" w:id="28"/>
      <w:bookmarkEnd w:id="28"/>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B9">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4">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w:t>
      </w:r>
      <w:r w:rsidDel="00000000" w:rsidR="00000000" w:rsidRPr="00000000">
        <w:rPr>
          <w:color w:val="000000"/>
          <w:sz w:val="20"/>
          <w:szCs w:val="20"/>
          <w:u w:val="single"/>
          <w:shd w:fill="auto" w:val="clear"/>
          <w:rtl w:val="0"/>
        </w:rPr>
        <w:t xml:space="preserve">MQTT-SN Control Packet types</w:t>
      </w:r>
    </w:p>
    <w:p w:rsidR="00000000" w:rsidDel="00000000" w:rsidP="00000000" w:rsidRDefault="00000000" w:rsidRPr="00000000" w14:paraId="000002D8">
      <w:pPr>
        <w:pStyle w:val="Heading2"/>
        <w:ind w:left="0" w:firstLine="0"/>
        <w:rPr>
          <w:rFonts w:ascii="Arial" w:cs="Arial" w:eastAsia="Arial" w:hAnsi="Arial"/>
        </w:rPr>
      </w:pPr>
      <w:bookmarkStart w:colFirst="0" w:colLast="0" w:name="_heading=h.19c6y18" w:id="29"/>
      <w:bookmarkEnd w:id="29"/>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9">
      <w:pPr>
        <w:rPr>
          <w:rFonts w:ascii="Arial" w:cs="Arial" w:eastAsia="Arial" w:hAnsi="Arial"/>
        </w:rPr>
      </w:pPr>
      <w:bookmarkStart w:colFirst="0" w:colLast="0" w:name="_heading=h.3tbugp1" w:id="30"/>
      <w:bookmarkEnd w:id="30"/>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below</w:t>
      </w:r>
      <w:r w:rsidDel="00000000" w:rsidR="00000000" w:rsidRPr="00000000">
        <w:rPr>
          <w:rFonts w:ascii="Arial" w:cs="Arial" w:eastAsia="Arial" w:hAnsi="Arial"/>
          <w:rtl w:val="0"/>
        </w:rPr>
        <w:t xml:space="preserve">:</w:t>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DA">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D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E7">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EF">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8"/>
        </w:sdtPr>
        <w:sdtContent>
          <w:commentRangeStart w:id="8"/>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8"/>
      <w:r w:rsidDel="00000000" w:rsidR="00000000" w:rsidRPr="00000000">
        <w:commentReference w:id="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11">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9"/>
        </w:sdtPr>
        <w:sdtContent>
          <w:commentRangeStart w:id="9"/>
        </w:sdtContent>
      </w:sdt>
      <w:sdt>
        <w:sdtPr>
          <w:tag w:val="goog_rdk_10"/>
        </w:sdtPr>
        <w:sdtContent>
          <w:commentRangeStart w:id="10"/>
        </w:sdtContent>
      </w:sdt>
      <w:r w:rsidDel="00000000" w:rsidR="00000000" w:rsidRPr="00000000">
        <w:rPr>
          <w:rFonts w:ascii="Arial" w:cs="Arial" w:eastAsia="Arial" w:hAnsi="Arial"/>
          <w:highlight w:val="yellow"/>
          <w:rtl w:val="0"/>
        </w:rPr>
        <w:t xml:space="preserve">SUBSCRIBE, UNSUBSCRIBE, or PUBLISH</w:t>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14">
      <w:pPr>
        <w:rPr>
          <w:rFonts w:ascii="Arial" w:cs="Arial" w:eastAsia="Arial" w:hAnsi="Arial"/>
        </w:rPr>
      </w:pPr>
      <w:sdt>
        <w:sdtPr>
          <w:tag w:val="goog_rdk_11"/>
        </w:sdtPr>
        <w:sdtContent>
          <w:commentRangeStart w:id="11"/>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12"/>
        </w:sdtPr>
        <w:sdtContent>
          <w:commentRangeStart w:id="12"/>
        </w:sdtContent>
      </w:sdt>
      <w:r w:rsidDel="00000000" w:rsidR="00000000" w:rsidRPr="00000000">
        <w:rPr>
          <w:rFonts w:ascii="Arial" w:cs="Arial" w:eastAsia="Arial" w:hAnsi="Arial"/>
          <w:rtl w:val="0"/>
        </w:rPr>
        <w:t xml:space="preserve">command </w:t>
      </w:r>
      <w:commentRangeEnd w:id="12"/>
      <w:r w:rsidDel="00000000" w:rsidR="00000000" w:rsidRPr="00000000">
        <w:commentReference w:id="12"/>
      </w:r>
      <w:r w:rsidDel="00000000" w:rsidR="00000000" w:rsidRPr="00000000">
        <w:rPr>
          <w:rFonts w:ascii="Arial" w:cs="Arial" w:eastAsia="Arial" w:hAnsi="Arial"/>
          <w:rtl w:val="0"/>
        </w:rPr>
        <w:t xml:space="preserve">at any time.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17">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18">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19">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1A">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61"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7"/>
      </w:sdtPr>
      <w:sdtContent>
        <w:p w:rsidR="00000000" w:rsidDel="00000000" w:rsidP="00000000" w:rsidRDefault="00000000" w:rsidRPr="00000000" w14:paraId="0000031B">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1"/>
          <w:bookmarkEnd w:id="31"/>
          <w:r w:rsidDel="00000000" w:rsidR="00000000" w:rsidRPr="00000000">
            <w:rPr>
              <w:rFonts w:ascii="Arial" w:cs="Arial" w:eastAsia="Arial" w:hAnsi="Arial"/>
              <w:rtl w:val="0"/>
            </w:rPr>
            <w:t xml:space="preserve">2.3 MQTT-SN Packet Fields</w:t>
          </w:r>
          <w:sdt>
            <w:sdtPr>
              <w:tag w:val="goog_rdk_14"/>
            </w:sdtPr>
            <w:sdtContent>
              <w:commentRangeStart w:id="14"/>
            </w:sdtContent>
          </w:sdt>
          <w:commentRangeEnd w:id="14"/>
          <w:r w:rsidDel="00000000" w:rsidR="00000000" w:rsidRPr="00000000">
            <w:commentReference w:id="14"/>
          </w:r>
          <w:sdt>
            <w:sdtPr>
              <w:tag w:val="goog_rdk_15"/>
            </w:sdtPr>
            <w:sdtContent>
              <w:commentRangeStart w:id="15"/>
            </w:sdtContent>
          </w:sdt>
          <w:commentRangeEnd w:id="15"/>
          <w:r w:rsidDel="00000000" w:rsidR="00000000" w:rsidRPr="00000000">
            <w:commentReference w:id="15"/>
          </w:r>
          <w:sdt>
            <w:sdtPr>
              <w:tag w:val="goog_rdk_16"/>
            </w:sdtPr>
            <w:sdtContent>
              <w:r w:rsidDel="00000000" w:rsidR="00000000" w:rsidRPr="00000000">
                <w:rPr>
                  <w:rtl w:val="0"/>
                </w:rPr>
              </w:r>
            </w:sdtContent>
          </w:sdt>
        </w:p>
      </w:sdtContent>
    </w:sdt>
    <w:p w:rsidR="00000000" w:rsidDel="00000000" w:rsidP="00000000" w:rsidRDefault="00000000" w:rsidRPr="00000000" w14:paraId="0000031C">
      <w:pPr>
        <w:pStyle w:val="Heading3"/>
        <w:keepLines w:val="1"/>
        <w:spacing w:after="145" w:before="0" w:line="259" w:lineRule="auto"/>
        <w:ind w:left="0" w:right="4" w:firstLine="0"/>
        <w:rPr>
          <w:rFonts w:ascii="Arial" w:cs="Arial" w:eastAsia="Arial" w:hAnsi="Arial"/>
        </w:rPr>
      </w:pPr>
      <w:bookmarkStart w:colFirst="0" w:colLast="0" w:name="_heading=h.37m2jsg" w:id="32"/>
      <w:bookmarkEnd w:id="32"/>
      <w:r w:rsidDel="00000000" w:rsidR="00000000" w:rsidRPr="00000000">
        <w:rPr>
          <w:rtl w:val="0"/>
        </w:rPr>
        <w:t xml:space="preserve">2.3.1 </w:t>
      </w:r>
      <w:sdt>
        <w:sdtPr>
          <w:tag w:val="goog_rdk_18"/>
        </w:sdtPr>
        <w:sdtContent>
          <w:commentRangeStart w:id="16"/>
        </w:sdtContent>
      </w:sdt>
      <w:r w:rsidDel="00000000" w:rsidR="00000000" w:rsidRPr="00000000">
        <w:rPr>
          <w:rFonts w:ascii="Arial" w:cs="Arial" w:eastAsia="Arial" w:hAnsi="Arial"/>
          <w:rtl w:val="0"/>
        </w:rPr>
        <w:t xml:space="preserve">Protocol Version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1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Version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1E">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1F">
      <w:pPr>
        <w:pStyle w:val="Heading3"/>
        <w:keepLines w:val="1"/>
        <w:spacing w:after="145" w:before="0" w:line="259" w:lineRule="auto"/>
        <w:ind w:left="0" w:right="4" w:firstLine="0"/>
        <w:rPr>
          <w:rFonts w:ascii="Arial" w:cs="Arial" w:eastAsia="Arial" w:hAnsi="Arial"/>
        </w:rPr>
      </w:pPr>
      <w:bookmarkStart w:colFirst="0" w:colLast="0" w:name="_heading=h.1mrcu09" w:id="33"/>
      <w:bookmarkEnd w:id="33"/>
      <w:sdt>
        <w:sdtPr>
          <w:tag w:val="goog_rdk_19"/>
        </w:sdtPr>
        <w:sdtContent>
          <w:commentRangeStart w:id="17"/>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2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21">
      <w:pPr>
        <w:pStyle w:val="Heading3"/>
        <w:keepLines w:val="1"/>
        <w:spacing w:after="145" w:before="0" w:line="259" w:lineRule="auto"/>
        <w:ind w:left="0" w:right="4" w:firstLine="0"/>
        <w:rPr>
          <w:rFonts w:ascii="Arial" w:cs="Arial" w:eastAsia="Arial" w:hAnsi="Arial"/>
        </w:rPr>
      </w:pPr>
      <w:bookmarkStart w:colFirst="0" w:colLast="0" w:name="_heading=h.46r0co2" w:id="34"/>
      <w:bookmarkEnd w:id="34"/>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22">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23">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4">
            <w:pPr>
              <w:spacing w:after="9" w:lineRule="auto"/>
              <w:ind w:right="4"/>
              <w:jc w:val="center"/>
              <w:rPr>
                <w:rFonts w:ascii="Arial" w:cs="Arial" w:eastAsia="Arial" w:hAnsi="Arial"/>
                <w:b w:val="1"/>
                <w:shd w:fill="cfe2f3" w:val="clear"/>
              </w:rPr>
            </w:pPr>
            <w:bookmarkStart w:colFirst="0" w:colLast="0" w:name="_heading=h.2lwamvv" w:id="35"/>
            <w:bookmarkEnd w:id="35"/>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6">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7">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8">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2">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20"/>
              </w:sdtPr>
              <w:sdtContent>
                <w:commentRangeStart w:id="18"/>
              </w:sdtContent>
            </w:sdt>
            <w:sdt>
              <w:sdtPr>
                <w:tag w:val="goog_rdk_21"/>
              </w:sdtPr>
              <w:sdtContent>
                <w:commentRangeStart w:id="19"/>
              </w:sdtContent>
            </w:sdt>
            <w:sdt>
              <w:sdtPr>
                <w:tag w:val="goog_rdk_22"/>
              </w:sdtPr>
              <w:sdtContent>
                <w:commentRangeStart w:id="20"/>
              </w:sdtContent>
            </w:sdt>
            <w:r w:rsidDel="00000000" w:rsidR="00000000" w:rsidRPr="00000000">
              <w:rPr>
                <w:rFonts w:ascii="Arial" w:cs="Arial" w:eastAsia="Arial" w:hAnsi="Arial"/>
                <w:rtl w:val="0"/>
              </w:rPr>
              <w:t xml:space="preserve">MQTT or MQTT-SN  protocol requested by the Client.</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23"/>
              </w:sdtPr>
              <w:sdtContent>
                <w:ins w:author="davide.lenzarini@u-blox.com" w:id="1" w:date="2024-08-06T08:17:16Z"/>
                <w:sdt>
                  <w:sdtPr>
                    <w:tag w:val="goog_rdk_24"/>
                  </w:sdtPr>
                  <w:sdtContent>
                    <w:commentRangeStart w:id="21"/>
                  </w:sdtContent>
                </w:sdt>
                <w:ins w:author="davide.lenzarini@u-blox.com" w:id="1" w:date="2024-08-06T08:17:16Z">
                  <w:sdt>
                    <w:sdtPr>
                      <w:tag w:val="goog_rdk_25"/>
                    </w:sdtPr>
                    <w:sdtContent>
                      <w:commentRangeStart w:id="22"/>
                    </w:sdtContent>
                  </w:sdt>
                  <w:r w:rsidDel="00000000" w:rsidR="00000000" w:rsidRPr="00000000">
                    <w:rPr>
                      <w:rFonts w:ascii="Arial" w:cs="Arial" w:eastAsia="Arial" w:hAnsi="Arial"/>
                      <w:rtl w:val="0"/>
                    </w:rPr>
                    <w:t xml:space="preserve">, PINGRESP</w:t>
                  </w:r>
                </w:ins>
              </w:sdtContent>
            </w:sdt>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C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D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DB">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0">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E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E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E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E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7">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19">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1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2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2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 </w:t>
            </w:r>
            <w:r w:rsidDel="00000000" w:rsidR="00000000" w:rsidRPr="00000000">
              <w:rPr>
                <w:rFonts w:ascii="Arial" w:cs="Arial" w:eastAsia="Arial" w:hAnsi="Arial"/>
                <w:rtl w:val="0"/>
              </w:rPr>
              <w:t xml:space="preserve">UNSUBACK, REGACK</w:t>
            </w:r>
            <w:r w:rsidDel="00000000" w:rsidR="00000000" w:rsidRPr="00000000">
              <w:rPr>
                <w:rtl w:val="0"/>
              </w:rPr>
            </w:r>
          </w:p>
        </w:tc>
        <w:tc>
          <w:tcPr/>
          <w:p w:rsidR="00000000" w:rsidDel="00000000" w:rsidP="00000000" w:rsidRDefault="00000000" w:rsidRPr="00000000" w14:paraId="0000042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2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2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3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3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 exists</w:t>
            </w:r>
          </w:p>
        </w:tc>
        <w:tc>
          <w:tcPr/>
          <w:p w:rsidR="00000000" w:rsidDel="00000000" w:rsidP="00000000" w:rsidRDefault="00000000" w:rsidRPr="00000000" w14:paraId="0000043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245</w:t>
            </w:r>
          </w:p>
          <w:p w:rsidR="00000000" w:rsidDel="00000000" w:rsidP="00000000" w:rsidRDefault="00000000" w:rsidRPr="00000000" w14:paraId="0000044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255</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0xF5</w:t>
            </w:r>
          </w:p>
          <w:p w:rsidR="00000000" w:rsidDel="00000000" w:rsidP="00000000" w:rsidRDefault="00000000" w:rsidRPr="00000000" w14:paraId="0000044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0xFF</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46">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4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48">
      <w:pPr>
        <w:spacing w:before="120" w:line="360" w:lineRule="auto"/>
        <w:ind w:left="0" w:right="0" w:firstLine="0"/>
        <w:jc w:val="center"/>
        <w:rPr>
          <w:vertAlign w:val="baseline"/>
        </w:rPr>
      </w:pPr>
      <w:r w:rsidDel="00000000" w:rsidR="00000000" w:rsidRPr="00000000">
        <w:rPr>
          <w:vertAlign w:val="baseline"/>
          <w:rtl w:val="0"/>
        </w:rPr>
        <w:t xml:space="preserve">Table 9: Reason Code Values</w:t>
      </w:r>
    </w:p>
    <w:p w:rsidR="00000000" w:rsidDel="00000000" w:rsidP="00000000" w:rsidRDefault="00000000" w:rsidRPr="00000000" w14:paraId="00000449">
      <w:pPr>
        <w:rPr/>
      </w:pPr>
      <w:r w:rsidDel="00000000" w:rsidR="00000000" w:rsidRPr="00000000">
        <w:rPr>
          <w:rtl w:val="0"/>
        </w:rPr>
        <w:t xml:space="preserve">Note(s):</w:t>
      </w:r>
    </w:p>
    <w:p w:rsidR="00000000" w:rsidDel="00000000" w:rsidP="00000000" w:rsidRDefault="00000000" w:rsidRPr="00000000" w14:paraId="0000044A">
      <w:pPr>
        <w:numPr>
          <w:ilvl w:val="0"/>
          <w:numId w:val="39"/>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4B">
      <w:pPr>
        <w:numPr>
          <w:ilvl w:val="0"/>
          <w:numId w:val="39"/>
        </w:numPr>
        <w:spacing w:after="0" w:before="0" w:lineRule="auto"/>
        <w:ind w:left="720" w:hanging="360"/>
        <w:rPr>
          <w:rFonts w:ascii="Arial" w:cs="Arial" w:eastAsia="Arial" w:hAnsi="Arial"/>
          <w:u w:val="none"/>
        </w:rPr>
      </w:pPr>
      <w:sdt>
        <w:sdtPr>
          <w:tag w:val="goog_rdk_26"/>
        </w:sdtPr>
        <w:sdtContent>
          <w:commentRangeStart w:id="23"/>
        </w:sdtContent>
      </w:sdt>
      <w:sdt>
        <w:sdtPr>
          <w:tag w:val="goog_rdk_27"/>
        </w:sdtPr>
        <w:sdtContent>
          <w:commentRangeStart w:id="24"/>
        </w:sdtContent>
      </w:sdt>
      <w:r w:rsidDel="00000000" w:rsidR="00000000" w:rsidRPr="00000000">
        <w:rPr>
          <w:rFonts w:ascii="Arial" w:cs="Arial" w:eastAsia="Arial" w:hAnsi="Arial"/>
          <w:rtl w:val="0"/>
        </w:rPr>
        <w:t xml:space="preserve">The MQTT-SN dedicated range of reason codes is from 0xE6 (230) to 0xFF(255).</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4C">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4D">
      <w:pPr>
        <w:pStyle w:val="Heading3"/>
        <w:keepLines w:val="1"/>
        <w:spacing w:after="145" w:before="0" w:line="259" w:lineRule="auto"/>
        <w:ind w:left="0" w:right="4" w:firstLine="0"/>
        <w:rPr>
          <w:rFonts w:ascii="Arial" w:cs="Arial" w:eastAsia="Arial" w:hAnsi="Arial"/>
        </w:rPr>
      </w:pPr>
      <w:bookmarkStart w:colFirst="0" w:colLast="0" w:name="_heading=h.111kx3o" w:id="36"/>
      <w:bookmarkEnd w:id="36"/>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4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4F">
      <w:pPr>
        <w:pStyle w:val="Heading3"/>
        <w:keepLines w:val="1"/>
        <w:spacing w:after="145" w:before="0" w:line="259" w:lineRule="auto"/>
        <w:ind w:left="0" w:right="4" w:firstLine="0"/>
        <w:rPr>
          <w:rFonts w:ascii="Arial" w:cs="Arial" w:eastAsia="Arial" w:hAnsi="Arial"/>
        </w:rPr>
      </w:pPr>
      <w:bookmarkStart w:colFirst="0" w:colLast="0" w:name="_heading=h.3l18frh" w:id="37"/>
      <w:bookmarkEnd w:id="37"/>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50">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51">
      <w:pPr>
        <w:pStyle w:val="Heading2"/>
        <w:keepLines w:val="1"/>
        <w:spacing w:after="64" w:before="0" w:line="259" w:lineRule="auto"/>
        <w:ind w:left="0" w:firstLine="0"/>
        <w:rPr>
          <w:rFonts w:ascii="Arial" w:cs="Arial" w:eastAsia="Arial" w:hAnsi="Arial"/>
        </w:rPr>
      </w:pPr>
      <w:bookmarkStart w:colFirst="0" w:colLast="0" w:name="_heading=h.2zbgiuw" w:id="38"/>
      <w:bookmarkEnd w:id="38"/>
      <w:r w:rsidDel="00000000" w:rsidR="00000000" w:rsidRPr="00000000">
        <w:rPr>
          <w:rFonts w:ascii="Arial" w:cs="Arial" w:eastAsia="Arial" w:hAnsi="Arial"/>
          <w:rtl w:val="0"/>
        </w:rPr>
        <w:t xml:space="preserve">2.4 Topic Types</w:t>
      </w:r>
    </w:p>
    <w:p w:rsidR="00000000" w:rsidDel="00000000" w:rsidP="00000000" w:rsidRDefault="00000000" w:rsidRPr="00000000" w14:paraId="00000452">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53">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4">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5">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6">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7">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8"/>
              </w:sdtPr>
              <w:sdtContent>
                <w:commentRangeStart w:id="25"/>
              </w:sdtContent>
            </w:sdt>
            <w:sdt>
              <w:sdtPr>
                <w:tag w:val="goog_rdk_29"/>
              </w:sdtPr>
              <w:sdtContent>
                <w:commentRangeStart w:id="26"/>
              </w:sdtContent>
            </w:sdt>
            <w:r w:rsidDel="00000000" w:rsidR="00000000" w:rsidRPr="00000000">
              <w:rPr>
                <w:rFonts w:ascii="Arial" w:cs="Arial" w:eastAsia="Arial" w:hAnsi="Arial"/>
                <w:rtl w:val="0"/>
              </w:rPr>
              <w:t xml:space="preserve">no negotiation.</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67">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6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6A">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6B">
      <w:pPr>
        <w:pStyle w:val="Heading1"/>
        <w:ind w:left="0" w:firstLine="0"/>
        <w:rPr>
          <w:rFonts w:ascii="Arial" w:cs="Arial" w:eastAsia="Arial" w:hAnsi="Arial"/>
        </w:rPr>
      </w:pPr>
      <w:bookmarkStart w:colFirst="0" w:colLast="0" w:name="_heading=h.1egqt2p" w:id="39"/>
      <w:bookmarkEnd w:id="39"/>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C">
      <w:pPr>
        <w:pStyle w:val="Heading2"/>
        <w:keepLines w:val="1"/>
        <w:spacing w:after="77" w:before="0" w:line="259" w:lineRule="auto"/>
        <w:ind w:left="0" w:firstLine="0"/>
        <w:rPr>
          <w:rFonts w:ascii="Arial" w:cs="Arial" w:eastAsia="Arial" w:hAnsi="Arial"/>
        </w:rPr>
      </w:pPr>
      <w:bookmarkStart w:colFirst="0" w:colLast="0" w:name="_heading=h.2dlolyb" w:id="40"/>
      <w:bookmarkEnd w:id="40"/>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6D">
      <w:pPr>
        <w:rPr/>
      </w:pPr>
      <w:r w:rsidDel="00000000" w:rsidR="00000000" w:rsidRPr="00000000">
        <w:rPr/>
        <w:drawing>
          <wp:inline distB="114300" distT="114300" distL="114300" distR="114300">
            <wp:extent cx="5943600" cy="1295400"/>
            <wp:effectExtent b="0" l="0" r="0" t="0"/>
            <wp:docPr id="31"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6F">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7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1">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472">
      <w:pPr>
        <w:pStyle w:val="Heading3"/>
        <w:ind w:left="0" w:firstLine="0"/>
        <w:rPr/>
      </w:pPr>
      <w:bookmarkStart w:colFirst="0" w:colLast="0" w:name="_heading=h.sqyw64" w:id="41"/>
      <w:bookmarkEnd w:id="41"/>
      <w:r w:rsidDel="00000000" w:rsidR="00000000" w:rsidRPr="00000000">
        <w:rPr>
          <w:rtl w:val="0"/>
        </w:rPr>
        <w:t xml:space="preserve">3.1.1 ADVERTISE Header</w:t>
      </w:r>
    </w:p>
    <w:p w:rsidR="00000000" w:rsidDel="00000000" w:rsidP="00000000" w:rsidRDefault="00000000" w:rsidRPr="00000000" w14:paraId="0000047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4">
      <w:pPr>
        <w:pStyle w:val="Heading3"/>
        <w:ind w:left="0" w:firstLine="0"/>
        <w:rPr/>
      </w:pPr>
      <w:bookmarkStart w:colFirst="0" w:colLast="0" w:name="_heading=h.3cqmetx" w:id="42"/>
      <w:bookmarkEnd w:id="42"/>
      <w:r w:rsidDel="00000000" w:rsidR="00000000" w:rsidRPr="00000000">
        <w:rPr>
          <w:rtl w:val="0"/>
        </w:rPr>
        <w:t xml:space="preserve">3.1.2 GwId</w:t>
      </w:r>
    </w:p>
    <w:p w:rsidR="00000000" w:rsidDel="00000000" w:rsidP="00000000" w:rsidRDefault="00000000" w:rsidRPr="00000000" w14:paraId="0000047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4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7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8">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79">
      <w:pPr>
        <w:pStyle w:val="Heading3"/>
        <w:ind w:left="0" w:firstLine="0"/>
        <w:rPr/>
      </w:pPr>
      <w:bookmarkStart w:colFirst="0" w:colLast="0" w:name="_heading=h.1rvwp1q" w:id="43"/>
      <w:bookmarkEnd w:id="43"/>
      <w:r w:rsidDel="00000000" w:rsidR="00000000" w:rsidRPr="00000000">
        <w:rPr>
          <w:rtl w:val="0"/>
        </w:rPr>
        <w:t xml:space="preserve">3.1.3 Duration</w:t>
      </w:r>
    </w:p>
    <w:p w:rsidR="00000000" w:rsidDel="00000000" w:rsidP="00000000" w:rsidRDefault="00000000" w:rsidRPr="00000000" w14:paraId="0000047A">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7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7C">
      <w:pPr>
        <w:pStyle w:val="Heading2"/>
        <w:keepLines w:val="1"/>
        <w:spacing w:after="77" w:before="0" w:line="259" w:lineRule="auto"/>
        <w:ind w:left="0" w:firstLine="0"/>
        <w:rPr>
          <w:rFonts w:ascii="Arial" w:cs="Arial" w:eastAsia="Arial" w:hAnsi="Arial"/>
        </w:rPr>
      </w:pPr>
      <w:bookmarkStart w:colFirst="0" w:colLast="0" w:name="_heading=h.4bvk7pj" w:id="44"/>
      <w:bookmarkEnd w:id="44"/>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7D">
      <w:pPr>
        <w:rPr/>
      </w:pPr>
      <w:r w:rsidDel="00000000" w:rsidR="00000000" w:rsidRPr="00000000">
        <w:rPr/>
        <w:drawing>
          <wp:inline distB="114300" distT="114300" distL="114300" distR="114300">
            <wp:extent cx="5943600" cy="876300"/>
            <wp:effectExtent b="0" l="0" r="0" t="0"/>
            <wp:docPr id="60"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7F">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30"/>
        </w:sdtPr>
        <w:sdtContent>
          <w:commentRangeStart w:id="27"/>
        </w:sdtContent>
      </w:sdt>
      <w:r w:rsidDel="00000000" w:rsidR="00000000" w:rsidRPr="00000000">
        <w:rPr>
          <w:rFonts w:ascii="Arial" w:cs="Arial" w:eastAsia="Arial" w:hAnsi="Arial"/>
          <w:rtl w:val="0"/>
        </w:rPr>
        <w:t xml:space="preserve">1-hop </w:t>
      </w:r>
      <w:commentRangeEnd w:id="27"/>
      <w:r w:rsidDel="00000000" w:rsidR="00000000" w:rsidRPr="00000000">
        <w:commentReference w:id="27"/>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8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1">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82">
      <w:pPr>
        <w:pStyle w:val="Heading3"/>
        <w:ind w:left="0" w:firstLine="0"/>
        <w:rPr/>
      </w:pPr>
      <w:bookmarkStart w:colFirst="0" w:colLast="0" w:name="_heading=h.2r0uhxc" w:id="45"/>
      <w:bookmarkEnd w:id="45"/>
      <w:r w:rsidDel="00000000" w:rsidR="00000000" w:rsidRPr="00000000">
        <w:rPr>
          <w:rtl w:val="0"/>
        </w:rPr>
        <w:t xml:space="preserve">3.2.1 SEARCHGW Header</w:t>
      </w:r>
    </w:p>
    <w:p w:rsidR="00000000" w:rsidDel="00000000" w:rsidP="00000000" w:rsidRDefault="00000000" w:rsidRPr="00000000" w14:paraId="0000048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4">
      <w:pPr>
        <w:pStyle w:val="Heading3"/>
        <w:ind w:left="0" w:firstLine="0"/>
        <w:rPr/>
      </w:pPr>
      <w:bookmarkStart w:colFirst="0" w:colLast="0" w:name="_heading=h.1664s55" w:id="46"/>
      <w:bookmarkEnd w:id="46"/>
      <w:r w:rsidDel="00000000" w:rsidR="00000000" w:rsidRPr="00000000">
        <w:rPr>
          <w:rtl w:val="0"/>
        </w:rPr>
        <w:t xml:space="preserve">3.2.2 Radius</w:t>
      </w:r>
    </w:p>
    <w:p w:rsidR="00000000" w:rsidDel="00000000" w:rsidP="00000000" w:rsidRDefault="00000000" w:rsidRPr="00000000" w14:paraId="00000485">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86">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487">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488">
      <w:pPr>
        <w:pStyle w:val="Heading2"/>
        <w:keepLines w:val="1"/>
        <w:spacing w:after="77" w:before="0" w:line="259" w:lineRule="auto"/>
        <w:ind w:left="0" w:firstLine="0"/>
        <w:rPr>
          <w:rFonts w:ascii="Arial" w:cs="Arial" w:eastAsia="Arial" w:hAnsi="Arial"/>
        </w:rPr>
      </w:pPr>
      <w:bookmarkStart w:colFirst="0" w:colLast="0" w:name="_heading=h.3q5sasy" w:id="47"/>
      <w:bookmarkEnd w:id="47"/>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89">
      <w:pPr>
        <w:rPr/>
      </w:pPr>
      <w:r w:rsidDel="00000000" w:rsidR="00000000" w:rsidRPr="00000000">
        <w:rPr/>
        <w:drawing>
          <wp:inline distB="114300" distT="114300" distL="114300" distR="114300">
            <wp:extent cx="5943600" cy="1587500"/>
            <wp:effectExtent b="0" l="0" r="0" t="0"/>
            <wp:docPr id="40"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8B">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8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48E">
      <w:pPr>
        <w:pStyle w:val="Heading3"/>
        <w:ind w:left="0" w:firstLine="0"/>
        <w:rPr/>
      </w:pPr>
      <w:bookmarkStart w:colFirst="0" w:colLast="0" w:name="_heading=h.25b2l0r" w:id="48"/>
      <w:bookmarkEnd w:id="48"/>
      <w:r w:rsidDel="00000000" w:rsidR="00000000" w:rsidRPr="00000000">
        <w:rPr>
          <w:rtl w:val="0"/>
        </w:rPr>
        <w:t xml:space="preserve">3.3.1 GWINFO Header</w:t>
      </w:r>
    </w:p>
    <w:p w:rsidR="00000000" w:rsidDel="00000000" w:rsidP="00000000" w:rsidRDefault="00000000" w:rsidRPr="00000000" w14:paraId="000004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0">
      <w:pPr>
        <w:pStyle w:val="Heading3"/>
        <w:ind w:left="0" w:firstLine="0"/>
        <w:rPr/>
      </w:pPr>
      <w:bookmarkStart w:colFirst="0" w:colLast="0" w:name="_heading=h.kgcv8k" w:id="49"/>
      <w:bookmarkEnd w:id="49"/>
      <w:r w:rsidDel="00000000" w:rsidR="00000000" w:rsidRPr="00000000">
        <w:rPr>
          <w:rtl w:val="0"/>
        </w:rPr>
        <w:t xml:space="preserve">3.3.2 GwId</w:t>
      </w:r>
    </w:p>
    <w:p w:rsidR="00000000" w:rsidDel="00000000" w:rsidP="00000000" w:rsidRDefault="00000000" w:rsidRPr="00000000" w14:paraId="00000491">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31"/>
        </w:sdtPr>
        <w:sdtContent>
          <w:commentRangeStart w:id="28"/>
        </w:sdtContent>
      </w:sdt>
      <w:r w:rsidDel="00000000" w:rsidR="00000000" w:rsidRPr="00000000">
        <w:rPr>
          <w:rFonts w:ascii="Arial" w:cs="Arial" w:eastAsia="Arial" w:hAnsi="Arial"/>
          <w:rtl w:val="0"/>
        </w:rPr>
        <w:t xml:space="preserve">1-byte long</w:t>
      </w:r>
      <w:commentRangeEnd w:id="28"/>
      <w:r w:rsidDel="00000000" w:rsidR="00000000" w:rsidRPr="00000000">
        <w:commentReference w:id="28"/>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92">
      <w:pPr>
        <w:pStyle w:val="Heading3"/>
        <w:ind w:left="0" w:firstLine="0"/>
        <w:rPr/>
      </w:pPr>
      <w:bookmarkStart w:colFirst="0" w:colLast="0" w:name="_heading=h.34g0dwd" w:id="50"/>
      <w:bookmarkEnd w:id="50"/>
      <w:r w:rsidDel="00000000" w:rsidR="00000000" w:rsidRPr="00000000">
        <w:rPr>
          <w:rtl w:val="0"/>
        </w:rPr>
        <w:t xml:space="preserve">3.3.3 GwAdd</w:t>
      </w:r>
    </w:p>
    <w:p w:rsidR="00000000" w:rsidDel="00000000" w:rsidP="00000000" w:rsidRDefault="00000000" w:rsidRPr="00000000" w14:paraId="00000493">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sdt>
      <w:sdtPr>
        <w:tag w:val="goog_rdk_35"/>
      </w:sdtPr>
      <w:sdtContent>
        <w:p w:rsidR="00000000" w:rsidDel="00000000" w:rsidP="00000000" w:rsidRDefault="00000000" w:rsidRPr="00000000" w14:paraId="00000494">
          <w:pPr>
            <w:pStyle w:val="Heading2"/>
            <w:keepLines w:val="1"/>
            <w:spacing w:after="52" w:before="0" w:line="259" w:lineRule="auto"/>
            <w:ind w:left="0" w:firstLine="0"/>
            <w:rPr>
              <w:ins w:author="Stefan Hagen" w:id="2" w:date="2024-08-11T18:54:28Z"/>
              <w:rFonts w:ascii="Arial" w:cs="Arial" w:eastAsia="Arial" w:hAnsi="Arial"/>
            </w:rPr>
          </w:pPr>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sdt>
            <w:sdtPr>
              <w:tag w:val="goog_rdk_32"/>
            </w:sdtPr>
            <w:sdtContent>
              <w:ins w:author="Stefan Hagen" w:id="2" w:date="2024-08-11T18:54:28Z"/>
              <w:sdt>
                <w:sdtPr>
                  <w:tag w:val="goog_rdk_33"/>
                </w:sdtPr>
                <w:sdtContent>
                  <w:commentRangeStart w:id="29"/>
                </w:sdtContent>
              </w:sdt>
              <w:ins w:author="Stefan Hagen" w:id="2" w:date="2024-08-11T18:54:28Z">
                <w:bookmarkStart w:colFirst="0" w:colLast="0" w:name="_heading=h.1jlao46" w:id="51"/>
                <w:bookmarkEnd w:id="51"/>
                <w:sdt>
                  <w:sdtPr>
                    <w:tag w:val="goog_rdk_34"/>
                  </w:sdtPr>
                  <w:sdtContent>
                    <w:commentRangeStart w:id="30"/>
                  </w:sdtContent>
                </w:sdt>
                <w:r w:rsidDel="00000000" w:rsidR="00000000" w:rsidRPr="00000000">
                  <w:rPr>
                    <w:rtl w:val="0"/>
                  </w:rPr>
                </w:r>
              </w:ins>
            </w:sdtContent>
          </w:sdt>
        </w:p>
      </w:sdtContent>
    </w:sdt>
    <w:sdt>
      <w:sdtPr>
        <w:tag w:val="goog_rdk_40"/>
      </w:sdtPr>
      <w:sdtContent>
        <w:p w:rsidR="00000000" w:rsidDel="00000000" w:rsidP="00000000" w:rsidRDefault="00000000" w:rsidRPr="00000000" w14:paraId="00000495">
          <w:pPr>
            <w:rPr>
              <w:rPrChange w:author="Stefan Hagen" w:id="3" w:date="2024-08-11T18:54:28Z">
                <w:rPr>
                  <w:rFonts w:ascii="Arial" w:cs="Arial" w:eastAsia="Arial" w:hAnsi="Arial"/>
                  <w:i w:val="1"/>
                  <w:color w:val="000000"/>
                  <w:sz w:val="18"/>
                  <w:szCs w:val="18"/>
                </w:rPr>
              </w:rPrChange>
            </w:rPr>
            <w:pPrChange w:author="Stefan Hagen" w:id="0" w:date="2024-08-11T18:54:28Z">
              <w:pPr>
                <w:pStyle w:val="Heading3"/>
                <w:keepLines w:val="1"/>
                <w:spacing w:after="52" w:before="0" w:line="259" w:lineRule="auto"/>
                <w:ind w:left="0" w:firstLine="0"/>
              </w:pPr>
            </w:pPrChange>
          </w:pPr>
          <w:bookmarkStart w:colFirst="0" w:colLast="0" w:name="_heading=h.1jlao46" w:id="51"/>
          <w:bookmarkEnd w:id="51"/>
          <w:sdt>
            <w:sdtPr>
              <w:tag w:val="goog_rdk_36"/>
            </w:sdtPr>
            <w:sdtContent>
              <w:ins w:author="Stefan Hagen" w:id="2" w:date="2024-08-11T18:54:28Z"/>
              <w:sdt>
                <w:sdtPr>
                  <w:tag w:val="goog_rdk_37"/>
                </w:sdtPr>
                <w:sdtContent>
                  <w:commentRangeStart w:id="29"/>
                </w:sdtContent>
              </w:sdt>
              <w:ins w:author="Stefan Hagen" w:id="2" w:date="2024-08-11T18:54:28Z">
                <w:commentRangeEnd w:id="29"/>
                <w:r w:rsidDel="00000000" w:rsidR="00000000" w:rsidRPr="00000000">
                  <w:commentReference w:id="29"/>
                </w:r>
                <w:sdt>
                  <w:sdtPr>
                    <w:tag w:val="goog_rdk_38"/>
                  </w:sdtPr>
                  <w:sdtContent>
                    <w:commentRangeStart w:id="30"/>
                  </w:sdtContent>
                </w:sdt>
                <w:commentRangeEnd w:id="30"/>
                <w:r w:rsidDel="00000000" w:rsidR="00000000" w:rsidRPr="00000000">
                  <w:commentReference w:id="30"/>
                </w:r>
                <w:r w:rsidDel="00000000" w:rsidR="00000000" w:rsidRPr="00000000">
                  <w:rPr>
                    <w:rPrChange w:author="Stefan Hagen" w:id="3" w:date="2024-08-11T18:54:28Z">
                      <w:rPr>
                        <w:rFonts w:ascii="Arial" w:cs="Arial" w:eastAsia="Arial" w:hAnsi="Arial"/>
                      </w:rPr>
                    </w:rPrChange>
                  </w:rPr>
                  <w:drawing>
                    <wp:inline distB="114300" distT="114300" distL="114300" distR="114300">
                      <wp:extent cx="5943600" cy="7759700"/>
                      <wp:effectExtent b="0" l="0" r="0" t="0"/>
                      <wp:docPr id="43" name="image29.png"/>
                      <a:graphic>
                        <a:graphicData uri="http://schemas.openxmlformats.org/drawingml/2006/picture">
                          <pic:pic>
                            <pic:nvPicPr>
                              <pic:cNvPr id="0" name="image29.png"/>
                              <pic:cNvPicPr preferRelativeResize="0"/>
                            </pic:nvPicPr>
                            <pic:blipFill>
                              <a:blip r:embed="rId69"/>
                              <a:srcRect b="0" l="17" r="17" t="0"/>
                              <a:stretch>
                                <a:fillRect/>
                              </a:stretch>
                            </pic:blipFill>
                            <pic:spPr>
                              <a:xfrm>
                                <a:off x="0" y="0"/>
                                <a:ext cx="5943600" cy="7759700"/>
                              </a:xfrm>
                              <a:prstGeom prst="rect"/>
                              <a:ln/>
                            </pic:spPr>
                          </pic:pic>
                        </a:graphicData>
                      </a:graphic>
                    </wp:inline>
                  </w:drawing>
                </w:r>
              </w:ins>
            </w:sdtContent>
          </w:sdt>
          <w:sdt>
            <w:sdtPr>
              <w:tag w:val="goog_rdk_39"/>
            </w:sdtPr>
            <w:sdtContent>
              <w:r w:rsidDel="00000000" w:rsidR="00000000" w:rsidRPr="00000000">
                <w:rPr>
                  <w:rtl w:val="0"/>
                </w:rPr>
              </w:r>
            </w:sdtContent>
          </w:sdt>
        </w:p>
      </w:sdtContent>
    </w:sdt>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497">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98">
      <w:pPr>
        <w:pStyle w:val="Heading3"/>
        <w:ind w:left="0" w:firstLine="0"/>
        <w:rPr/>
      </w:pPr>
      <w:bookmarkStart w:colFirst="0" w:colLast="0" w:name="_heading=h.43ky6rz" w:id="52"/>
      <w:bookmarkEnd w:id="52"/>
      <w:r w:rsidDel="00000000" w:rsidR="00000000" w:rsidRPr="00000000">
        <w:rPr>
          <w:rtl w:val="0"/>
        </w:rPr>
        <w:t xml:space="preserve">3.4.1 CONNECT Header</w:t>
      </w:r>
    </w:p>
    <w:p w:rsidR="00000000" w:rsidDel="00000000" w:rsidP="00000000" w:rsidRDefault="00000000" w:rsidRPr="00000000" w14:paraId="0000049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A">
      <w:pPr>
        <w:pStyle w:val="Heading3"/>
        <w:ind w:left="0" w:firstLine="0"/>
        <w:rPr/>
      </w:pPr>
      <w:bookmarkStart w:colFirst="0" w:colLast="0" w:name="_heading=h.2iq8gzs" w:id="53"/>
      <w:bookmarkEnd w:id="53"/>
      <w:r w:rsidDel="00000000" w:rsidR="00000000" w:rsidRPr="00000000">
        <w:rPr>
          <w:rtl w:val="0"/>
        </w:rPr>
        <w:t xml:space="preserve">3.4.2 Connect Flags</w:t>
      </w:r>
    </w:p>
    <w:p w:rsidR="00000000" w:rsidDel="00000000" w:rsidP="00000000" w:rsidRDefault="00000000" w:rsidRPr="00000000" w14:paraId="0000049B">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It also indicates the presence or absence of fields in the Packet.</w:t>
      </w:r>
    </w:p>
    <w:p w:rsidR="00000000" w:rsidDel="00000000" w:rsidP="00000000" w:rsidRDefault="00000000" w:rsidRPr="00000000" w14:paraId="0000049C">
      <w:pPr>
        <w:ind w:left="0" w:firstLine="0"/>
        <w:rPr>
          <w:rFonts w:ascii="Arial" w:cs="Arial" w:eastAsia="Arial" w:hAnsi="Arial"/>
          <w:color w:val="000000"/>
        </w:rPr>
      </w:pPr>
      <w:r w:rsidDel="00000000" w:rsidR="00000000" w:rsidRPr="00000000">
        <w:rPr>
          <w:rFonts w:ascii="Arial" w:cs="Arial" w:eastAsia="Arial" w:hAnsi="Arial"/>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0"/>
          <w:szCs w:val="20"/>
          <w:shd w:fill="auto" w:val="clear"/>
          <w:rtl w:val="0"/>
        </w:rPr>
        <w:t xml:space="preserve">[MQTT-SN-3.4.2-1]</w:t>
      </w:r>
      <w:r w:rsidDel="00000000" w:rsidR="00000000" w:rsidRPr="00000000">
        <w:rPr>
          <w:rFonts w:ascii="Arial" w:cs="Arial" w:eastAsia="Arial" w:hAnsi="Arial"/>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for information about handling errors.</w:t>
      </w:r>
      <w:r w:rsidDel="00000000" w:rsidR="00000000" w:rsidRPr="00000000">
        <w:rPr>
          <w:rtl w:val="0"/>
        </w:rPr>
      </w:r>
    </w:p>
    <w:p w:rsidR="00000000" w:rsidDel="00000000" w:rsidP="00000000" w:rsidRDefault="00000000" w:rsidRPr="00000000" w14:paraId="0000049D">
      <w:pPr>
        <w:pStyle w:val="Heading4"/>
        <w:ind w:left="0" w:firstLine="0"/>
        <w:rPr/>
      </w:pPr>
      <w:bookmarkStart w:colFirst="0" w:colLast="0" w:name="_heading=h.etqaie4ha8c7" w:id="54"/>
      <w:bookmarkEnd w:id="54"/>
      <w:r w:rsidDel="00000000" w:rsidR="00000000" w:rsidRPr="00000000">
        <w:rPr>
          <w:rtl w:val="0"/>
        </w:rPr>
        <w:t xml:space="preserve">3.4.2.1 Clean Start</w:t>
      </w:r>
    </w:p>
    <w:p w:rsidR="00000000" w:rsidDel="00000000" w:rsidP="00000000" w:rsidRDefault="00000000" w:rsidRPr="00000000" w14:paraId="0000049E">
      <w:pPr>
        <w:rPr>
          <w:rFonts w:ascii="Arial" w:cs="Arial" w:eastAsia="Arial" w:hAnsi="Arial"/>
          <w:color w:val="000000"/>
          <w:sz w:val="20"/>
          <w:szCs w:val="20"/>
          <w:shd w:fill="auto" w:val="clear"/>
        </w:rPr>
      </w:pPr>
      <w:r w:rsidDel="00000000" w:rsidR="00000000" w:rsidRPr="00000000">
        <w:rPr>
          <w:b w:val="1"/>
          <w:rtl w:val="0"/>
        </w:rPr>
        <w:t xml:space="preserve">Position:</w:t>
      </w:r>
      <w:r w:rsidDel="00000000" w:rsidR="00000000" w:rsidRPr="00000000">
        <w:rPr>
          <w:rtl w:val="0"/>
        </w:rPr>
        <w:t xml:space="preserve"> bit 0 of the Connect Flags byte.</w:t>
      </w:r>
      <w:r w:rsidDel="00000000" w:rsidR="00000000" w:rsidRPr="00000000">
        <w:rPr>
          <w:rtl w:val="0"/>
        </w:rPr>
      </w:r>
    </w:p>
    <w:p w:rsidR="00000000" w:rsidDel="00000000" w:rsidP="00000000" w:rsidRDefault="00000000" w:rsidRPr="00000000" w14:paraId="0000049F">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0"/>
            <w:szCs w:val="20"/>
            <w:u w:val="single"/>
            <w:shd w:fill="auto" w:val="clear"/>
            <w:rtl w:val="0"/>
          </w:rPr>
          <w:t xml:space="preserve">section 4.1</w:t>
        </w:r>
      </w:hyperlink>
      <w:r w:rsidDel="00000000" w:rsidR="00000000" w:rsidRPr="00000000">
        <w:rPr>
          <w:rFonts w:ascii="Arial" w:cs="Arial" w:eastAsia="Arial" w:hAnsi="Arial"/>
          <w:color w:val="000000"/>
          <w:sz w:val="20"/>
          <w:szCs w:val="20"/>
          <w:shd w:fill="auto" w:val="clear"/>
          <w:rtl w:val="0"/>
        </w:rPr>
        <w:t xml:space="preserve"> for a definition of the Session State.</w:t>
      </w:r>
    </w:p>
    <w:p w:rsidR="00000000" w:rsidDel="00000000" w:rsidP="00000000" w:rsidRDefault="00000000" w:rsidRPr="00000000" w14:paraId="000004A0">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[MQTT-SN-3.4.2.1-1]</w:t>
      </w:r>
      <w:r w:rsidDel="00000000" w:rsidR="00000000" w:rsidRPr="00000000">
        <w:rPr>
          <w:rFonts w:ascii="Arial" w:cs="Arial" w:eastAsia="Arial" w:hAnsi="Arial"/>
          <w:color w:val="000000"/>
          <w:sz w:val="20"/>
          <w:szCs w:val="20"/>
          <w:shd w:fill="auto" w:val="clear"/>
          <w:rtl w:val="0"/>
        </w:rPr>
        <w:t xml:space="preserve">. Consequently, the Session Present flag in CONNACK is always set to 0 if Clean Start is set to 1.</w:t>
      </w:r>
    </w:p>
    <w:p w:rsidR="00000000" w:rsidDel="00000000" w:rsidP="00000000" w:rsidRDefault="00000000" w:rsidRPr="00000000" w14:paraId="000004A1">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[MQTT-SN-3.4.2.1-2]</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[MQTT-3.4.2.1-3]</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4A2">
      <w:pPr>
        <w:pStyle w:val="Heading4"/>
        <w:spacing w:after="0" w:lineRule="auto"/>
        <w:ind w:left="0" w:firstLine="0"/>
        <w:rPr/>
      </w:pPr>
      <w:bookmarkStart w:colFirst="0" w:colLast="0" w:name="_heading=h.92dpq2f7xb81" w:id="55"/>
      <w:bookmarkEnd w:id="55"/>
      <w:r w:rsidDel="00000000" w:rsidR="00000000" w:rsidRPr="00000000">
        <w:rPr>
          <w:rtl w:val="0"/>
        </w:rPr>
        <w:t xml:space="preserve">3.4.2.2 Will Flag</w:t>
      </w:r>
    </w:p>
    <w:p w:rsidR="00000000" w:rsidDel="00000000" w:rsidP="00000000" w:rsidRDefault="00000000" w:rsidRPr="00000000" w14:paraId="000004A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Position:</w:t>
      </w:r>
      <w:r w:rsidDel="00000000" w:rsidR="00000000" w:rsidRPr="00000000">
        <w:rPr>
          <w:rtl w:val="0"/>
        </w:rPr>
        <w:t xml:space="preserve"> bit 1 of the Connect Flags byte.</w:t>
      </w:r>
      <w:r w:rsidDel="00000000" w:rsidR="00000000" w:rsidRPr="00000000">
        <w:rPr>
          <w:rtl w:val="0"/>
        </w:rPr>
      </w:r>
    </w:p>
    <w:p w:rsidR="00000000" w:rsidDel="00000000" w:rsidP="00000000" w:rsidRDefault="00000000" w:rsidRPr="00000000" w14:paraId="000004A4">
      <w:pPr>
        <w:spacing w:after="240" w:before="24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[MQTT-SN-3.4.2.2-1]</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4A5">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[MQTT-SN-3.4.2.2-2]</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[MQTT-SN-3.4.2.2-3]</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A6">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4A7">
      <w:pPr>
        <w:numPr>
          <w:ilvl w:val="0"/>
          <w:numId w:val="24"/>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4A8">
      <w:pPr>
        <w:numPr>
          <w:ilvl w:val="0"/>
          <w:numId w:val="24"/>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4A9">
      <w:pPr>
        <w:numPr>
          <w:ilvl w:val="0"/>
          <w:numId w:val="24"/>
        </w:numPr>
        <w:spacing w:after="240" w:before="0" w:lineRule="auto"/>
        <w:ind w:left="720" w:right="0" w:hanging="360"/>
        <w:rPr>
          <w:rFonts w:ascii="Arial" w:cs="Arial" w:eastAsia="Arial" w:hAnsi="Arial"/>
          <w:color w:val="000000"/>
          <w:sz w:val="22"/>
          <w:szCs w:val="22"/>
          <w:shd w:fill="auto" w:val="clear"/>
        </w:rPr>
      </w:pPr>
      <w:sdt>
        <w:sdtPr>
          <w:tag w:val="goog_rdk_41"/>
        </w:sdtPr>
        <w:sdtContent>
          <w:commentRangeStart w:id="31"/>
        </w:sdtContent>
      </w:sdt>
      <w:sdt>
        <w:sdtPr>
          <w:tag w:val="goog_rdk_42"/>
        </w:sdtPr>
        <w:sdtContent>
          <w:commentRangeStart w:id="32"/>
        </w:sdtContent>
      </w:sdt>
      <w:sdt>
        <w:sdtPr>
          <w:tag w:val="goog_rdk_43"/>
        </w:sdtPr>
        <w:sdtContent>
          <w:commentRangeStart w:id="33"/>
        </w:sdtContent>
      </w:sdt>
      <w:r w:rsidDel="00000000" w:rsidR="00000000" w:rsidRPr="00000000">
        <w:rPr>
          <w:rFonts w:ascii="Arial" w:cs="Arial" w:eastAsia="Arial" w:hAnsi="Arial"/>
          <w:color w:val="000000"/>
          <w:sz w:val="20"/>
          <w:szCs w:val="20"/>
          <w:rtl w:val="0"/>
        </w:rPr>
        <w:t xml:space="preserve">The Server deletes the Virtual Connection because of a protocol error.</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4AA">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44"/>
        </w:sdtPr>
        <w:sdtContent>
          <w:commentRangeStart w:id="34"/>
        </w:sdtContent>
      </w:sdt>
      <w:sdt>
        <w:sdtPr>
          <w:tag w:val="goog_rdk_45"/>
        </w:sdtPr>
        <w:sdtContent>
          <w:commentRangeStart w:id="35"/>
        </w:sdtContent>
      </w:sdt>
      <w:r w:rsidDel="00000000" w:rsidR="00000000" w:rsidRPr="00000000">
        <w:rPr>
          <w:rFonts w:ascii="Arial" w:cs="Arial" w:eastAsia="Arial" w:hAnsi="Arial"/>
          <w:color w:val="000000"/>
          <w:sz w:val="20"/>
          <w:szCs w:val="20"/>
          <w:highlight w:val="yellow"/>
          <w:rtl w:val="0"/>
        </w:rPr>
        <w:t xml:space="preserve"> been published</w:t>
      </w:r>
      <w:commentRangeEnd w:id="34"/>
      <w:r w:rsidDel="00000000" w:rsidR="00000000" w:rsidRPr="00000000">
        <w:commentReference w:id="34"/>
      </w:r>
      <w:commentRangeEnd w:id="35"/>
      <w:r w:rsidDel="00000000" w:rsidR="00000000" w:rsidRPr="00000000">
        <w:commentReference w:id="35"/>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AB">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AC">
      <w:pPr>
        <w:pStyle w:val="Heading4"/>
        <w:spacing w:after="0" w:before="0" w:line="248.00000000000006" w:lineRule="auto"/>
        <w:ind w:left="0" w:firstLine="0"/>
        <w:jc w:val="both"/>
        <w:rPr/>
      </w:pPr>
      <w:bookmarkStart w:colFirst="0" w:colLast="0" w:name="_heading=h.26ppt98ru9i8" w:id="56"/>
      <w:bookmarkEnd w:id="56"/>
      <w:r w:rsidDel="00000000" w:rsidR="00000000" w:rsidRPr="00000000">
        <w:rPr>
          <w:rtl w:val="0"/>
        </w:rPr>
        <w:t xml:space="preserve">3.4.2.3 Authentication Flag</w:t>
      </w:r>
    </w:p>
    <w:p w:rsidR="00000000" w:rsidDel="00000000" w:rsidP="00000000" w:rsidRDefault="00000000" w:rsidRPr="00000000" w14:paraId="000004AD">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w:t>
      </w:r>
      <w:r w:rsidDel="00000000" w:rsidR="00000000" w:rsidRPr="00000000">
        <w:rPr>
          <w:rtl w:val="0"/>
        </w:rPr>
      </w:r>
    </w:p>
    <w:p w:rsidR="00000000" w:rsidDel="00000000" w:rsidP="00000000" w:rsidRDefault="00000000" w:rsidRPr="00000000" w14:paraId="000004AE">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4AF">
      <w:pPr>
        <w:pStyle w:val="Heading4"/>
        <w:spacing w:after="0" w:before="0" w:lineRule="auto"/>
        <w:ind w:left="0" w:firstLine="0"/>
        <w:rPr/>
      </w:pPr>
      <w:bookmarkStart w:colFirst="0" w:colLast="0" w:name="_heading=h.ynjlp937bzvf" w:id="57"/>
      <w:bookmarkEnd w:id="57"/>
      <w:r w:rsidDel="00000000" w:rsidR="00000000" w:rsidRPr="00000000">
        <w:rPr>
          <w:rtl w:val="0"/>
        </w:rPr>
        <w:t xml:space="preserve">3.4.2.4 Default Number of Awake Messages</w:t>
      </w:r>
    </w:p>
    <w:p w:rsidR="00000000" w:rsidDel="00000000" w:rsidP="00000000" w:rsidRDefault="00000000" w:rsidRPr="00000000" w14:paraId="000004B0">
      <w:pPr>
        <w:rPr/>
      </w:pPr>
      <w:r w:rsidDel="00000000" w:rsidR="00000000" w:rsidRPr="00000000">
        <w:rPr>
          <w:b w:val="1"/>
          <w:rtl w:val="0"/>
        </w:rPr>
        <w:t xml:space="preserve">Position:</w:t>
      </w:r>
      <w:r w:rsidDel="00000000" w:rsidR="00000000" w:rsidRPr="00000000">
        <w:rPr>
          <w:rtl w:val="0"/>
        </w:rPr>
        <w:t xml:space="preserve"> bits 6 through 3 of the Connect Flags byte.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r w:rsidDel="00000000" w:rsidR="00000000" w:rsidRPr="00000000">
        <w:rPr>
          <w:rtl w:val="0"/>
        </w:rPr>
      </w:r>
    </w:p>
    <w:p w:rsidR="00000000" w:rsidDel="00000000" w:rsidP="00000000" w:rsidRDefault="00000000" w:rsidRPr="00000000" w14:paraId="000004B2">
      <w:pPr>
        <w:pStyle w:val="Heading3"/>
        <w:ind w:left="0" w:firstLine="0"/>
        <w:rPr/>
      </w:pPr>
      <w:bookmarkStart w:colFirst="0" w:colLast="0" w:name="_heading=h.kxsqte300p6i" w:id="58"/>
      <w:bookmarkEnd w:id="58"/>
      <w:r w:rsidDel="00000000" w:rsidR="00000000" w:rsidRPr="00000000">
        <w:rPr>
          <w:rtl w:val="0"/>
        </w:rPr>
        <w:t xml:space="preserve">3.4.3 Packet Identifier</w:t>
      </w:r>
    </w:p>
    <w:p w:rsidR="00000000" w:rsidDel="00000000" w:rsidP="00000000" w:rsidRDefault="00000000" w:rsidRPr="00000000" w14:paraId="000004B3">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B4">
      <w:pPr>
        <w:pStyle w:val="Heading3"/>
        <w:ind w:left="0" w:firstLine="0"/>
        <w:rPr/>
      </w:pPr>
      <w:bookmarkStart w:colFirst="0" w:colLast="0" w:name="_heading=h.xvir7l" w:id="59"/>
      <w:bookmarkEnd w:id="59"/>
      <w:r w:rsidDel="00000000" w:rsidR="00000000" w:rsidRPr="00000000">
        <w:rPr>
          <w:rtl w:val="0"/>
        </w:rPr>
        <w:t xml:space="preserve">3.4.4 Protocol Version</w:t>
      </w:r>
    </w:p>
    <w:p w:rsidR="00000000" w:rsidDel="00000000" w:rsidP="00000000" w:rsidRDefault="00000000" w:rsidRPr="00000000" w14:paraId="000004B5">
      <w:pPr>
        <w:rPr>
          <w:rFonts w:ascii="Arial" w:cs="Arial" w:eastAsia="Arial" w:hAnsi="Arial"/>
          <w:color w:val="000000"/>
        </w:rPr>
      </w:pPr>
      <w:bookmarkStart w:colFirst="0" w:colLast="0" w:name="_heading=h.3hv69ve" w:id="60"/>
      <w:bookmarkEnd w:id="60"/>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B6">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B7">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B8">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B9">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BA">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BB">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BC">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4BD">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4B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C0">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C1">
      <w:pPr>
        <w:pStyle w:val="Heading3"/>
        <w:ind w:left="0" w:firstLine="0"/>
        <w:rPr/>
      </w:pPr>
      <w:bookmarkStart w:colFirst="0" w:colLast="0" w:name="_heading=h.4h042r0" w:id="61"/>
      <w:bookmarkEnd w:id="61"/>
      <w:r w:rsidDel="00000000" w:rsidR="00000000" w:rsidRPr="00000000">
        <w:rPr>
          <w:rtl w:val="0"/>
        </w:rPr>
        <w:t xml:space="preserve">3.4.5 Keep Alive</w:t>
      </w:r>
    </w:p>
    <w:p w:rsidR="00000000" w:rsidDel="00000000" w:rsidP="00000000" w:rsidRDefault="00000000" w:rsidRPr="00000000" w14:paraId="000004C2">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[MQTT-SN-3.4.5-1]</w:t>
      </w:r>
      <w:r w:rsidDel="00000000" w:rsidR="00000000" w:rsidRPr="00000000">
        <w:rPr>
          <w:rtl w:val="0"/>
        </w:rPr>
      </w:r>
    </w:p>
    <w:p w:rsidR="00000000" w:rsidDel="00000000" w:rsidP="00000000" w:rsidRDefault="00000000" w:rsidRPr="00000000" w14:paraId="000004C3">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C4">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4C5">
      <w:pPr>
        <w:rPr>
          <w:rFonts w:ascii="Arial" w:cs="Arial" w:eastAsia="Arial" w:hAnsi="Arial"/>
          <w:color w:val="000000"/>
        </w:rPr>
      </w:pPr>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delete the Virtual Connection and move the Client to the Disconnected state (</w:t>
      </w:r>
      <w:sdt>
        <w:sdtPr>
          <w:tag w:val="goog_rdk_46"/>
        </w:sdtPr>
        <w:sdtContent>
          <w:commentRangeStart w:id="36"/>
        </w:sdtContent>
      </w:sdt>
      <w:r w:rsidDel="00000000" w:rsidR="00000000" w:rsidRPr="00000000">
        <w:rPr>
          <w:rFonts w:ascii="Arial" w:cs="Arial" w:eastAsia="Arial" w:hAnsi="Arial"/>
          <w:highlight w:val="yellow"/>
          <w:rtl w:val="0"/>
        </w:rPr>
        <w:t xml:space="preserve">see state description in table 3.6</w:t>
      </w:r>
      <w:commentRangeEnd w:id="36"/>
      <w:r w:rsidDel="00000000" w:rsidR="00000000" w:rsidRPr="00000000">
        <w:commentReference w:id="36"/>
      </w: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shd w:fill="auto" w:val="clear"/>
          <w:rtl w:val="0"/>
        </w:rPr>
        <w:t xml:space="preserve">[MQTT-SN-3.4.5-2]</w:t>
      </w:r>
      <w:r w:rsidDel="00000000" w:rsidR="00000000" w:rsidRPr="00000000">
        <w:rPr>
          <w:rtl w:val="0"/>
        </w:rPr>
      </w:r>
    </w:p>
    <w:p w:rsidR="00000000" w:rsidDel="00000000" w:rsidP="00000000" w:rsidRDefault="00000000" w:rsidRPr="00000000" w14:paraId="000004C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4.4.2</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delete the Virtual Connection to the Gateway by way of a DISCONNECT, with the</w:t>
      </w:r>
      <w:r w:rsidDel="00000000" w:rsidR="00000000" w:rsidRPr="00000000">
        <w:rPr>
          <w:rFonts w:ascii="Arial" w:cs="Arial" w:eastAsia="Arial" w:hAnsi="Arial"/>
          <w:highlight w:val="yellow"/>
          <w:rtl w:val="0"/>
        </w:rPr>
        <w:t xml:space="preserve"> understanding that the Gateway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4C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w:t>
      </w:r>
      <w:sdt>
        <w:sdtPr>
          <w:tag w:val="goog_rdk_47"/>
        </w:sdtPr>
        <w:sdtContent>
          <w:ins w:author="davide.lenzarini@u-blox.com" w:id="4" w:date="2024-08-06T08:32:23Z"/>
          <w:sdt>
            <w:sdtPr>
              <w:tag w:val="goog_rdk_48"/>
            </w:sdtPr>
            <w:sdtContent>
              <w:commentRangeStart w:id="37"/>
            </w:sdtContent>
          </w:sdt>
          <w:ins w:author="davide.lenzarini@u-blox.com" w:id="4" w:date="2024-08-06T08:32:23Z">
            <w:sdt>
              <w:sdtPr>
                <w:tag w:val="goog_rdk_49"/>
              </w:sdtPr>
              <w:sdtContent>
                <w:commentRangeStart w:id="38"/>
              </w:sdtContent>
            </w:sdt>
            <w:r w:rsidDel="00000000" w:rsidR="00000000" w:rsidRPr="00000000">
              <w:rPr>
                <w:rFonts w:ascii="Arial" w:cs="Arial" w:eastAsia="Arial" w:hAnsi="Arial"/>
                <w:color w:val="000000"/>
                <w:highlight w:val="yellow"/>
                <w:rtl w:val="0"/>
              </w:rPr>
              <w:t xml:space="preserve">or below </w:t>
            </w:r>
          </w:ins>
        </w:sdtContent>
      </w:sdt>
      <w:commentRangeEnd w:id="37"/>
      <w:r w:rsidDel="00000000" w:rsidR="00000000" w:rsidRPr="00000000">
        <w:commentReference w:id="37"/>
      </w:r>
      <w:commentRangeEnd w:id="38"/>
      <w:r w:rsidDel="00000000" w:rsidR="00000000" w:rsidRPr="00000000">
        <w:commentReference w:id="38"/>
      </w:r>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4C8">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4C9">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4C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4CB">
      <w:pPr>
        <w:pStyle w:val="Heading3"/>
        <w:ind w:left="0" w:firstLine="0"/>
        <w:rPr/>
      </w:pPr>
      <w:bookmarkStart w:colFirst="0" w:colLast="0" w:name="_heading=h.1baon6m" w:id="62"/>
      <w:bookmarkEnd w:id="62"/>
      <w:r w:rsidDel="00000000" w:rsidR="00000000" w:rsidRPr="00000000">
        <w:rPr>
          <w:rtl w:val="0"/>
        </w:rPr>
        <w:t xml:space="preserve">3.4.6 Session Expiry Interval</w:t>
      </w:r>
    </w:p>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4CD">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CF">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D0">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D1">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D2">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4D3">
      <w:pPr>
        <w:pStyle w:val="Heading3"/>
        <w:ind w:left="0" w:firstLine="0"/>
        <w:rPr/>
      </w:pPr>
      <w:bookmarkStart w:colFirst="0" w:colLast="0" w:name="_heading=h.3vac5uf" w:id="63"/>
      <w:bookmarkEnd w:id="63"/>
      <w:r w:rsidDel="00000000" w:rsidR="00000000" w:rsidRPr="00000000">
        <w:rPr>
          <w:rtl w:val="0"/>
        </w:rPr>
        <w:t xml:space="preserve">3.4.7 Maximum Packet Size</w:t>
      </w:r>
    </w:p>
    <w:p w:rsidR="00000000" w:rsidDel="00000000" w:rsidP="00000000" w:rsidRDefault="00000000" w:rsidRPr="00000000" w14:paraId="000004D4">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D5">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D7">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4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D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DA">
      <w:pPr>
        <w:ind w:left="720" w:firstLine="0"/>
        <w:rPr>
          <w:rFonts w:ascii="Arial" w:cs="Arial" w:eastAsia="Arial" w:hAnsi="Arial"/>
          <w:color w:val="000000"/>
        </w:rPr>
      </w:pPr>
      <w:bookmarkStart w:colFirst="0" w:colLast="0" w:name="_heading=h.2afmg28" w:id="64"/>
      <w:bookmarkEnd w:id="64"/>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B">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DC">
      <w:pPr>
        <w:pStyle w:val="Heading3"/>
        <w:ind w:left="0" w:firstLine="0"/>
        <w:rPr/>
      </w:pPr>
      <w:bookmarkStart w:colFirst="0" w:colLast="0" w:name="_heading=h.pkwqa1" w:id="65"/>
      <w:bookmarkEnd w:id="65"/>
      <w:r w:rsidDel="00000000" w:rsidR="00000000" w:rsidRPr="00000000">
        <w:rPr>
          <w:rtl w:val="0"/>
        </w:rPr>
        <w:t xml:space="preserve">3.4.8 Client Identifier</w:t>
      </w:r>
    </w:p>
    <w:p w:rsidR="00000000" w:rsidDel="00000000" w:rsidP="00000000" w:rsidRDefault="00000000" w:rsidRPr="00000000" w14:paraId="000004DD">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DE">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F">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4E0">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4E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4E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4E3">
      <w:pPr>
        <w:pStyle w:val="Heading3"/>
        <w:ind w:left="0" w:firstLine="0"/>
        <w:rPr>
          <w:rFonts w:ascii="Arial" w:cs="Arial" w:eastAsia="Arial" w:hAnsi="Arial"/>
        </w:rPr>
      </w:pPr>
      <w:bookmarkStart w:colFirst="0" w:colLast="0" w:name="_heading=h.u38i2mpp332q" w:id="66"/>
      <w:bookmarkEnd w:id="66"/>
      <w:r w:rsidDel="00000000" w:rsidR="00000000" w:rsidRPr="00000000">
        <w:rPr>
          <w:rFonts w:ascii="Arial" w:cs="Arial" w:eastAsia="Arial" w:hAnsi="Arial"/>
          <w:rtl w:val="0"/>
        </w:rPr>
        <w:t xml:space="preserve">3.4.9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E4">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[MQTT-SN-3.4.9-1].</w:t>
      </w:r>
      <w:r w:rsidDel="00000000" w:rsidR="00000000" w:rsidRPr="00000000">
        <w:rPr>
          <w:rtl w:val="0"/>
        </w:rPr>
      </w:r>
    </w:p>
    <w:p w:rsidR="00000000" w:rsidDel="00000000" w:rsidP="00000000" w:rsidRDefault="00000000" w:rsidRPr="00000000" w14:paraId="000004E5">
      <w:pPr>
        <w:ind w:right="4"/>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[MQTT-SN-3.4.9-2].</w:t>
      </w:r>
      <w:r w:rsidDel="00000000" w:rsidR="00000000" w:rsidRPr="00000000">
        <w:rPr>
          <w:rtl w:val="0"/>
        </w:rPr>
      </w:r>
    </w:p>
    <w:p w:rsidR="00000000" w:rsidDel="00000000" w:rsidP="00000000" w:rsidRDefault="00000000" w:rsidRPr="00000000" w14:paraId="000004E6">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E7">
      <w:pPr>
        <w:pStyle w:val="Heading4"/>
        <w:ind w:left="0" w:firstLine="0"/>
        <w:rPr>
          <w:b w:val="1"/>
        </w:rPr>
      </w:pPr>
      <w:bookmarkStart w:colFirst="0" w:colLast="0" w:name="_heading=h.mbj87qvk8qy6" w:id="67"/>
      <w:bookmarkEnd w:id="67"/>
      <w:r w:rsidDel="00000000" w:rsidR="00000000" w:rsidRPr="00000000">
        <w:rPr>
          <w:rtl w:val="0"/>
        </w:rPr>
        <w:t xml:space="preserve">3.4.9.1 </w:t>
      </w:r>
      <w:r w:rsidDel="00000000" w:rsidR="00000000" w:rsidRPr="00000000">
        <w:rPr>
          <w:b w:val="1"/>
          <w:rtl w:val="0"/>
        </w:rPr>
        <w:t xml:space="preserve">Will Topic Type</w:t>
      </w:r>
    </w:p>
    <w:p w:rsidR="00000000" w:rsidDel="00000000" w:rsidP="00000000" w:rsidRDefault="00000000" w:rsidRPr="00000000" w14:paraId="000004E8">
      <w:pPr>
        <w:rPr/>
      </w:pPr>
      <w:r w:rsidDel="00000000" w:rsidR="00000000" w:rsidRPr="00000000">
        <w:rPr>
          <w:b w:val="1"/>
          <w:rtl w:val="0"/>
        </w:rPr>
        <w:t xml:space="preserve">Position:</w:t>
      </w:r>
      <w:r w:rsidDel="00000000" w:rsidR="00000000" w:rsidRPr="00000000">
        <w:rPr>
          <w:rtl w:val="0"/>
        </w:rPr>
        <w:t xml:space="preserve"> bits 1 and 0 of the Will Flags byte.</w:t>
      </w:r>
      <w:r w:rsidDel="00000000" w:rsidR="00000000" w:rsidRPr="00000000">
        <w:rPr>
          <w:rtl w:val="0"/>
        </w:rPr>
      </w:r>
    </w:p>
    <w:p w:rsidR="00000000" w:rsidDel="00000000" w:rsidP="00000000" w:rsidRDefault="00000000" w:rsidRPr="00000000" w14:paraId="000004E9">
      <w:pPr>
        <w:ind w:right="4"/>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EA">
      <w:pPr>
        <w:pStyle w:val="Heading4"/>
        <w:ind w:left="0" w:firstLine="0"/>
        <w:rPr>
          <w:b w:val="1"/>
        </w:rPr>
      </w:pPr>
      <w:bookmarkStart w:colFirst="0" w:colLast="0" w:name="_heading=h.36sxt0949mi2" w:id="68"/>
      <w:bookmarkEnd w:id="68"/>
      <w:r w:rsidDel="00000000" w:rsidR="00000000" w:rsidRPr="00000000">
        <w:rPr>
          <w:rtl w:val="0"/>
        </w:rPr>
        <w:t xml:space="preserve">3.4.9.2 </w:t>
      </w:r>
      <w:r w:rsidDel="00000000" w:rsidR="00000000" w:rsidRPr="00000000">
        <w:rPr>
          <w:b w:val="1"/>
          <w:rtl w:val="0"/>
        </w:rPr>
        <w:t xml:space="preserve">Will QoS</w:t>
      </w:r>
    </w:p>
    <w:p w:rsidR="00000000" w:rsidDel="00000000" w:rsidP="00000000" w:rsidRDefault="00000000" w:rsidRPr="00000000" w14:paraId="000004EB">
      <w:pPr>
        <w:rPr/>
      </w:pPr>
      <w:r w:rsidDel="00000000" w:rsidR="00000000" w:rsidRPr="00000000">
        <w:rPr>
          <w:b w:val="1"/>
          <w:rtl w:val="0"/>
        </w:rPr>
        <w:t xml:space="preserve">Position:</w:t>
      </w:r>
      <w:r w:rsidDel="00000000" w:rsidR="00000000" w:rsidRPr="00000000">
        <w:rPr>
          <w:rtl w:val="0"/>
        </w:rPr>
        <w:t xml:space="preserve"> bits 3 and 2 of the Will Flags byte.</w:t>
      </w:r>
      <w:r w:rsidDel="00000000" w:rsidR="00000000" w:rsidRPr="00000000">
        <w:rPr>
          <w:rtl w:val="0"/>
        </w:rPr>
      </w:r>
    </w:p>
    <w:p w:rsidR="00000000" w:rsidDel="00000000" w:rsidP="00000000" w:rsidRDefault="00000000" w:rsidRPr="00000000" w14:paraId="000004EC">
      <w:pPr>
        <w:ind w:right="4"/>
        <w:rPr>
          <w:rFonts w:ascii="Arial" w:cs="Arial" w:eastAsia="Arial" w:hAnsi="Arial"/>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hese two bits specify the QoS level to be used. The value of Will QoS can be 0 (0x00), 1 (0x01), or 2 (0x02). A value of 3 (0x03) is a Malformed Packet.</w:t>
      </w:r>
    </w:p>
    <w:p w:rsidR="00000000" w:rsidDel="00000000" w:rsidP="00000000" w:rsidRDefault="00000000" w:rsidRPr="00000000" w14:paraId="000004ED">
      <w:pPr>
        <w:pStyle w:val="Heading4"/>
        <w:ind w:left="0" w:firstLine="0"/>
        <w:rPr/>
      </w:pPr>
      <w:bookmarkStart w:colFirst="0" w:colLast="0" w:name="_heading=h.bnoytfwh08eh" w:id="69"/>
      <w:bookmarkEnd w:id="69"/>
      <w:r w:rsidDel="00000000" w:rsidR="00000000" w:rsidRPr="00000000">
        <w:rPr>
          <w:rtl w:val="0"/>
        </w:rPr>
        <w:t xml:space="preserve">3.4.9.3 Will Retain</w:t>
      </w:r>
    </w:p>
    <w:p w:rsidR="00000000" w:rsidDel="00000000" w:rsidP="00000000" w:rsidRDefault="00000000" w:rsidRPr="00000000" w14:paraId="000004EE">
      <w:pPr>
        <w:rPr/>
      </w:pPr>
      <w:r w:rsidDel="00000000" w:rsidR="00000000" w:rsidRPr="00000000">
        <w:rPr>
          <w:b w:val="1"/>
          <w:rtl w:val="0"/>
        </w:rPr>
        <w:t xml:space="preserve">Position:</w:t>
      </w:r>
      <w:r w:rsidDel="00000000" w:rsidR="00000000" w:rsidRPr="00000000">
        <w:rPr>
          <w:rtl w:val="0"/>
        </w:rPr>
        <w:t xml:space="preserve"> bit 4 of the Will Flags byte.</w:t>
      </w:r>
      <w:r w:rsidDel="00000000" w:rsidR="00000000" w:rsidRPr="00000000">
        <w:rPr>
          <w:rtl w:val="0"/>
        </w:rPr>
      </w:r>
    </w:p>
    <w:p w:rsidR="00000000" w:rsidDel="00000000" w:rsidP="00000000" w:rsidRDefault="00000000" w:rsidRPr="00000000" w14:paraId="000004EF">
      <w:pPr>
        <w:ind w:right="4"/>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w:t>
      </w:r>
      <w:r w:rsidDel="00000000" w:rsidR="00000000" w:rsidRPr="00000000">
        <w:rPr>
          <w:rFonts w:ascii="Arial" w:cs="Arial" w:eastAsia="Arial" w:hAnsi="Arial"/>
          <w:b w:val="0"/>
          <w:color w:val="000000"/>
          <w:sz w:val="20"/>
          <w:szCs w:val="20"/>
          <w:rtl w:val="0"/>
        </w:rPr>
        <w:t xml:space="preserve">pecifies if the Will Message is to be </w:t>
      </w:r>
      <w:sdt>
        <w:sdtPr>
          <w:tag w:val="goog_rdk_50"/>
        </w:sdtPr>
        <w:sdtContent>
          <w:commentRangeStart w:id="39"/>
        </w:sdtContent>
      </w:sdt>
      <w:sdt>
        <w:sdtPr>
          <w:tag w:val="goog_rdk_51"/>
        </w:sdtPr>
        <w:sdtContent>
          <w:commentRangeStart w:id="40"/>
        </w:sdtContent>
      </w:sdt>
      <w:sdt>
        <w:sdtPr>
          <w:tag w:val="goog_rdk_52"/>
        </w:sdtPr>
        <w:sdtContent>
          <w:commentRangeStart w:id="41"/>
        </w:sdtContent>
      </w:sdt>
      <w:r w:rsidDel="00000000" w:rsidR="00000000" w:rsidRPr="00000000">
        <w:rPr>
          <w:rFonts w:ascii="Arial" w:cs="Arial" w:eastAsia="Arial" w:hAnsi="Arial"/>
          <w:b w:val="0"/>
          <w:color w:val="000000"/>
          <w:sz w:val="20"/>
          <w:szCs w:val="20"/>
          <w:rtl w:val="0"/>
        </w:rPr>
        <w:t xml:space="preserve">retained when it is published</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Fonts w:ascii="Arial" w:cs="Arial" w:eastAsia="Arial" w:hAnsi="Arial"/>
          <w:b w:val="0"/>
          <w:color w:val="000000"/>
          <w:sz w:val="20"/>
          <w:szCs w:val="20"/>
          <w:rtl w:val="0"/>
        </w:rPr>
        <w:t xml:space="preserve">.</w:t>
      </w:r>
      <w:sdt>
        <w:sdtPr>
          <w:tag w:val="goog_rdk_53"/>
        </w:sdtPr>
        <w:sdtContent>
          <w:ins w:author="davide.lenzarini@u-blox.com" w:id="5"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4F0">
      <w:pPr>
        <w:pStyle w:val="Heading3"/>
        <w:ind w:left="0" w:firstLine="0"/>
        <w:rPr>
          <w:rFonts w:ascii="Arial" w:cs="Arial" w:eastAsia="Arial" w:hAnsi="Arial"/>
        </w:rPr>
      </w:pPr>
      <w:bookmarkStart w:colFirst="0" w:colLast="0" w:name="_heading=h.6mntinqaom6n" w:id="70"/>
      <w:bookmarkEnd w:id="70"/>
      <w:r w:rsidDel="00000000" w:rsidR="00000000" w:rsidRPr="00000000">
        <w:rPr>
          <w:rFonts w:ascii="Arial" w:cs="Arial" w:eastAsia="Arial" w:hAnsi="Arial"/>
          <w:rtl w:val="0"/>
        </w:rPr>
        <w:t xml:space="preserve">3.4.10 Will Topic </w:t>
      </w:r>
      <w:sdt>
        <w:sdtPr>
          <w:tag w:val="goog_rdk_54"/>
        </w:sdtPr>
        <w:sdtContent>
          <w:ins w:author="davide.lenzarini@u-blox.com" w:id="6" w:date="2024-08-06T10:31:19Z">
            <w:r w:rsidDel="00000000" w:rsidR="00000000" w:rsidRPr="00000000">
              <w:rPr>
                <w:rFonts w:ascii="Arial" w:cs="Arial" w:eastAsia="Arial" w:hAnsi="Arial"/>
                <w:rtl w:val="0"/>
              </w:rPr>
              <w:t xml:space="preserve">Data</w:t>
            </w:r>
          </w:ins>
        </w:sdtContent>
      </w:sdt>
      <w:sdt>
        <w:sdtPr>
          <w:tag w:val="goog_rdk_55"/>
        </w:sdtPr>
        <w:sdtContent>
          <w:del w:author="davide.lenzarini@u-blox.com" w:id="6"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w:t>
      </w:r>
    </w:p>
    <w:p w:rsidR="00000000" w:rsidDel="00000000" w:rsidP="00000000" w:rsidRDefault="00000000" w:rsidRPr="00000000" w14:paraId="000004F1">
      <w:pPr>
        <w:ind w:left="0" w:firstLine="0"/>
        <w:rPr/>
      </w:pPr>
      <w:r w:rsidDel="00000000" w:rsidR="00000000" w:rsidRPr="00000000">
        <w:rPr>
          <w:rtl w:val="0"/>
        </w:rPr>
        <w:t xml:space="preserve">If the Will Flag is set to 1, the Will Topic is the next field in the Packet.</w:t>
      </w:r>
    </w:p>
    <w:p w:rsidR="00000000" w:rsidDel="00000000" w:rsidP="00000000" w:rsidRDefault="00000000" w:rsidRPr="00000000" w14:paraId="000004F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4F3">
      <w:pPr>
        <w:pStyle w:val="Heading3"/>
        <w:ind w:left="0" w:firstLine="0"/>
        <w:rPr>
          <w:rFonts w:ascii="Arial" w:cs="Arial" w:eastAsia="Arial" w:hAnsi="Arial"/>
        </w:rPr>
      </w:pPr>
      <w:bookmarkStart w:colFirst="0" w:colLast="0" w:name="_heading=h.g5w1zpmaiace" w:id="71"/>
      <w:bookmarkEnd w:id="71"/>
      <w:r w:rsidDel="00000000" w:rsidR="00000000" w:rsidRPr="00000000">
        <w:rPr>
          <w:rFonts w:ascii="Arial" w:cs="Arial" w:eastAsia="Arial" w:hAnsi="Arial"/>
          <w:rtl w:val="0"/>
        </w:rPr>
        <w:t xml:space="preserve">3.4.11 Will Payload Length</w:t>
      </w:r>
    </w:p>
    <w:p w:rsidR="00000000" w:rsidDel="00000000" w:rsidP="00000000" w:rsidRDefault="00000000" w:rsidRPr="00000000" w14:paraId="000004F4">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F5">
      <w:pPr>
        <w:pStyle w:val="Heading3"/>
        <w:ind w:left="0" w:firstLine="0"/>
        <w:rPr>
          <w:rFonts w:ascii="Arial" w:cs="Arial" w:eastAsia="Arial" w:hAnsi="Arial"/>
        </w:rPr>
      </w:pPr>
      <w:bookmarkStart w:colFirst="0" w:colLast="0" w:name="_heading=h.o88zms19c5d1" w:id="72"/>
      <w:bookmarkEnd w:id="72"/>
      <w:r w:rsidDel="00000000" w:rsidR="00000000" w:rsidRPr="00000000">
        <w:rPr>
          <w:rFonts w:ascii="Arial" w:cs="Arial" w:eastAsia="Arial" w:hAnsi="Arial"/>
          <w:rtl w:val="0"/>
        </w:rPr>
        <w:t xml:space="preserve">3.4.12 Will Payload</w:t>
      </w:r>
    </w:p>
    <w:p w:rsidR="00000000" w:rsidDel="00000000" w:rsidP="00000000" w:rsidRDefault="00000000" w:rsidRPr="00000000" w14:paraId="000004F6">
      <w:pPr>
        <w:ind w:left="0" w:firstLine="0"/>
        <w:rPr/>
      </w:pPr>
      <w:r w:rsidDel="00000000" w:rsidR="00000000" w:rsidRPr="00000000">
        <w:rPr>
          <w:rtl w:val="0"/>
        </w:rPr>
        <w:t xml:space="preserve">If the Will Flag is set to 1, the Will Payload is the next field in the Packet. </w:t>
      </w: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4F7">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4F8">
      <w:pPr>
        <w:pStyle w:val="Heading3"/>
        <w:ind w:left="0" w:firstLine="0"/>
        <w:rPr>
          <w:rFonts w:ascii="Arial" w:cs="Arial" w:eastAsia="Arial" w:hAnsi="Arial"/>
        </w:rPr>
      </w:pPr>
      <w:bookmarkStart w:colFirst="0" w:colLast="0" w:name="_heading=h.mw1gvx9qi5t0" w:id="73"/>
      <w:bookmarkEnd w:id="73"/>
      <w:r w:rsidDel="00000000" w:rsidR="00000000" w:rsidRPr="00000000">
        <w:rPr>
          <w:rFonts w:ascii="Arial" w:cs="Arial" w:eastAsia="Arial" w:hAnsi="Arial"/>
          <w:rtl w:val="0"/>
        </w:rPr>
        <w:t xml:space="preserve">3.4.13 Authentication Method Length</w:t>
      </w:r>
    </w:p>
    <w:p w:rsidR="00000000" w:rsidDel="00000000" w:rsidP="00000000" w:rsidRDefault="00000000" w:rsidRPr="00000000" w14:paraId="000004F9">
      <w:pPr>
        <w:ind w:left="0" w:firstLine="0"/>
        <w:rPr>
          <w:rFonts w:ascii="Arial" w:cs="Arial" w:eastAsia="Arial" w:hAnsi="Arial"/>
        </w:rPr>
      </w:pPr>
      <w:r w:rsidDel="00000000" w:rsidR="00000000" w:rsidRPr="00000000">
        <w:rPr>
          <w:rtl w:val="0"/>
        </w:rPr>
        <w:t xml:space="preserve">If the Auth Flag is set to 1, the Authentication Method Length is the next field in the Packet. </w:t>
      </w:r>
      <w:r w:rsidDel="00000000" w:rsidR="00000000" w:rsidRPr="00000000">
        <w:rPr>
          <w:rFonts w:ascii="Arial" w:cs="Arial" w:eastAsia="Arial" w:hAnsi="Arial"/>
          <w:rtl w:val="0"/>
        </w:rPr>
        <w:t xml:space="preserve">It is a s</w:t>
      </w:r>
      <w:r w:rsidDel="00000000" w:rsidR="00000000" w:rsidRPr="00000000">
        <w:rPr>
          <w:rFonts w:ascii="Arial" w:cs="Arial" w:eastAsia="Arial" w:hAnsi="Arial"/>
          <w:rtl w:val="0"/>
        </w:rPr>
        <w:t xml:space="preserve">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FA">
      <w:pPr>
        <w:pStyle w:val="Heading3"/>
        <w:ind w:left="0" w:firstLine="0"/>
        <w:rPr>
          <w:rFonts w:ascii="Arial" w:cs="Arial" w:eastAsia="Arial" w:hAnsi="Arial"/>
        </w:rPr>
      </w:pPr>
      <w:bookmarkStart w:colFirst="0" w:colLast="0" w:name="_heading=h.4ydjyi9y5y20" w:id="74"/>
      <w:bookmarkEnd w:id="74"/>
      <w:r w:rsidDel="00000000" w:rsidR="00000000" w:rsidRPr="00000000">
        <w:rPr>
          <w:rFonts w:ascii="Arial" w:cs="Arial" w:eastAsia="Arial" w:hAnsi="Arial"/>
          <w:rtl w:val="0"/>
        </w:rPr>
        <w:t xml:space="preserve">3.4.14 Authentication Method</w:t>
      </w:r>
    </w:p>
    <w:p w:rsidR="00000000" w:rsidDel="00000000" w:rsidP="00000000" w:rsidRDefault="00000000" w:rsidRPr="00000000" w14:paraId="000004FB">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FC">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4FD">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FE">
      <w:pPr>
        <w:pStyle w:val="Heading3"/>
        <w:ind w:left="0" w:firstLine="0"/>
        <w:rPr>
          <w:rFonts w:ascii="Arial" w:cs="Arial" w:eastAsia="Arial" w:hAnsi="Arial"/>
        </w:rPr>
      </w:pPr>
      <w:bookmarkStart w:colFirst="0" w:colLast="0" w:name="_heading=h.5hocu94eubqg" w:id="75"/>
      <w:bookmarkEnd w:id="75"/>
      <w:r w:rsidDel="00000000" w:rsidR="00000000" w:rsidRPr="00000000">
        <w:rPr>
          <w:rFonts w:ascii="Arial" w:cs="Arial" w:eastAsia="Arial" w:hAnsi="Arial"/>
          <w:rtl w:val="0"/>
        </w:rPr>
        <w:t xml:space="preserve">3.4.15 Authentication Data Length</w:t>
      </w:r>
    </w:p>
    <w:p w:rsidR="00000000" w:rsidDel="00000000" w:rsidP="00000000" w:rsidRDefault="00000000" w:rsidRPr="00000000" w14:paraId="000004FF">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0">
      <w:pPr>
        <w:pStyle w:val="Heading3"/>
        <w:ind w:left="0" w:firstLine="0"/>
        <w:rPr>
          <w:rFonts w:ascii="Arial" w:cs="Arial" w:eastAsia="Arial" w:hAnsi="Arial"/>
        </w:rPr>
      </w:pPr>
      <w:bookmarkStart w:colFirst="0" w:colLast="0" w:name="_heading=h.g9mib2nvvlzy" w:id="76"/>
      <w:bookmarkEnd w:id="76"/>
      <w:r w:rsidDel="00000000" w:rsidR="00000000" w:rsidRPr="00000000">
        <w:rPr>
          <w:rFonts w:ascii="Arial" w:cs="Arial" w:eastAsia="Arial" w:hAnsi="Arial"/>
          <w:rtl w:val="0"/>
        </w:rPr>
        <w:t xml:space="preserve">3.4.16 Authentication Data</w:t>
      </w:r>
    </w:p>
    <w:p w:rsidR="00000000" w:rsidDel="00000000" w:rsidP="00000000" w:rsidRDefault="00000000" w:rsidRPr="00000000" w14:paraId="00000501">
      <w:pPr>
        <w:spacing w:after="240" w:before="240" w:lineRule="auto"/>
        <w:rPr>
          <w:rFonts w:ascii="Arial" w:cs="Arial" w:eastAsia="Arial" w:hAnsi="Arial"/>
        </w:rPr>
      </w:pPr>
      <w:r w:rsidDel="00000000" w:rsidR="00000000" w:rsidRPr="00000000">
        <w:rPr>
          <w:rtl w:val="0"/>
        </w:rPr>
        <w:t xml:space="preserve">If the Auth Flag is set to 1, the Authentication Data is the next field in the Packet. </w:t>
      </w:r>
      <w:r w:rsidDel="00000000" w:rsidR="00000000" w:rsidRPr="00000000">
        <w:rPr>
          <w:rtl w:val="0"/>
        </w:rPr>
      </w:r>
    </w:p>
    <w:p w:rsidR="00000000" w:rsidDel="00000000" w:rsidP="00000000" w:rsidRDefault="00000000" w:rsidRPr="00000000" w14:paraId="00000502">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w:t>
      </w:r>
    </w:p>
    <w:p w:rsidR="00000000" w:rsidDel="00000000" w:rsidP="00000000" w:rsidRDefault="00000000" w:rsidRPr="00000000" w14:paraId="00000503">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CONNECT packet fields,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4">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5">
      <w:pPr>
        <w:pStyle w:val="Heading3"/>
        <w:keepNext w:val="0"/>
        <w:pBdr>
          <w:top w:color="auto" w:space="0" w:sz="0" w:val="none"/>
        </w:pBdr>
        <w:spacing w:after="80" w:before="280" w:lineRule="auto"/>
        <w:ind w:left="-15" w:firstLine="0"/>
        <w:rPr/>
      </w:pPr>
      <w:bookmarkStart w:colFirst="0" w:colLast="0" w:name="_heading=h.6hlt7zbtaja" w:id="77"/>
      <w:bookmarkEnd w:id="77"/>
      <w:r w:rsidDel="00000000" w:rsidR="00000000" w:rsidRPr="00000000">
        <w:rPr>
          <w:rtl w:val="0"/>
        </w:rPr>
        <w:t xml:space="preserve">3.4.17 CONNECT Actions</w:t>
      </w:r>
    </w:p>
    <w:p w:rsidR="00000000" w:rsidDel="00000000" w:rsidP="00000000" w:rsidRDefault="00000000" w:rsidRPr="00000000" w14:paraId="0000050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07">
      <w:pPr>
        <w:numPr>
          <w:ilvl w:val="0"/>
          <w:numId w:val="23"/>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8">
      <w:pPr>
        <w:numPr>
          <w:ilvl w:val="0"/>
          <w:numId w:val="23"/>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0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50A">
      <w:pPr>
        <w:numPr>
          <w:ilvl w:val="0"/>
          <w:numId w:val="51"/>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[MQTT-SN-3.4.17-3]</w:t>
      </w:r>
      <w:r w:rsidDel="00000000" w:rsidR="00000000" w:rsidRPr="00000000">
        <w:rPr>
          <w:rFonts w:ascii="Arial" w:cs="Arial" w:eastAsia="Arial" w:hAnsi="Arial"/>
          <w:rtl w:val="0"/>
        </w:rPr>
        <w:t xml:space="preserve">. If the existing Client has a Will Message, that Will Message is published as described in</w:t>
      </w:r>
      <w:r w:rsidDel="00000000" w:rsidR="00000000" w:rsidRPr="00000000">
        <w:rPr>
          <w:rFonts w:ascii="Arial" w:cs="Arial" w:eastAsia="Arial" w:hAnsi="Arial"/>
          <w:rtl w:val="0"/>
        </w:rPr>
        <w:t xml:space="preserve">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50B">
      <w:pPr>
        <w:numPr>
          <w:ilvl w:val="0"/>
          <w:numId w:val="5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[MQTT-SN-3.4.17-4]</w:t>
      </w:r>
      <w:r w:rsidDel="00000000" w:rsidR="00000000" w:rsidRPr="00000000">
        <w:rPr>
          <w:rFonts w:ascii="Arial" w:cs="Arial" w:eastAsia="Arial" w:hAnsi="Arial"/>
          <w:rtl w:val="0"/>
        </w:rPr>
        <w:t xml:space="preserve">.</w:t>
      </w:r>
    </w:p>
    <w:p w:rsidR="00000000" w:rsidDel="00000000" w:rsidP="00000000" w:rsidRDefault="00000000" w:rsidRPr="00000000" w14:paraId="0000050C">
      <w:pPr>
        <w:numPr>
          <w:ilvl w:val="0"/>
          <w:numId w:val="5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[MQTT-SN-3.4.17-5]</w:t>
      </w:r>
      <w:r w:rsidDel="00000000" w:rsidR="00000000" w:rsidRPr="00000000">
        <w:rPr>
          <w:rFonts w:ascii="Arial" w:cs="Arial" w:eastAsia="Arial" w:hAnsi="Arial"/>
          <w:rtl w:val="0"/>
        </w:rPr>
        <w:t xml:space="preserve">.</w:t>
      </w:r>
    </w:p>
    <w:p w:rsidR="00000000" w:rsidDel="00000000" w:rsidP="00000000" w:rsidRDefault="00000000" w:rsidRPr="00000000" w14:paraId="0000050D">
      <w:pPr>
        <w:numPr>
          <w:ilvl w:val="0"/>
          <w:numId w:val="51"/>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50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0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10">
      <w:pPr>
        <w:spacing w:after="240" w:before="240" w:lineRule="auto"/>
        <w:ind w:left="0" w:right="0" w:firstLine="0"/>
        <w:rPr>
          <w:rFonts w:ascii="Arial" w:cs="Arial" w:eastAsia="Arial" w:hAnsi="Arial"/>
        </w:rPr>
      </w:pPr>
      <w:sdt>
        <w:sdtPr>
          <w:tag w:val="goog_rdk_56"/>
        </w:sdtPr>
        <w:sdtContent>
          <w:commentRangeStart w:id="42"/>
        </w:sdtContent>
      </w:sdt>
      <w:r w:rsidDel="00000000" w:rsidR="00000000" w:rsidRPr="00000000">
        <w:rPr>
          <w:rFonts w:ascii="Arial" w:cs="Arial" w:eastAsia="Arial" w:hAnsi="Arial"/>
          <w:rtl w:val="0"/>
        </w:rPr>
        <w:t xml:space="preserve">Clients must wait for a CONNACK packet with a 0x00 (Success) Reason Code to arrive from the Server before sending any packet that needs a Virtual Connection.</w:t>
      </w:r>
      <w:commentRangeEnd w:id="42"/>
      <w:r w:rsidDel="00000000" w:rsidR="00000000" w:rsidRPr="00000000">
        <w:commentReference w:id="42"/>
      </w:r>
      <w:r w:rsidDel="00000000" w:rsidR="00000000" w:rsidRPr="00000000">
        <w:rPr>
          <w:rFonts w:ascii="Arial" w:cs="Arial" w:eastAsia="Arial" w:hAnsi="Arial"/>
          <w:rtl w:val="0"/>
        </w:rPr>
        <w:t xml:space="preserve"> T</w:t>
      </w:r>
      <w:r w:rsidDel="00000000" w:rsidR="00000000" w:rsidRPr="00000000">
        <w:rPr>
          <w:rFonts w:ascii="Arial" w:cs="Arial" w:eastAsia="Arial" w:hAnsi="Arial"/>
          <w:highlight w:val="yellow"/>
          <w:rtl w:val="0"/>
        </w:rPr>
        <w:t xml:space="preserve">he Server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[MQTT-SN-3.4.17-6]</w:t>
      </w:r>
      <w:r w:rsidDel="00000000" w:rsidR="00000000" w:rsidRPr="00000000">
        <w:rPr>
          <w:rFonts w:ascii="Arial" w:cs="Arial" w:eastAsia="Arial" w:hAnsi="Arial"/>
          <w:rtl w:val="0"/>
        </w:rPr>
        <w:t xml:space="preserve">.</w:t>
      </w:r>
    </w:p>
    <w:p w:rsidR="00000000" w:rsidDel="00000000" w:rsidP="00000000" w:rsidRDefault="00000000" w:rsidRPr="00000000" w14:paraId="00000511">
      <w:pPr>
        <w:pStyle w:val="Heading2"/>
        <w:keepLines w:val="1"/>
        <w:spacing w:after="52" w:before="0" w:line="259" w:lineRule="auto"/>
        <w:ind w:left="0" w:firstLine="0"/>
        <w:rPr>
          <w:rFonts w:ascii="Arial" w:cs="Arial" w:eastAsia="Arial" w:hAnsi="Arial"/>
        </w:rPr>
      </w:pPr>
      <w:bookmarkStart w:colFirst="0" w:colLast="0" w:name="_heading=h.39kk8xu" w:id="78"/>
      <w:bookmarkEnd w:id="78"/>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p>
    <w:p w:rsidR="00000000" w:rsidDel="00000000" w:rsidP="00000000" w:rsidRDefault="00000000" w:rsidRPr="00000000" w14:paraId="00000512">
      <w:pPr>
        <w:rPr/>
      </w:pPr>
      <w:r w:rsidDel="00000000" w:rsidR="00000000" w:rsidRPr="00000000">
        <w:rPr/>
        <w:drawing>
          <wp:inline distB="114300" distT="114300" distL="114300" distR="114300">
            <wp:extent cx="5943600" cy="3327400"/>
            <wp:effectExtent b="0" l="0" r="0" t="0"/>
            <wp:docPr id="53"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9"/>
      <w:bookmarkEnd w:id="79"/>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514">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15">
      <w:pPr>
        <w:pStyle w:val="Heading3"/>
        <w:ind w:left="0" w:firstLine="0"/>
        <w:rPr/>
      </w:pPr>
      <w:bookmarkStart w:colFirst="0" w:colLast="0" w:name="_heading=h.2nusc19" w:id="80"/>
      <w:bookmarkEnd w:id="80"/>
      <w:r w:rsidDel="00000000" w:rsidR="00000000" w:rsidRPr="00000000">
        <w:rPr>
          <w:rtl w:val="0"/>
        </w:rPr>
        <w:t xml:space="preserve">3.5.1 CONNACK Header</w:t>
      </w:r>
    </w:p>
    <w:p w:rsidR="00000000" w:rsidDel="00000000" w:rsidP="00000000" w:rsidRDefault="00000000" w:rsidRPr="00000000" w14:paraId="0000051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17">
      <w:pPr>
        <w:pStyle w:val="Heading3"/>
        <w:ind w:left="0" w:firstLine="0"/>
        <w:rPr/>
      </w:pPr>
      <w:bookmarkStart w:colFirst="0" w:colLast="0" w:name="_heading=h.3mzq4wv" w:id="81"/>
      <w:bookmarkEnd w:id="81"/>
      <w:r w:rsidDel="00000000" w:rsidR="00000000" w:rsidRPr="00000000">
        <w:rPr>
          <w:rtl w:val="0"/>
        </w:rPr>
        <w:t xml:space="preserve">3.5.2 CONNACK Flags</w:t>
      </w:r>
    </w:p>
    <w:p w:rsidR="00000000" w:rsidDel="00000000" w:rsidP="00000000" w:rsidRDefault="00000000" w:rsidRPr="00000000" w14:paraId="00000518">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19">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1A">
      <w:pPr>
        <w:pStyle w:val="Heading4"/>
        <w:ind w:left="0" w:firstLine="0"/>
        <w:rPr>
          <w:vertAlign w:val="baseline"/>
        </w:rPr>
      </w:pPr>
      <w:bookmarkStart w:colFirst="0" w:colLast="0" w:name="_heading=h.w3elb16r2ceb" w:id="82"/>
      <w:bookmarkEnd w:id="82"/>
      <w:r w:rsidDel="00000000" w:rsidR="00000000" w:rsidRPr="00000000">
        <w:rPr>
          <w:b w:val="1"/>
          <w:rtl w:val="0"/>
        </w:rPr>
        <w:t xml:space="preserve">3.5.2.1 </w:t>
      </w:r>
      <w:r w:rsidDel="00000000" w:rsidR="00000000" w:rsidRPr="00000000">
        <w:rPr>
          <w:b w:val="1"/>
          <w:vertAlign w:val="baseline"/>
          <w:rtl w:val="0"/>
        </w:rPr>
        <w:t xml:space="preserve">Session Present</w:t>
      </w:r>
      <w:r w:rsidDel="00000000" w:rsidR="00000000" w:rsidRPr="00000000">
        <w:rPr>
          <w:vertAlign w:val="baseline"/>
          <w:rtl w:val="0"/>
        </w:rPr>
        <w:t xml:space="preserve"> </w:t>
      </w:r>
    </w:p>
    <w:p w:rsidR="00000000" w:rsidDel="00000000" w:rsidP="00000000" w:rsidRDefault="00000000" w:rsidRPr="00000000" w14:paraId="0000051B">
      <w:pPr>
        <w:rPr>
          <w:vertAlign w:val="baseline"/>
        </w:rPr>
      </w:pPr>
      <w:r w:rsidDel="00000000" w:rsidR="00000000" w:rsidRPr="00000000">
        <w:rPr>
          <w:b w:val="1"/>
          <w:rtl w:val="0"/>
        </w:rPr>
        <w:t xml:space="preserve">Position</w:t>
      </w:r>
      <w:r w:rsidDel="00000000" w:rsidR="00000000" w:rsidRPr="00000000">
        <w:rPr>
          <w:rtl w:val="0"/>
        </w:rPr>
        <w:t xml:space="preserve">: bit 0 of the CONNACK Flags.</w:t>
      </w:r>
      <w:r w:rsidDel="00000000" w:rsidR="00000000" w:rsidRPr="00000000">
        <w:rPr>
          <w:rtl w:val="0"/>
        </w:rPr>
      </w:r>
    </w:p>
    <w:p w:rsidR="00000000" w:rsidDel="00000000" w:rsidP="00000000" w:rsidRDefault="00000000" w:rsidRPr="00000000" w14:paraId="0000051C">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1D">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1E">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1F">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20">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21">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523">
      <w:pPr>
        <w:pStyle w:val="Heading4"/>
        <w:spacing w:after="0" w:lineRule="auto"/>
        <w:ind w:left="0" w:firstLine="0"/>
        <w:rPr/>
      </w:pPr>
      <w:bookmarkStart w:colFirst="0" w:colLast="0" w:name="_heading=h.cjfdh2p7nklr" w:id="83"/>
      <w:bookmarkEnd w:id="83"/>
      <w:r w:rsidDel="00000000" w:rsidR="00000000" w:rsidRPr="00000000">
        <w:rPr>
          <w:rtl w:val="0"/>
        </w:rPr>
        <w:t xml:space="preserve">3.5.2.2 Authentication Flag</w:t>
      </w:r>
    </w:p>
    <w:p w:rsidR="00000000" w:rsidDel="00000000" w:rsidP="00000000" w:rsidRDefault="00000000" w:rsidRPr="00000000" w14:paraId="00000524">
      <w:pPr>
        <w:rPr/>
      </w:pPr>
      <w:r w:rsidDel="00000000" w:rsidR="00000000" w:rsidRPr="00000000">
        <w:rPr>
          <w:b w:val="1"/>
          <w:rtl w:val="0"/>
        </w:rPr>
        <w:t xml:space="preserve">Position</w:t>
      </w:r>
      <w:r w:rsidDel="00000000" w:rsidR="00000000" w:rsidRPr="00000000">
        <w:rPr>
          <w:rtl w:val="0"/>
        </w:rPr>
        <w:t xml:space="preserve">: bit 1 of the CONNACK Flags.</w:t>
      </w:r>
    </w:p>
    <w:p w:rsidR="00000000" w:rsidDel="00000000" w:rsidP="00000000" w:rsidRDefault="00000000" w:rsidRPr="00000000" w14:paraId="00000525">
      <w:pPr>
        <w:spacing w:after="0" w:lineRule="auto"/>
        <w:ind w:left="0" w:firstLine="0"/>
        <w:rPr>
          <w:rFonts w:ascii="Arial" w:cs="Arial" w:eastAsia="Arial" w:hAnsi="Arial"/>
          <w:highlight w:val="yellow"/>
        </w:rPr>
      </w:pPr>
      <w:r w:rsidDel="00000000" w:rsidR="00000000" w:rsidRPr="00000000">
        <w:rPr>
          <w:rFonts w:ascii="Arial" w:cs="Arial" w:eastAsia="Arial" w:hAnsi="Arial"/>
          <w:rtl w:val="0"/>
        </w:rPr>
        <w:t xml:space="preserve">Specifies whether the packet contains authentication material that </w:t>
      </w:r>
      <w:sdt>
        <w:sdtPr>
          <w:tag w:val="goog_rdk_57"/>
        </w:sdtPr>
        <w:sdtContent>
          <w:commentRangeStart w:id="43"/>
        </w:sdtContent>
      </w:sdt>
      <w:r w:rsidDel="00000000" w:rsidR="00000000" w:rsidRPr="00000000">
        <w:rPr>
          <w:rFonts w:ascii="Arial" w:cs="Arial" w:eastAsia="Arial" w:hAnsi="Arial"/>
          <w:rtl w:val="0"/>
        </w:rPr>
        <w:t xml:space="preserve">should</w:t>
      </w:r>
      <w:commentRangeEnd w:id="43"/>
      <w:r w:rsidDel="00000000" w:rsidR="00000000" w:rsidRPr="00000000">
        <w:commentReference w:id="43"/>
      </w:r>
      <w:r w:rsidDel="00000000" w:rsidR="00000000" w:rsidRPr="00000000">
        <w:rPr>
          <w:rFonts w:ascii="Arial" w:cs="Arial" w:eastAsia="Arial" w:hAnsi="Arial"/>
          <w:rtl w:val="0"/>
        </w:rPr>
        <w:t xml:space="preserve"> be considered.</w:t>
      </w:r>
      <w:r w:rsidDel="00000000" w:rsidR="00000000" w:rsidRPr="00000000">
        <w:rPr>
          <w:rtl w:val="0"/>
        </w:rPr>
      </w:r>
    </w:p>
    <w:p w:rsidR="00000000" w:rsidDel="00000000" w:rsidP="00000000" w:rsidRDefault="00000000" w:rsidRPr="00000000" w14:paraId="00000526">
      <w:pPr>
        <w:pStyle w:val="Heading3"/>
        <w:ind w:left="0" w:firstLine="0"/>
        <w:rPr/>
      </w:pPr>
      <w:bookmarkStart w:colFirst="0" w:colLast="0" w:name="_heading=h.lnmexuhpjkl8" w:id="84"/>
      <w:bookmarkEnd w:id="84"/>
      <w:r w:rsidDel="00000000" w:rsidR="00000000" w:rsidRPr="00000000">
        <w:rPr>
          <w:rtl w:val="0"/>
        </w:rPr>
        <w:t xml:space="preserve">3.5.3 Packet Identifier</w:t>
      </w:r>
    </w:p>
    <w:p w:rsidR="00000000" w:rsidDel="00000000" w:rsidP="00000000" w:rsidRDefault="00000000" w:rsidRPr="00000000" w14:paraId="0000052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28">
      <w:pPr>
        <w:pStyle w:val="Heading3"/>
        <w:spacing w:before="0" w:lineRule="auto"/>
        <w:ind w:left="0" w:firstLine="0"/>
        <w:rPr/>
      </w:pPr>
      <w:bookmarkStart w:colFirst="0" w:colLast="0" w:name="_heading=h.1302m92" w:id="85"/>
      <w:bookmarkEnd w:id="85"/>
      <w:r w:rsidDel="00000000" w:rsidR="00000000" w:rsidRPr="00000000">
        <w:rPr>
          <w:rtl w:val="0"/>
        </w:rPr>
        <w:t xml:space="preserve">3.5.4 Reason Code</w:t>
      </w:r>
    </w:p>
    <w:p w:rsidR="00000000" w:rsidDel="00000000" w:rsidP="00000000" w:rsidRDefault="00000000" w:rsidRPr="00000000" w14:paraId="00000529">
      <w:pPr>
        <w:rPr>
          <w:rFonts w:ascii="Arial" w:cs="Arial" w:eastAsia="Arial" w:hAnsi="Arial"/>
        </w:rPr>
      </w:pP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58"/>
        </w:sdtPr>
        <w:sdtContent>
          <w:commentRangeStart w:id="44"/>
        </w:sdtContent>
      </w:sdt>
      <w:r w:rsidDel="00000000" w:rsidR="00000000" w:rsidRPr="00000000">
        <w:rPr>
          <w:highlight w:val="yellow"/>
          <w:rtl w:val="0"/>
        </w:rPr>
        <w:t xml:space="preserve">Connect Reason Code values</w:t>
      </w:r>
      <w:commentRangeEnd w:id="44"/>
      <w:r w:rsidDel="00000000" w:rsidR="00000000" w:rsidRPr="00000000">
        <w:commentReference w:id="44"/>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A">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59"/>
        </w:sdtPr>
        <w:sdtContent>
          <w:commentRangeStart w:id="45"/>
        </w:sdtContent>
      </w:sdt>
      <w:sdt>
        <w:sdtPr>
          <w:tag w:val="goog_rdk_60"/>
        </w:sdtPr>
        <w:sdtContent>
          <w:commentRangeStart w:id="46"/>
        </w:sdtContent>
      </w:sdt>
      <w:r w:rsidDel="00000000" w:rsidR="00000000" w:rsidRPr="00000000">
        <w:rPr>
          <w:highlight w:val="yellow"/>
          <w:rtl w:val="0"/>
        </w:rPr>
        <w:t xml:space="preserve">128</w:t>
      </w:r>
      <w:commentRangeEnd w:id="45"/>
      <w:r w:rsidDel="00000000" w:rsidR="00000000" w:rsidRPr="00000000">
        <w:commentReference w:id="45"/>
      </w:r>
      <w:commentRangeEnd w:id="46"/>
      <w:r w:rsidDel="00000000" w:rsidR="00000000" w:rsidRPr="00000000">
        <w:commentReference w:id="4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52B">
      <w:pPr>
        <w:pStyle w:val="Heading3"/>
        <w:ind w:left="0" w:firstLine="0"/>
        <w:rPr/>
      </w:pPr>
      <w:bookmarkStart w:colFirst="0" w:colLast="0" w:name="_heading=h.2250f4o" w:id="86"/>
      <w:bookmarkEnd w:id="86"/>
      <w:r w:rsidDel="00000000" w:rsidR="00000000" w:rsidRPr="00000000">
        <w:rPr>
          <w:rtl w:val="0"/>
        </w:rPr>
        <w:t xml:space="preserve">3.5.5 Session Expiry Interval</w:t>
      </w:r>
    </w:p>
    <w:p w:rsidR="00000000" w:rsidDel="00000000" w:rsidP="00000000" w:rsidRDefault="00000000" w:rsidRPr="00000000" w14:paraId="0000052C">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52D">
      <w:pPr>
        <w:pStyle w:val="Heading3"/>
        <w:ind w:left="0" w:firstLine="0"/>
        <w:rPr>
          <w:rFonts w:ascii="Arial" w:cs="Arial" w:eastAsia="Arial" w:hAnsi="Arial"/>
        </w:rPr>
      </w:pPr>
      <w:bookmarkStart w:colFirst="0" w:colLast="0" w:name="_heading=h.3wmneavoet74" w:id="87"/>
      <w:bookmarkEnd w:id="87"/>
      <w:r w:rsidDel="00000000" w:rsidR="00000000" w:rsidRPr="00000000">
        <w:rPr>
          <w:rFonts w:ascii="Arial" w:cs="Arial" w:eastAsia="Arial" w:hAnsi="Arial"/>
          <w:rtl w:val="0"/>
        </w:rPr>
        <w:t xml:space="preserve">3.5.6 Authentication Method Length</w:t>
      </w:r>
    </w:p>
    <w:p w:rsidR="00000000" w:rsidDel="00000000" w:rsidP="00000000" w:rsidRDefault="00000000" w:rsidRPr="00000000" w14:paraId="0000052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2F">
      <w:pPr>
        <w:pStyle w:val="Heading3"/>
        <w:ind w:left="0" w:firstLine="0"/>
        <w:rPr>
          <w:rFonts w:ascii="Arial" w:cs="Arial" w:eastAsia="Arial" w:hAnsi="Arial"/>
        </w:rPr>
      </w:pPr>
      <w:bookmarkStart w:colFirst="0" w:colLast="0" w:name="_heading=h.ydayklwjstjk" w:id="88"/>
      <w:bookmarkEnd w:id="88"/>
      <w:r w:rsidDel="00000000" w:rsidR="00000000" w:rsidRPr="00000000">
        <w:rPr>
          <w:rFonts w:ascii="Arial" w:cs="Arial" w:eastAsia="Arial" w:hAnsi="Arial"/>
          <w:rtl w:val="0"/>
        </w:rPr>
        <w:t xml:space="preserve">3.5.7 Authentication Method</w:t>
      </w:r>
    </w:p>
    <w:p w:rsidR="00000000" w:rsidDel="00000000" w:rsidP="00000000" w:rsidRDefault="00000000" w:rsidRPr="00000000" w14:paraId="0000053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31">
      <w:pPr>
        <w:pStyle w:val="Heading3"/>
        <w:ind w:left="0" w:firstLine="0"/>
        <w:rPr>
          <w:rFonts w:ascii="Arial" w:cs="Arial" w:eastAsia="Arial" w:hAnsi="Arial"/>
        </w:rPr>
      </w:pPr>
      <w:bookmarkStart w:colFirst="0" w:colLast="0" w:name="_heading=h.kvppk7yh36lv" w:id="89"/>
      <w:bookmarkEnd w:id="89"/>
      <w:r w:rsidDel="00000000" w:rsidR="00000000" w:rsidRPr="00000000">
        <w:rPr>
          <w:rFonts w:ascii="Arial" w:cs="Arial" w:eastAsia="Arial" w:hAnsi="Arial"/>
          <w:rtl w:val="0"/>
        </w:rPr>
        <w:t xml:space="preserve">3.5.8 Authentication Data Length</w:t>
      </w:r>
    </w:p>
    <w:p w:rsidR="00000000" w:rsidDel="00000000" w:rsidP="00000000" w:rsidRDefault="00000000" w:rsidRPr="00000000" w14:paraId="0000053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3">
      <w:pPr>
        <w:pStyle w:val="Heading3"/>
        <w:ind w:left="0" w:firstLine="0"/>
        <w:rPr>
          <w:rFonts w:ascii="Arial" w:cs="Arial" w:eastAsia="Arial" w:hAnsi="Arial"/>
        </w:rPr>
      </w:pPr>
      <w:bookmarkStart w:colFirst="0" w:colLast="0" w:name="_heading=h.600ktmi3vm5o" w:id="90"/>
      <w:bookmarkEnd w:id="90"/>
      <w:r w:rsidDel="00000000" w:rsidR="00000000" w:rsidRPr="00000000">
        <w:rPr>
          <w:rFonts w:ascii="Arial" w:cs="Arial" w:eastAsia="Arial" w:hAnsi="Arial"/>
          <w:rtl w:val="0"/>
        </w:rPr>
        <w:t xml:space="preserve">3.5.9 Authentication Data</w:t>
      </w:r>
    </w:p>
    <w:p w:rsidR="00000000" w:rsidDel="00000000" w:rsidP="00000000" w:rsidRDefault="00000000" w:rsidRPr="00000000" w14:paraId="00000534">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5">
      <w:pPr>
        <w:pStyle w:val="Heading3"/>
        <w:ind w:left="0" w:firstLine="0"/>
        <w:rPr/>
      </w:pPr>
      <w:bookmarkStart w:colFirst="0" w:colLast="0" w:name="_heading=h.haapch" w:id="91"/>
      <w:bookmarkEnd w:id="91"/>
      <w:r w:rsidDel="00000000" w:rsidR="00000000" w:rsidRPr="00000000">
        <w:rPr>
          <w:rtl w:val="0"/>
        </w:rPr>
        <w:t xml:space="preserve">3.5.10 Assigned Client Identifier</w:t>
      </w:r>
    </w:p>
    <w:p w:rsidR="00000000" w:rsidDel="00000000" w:rsidP="00000000" w:rsidRDefault="00000000" w:rsidRPr="00000000" w14:paraId="00000536">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3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538">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39">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61"/>
        </w:sdtPr>
        <w:sdtContent>
          <w:commentRangeStart w:id="47"/>
        </w:sdtContent>
      </w:sdt>
      <w:sdt>
        <w:sdtPr>
          <w:tag w:val="goog_rdk_62"/>
        </w:sdtPr>
        <w:sdtContent>
          <w:commentRangeStart w:id="48"/>
        </w:sdtContent>
      </w:sdt>
      <w:sdt>
        <w:sdtPr>
          <w:tag w:val="goog_rdk_63"/>
        </w:sdtPr>
        <w:sdtContent>
          <w:commentRangeStart w:id="49"/>
        </w:sdtContent>
      </w:sdt>
      <w:r w:rsidDel="00000000" w:rsidR="00000000" w:rsidRPr="00000000">
        <w:rPr>
          <w:rFonts w:ascii="Arial" w:cs="Arial" w:eastAsia="Arial" w:hAnsi="Arial"/>
          <w:color w:val="000000"/>
          <w:rtl w:val="0"/>
        </w:rPr>
        <w:t xml:space="preserve">247 </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53A">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3B">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53C">
      <w:pPr>
        <w:pStyle w:val="Heading2"/>
        <w:keepLines w:val="1"/>
        <w:spacing w:after="118" w:before="200" w:line="259" w:lineRule="auto"/>
        <w:ind w:left="0" w:firstLine="0"/>
        <w:rPr>
          <w:rFonts w:ascii="Arial" w:cs="Arial" w:eastAsia="Arial" w:hAnsi="Arial"/>
        </w:rPr>
      </w:pPr>
      <w:bookmarkStart w:colFirst="0" w:colLast="0" w:name="_heading=h.184mhaj" w:id="92"/>
      <w:bookmarkEnd w:id="92"/>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3D">
      <w:pPr>
        <w:rPr/>
      </w:pPr>
      <w:r w:rsidDel="00000000" w:rsidR="00000000" w:rsidRPr="00000000">
        <w:rPr/>
        <w:drawing>
          <wp:inline distB="114300" distT="114300" distL="114300" distR="114300">
            <wp:extent cx="5943600" cy="2946400"/>
            <wp:effectExtent b="0" l="0" r="0" t="0"/>
            <wp:docPr id="55" name="image45.png"/>
            <a:graphic>
              <a:graphicData uri="http://schemas.openxmlformats.org/drawingml/2006/picture">
                <pic:pic>
                  <pic:nvPicPr>
                    <pic:cNvPr id="0" name="image45.png"/>
                    <pic:cNvPicPr preferRelativeResize="0"/>
                  </pic:nvPicPr>
                  <pic:blipFill>
                    <a:blip r:embed="rId71"/>
                    <a:srcRect b="6" l="0" r="0" t="6"/>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64"/>
        </w:sdtPr>
        <w:sdtContent>
          <w:commentRangeStart w:id="5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50"/>
      <w:r w:rsidDel="00000000" w:rsidR="00000000" w:rsidRPr="00000000">
        <w:commentReference w:id="5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53F">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40">
      <w:pPr>
        <w:pStyle w:val="Heading3"/>
        <w:ind w:left="0" w:firstLine="0"/>
        <w:rPr/>
      </w:pPr>
      <w:bookmarkStart w:colFirst="0" w:colLast="0" w:name="_heading=h.3s49zyc" w:id="93"/>
      <w:bookmarkEnd w:id="93"/>
      <w:r w:rsidDel="00000000" w:rsidR="00000000" w:rsidRPr="00000000">
        <w:rPr>
          <w:rtl w:val="0"/>
        </w:rPr>
        <w:t xml:space="preserve">3.6.1 AUTH Header</w:t>
      </w:r>
    </w:p>
    <w:p w:rsidR="00000000" w:rsidDel="00000000" w:rsidP="00000000" w:rsidRDefault="00000000" w:rsidRPr="00000000" w14:paraId="0000054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2">
      <w:pPr>
        <w:pStyle w:val="Heading3"/>
        <w:ind w:left="0" w:firstLine="0"/>
        <w:rPr/>
      </w:pPr>
      <w:bookmarkStart w:colFirst="0" w:colLast="0" w:name="_heading=h.6cbjggtsyz0j" w:id="94"/>
      <w:bookmarkEnd w:id="94"/>
      <w:r w:rsidDel="00000000" w:rsidR="00000000" w:rsidRPr="00000000">
        <w:rPr>
          <w:rtl w:val="0"/>
        </w:rPr>
        <w:t xml:space="preserve">3.6.2 Packet Identifier</w:t>
      </w:r>
    </w:p>
    <w:p w:rsidR="00000000" w:rsidDel="00000000" w:rsidP="00000000" w:rsidRDefault="00000000" w:rsidRPr="00000000" w14:paraId="00000543">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44">
      <w:pPr>
        <w:pStyle w:val="Heading3"/>
        <w:ind w:left="0" w:firstLine="0"/>
        <w:rPr/>
      </w:pPr>
      <w:bookmarkStart w:colFirst="0" w:colLast="0" w:name="_heading=h.279ka65" w:id="95"/>
      <w:bookmarkEnd w:id="95"/>
      <w:r w:rsidDel="00000000" w:rsidR="00000000" w:rsidRPr="00000000">
        <w:rPr>
          <w:rtl w:val="0"/>
        </w:rPr>
        <w:t xml:space="preserve">3.6.2 Reason Code</w:t>
      </w:r>
    </w:p>
    <w:p w:rsidR="00000000" w:rsidDel="00000000" w:rsidP="00000000" w:rsidRDefault="00000000" w:rsidRPr="00000000" w14:paraId="00000545">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46">
      <w:pPr>
        <w:pStyle w:val="Heading3"/>
        <w:ind w:left="0" w:firstLine="0"/>
        <w:rPr/>
      </w:pPr>
      <w:bookmarkStart w:colFirst="0" w:colLast="0" w:name="_heading=h.meukdy" w:id="96"/>
      <w:bookmarkEnd w:id="96"/>
      <w:r w:rsidDel="00000000" w:rsidR="00000000" w:rsidRPr="00000000">
        <w:rPr>
          <w:rtl w:val="0"/>
        </w:rPr>
        <w:t xml:space="preserve">3.6.3 Authentication Method Length</w:t>
      </w:r>
    </w:p>
    <w:p w:rsidR="00000000" w:rsidDel="00000000" w:rsidP="00000000" w:rsidRDefault="00000000" w:rsidRPr="00000000" w14:paraId="00000547">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48">
      <w:pPr>
        <w:pStyle w:val="Heading3"/>
        <w:ind w:left="0" w:firstLine="0"/>
        <w:rPr/>
      </w:pPr>
      <w:bookmarkStart w:colFirst="0" w:colLast="0" w:name="_heading=h.36ei31r" w:id="97"/>
      <w:bookmarkEnd w:id="97"/>
      <w:r w:rsidDel="00000000" w:rsidR="00000000" w:rsidRPr="00000000">
        <w:rPr>
          <w:rtl w:val="0"/>
        </w:rPr>
        <w:t xml:space="preserve">3.6.4 Authentication Method</w:t>
      </w:r>
    </w:p>
    <w:p w:rsidR="00000000" w:rsidDel="00000000" w:rsidP="00000000" w:rsidRDefault="00000000" w:rsidRPr="00000000" w14:paraId="00000549">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4A">
      <w:pPr>
        <w:pStyle w:val="Heading3"/>
        <w:ind w:left="0" w:firstLine="0"/>
        <w:rPr/>
      </w:pPr>
      <w:bookmarkStart w:colFirst="0" w:colLast="0" w:name="_heading=h.1ljsd9k" w:id="98"/>
      <w:bookmarkEnd w:id="98"/>
      <w:r w:rsidDel="00000000" w:rsidR="00000000" w:rsidRPr="00000000">
        <w:rPr>
          <w:rtl w:val="0"/>
        </w:rPr>
        <w:t xml:space="preserve">3.6.5 Authentication Data</w:t>
      </w:r>
    </w:p>
    <w:p w:rsidR="00000000" w:rsidDel="00000000" w:rsidP="00000000" w:rsidRDefault="00000000" w:rsidRPr="00000000" w14:paraId="0000054B">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4C">
      <w:pPr>
        <w:pStyle w:val="Heading3"/>
        <w:ind w:left="0" w:firstLine="0"/>
        <w:rPr/>
      </w:pPr>
      <w:bookmarkStart w:colFirst="0" w:colLast="0" w:name="_heading=h.psc1lxe4uzxw" w:id="99"/>
      <w:bookmarkEnd w:id="99"/>
      <w:r w:rsidDel="00000000" w:rsidR="00000000" w:rsidRPr="00000000">
        <w:rPr>
          <w:rtl w:val="0"/>
        </w:rPr>
        <w:t xml:space="preserve">3.6.6 AUTH Actions</w:t>
      </w:r>
    </w:p>
    <w:p w:rsidR="00000000" w:rsidDel="00000000" w:rsidP="00000000" w:rsidRDefault="00000000" w:rsidRPr="00000000" w14:paraId="0000054D">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4E">
      <w:pPr>
        <w:pStyle w:val="Heading2"/>
        <w:keepLines w:val="1"/>
        <w:spacing w:after="118" w:before="0" w:line="259" w:lineRule="auto"/>
        <w:ind w:left="0" w:firstLine="0"/>
        <w:rPr>
          <w:rFonts w:ascii="Arial" w:cs="Arial" w:eastAsia="Arial" w:hAnsi="Arial"/>
        </w:rPr>
      </w:pPr>
      <w:bookmarkStart w:colFirst="0" w:colLast="0" w:name="_heading=h.45jfvxd" w:id="100"/>
      <w:bookmarkEnd w:id="100"/>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4F">
      <w:pPr>
        <w:rPr/>
      </w:pPr>
      <w:r w:rsidDel="00000000" w:rsidR="00000000" w:rsidRPr="00000000">
        <w:rPr/>
        <w:drawing>
          <wp:inline distB="114300" distT="114300" distL="114300" distR="114300">
            <wp:extent cx="5943600" cy="2235200"/>
            <wp:effectExtent b="0" l="0" r="0" t="0"/>
            <wp:docPr id="65" name="image28.png"/>
            <a:graphic>
              <a:graphicData uri="http://schemas.openxmlformats.org/drawingml/2006/picture">
                <pic:pic>
                  <pic:nvPicPr>
                    <pic:cNvPr id="0" name="image28.png"/>
                    <pic:cNvPicPr preferRelativeResize="0"/>
                  </pic:nvPicPr>
                  <pic:blipFill>
                    <a:blip r:embed="rId72"/>
                    <a:srcRect b="0" l="82" r="82"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65"/>
        </w:sdtPr>
        <w:sdtContent>
          <w:commentRangeStart w:id="5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51"/>
      <w:r w:rsidDel="00000000" w:rsidR="00000000" w:rsidRPr="00000000">
        <w:commentReference w:id="5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551">
      <w:pPr>
        <w:ind w:left="-5" w:right="990" w:firstLine="0"/>
        <w:rPr>
          <w:rFonts w:ascii="Arial" w:cs="Arial" w:eastAsia="Arial" w:hAnsi="Arial"/>
        </w:rPr>
      </w:pPr>
      <w:sdt>
        <w:sdtPr>
          <w:tag w:val="goog_rdk_66"/>
        </w:sdtPr>
        <w:sdtContent>
          <w:commentRangeStart w:id="52"/>
        </w:sdtContent>
      </w:sdt>
      <w:r w:rsidDel="00000000" w:rsidR="00000000" w:rsidRPr="00000000">
        <w:rPr>
          <w:rFonts w:ascii="Arial" w:cs="Arial" w:eastAsia="Arial" w:hAnsi="Arial"/>
          <w:rtl w:val="0"/>
        </w:rPr>
        <w:t xml:space="preserve">The REGISTER packet </w:t>
      </w:r>
      <w:commentRangeEnd w:id="52"/>
      <w:r w:rsidDel="00000000" w:rsidR="00000000" w:rsidRPr="00000000">
        <w:commentReference w:id="52"/>
      </w:r>
      <w:r w:rsidDel="00000000" w:rsidR="00000000" w:rsidRPr="00000000">
        <w:rPr>
          <w:rFonts w:ascii="Arial" w:cs="Arial" w:eastAsia="Arial" w:hAnsi="Arial"/>
          <w:rtl w:val="0"/>
        </w:rPr>
        <w:t xml:space="preserve">is sent by a client to a Gateway for requesting a topic alias value for the included topic name. It is also sent by a Gateway to inform a client about the topic alias value it has assigned to the included topic name.</w:t>
      </w:r>
    </w:p>
    <w:p w:rsidR="00000000" w:rsidDel="00000000" w:rsidP="00000000" w:rsidRDefault="00000000" w:rsidRPr="00000000" w14:paraId="00000552">
      <w:pPr>
        <w:pStyle w:val="Heading3"/>
        <w:ind w:left="0" w:firstLine="0"/>
        <w:rPr/>
      </w:pPr>
      <w:bookmarkStart w:colFirst="0" w:colLast="0" w:name="_heading=h.2koq656" w:id="101"/>
      <w:bookmarkEnd w:id="101"/>
      <w:r w:rsidDel="00000000" w:rsidR="00000000" w:rsidRPr="00000000">
        <w:rPr>
          <w:rtl w:val="0"/>
        </w:rPr>
        <w:t xml:space="preserve">3.7.1 REGISTER Header</w:t>
      </w:r>
    </w:p>
    <w:p w:rsidR="00000000" w:rsidDel="00000000" w:rsidP="00000000" w:rsidRDefault="00000000" w:rsidRPr="00000000" w14:paraId="000005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4">
      <w:pPr>
        <w:pStyle w:val="Heading3"/>
        <w:ind w:left="0" w:firstLine="0"/>
        <w:rPr/>
      </w:pPr>
      <w:bookmarkStart w:colFirst="0" w:colLast="0" w:name="_heading=h.3jtnz0s" w:id="102"/>
      <w:bookmarkEnd w:id="102"/>
      <w:r w:rsidDel="00000000" w:rsidR="00000000" w:rsidRPr="00000000">
        <w:rPr>
          <w:rtl w:val="0"/>
        </w:rPr>
        <w:t xml:space="preserve">3.7.2 Packet Identifier</w:t>
      </w:r>
    </w:p>
    <w:p w:rsidR="00000000" w:rsidDel="00000000" w:rsidP="00000000" w:rsidRDefault="00000000" w:rsidRPr="00000000" w14:paraId="0000055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556">
      <w:pPr>
        <w:pStyle w:val="Heading3"/>
        <w:ind w:left="0" w:firstLine="0"/>
        <w:rPr/>
      </w:pPr>
      <w:bookmarkStart w:colFirst="0" w:colLast="0" w:name="_heading=h.zu0gcz" w:id="103"/>
      <w:bookmarkEnd w:id="103"/>
      <w:r w:rsidDel="00000000" w:rsidR="00000000" w:rsidRPr="00000000">
        <w:rPr>
          <w:rtl w:val="0"/>
        </w:rPr>
        <w:t xml:space="preserve">3.7.3 Topic Alias</w:t>
      </w:r>
    </w:p>
    <w:p w:rsidR="00000000" w:rsidDel="00000000" w:rsidP="00000000" w:rsidRDefault="00000000" w:rsidRPr="00000000" w14:paraId="00000557">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558">
      <w:pPr>
        <w:pStyle w:val="Heading3"/>
        <w:ind w:left="0" w:firstLine="0"/>
        <w:rPr/>
      </w:pPr>
      <w:bookmarkStart w:colFirst="0" w:colLast="0" w:name="_heading=h.1yyy98l" w:id="104"/>
      <w:bookmarkEnd w:id="104"/>
      <w:r w:rsidDel="00000000" w:rsidR="00000000" w:rsidRPr="00000000">
        <w:rPr>
          <w:rtl w:val="0"/>
        </w:rPr>
        <w:t xml:space="preserve">3.7.4 Topic Name</w:t>
      </w:r>
    </w:p>
    <w:p w:rsidR="00000000" w:rsidDel="00000000" w:rsidP="00000000" w:rsidRDefault="00000000" w:rsidRPr="00000000" w14:paraId="00000559">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55A">
      <w:pPr>
        <w:pStyle w:val="Heading3"/>
        <w:spacing w:after="0" w:before="200" w:line="248.00000000000006" w:lineRule="auto"/>
        <w:ind w:left="0" w:right="990" w:firstLine="0"/>
        <w:jc w:val="both"/>
        <w:rPr/>
      </w:pPr>
      <w:bookmarkStart w:colFirst="0" w:colLast="0" w:name="_heading=h.2jnkuws4c71i" w:id="105"/>
      <w:bookmarkEnd w:id="105"/>
      <w:r w:rsidDel="00000000" w:rsidR="00000000" w:rsidRPr="00000000">
        <w:rPr>
          <w:rtl w:val="0"/>
        </w:rPr>
        <w:t xml:space="preserve">3.7.5 REGISTER Actions</w:t>
      </w:r>
    </w:p>
    <w:p w:rsidR="00000000" w:rsidDel="00000000" w:rsidP="00000000" w:rsidRDefault="00000000" w:rsidRPr="00000000" w14:paraId="0000055B">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55C">
      <w:pPr>
        <w:pStyle w:val="Heading2"/>
        <w:keepLines w:val="1"/>
        <w:spacing w:after="77" w:before="0" w:line="259" w:lineRule="auto"/>
        <w:ind w:left="0" w:firstLine="0"/>
        <w:rPr>
          <w:rFonts w:ascii="Arial" w:cs="Arial" w:eastAsia="Arial" w:hAnsi="Arial"/>
        </w:rPr>
      </w:pPr>
      <w:bookmarkStart w:colFirst="0" w:colLast="0" w:name="_heading=h.4iylrwe" w:id="106"/>
      <w:bookmarkEnd w:id="106"/>
      <w:r w:rsidDel="00000000" w:rsidR="00000000" w:rsidRPr="00000000">
        <w:rPr>
          <w:rtl w:val="0"/>
        </w:rPr>
        <w:t xml:space="preserve">3.8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5D">
      <w:pPr>
        <w:rPr/>
      </w:pPr>
      <w:r w:rsidDel="00000000" w:rsidR="00000000" w:rsidRPr="00000000">
        <w:rPr/>
        <w:drawing>
          <wp:inline distB="114300" distT="114300" distL="114300" distR="114300">
            <wp:extent cx="5943600" cy="2374900"/>
            <wp:effectExtent b="0" l="0" r="0" t="0"/>
            <wp:docPr id="38"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55F">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60">
      <w:pPr>
        <w:pStyle w:val="Heading3"/>
        <w:ind w:left="0" w:firstLine="0"/>
        <w:rPr/>
      </w:pPr>
      <w:bookmarkStart w:colFirst="0" w:colLast="0" w:name="_heading=h.2y3w247" w:id="107"/>
      <w:bookmarkEnd w:id="107"/>
      <w:r w:rsidDel="00000000" w:rsidR="00000000" w:rsidRPr="00000000">
        <w:rPr>
          <w:rtl w:val="0"/>
        </w:rPr>
        <w:t xml:space="preserve">3.8.1 REGACK Header</w:t>
      </w:r>
    </w:p>
    <w:p w:rsidR="00000000" w:rsidDel="00000000" w:rsidP="00000000" w:rsidRDefault="00000000" w:rsidRPr="00000000" w14:paraId="0000056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2">
      <w:pPr>
        <w:pStyle w:val="Heading3"/>
        <w:ind w:left="0" w:firstLine="0"/>
        <w:rPr/>
      </w:pPr>
      <w:bookmarkStart w:colFirst="0" w:colLast="0" w:name="_heading=h.1d96cc0" w:id="108"/>
      <w:bookmarkEnd w:id="108"/>
      <w:r w:rsidDel="00000000" w:rsidR="00000000" w:rsidRPr="00000000">
        <w:rPr>
          <w:rtl w:val="0"/>
        </w:rPr>
        <w:t xml:space="preserve">3.8.2 REGACK Flags</w:t>
      </w:r>
    </w:p>
    <w:p w:rsidR="00000000" w:rsidDel="00000000" w:rsidP="00000000" w:rsidRDefault="00000000" w:rsidRPr="00000000" w14:paraId="00000563">
      <w:pPr>
        <w:rPr>
          <w:rFonts w:ascii="Arial" w:cs="Arial" w:eastAsia="Arial" w:hAnsi="Arial"/>
          <w:color w:val="000000"/>
        </w:rPr>
      </w:pPr>
      <w:r w:rsidDel="00000000" w:rsidR="00000000" w:rsidRPr="00000000">
        <w:rPr>
          <w:rFonts w:ascii="Arial" w:cs="Arial" w:eastAsia="Arial" w:hAnsi="Arial"/>
          <w:color w:val="000000"/>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REGACK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64">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65">
      <w:pPr>
        <w:pStyle w:val="Heading4"/>
        <w:spacing w:after="200" w:before="0" w:line="248.00000000000006" w:lineRule="auto"/>
        <w:ind w:left="0" w:firstLine="0"/>
        <w:jc w:val="both"/>
        <w:rPr>
          <w:vertAlign w:val="baseline"/>
        </w:rPr>
      </w:pPr>
      <w:bookmarkStart w:colFirst="0" w:colLast="0" w:name="_heading=h.9sc8qmlasy98" w:id="109"/>
      <w:bookmarkEnd w:id="109"/>
      <w:r w:rsidDel="00000000" w:rsidR="00000000" w:rsidRPr="00000000">
        <w:rPr>
          <w:rtl w:val="0"/>
        </w:rPr>
        <w:t xml:space="preserve">3.8.2.1 </w:t>
      </w:r>
      <w:r w:rsidDel="00000000" w:rsidR="00000000" w:rsidRPr="00000000">
        <w:rPr>
          <w:vertAlign w:val="baseline"/>
          <w:rtl w:val="0"/>
        </w:rPr>
        <w:t xml:space="preserve">Topic Type</w:t>
      </w:r>
    </w:p>
    <w:p w:rsidR="00000000" w:rsidDel="00000000" w:rsidP="00000000" w:rsidRDefault="00000000" w:rsidRPr="00000000" w14:paraId="00000566">
      <w:pPr>
        <w:rPr/>
      </w:pPr>
      <w:r w:rsidDel="00000000" w:rsidR="00000000" w:rsidRPr="00000000">
        <w:rPr>
          <w:b w:val="1"/>
          <w:rtl w:val="0"/>
        </w:rPr>
        <w:t xml:space="preserve">Position</w:t>
      </w:r>
      <w:r w:rsidDel="00000000" w:rsidR="00000000" w:rsidRPr="00000000">
        <w:rPr>
          <w:rtl w:val="0"/>
        </w:rPr>
        <w:t xml:space="preserve">: bits 0 and 1 of the REGACK Flags.</w:t>
      </w:r>
    </w:p>
    <w:p w:rsidR="00000000" w:rsidDel="00000000" w:rsidP="00000000" w:rsidRDefault="00000000" w:rsidRPr="00000000" w14:paraId="00000567">
      <w:pPr>
        <w:spacing w:after="306" w:before="0" w:line="248.00000000000006" w:lineRule="auto"/>
        <w:ind w:left="0" w:firstLine="0"/>
        <w:rPr>
          <w:color w:val="000000"/>
          <w:vertAlign w:val="baseline"/>
        </w:rPr>
      </w:pPr>
      <w:r w:rsidDel="00000000" w:rsidR="00000000" w:rsidRPr="00000000">
        <w:rPr>
          <w:color w:val="000000"/>
          <w:rtl w:val="0"/>
        </w:rPr>
        <w:t xml:space="preserve">D</w:t>
      </w:r>
      <w:r w:rsidDel="00000000" w:rsidR="00000000" w:rsidRPr="00000000">
        <w:rPr>
          <w:color w:val="000000"/>
          <w:vertAlign w:val="baseline"/>
          <w:rtl w:val="0"/>
        </w:rPr>
        <w:t xml:space="preserve">etermines the format of the topic value. Refer to </w:t>
      </w:r>
      <w:hyperlink w:anchor="_heading=h.2zbgiuw">
        <w:r w:rsidDel="00000000" w:rsidR="00000000" w:rsidRPr="00000000">
          <w:rPr>
            <w:color w:val="0000ee"/>
            <w:u w:val="single"/>
            <w:vertAlign w:val="baseline"/>
            <w:rtl w:val="0"/>
          </w:rPr>
          <w:t xml:space="preserve">Table 10</w:t>
        </w:r>
      </w:hyperlink>
      <w:r w:rsidDel="00000000" w:rsidR="00000000" w:rsidRPr="00000000">
        <w:rPr>
          <w:color w:val="000000"/>
          <w:vertAlign w:val="baseline"/>
          <w:rtl w:val="0"/>
        </w:rPr>
        <w:t xml:space="preserve"> for the definition of the various topic types.</w:t>
      </w:r>
    </w:p>
    <w:p w:rsidR="00000000" w:rsidDel="00000000" w:rsidP="00000000" w:rsidRDefault="00000000" w:rsidRPr="00000000" w14:paraId="00000568">
      <w:pPr>
        <w:pStyle w:val="Heading3"/>
        <w:ind w:left="0" w:firstLine="0"/>
        <w:rPr/>
      </w:pPr>
      <w:bookmarkStart w:colFirst="0" w:colLast="0" w:name="_heading=h.2ce457m" w:id="110"/>
      <w:bookmarkEnd w:id="110"/>
      <w:r w:rsidDel="00000000" w:rsidR="00000000" w:rsidRPr="00000000">
        <w:rPr>
          <w:rtl w:val="0"/>
        </w:rPr>
        <w:t xml:space="preserve">3.8.3 Packet Identifier</w:t>
      </w:r>
    </w:p>
    <w:p w:rsidR="00000000" w:rsidDel="00000000" w:rsidP="00000000" w:rsidRDefault="00000000" w:rsidRPr="00000000" w14:paraId="00000569">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6A">
      <w:pPr>
        <w:pStyle w:val="Heading3"/>
        <w:ind w:left="0" w:firstLine="0"/>
        <w:rPr/>
      </w:pPr>
      <w:bookmarkStart w:colFirst="0" w:colLast="0" w:name="_heading=h.3x8tuzt" w:id="111"/>
      <w:bookmarkEnd w:id="111"/>
      <w:r w:rsidDel="00000000" w:rsidR="00000000" w:rsidRPr="00000000">
        <w:rPr>
          <w:rtl w:val="0"/>
        </w:rPr>
        <w:t xml:space="preserve">3.8.4</w:t>
      </w:r>
      <w:sdt>
        <w:sdtPr>
          <w:tag w:val="goog_rdk_67"/>
        </w:sdtPr>
        <w:sdtContent>
          <w:commentRangeStart w:id="53"/>
        </w:sdtContent>
      </w:sdt>
      <w:r w:rsidDel="00000000" w:rsidR="00000000" w:rsidRPr="00000000">
        <w:rPr>
          <w:rtl w:val="0"/>
        </w:rPr>
        <w:t xml:space="preserve"> Topic Alias</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5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6C">
      <w:pPr>
        <w:pStyle w:val="Heading3"/>
        <w:ind w:left="0" w:firstLine="0"/>
        <w:rPr/>
      </w:pPr>
      <w:bookmarkStart w:colFirst="0" w:colLast="0" w:name="_heading=h.rjefff" w:id="112"/>
      <w:bookmarkEnd w:id="112"/>
      <w:r w:rsidDel="00000000" w:rsidR="00000000" w:rsidRPr="00000000">
        <w:rPr>
          <w:rtl w:val="0"/>
        </w:rPr>
        <w:t xml:space="preserve">3.8.5 Reason Code</w:t>
      </w:r>
    </w:p>
    <w:p w:rsidR="00000000" w:rsidDel="00000000" w:rsidP="00000000" w:rsidRDefault="00000000" w:rsidRPr="00000000" w14:paraId="0000056D">
      <w:pPr>
        <w:rPr/>
      </w:pP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68"/>
        </w:sdtPr>
        <w:sdtContent>
          <w:commentRangeStart w:id="54"/>
        </w:sdtContent>
      </w:sdt>
      <w:r w:rsidDel="00000000" w:rsidR="00000000" w:rsidRPr="00000000">
        <w:rPr>
          <w:highlight w:val="yellow"/>
          <w:rtl w:val="0"/>
        </w:rPr>
        <w:t xml:space="preserve">Register Reason Codes</w:t>
      </w:r>
      <w:commentRangeEnd w:id="54"/>
      <w:r w:rsidDel="00000000" w:rsidR="00000000" w:rsidRPr="00000000">
        <w:commentReference w:id="54"/>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6E">
      <w:pPr>
        <w:pStyle w:val="Heading2"/>
        <w:ind w:left="0" w:firstLine="0"/>
        <w:rPr/>
      </w:pPr>
      <w:bookmarkStart w:colFirst="0" w:colLast="0" w:name="_heading=h.3bj1y38" w:id="113"/>
      <w:bookmarkEnd w:id="113"/>
      <w:r w:rsidDel="00000000" w:rsidR="00000000" w:rsidRPr="00000000">
        <w:rPr>
          <w:rtl w:val="0"/>
        </w:rPr>
        <w:t xml:space="preserve">3.9 Publish Variants</w:t>
      </w:r>
    </w:p>
    <w:p w:rsidR="00000000" w:rsidDel="00000000" w:rsidP="00000000" w:rsidRDefault="00000000" w:rsidRPr="00000000" w14:paraId="0000056F">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session is required, Variant 2 catering for Quality of Service 0 where no response ACK is required and thus no packet identifier is required and Quality of Service 1 and 2 where a response is expected. The </w:t>
      </w:r>
      <w:sdt>
        <w:sdtPr>
          <w:tag w:val="goog_rdk_69"/>
        </w:sdtPr>
        <w:sdtContent>
          <w:commentRangeStart w:id="55"/>
        </w:sdtContent>
      </w:sdt>
      <w:r w:rsidDel="00000000" w:rsidR="00000000" w:rsidRPr="00000000">
        <w:rPr>
          <w:rtl w:val="0"/>
        </w:rPr>
        <w:t xml:space="preserve">table below</w:t>
      </w:r>
      <w:commentRangeEnd w:id="55"/>
      <w:r w:rsidDel="00000000" w:rsidR="00000000" w:rsidRPr="00000000">
        <w:commentReference w:id="55"/>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70">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Type</w:t>
            </w:r>
          </w:p>
        </w:tc>
        <w:tc>
          <w:tcPr>
            <w:shd w:fill="cfe2f3" w:val="clear"/>
          </w:tcPr>
          <w:p w:rsidR="00000000" w:rsidDel="00000000" w:rsidP="00000000" w:rsidRDefault="00000000" w:rsidRPr="00000000" w14:paraId="00000571">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72">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7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7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75">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76">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77">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78">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579">
      <w:pPr>
        <w:pStyle w:val="Heading3"/>
        <w:keepLines w:val="1"/>
        <w:spacing w:after="77" w:before="0" w:line="259" w:lineRule="auto"/>
        <w:ind w:left="0" w:firstLine="0"/>
        <w:rPr/>
      </w:pPr>
      <w:bookmarkStart w:colFirst="0" w:colLast="0" w:name="_heading=h.j8sehv" w:id="114"/>
      <w:bookmarkEnd w:id="114"/>
      <w:r w:rsidDel="00000000" w:rsidR="00000000" w:rsidRPr="00000000">
        <w:rPr>
          <w:rtl w:val="0"/>
        </w:rPr>
        <w:t xml:space="preserve">3.9.1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7A">
      <w:pPr>
        <w:rPr/>
      </w:pPr>
      <w:r w:rsidDel="00000000" w:rsidR="00000000" w:rsidRPr="00000000">
        <w:rPr/>
        <w:drawing>
          <wp:inline distB="114300" distT="114300" distL="114300" distR="114300">
            <wp:extent cx="5943600" cy="2451100"/>
            <wp:effectExtent b="0" l="0" r="0" t="0"/>
            <wp:docPr id="46" name="image7.png"/>
            <a:graphic>
              <a:graphicData uri="http://schemas.openxmlformats.org/drawingml/2006/picture">
                <pic:pic>
                  <pic:nvPicPr>
                    <pic:cNvPr id="0" name="image7.png"/>
                    <pic:cNvPicPr preferRelativeResize="0"/>
                  </pic:nvPicPr>
                  <pic:blipFill>
                    <a:blip r:embed="rId74"/>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70"/>
        </w:sdtPr>
        <w:sdtContent>
          <w:commentRangeStart w:id="56"/>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56"/>
      <w:r w:rsidDel="00000000" w:rsidR="00000000" w:rsidRPr="00000000">
        <w:commentReference w:id="56"/>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57C">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7D">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7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7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8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82">
      <w:pPr>
        <w:pStyle w:val="Heading4"/>
        <w:ind w:left="0" w:right="4" w:firstLine="0"/>
        <w:rPr>
          <w:rFonts w:ascii="Arial" w:cs="Arial" w:eastAsia="Arial" w:hAnsi="Arial"/>
        </w:rPr>
      </w:pPr>
      <w:bookmarkStart w:colFirst="0" w:colLast="0" w:name="_heading=h.338fx5o" w:id="115"/>
      <w:bookmarkEnd w:id="115"/>
      <w:r w:rsidDel="00000000" w:rsidR="00000000" w:rsidRPr="00000000">
        <w:rPr>
          <w:rFonts w:ascii="Arial" w:cs="Arial" w:eastAsia="Arial" w:hAnsi="Arial"/>
          <w:rtl w:val="0"/>
        </w:rPr>
        <w:t xml:space="preserve">3.9.1.1 PUBWOS Header</w:t>
      </w:r>
    </w:p>
    <w:p w:rsidR="00000000" w:rsidDel="00000000" w:rsidP="00000000" w:rsidRDefault="00000000" w:rsidRPr="00000000" w14:paraId="0000058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84">
      <w:pPr>
        <w:pStyle w:val="Heading4"/>
        <w:ind w:left="0" w:right="4" w:firstLine="0"/>
        <w:rPr>
          <w:rFonts w:ascii="Arial" w:cs="Arial" w:eastAsia="Arial" w:hAnsi="Arial"/>
        </w:rPr>
      </w:pPr>
      <w:bookmarkStart w:colFirst="0" w:colLast="0" w:name="_heading=h.1idq7dh" w:id="116"/>
      <w:bookmarkEnd w:id="116"/>
      <w:r w:rsidDel="00000000" w:rsidR="00000000" w:rsidRPr="00000000">
        <w:rPr>
          <w:rFonts w:ascii="Arial" w:cs="Arial" w:eastAsia="Arial" w:hAnsi="Arial"/>
          <w:rtl w:val="0"/>
        </w:rPr>
        <w:t xml:space="preserve">3.9.1.2 PUBWOS Flags</w:t>
      </w:r>
    </w:p>
    <w:p w:rsidR="00000000" w:rsidDel="00000000" w:rsidP="00000000" w:rsidRDefault="00000000" w:rsidRPr="00000000" w14:paraId="00000585">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86">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87">
      <w:pPr>
        <w:pStyle w:val="Heading5"/>
        <w:spacing w:after="200" w:before="0" w:line="248.00000000000006" w:lineRule="auto"/>
        <w:ind w:left="0" w:right="6" w:firstLine="0"/>
        <w:jc w:val="both"/>
        <w:rPr/>
      </w:pPr>
      <w:bookmarkStart w:colFirst="0" w:colLast="0" w:name="_heading=h.qfef1dqk26d9" w:id="117"/>
      <w:bookmarkEnd w:id="117"/>
      <w:r w:rsidDel="00000000" w:rsidR="00000000" w:rsidRPr="00000000">
        <w:rPr>
          <w:rtl w:val="0"/>
        </w:rPr>
        <w:t xml:space="preserve">3.9.1.2.1 Topic Type</w:t>
      </w:r>
    </w:p>
    <w:p w:rsidR="00000000" w:rsidDel="00000000" w:rsidP="00000000" w:rsidRDefault="00000000" w:rsidRPr="00000000" w14:paraId="00000588">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89">
      <w:pPr>
        <w:spacing w:after="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58A">
      <w:pPr>
        <w:pStyle w:val="Heading5"/>
        <w:spacing w:after="280" w:before="0" w:line="246.99999999999994" w:lineRule="auto"/>
        <w:ind w:left="0" w:right="6" w:firstLine="0"/>
        <w:rPr/>
      </w:pPr>
      <w:bookmarkStart w:colFirst="0" w:colLast="0" w:name="_heading=h.kky57id4222a" w:id="118"/>
      <w:bookmarkEnd w:id="118"/>
      <w:r w:rsidDel="00000000" w:rsidR="00000000" w:rsidRPr="00000000">
        <w:rPr>
          <w:rtl w:val="0"/>
        </w:rPr>
        <w:t xml:space="preserve">3.9.1.2.2 Retain</w:t>
      </w:r>
    </w:p>
    <w:p w:rsidR="00000000" w:rsidDel="00000000" w:rsidP="00000000" w:rsidRDefault="00000000" w:rsidRPr="00000000" w14:paraId="0000058B">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8C">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58D">
      <w:pPr>
        <w:pStyle w:val="Heading4"/>
        <w:ind w:left="0" w:right="4" w:firstLine="0"/>
        <w:rPr>
          <w:rFonts w:ascii="Arial" w:cs="Arial" w:eastAsia="Arial" w:hAnsi="Arial"/>
        </w:rPr>
      </w:pPr>
      <w:bookmarkStart w:colFirst="0" w:colLast="0" w:name="_heading=h.42ddq1a" w:id="119"/>
      <w:bookmarkEnd w:id="119"/>
      <w:r w:rsidDel="00000000" w:rsidR="00000000" w:rsidRPr="00000000">
        <w:rPr>
          <w:rFonts w:ascii="Arial" w:cs="Arial" w:eastAsia="Arial" w:hAnsi="Arial"/>
          <w:rtl w:val="0"/>
        </w:rPr>
        <w:t xml:space="preserve">3.9.1.3 Topic Data</w:t>
      </w:r>
    </w:p>
    <w:p w:rsidR="00000000" w:rsidDel="00000000" w:rsidP="00000000" w:rsidRDefault="00000000" w:rsidRPr="00000000" w14:paraId="0000058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58F">
      <w:pPr>
        <w:pStyle w:val="Heading4"/>
        <w:ind w:left="0" w:right="4" w:firstLine="0"/>
        <w:rPr>
          <w:rFonts w:ascii="Arial" w:cs="Arial" w:eastAsia="Arial" w:hAnsi="Arial"/>
        </w:rPr>
      </w:pPr>
      <w:bookmarkStart w:colFirst="0" w:colLast="0" w:name="_heading=h.2hio093" w:id="120"/>
      <w:bookmarkEnd w:id="120"/>
      <w:r w:rsidDel="00000000" w:rsidR="00000000" w:rsidRPr="00000000">
        <w:rPr>
          <w:rFonts w:ascii="Arial" w:cs="Arial" w:eastAsia="Arial" w:hAnsi="Arial"/>
          <w:rtl w:val="0"/>
        </w:rPr>
        <w:t xml:space="preserve">3.9.1.4 Data</w:t>
      </w:r>
    </w:p>
    <w:p w:rsidR="00000000" w:rsidDel="00000000" w:rsidP="00000000" w:rsidRDefault="00000000" w:rsidRPr="00000000" w14:paraId="00000590">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591">
      <w:pPr>
        <w:pStyle w:val="Heading4"/>
        <w:spacing w:after="306" w:lineRule="auto"/>
        <w:ind w:left="-5" w:firstLine="0"/>
        <w:rPr/>
      </w:pPr>
      <w:bookmarkStart w:colFirst="0" w:colLast="0" w:name="_heading=h.whhpchgpz502" w:id="121"/>
      <w:bookmarkEnd w:id="121"/>
      <w:r w:rsidDel="00000000" w:rsidR="00000000" w:rsidRPr="00000000">
        <w:rPr>
          <w:rtl w:val="0"/>
        </w:rPr>
        <w:t xml:space="preserve">3.9.1.5 PUBWOS Actions</w:t>
      </w:r>
    </w:p>
    <w:p w:rsidR="00000000" w:rsidDel="00000000" w:rsidP="00000000" w:rsidRDefault="00000000" w:rsidRPr="00000000" w14:paraId="0000059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9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94">
      <w:pPr>
        <w:pStyle w:val="Heading3"/>
        <w:keepLines w:val="1"/>
        <w:spacing w:after="77" w:before="0" w:line="259" w:lineRule="auto"/>
        <w:ind w:left="0" w:firstLine="0"/>
        <w:rPr>
          <w:rFonts w:ascii="Arial" w:cs="Arial" w:eastAsia="Arial" w:hAnsi="Arial"/>
        </w:rPr>
      </w:pPr>
      <w:bookmarkStart w:colFirst="0" w:colLast="0" w:name="_heading=h.qdbg4wo1b88k" w:id="122"/>
      <w:bookmarkEnd w:id="122"/>
      <w:r w:rsidDel="00000000" w:rsidR="00000000" w:rsidRPr="00000000">
        <w:rPr>
          <w:rtl w:val="0"/>
        </w:rPr>
        <w:t xml:space="preserve">3.9.2 PUBLISH QoS -1 (Informative)</w:t>
      </w:r>
      <w:r w:rsidDel="00000000" w:rsidR="00000000" w:rsidRPr="00000000">
        <w:rPr>
          <w:rtl w:val="0"/>
        </w:rPr>
      </w:r>
    </w:p>
    <w:tbl>
      <w:tblPr>
        <w:tblStyle w:val="Table8"/>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40"/>
        <w:gridCol w:w="105"/>
        <w:gridCol w:w="825"/>
        <w:gridCol w:w="810"/>
        <w:gridCol w:w="105"/>
        <w:gridCol w:w="915"/>
        <w:gridCol w:w="105"/>
        <w:gridCol w:w="1185"/>
        <w:gridCol w:w="1380"/>
        <w:gridCol w:w="105"/>
        <w:gridCol w:w="930"/>
        <w:gridCol w:w="105"/>
        <w:gridCol w:w="1260"/>
        <w:tblGridChange w:id="0">
          <w:tblGrid>
            <w:gridCol w:w="1275"/>
            <w:gridCol w:w="840"/>
            <w:gridCol w:w="105"/>
            <w:gridCol w:w="825"/>
            <w:gridCol w:w="810"/>
            <w:gridCol w:w="105"/>
            <w:gridCol w:w="915"/>
            <w:gridCol w:w="105"/>
            <w:gridCol w:w="1185"/>
            <w:gridCol w:w="1380"/>
            <w:gridCol w:w="105"/>
            <w:gridCol w:w="930"/>
            <w:gridCol w:w="105"/>
            <w:gridCol w:w="1260"/>
          </w:tblGrid>
        </w:tblGridChange>
      </w:tblGrid>
      <w:tr>
        <w:trPr>
          <w:cantSplit w:val="0"/>
          <w:tblHeader w:val="0"/>
        </w:trPr>
        <w:tc>
          <w:tcPr>
            <w:shd w:fill="cfe2f3" w:val="clear"/>
          </w:tcPr>
          <w:p w:rsidR="00000000" w:rsidDel="00000000" w:rsidP="00000000" w:rsidRDefault="00000000" w:rsidRPr="00000000" w14:paraId="0000059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Bit</w:t>
            </w:r>
          </w:p>
        </w:tc>
        <w:tc>
          <w:tcPr>
            <w:shd w:fill="cfe2f3" w:val="clear"/>
          </w:tcPr>
          <w:p w:rsidR="00000000" w:rsidDel="00000000" w:rsidP="00000000" w:rsidRDefault="00000000" w:rsidRPr="00000000" w14:paraId="0000059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7</w:t>
            </w:r>
          </w:p>
        </w:tc>
        <w:tc>
          <w:tcPr>
            <w:gridSpan w:val="2"/>
            <w:shd w:fill="cfe2f3" w:val="clear"/>
          </w:tcPr>
          <w:p w:rsidR="00000000" w:rsidDel="00000000" w:rsidP="00000000" w:rsidRDefault="00000000" w:rsidRPr="00000000" w14:paraId="0000059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6</w:t>
            </w:r>
          </w:p>
        </w:tc>
        <w:tc>
          <w:tcPr>
            <w:gridSpan w:val="2"/>
            <w:shd w:fill="cfe2f3" w:val="clear"/>
          </w:tcPr>
          <w:p w:rsidR="00000000" w:rsidDel="00000000" w:rsidP="00000000" w:rsidRDefault="00000000" w:rsidRPr="00000000" w14:paraId="0000059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5</w:t>
            </w:r>
          </w:p>
        </w:tc>
        <w:tc>
          <w:tcPr>
            <w:shd w:fill="cfe2f3" w:val="clear"/>
          </w:tcPr>
          <w:p w:rsidR="00000000" w:rsidDel="00000000" w:rsidP="00000000" w:rsidRDefault="00000000" w:rsidRPr="00000000" w14:paraId="0000059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4</w:t>
            </w:r>
          </w:p>
        </w:tc>
        <w:tc>
          <w:tcPr>
            <w:gridSpan w:val="2"/>
            <w:shd w:fill="cfe2f3" w:val="clear"/>
          </w:tcPr>
          <w:p w:rsidR="00000000" w:rsidDel="00000000" w:rsidP="00000000" w:rsidRDefault="00000000" w:rsidRPr="00000000" w14:paraId="0000059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3</w:t>
            </w:r>
          </w:p>
        </w:tc>
        <w:tc>
          <w:tcPr>
            <w:gridSpan w:val="2"/>
            <w:shd w:fill="cfe2f3" w:val="clear"/>
          </w:tcPr>
          <w:p w:rsidR="00000000" w:rsidDel="00000000" w:rsidP="00000000" w:rsidRDefault="00000000" w:rsidRPr="00000000" w14:paraId="0000059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2</w:t>
            </w:r>
          </w:p>
        </w:tc>
        <w:tc>
          <w:tcPr>
            <w:shd w:fill="cfe2f3" w:val="clear"/>
          </w:tcPr>
          <w:p w:rsidR="00000000" w:rsidDel="00000000" w:rsidP="00000000" w:rsidRDefault="00000000" w:rsidRPr="00000000" w14:paraId="000005A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1</w:t>
            </w:r>
          </w:p>
        </w:tc>
        <w:tc>
          <w:tcPr>
            <w:gridSpan w:val="2"/>
            <w:shd w:fill="cfe2f3" w:val="clear"/>
          </w:tcPr>
          <w:p w:rsidR="00000000" w:rsidDel="00000000" w:rsidP="00000000" w:rsidRDefault="00000000" w:rsidRPr="00000000" w14:paraId="000005A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0</w:t>
            </w:r>
          </w:p>
        </w:tc>
      </w:tr>
      <w:tr>
        <w:trPr>
          <w:cantSplit w:val="0"/>
          <w:tblHeader w:val="0"/>
        </w:trPr>
        <w:tc>
          <w:tcPr/>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B1">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2">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5BF">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5C0">
            <w:pPr>
              <w:jc w:val="center"/>
              <w:rPr>
                <w:rFonts w:ascii="Arial" w:cs="Arial" w:eastAsia="Arial" w:hAnsi="Arial"/>
                <w:b w:val="1"/>
                <w:i w:val="1"/>
                <w:shd w:fill="cccccc" w:val="clear"/>
              </w:rPr>
            </w:pPr>
            <w:r w:rsidDel="00000000" w:rsidR="00000000" w:rsidRPr="00000000">
              <w:rPr>
                <w:rFonts w:ascii="Arial" w:cs="Arial" w:eastAsia="Arial" w:hAnsi="Arial"/>
                <w:b w:val="1"/>
                <w:i w:val="1"/>
                <w:shd w:fill="cccccc" w:val="clear"/>
                <w:rtl w:val="0"/>
              </w:rPr>
              <w:t xml:space="preserve">FLAGS</w:t>
            </w:r>
          </w:p>
        </w:tc>
      </w:tr>
      <w:tr>
        <w:trPr>
          <w:cantSplit w:val="0"/>
          <w:trHeight w:val="200" w:hRule="atLeast"/>
          <w:tblHeader w:val="0"/>
        </w:trPr>
        <w:tc>
          <w:tcPr>
            <w:vMerge w:val="continue"/>
          </w:tcPr>
          <w:p w:rsidR="00000000" w:rsidDel="00000000" w:rsidP="00000000" w:rsidRDefault="00000000" w:rsidRPr="00000000" w14:paraId="000005CD">
            <w:pPr>
              <w:widowControl w:val="0"/>
              <w:spacing w:after="0" w:before="0" w:line="276" w:lineRule="auto"/>
              <w:ind w:left="0" w:right="0" w:firstLine="0"/>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CE">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5CF">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5D1">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5D2">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5D4">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5D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5D9">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05D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5D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1</w:t>
            </w:r>
          </w:p>
        </w:tc>
        <w:tc>
          <w:tcPr/>
          <w:p w:rsidR="00000000" w:rsidDel="00000000" w:rsidP="00000000" w:rsidRDefault="00000000" w:rsidRPr="00000000" w14:paraId="000005E2">
            <w:pPr>
              <w:jc w:val="center"/>
              <w:rPr>
                <w:rFonts w:ascii="Arial" w:cs="Arial" w:eastAsia="Arial" w:hAnsi="Arial"/>
                <w:i w:val="1"/>
              </w:rPr>
            </w:pPr>
            <w:r w:rsidDel="00000000" w:rsidR="00000000" w:rsidRPr="00000000">
              <w:rPr>
                <w:rFonts w:ascii="Arial" w:cs="Arial" w:eastAsia="Arial" w:hAnsi="Arial"/>
                <w:i w:val="1"/>
                <w:rtl w:val="0"/>
              </w:rPr>
              <w:t xml:space="preserve">1</w:t>
            </w:r>
          </w:p>
        </w:tc>
        <w:tc>
          <w:tcPr>
            <w:gridSpan w:val="3"/>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5ED">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05F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5FB">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060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09">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61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17">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624">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625">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632">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0633">
      <w:pPr>
        <w:rPr>
          <w:rFonts w:ascii="Arial" w:cs="Arial" w:eastAsia="Arial" w:hAnsi="Arial"/>
        </w:rPr>
      </w:pPr>
      <w:r w:rsidDel="00000000" w:rsidR="00000000" w:rsidRPr="00000000">
        <w:rPr>
          <w:rFonts w:ascii="Arial" w:cs="Arial" w:eastAsia="Arial" w:hAnsi="Arial"/>
          <w:rtl w:val="0"/>
        </w:rPr>
        <w:t xml:space="preserve">This packet is the MQTT-SN 1.2 equivalent of PUBWOS. It may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p>
    <w:p w:rsidR="00000000" w:rsidDel="00000000" w:rsidP="00000000" w:rsidRDefault="00000000" w:rsidRPr="00000000" w14:paraId="0000063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63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0637">
      <w:pPr>
        <w:pStyle w:val="Heading4"/>
        <w:ind w:left="0" w:firstLine="0"/>
        <w:rPr>
          <w:rFonts w:ascii="Arial" w:cs="Arial" w:eastAsia="Arial" w:hAnsi="Arial"/>
        </w:rPr>
      </w:pPr>
      <w:bookmarkStart w:colFirst="0" w:colLast="0" w:name="_heading=h.d1955xpjj9qi" w:id="123"/>
      <w:bookmarkEnd w:id="123"/>
      <w:r w:rsidDel="00000000" w:rsidR="00000000" w:rsidRPr="00000000">
        <w:rPr>
          <w:rFonts w:ascii="Arial" w:cs="Arial" w:eastAsia="Arial" w:hAnsi="Arial"/>
          <w:rtl w:val="0"/>
        </w:rPr>
        <w:t xml:space="preserve">3.9.2.1 PUBLISH Header</w:t>
      </w:r>
    </w:p>
    <w:p w:rsidR="00000000" w:rsidDel="00000000" w:rsidP="00000000" w:rsidRDefault="00000000" w:rsidRPr="00000000" w14:paraId="0000063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639">
      <w:pPr>
        <w:pStyle w:val="Heading4"/>
        <w:ind w:left="0" w:firstLine="0"/>
        <w:rPr>
          <w:rFonts w:ascii="Arial" w:cs="Arial" w:eastAsia="Arial" w:hAnsi="Arial"/>
        </w:rPr>
      </w:pPr>
      <w:bookmarkStart w:colFirst="0" w:colLast="0" w:name="_heading=h.z6s5szoqybu9" w:id="124"/>
      <w:bookmarkEnd w:id="124"/>
      <w:r w:rsidDel="00000000" w:rsidR="00000000" w:rsidRPr="00000000">
        <w:rPr>
          <w:rFonts w:ascii="Arial" w:cs="Arial" w:eastAsia="Arial" w:hAnsi="Arial"/>
          <w:rtl w:val="0"/>
        </w:rPr>
        <w:t xml:space="preserve">3.9.2.2 PUBLISH Flags</w:t>
      </w:r>
    </w:p>
    <w:p w:rsidR="00000000" w:rsidDel="00000000" w:rsidP="00000000" w:rsidRDefault="00000000" w:rsidRPr="00000000" w14:paraId="0000063A">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3C">
      <w:pPr>
        <w:pStyle w:val="Heading5"/>
        <w:spacing w:after="0" w:before="0" w:line="248.00000000000006" w:lineRule="auto"/>
        <w:ind w:left="0" w:right="6" w:firstLine="0"/>
        <w:rPr/>
      </w:pPr>
      <w:bookmarkStart w:colFirst="0" w:colLast="0" w:name="_heading=h.k49fswnusgzd" w:id="125"/>
      <w:bookmarkEnd w:id="125"/>
      <w:r w:rsidDel="00000000" w:rsidR="00000000" w:rsidRPr="00000000">
        <w:rPr>
          <w:rtl w:val="0"/>
        </w:rPr>
        <w:t xml:space="preserve">3.9.2.2.1 Topic Type</w:t>
      </w:r>
    </w:p>
    <w:p w:rsidR="00000000" w:rsidDel="00000000" w:rsidP="00000000" w:rsidRDefault="00000000" w:rsidRPr="00000000" w14:paraId="0000063D">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3E">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63F">
      <w:pPr>
        <w:pStyle w:val="Heading5"/>
        <w:spacing w:after="0" w:before="0" w:line="248.00000000000006" w:lineRule="auto"/>
        <w:ind w:left="0" w:right="6" w:firstLine="0"/>
        <w:rPr/>
      </w:pPr>
      <w:bookmarkStart w:colFirst="0" w:colLast="0" w:name="_heading=h.f8v6o4gdlqm1" w:id="126"/>
      <w:bookmarkEnd w:id="126"/>
      <w:r w:rsidDel="00000000" w:rsidR="00000000" w:rsidRPr="00000000">
        <w:rPr>
          <w:rtl w:val="0"/>
        </w:rPr>
        <w:t xml:space="preserve">3.9.2.2.2 </w:t>
      </w:r>
      <w:r w:rsidDel="00000000" w:rsidR="00000000" w:rsidRPr="00000000">
        <w:rPr>
          <w:rtl w:val="0"/>
        </w:rPr>
        <w:t xml:space="preserve">QoS</w:t>
      </w:r>
    </w:p>
    <w:p w:rsidR="00000000" w:rsidDel="00000000" w:rsidP="00000000" w:rsidRDefault="00000000" w:rsidRPr="00000000" w14:paraId="00000640">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4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642">
      <w:pPr>
        <w:pStyle w:val="Heading5"/>
        <w:spacing w:after="0" w:before="0" w:line="248.00000000000006" w:lineRule="auto"/>
        <w:ind w:left="0" w:right="6" w:firstLine="0"/>
        <w:rPr/>
      </w:pPr>
      <w:bookmarkStart w:colFirst="0" w:colLast="0" w:name="_heading=h.k1um9syapc89" w:id="127"/>
      <w:bookmarkEnd w:id="127"/>
      <w:r w:rsidDel="00000000" w:rsidR="00000000" w:rsidRPr="00000000">
        <w:rPr>
          <w:rtl w:val="0"/>
        </w:rPr>
        <w:t xml:space="preserve">3.9.2.2.3 DUP</w:t>
      </w:r>
    </w:p>
    <w:p w:rsidR="00000000" w:rsidDel="00000000" w:rsidP="00000000" w:rsidRDefault="00000000" w:rsidRPr="00000000" w14:paraId="00000643">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64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645">
      <w:pPr>
        <w:pStyle w:val="Heading5"/>
        <w:spacing w:after="0" w:before="0" w:line="246.99999999999994" w:lineRule="auto"/>
        <w:ind w:left="0" w:right="6" w:firstLine="0"/>
        <w:rPr/>
      </w:pPr>
      <w:bookmarkStart w:colFirst="0" w:colLast="0" w:name="_heading=h.fdqzktr96rsl" w:id="128"/>
      <w:bookmarkEnd w:id="128"/>
      <w:r w:rsidDel="00000000" w:rsidR="00000000" w:rsidRPr="00000000">
        <w:rPr>
          <w:rtl w:val="0"/>
        </w:rPr>
        <w:t xml:space="preserve">3.9.2.2.4 </w:t>
      </w:r>
      <w:r w:rsidDel="00000000" w:rsidR="00000000" w:rsidRPr="00000000">
        <w:rPr>
          <w:rtl w:val="0"/>
        </w:rPr>
        <w:t xml:space="preserve">Retain</w:t>
      </w:r>
    </w:p>
    <w:p w:rsidR="00000000" w:rsidDel="00000000" w:rsidP="00000000" w:rsidRDefault="00000000" w:rsidRPr="00000000" w14:paraId="00000646">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47">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w:t>
      </w:r>
      <w:r w:rsidDel="00000000" w:rsidR="00000000" w:rsidRPr="00000000">
        <w:rPr>
          <w:rFonts w:ascii="Arial" w:cs="Arial" w:eastAsia="Arial" w:hAnsi="Arial"/>
          <w:rtl w:val="0"/>
        </w:rPr>
        <w:t xml:space="preserve">has the same meaning as with MQTT. It signifies whether the existing retained message for this topic is replaced or kept.</w:t>
      </w:r>
    </w:p>
    <w:p w:rsidR="00000000" w:rsidDel="00000000" w:rsidP="00000000" w:rsidRDefault="00000000" w:rsidRPr="00000000" w14:paraId="00000648">
      <w:pPr>
        <w:pStyle w:val="Heading4"/>
        <w:ind w:left="0" w:firstLine="0"/>
        <w:rPr>
          <w:rFonts w:ascii="Arial" w:cs="Arial" w:eastAsia="Arial" w:hAnsi="Arial"/>
        </w:rPr>
      </w:pPr>
      <w:bookmarkStart w:colFirst="0" w:colLast="0" w:name="_heading=h.t5ilmvegzm38" w:id="129"/>
      <w:bookmarkEnd w:id="129"/>
      <w:r w:rsidDel="00000000" w:rsidR="00000000" w:rsidRPr="00000000">
        <w:rPr>
          <w:rFonts w:ascii="Arial" w:cs="Arial" w:eastAsia="Arial" w:hAnsi="Arial"/>
          <w:rtl w:val="0"/>
        </w:rPr>
        <w:t xml:space="preserve">3.9.2.3 Topic Data</w:t>
      </w:r>
    </w:p>
    <w:p w:rsidR="00000000" w:rsidDel="00000000" w:rsidP="00000000" w:rsidRDefault="00000000" w:rsidRPr="00000000" w14:paraId="00000649">
      <w:pPr>
        <w:spacing w:after="306" w:before="0" w:line="248.00000000000006" w:lineRule="auto"/>
        <w:jc w:val="both"/>
        <w:rPr>
          <w:rFonts w:ascii="Arial" w:cs="Arial" w:eastAsia="Arial" w:hAnsi="Arial"/>
        </w:rPr>
      </w:pPr>
      <w:r w:rsidDel="00000000" w:rsidR="00000000" w:rsidRPr="00000000">
        <w:rPr>
          <w:rFonts w:ascii="Arial" w:cs="Arial" w:eastAsia="Arial" w:hAnsi="Arial"/>
          <w:rtl w:val="0"/>
        </w:rPr>
        <w:t xml:space="preserve">Contains the topic alias (predefined or session topic alias/normal),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r w:rsidDel="00000000" w:rsidR="00000000" w:rsidRPr="00000000">
        <w:rPr>
          <w:rtl w:val="0"/>
        </w:rPr>
      </w:r>
    </w:p>
    <w:p w:rsidR="00000000" w:rsidDel="00000000" w:rsidP="00000000" w:rsidRDefault="00000000" w:rsidRPr="00000000" w14:paraId="0000064A">
      <w:pPr>
        <w:pStyle w:val="Heading4"/>
        <w:ind w:left="0" w:firstLine="0"/>
        <w:rPr>
          <w:rFonts w:ascii="Arial" w:cs="Arial" w:eastAsia="Arial" w:hAnsi="Arial"/>
        </w:rPr>
      </w:pPr>
      <w:bookmarkStart w:colFirst="0" w:colLast="0" w:name="_heading=h.krzmgvozyfdn" w:id="130"/>
      <w:bookmarkEnd w:id="130"/>
      <w:r w:rsidDel="00000000" w:rsidR="00000000" w:rsidRPr="00000000">
        <w:rPr>
          <w:rFonts w:ascii="Arial" w:cs="Arial" w:eastAsia="Arial" w:hAnsi="Arial"/>
          <w:rtl w:val="0"/>
        </w:rPr>
        <w:t xml:space="preserve">3.9.2.4 Data</w:t>
      </w:r>
    </w:p>
    <w:p w:rsidR="00000000" w:rsidDel="00000000" w:rsidP="00000000" w:rsidRDefault="00000000" w:rsidRPr="00000000" w14:paraId="0000064B">
      <w:pPr>
        <w:spacing w:after="306" w:lineRule="auto"/>
        <w:ind w:left="-5" w:firstLine="0"/>
        <w:rPr>
          <w:rFonts w:ascii="Arial" w:cs="Arial" w:eastAsia="Arial" w:hAnsi="Arial"/>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4C">
      <w:pPr>
        <w:pStyle w:val="Heading4"/>
        <w:spacing w:after="306" w:lineRule="auto"/>
        <w:ind w:left="-5" w:firstLine="0"/>
        <w:rPr/>
      </w:pPr>
      <w:bookmarkStart w:colFirst="0" w:colLast="0" w:name="_heading=h.q6351elzwqpo" w:id="131"/>
      <w:bookmarkEnd w:id="131"/>
      <w:r w:rsidDel="00000000" w:rsidR="00000000" w:rsidRPr="00000000">
        <w:rPr>
          <w:rtl w:val="0"/>
        </w:rPr>
        <w:t xml:space="preserve">3.9.2.5 PUBLISH QoS -1 Actions</w:t>
      </w:r>
    </w:p>
    <w:p w:rsidR="00000000" w:rsidDel="00000000" w:rsidP="00000000" w:rsidRDefault="00000000" w:rsidRPr="00000000" w14:paraId="0000064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64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4F">
      <w:pPr>
        <w:pStyle w:val="Heading3"/>
        <w:keepLines w:val="1"/>
        <w:spacing w:after="77" w:before="0" w:line="259" w:lineRule="auto"/>
        <w:ind w:left="0" w:firstLine="0"/>
        <w:rPr>
          <w:rFonts w:ascii="Arial" w:cs="Arial" w:eastAsia="Arial" w:hAnsi="Arial"/>
        </w:rPr>
      </w:pPr>
      <w:bookmarkStart w:colFirst="0" w:colLast="0" w:name="_heading=h.wnyagw" w:id="132"/>
      <w:bookmarkEnd w:id="132"/>
      <w:r w:rsidDel="00000000" w:rsidR="00000000" w:rsidRPr="00000000">
        <w:rPr>
          <w:rtl w:val="0"/>
        </w:rPr>
        <w:t xml:space="preserve">3.9.3</w:t>
      </w:r>
      <w:r w:rsidDel="00000000" w:rsidR="00000000" w:rsidRPr="00000000">
        <w:rPr>
          <w:rtl w:val="0"/>
        </w:rPr>
        <w:t xml:space="preserve"> </w:t>
      </w:r>
      <w:r w:rsidDel="00000000" w:rsidR="00000000" w:rsidRPr="00000000">
        <w:rPr>
          <w:rFonts w:ascii="Arial" w:cs="Arial" w:eastAsia="Arial" w:hAnsi="Arial"/>
          <w:rtl w:val="0"/>
        </w:rPr>
        <w:t xml:space="preserve">PUBLISH - QoS 0</w:t>
      </w:r>
    </w:p>
    <w:p w:rsidR="00000000" w:rsidDel="00000000" w:rsidP="00000000" w:rsidRDefault="00000000" w:rsidRPr="00000000" w14:paraId="00000650">
      <w:pPr>
        <w:rPr/>
      </w:pPr>
      <w:r w:rsidDel="00000000" w:rsidR="00000000" w:rsidRPr="00000000">
        <w:rPr/>
        <w:drawing>
          <wp:inline distB="114300" distT="114300" distL="114300" distR="114300">
            <wp:extent cx="5943600" cy="2451100"/>
            <wp:effectExtent b="0" l="0" r="0" t="0"/>
            <wp:docPr id="47" name="image12.png"/>
            <a:graphic>
              <a:graphicData uri="http://schemas.openxmlformats.org/drawingml/2006/picture">
                <pic:pic>
                  <pic:nvPicPr>
                    <pic:cNvPr id="0" name="image12.png"/>
                    <pic:cNvPicPr preferRelativeResize="0"/>
                  </pic:nvPicPr>
                  <pic:blipFill>
                    <a:blip r:embed="rId75"/>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652">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transmit Application Messages for a certain topic. </w:t>
      </w:r>
      <w:r w:rsidDel="00000000" w:rsidR="00000000" w:rsidRPr="00000000">
        <w:rPr>
          <w:rFonts w:ascii="Arial" w:cs="Arial" w:eastAsia="Arial" w:hAnsi="Arial"/>
          <w:highlight w:val="yellow"/>
          <w:rtl w:val="0"/>
        </w:rPr>
        <w:t xml:space="preserve">PUBLISH QoS 0, 1 and 2 packets received by a Gateway </w:t>
      </w:r>
      <w:sdt>
        <w:sdtPr>
          <w:tag w:val="goog_rdk_71"/>
        </w:sdtPr>
        <w:sdtContent>
          <w:commentRangeStart w:id="57"/>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57"/>
      <w:r w:rsidDel="00000000" w:rsidR="00000000" w:rsidRPr="00000000">
        <w:commentReference w:id="57"/>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653">
      <w:pPr>
        <w:pStyle w:val="Heading4"/>
        <w:ind w:left="0" w:right="4" w:firstLine="0"/>
        <w:rPr>
          <w:rFonts w:ascii="Arial" w:cs="Arial" w:eastAsia="Arial" w:hAnsi="Arial"/>
        </w:rPr>
      </w:pPr>
      <w:bookmarkStart w:colFirst="0" w:colLast="0" w:name="_heading=h.3gnlt4p" w:id="133"/>
      <w:bookmarkEnd w:id="133"/>
      <w:r w:rsidDel="00000000" w:rsidR="00000000" w:rsidRPr="00000000">
        <w:rPr>
          <w:rFonts w:ascii="Arial" w:cs="Arial" w:eastAsia="Arial" w:hAnsi="Arial"/>
          <w:rtl w:val="0"/>
        </w:rPr>
        <w:t xml:space="preserve">3.9.3.1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654">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5">
      <w:pPr>
        <w:pStyle w:val="Heading4"/>
        <w:ind w:left="0" w:right="4" w:firstLine="0"/>
        <w:rPr>
          <w:rFonts w:ascii="Arial" w:cs="Arial" w:eastAsia="Arial" w:hAnsi="Arial"/>
        </w:rPr>
      </w:pPr>
      <w:bookmarkStart w:colFirst="0" w:colLast="0" w:name="_heading=h.1vsw3ci" w:id="134"/>
      <w:bookmarkEnd w:id="134"/>
      <w:r w:rsidDel="00000000" w:rsidR="00000000" w:rsidRPr="00000000">
        <w:rPr>
          <w:rFonts w:ascii="Arial" w:cs="Arial" w:eastAsia="Arial" w:hAnsi="Arial"/>
          <w:rtl w:val="0"/>
        </w:rPr>
        <w:t xml:space="preserve">3.9.3.2 PUBLISH Flags</w:t>
      </w:r>
      <w:r w:rsidDel="00000000" w:rsidR="00000000" w:rsidRPr="00000000">
        <w:rPr>
          <w:rtl w:val="0"/>
        </w:rPr>
      </w:r>
    </w:p>
    <w:p w:rsidR="00000000" w:rsidDel="00000000" w:rsidP="00000000" w:rsidRDefault="00000000" w:rsidRPr="00000000" w14:paraId="00000656">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57">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58">
      <w:pPr>
        <w:pStyle w:val="Heading5"/>
        <w:spacing w:after="0" w:before="0" w:line="248.00000000000006" w:lineRule="auto"/>
        <w:ind w:left="0" w:right="6" w:firstLine="0"/>
        <w:rPr/>
      </w:pPr>
      <w:bookmarkStart w:colFirst="0" w:colLast="0" w:name="_heading=h.fmrm4etlxug5" w:id="135"/>
      <w:bookmarkEnd w:id="135"/>
      <w:r w:rsidDel="00000000" w:rsidR="00000000" w:rsidRPr="00000000">
        <w:rPr>
          <w:rtl w:val="0"/>
        </w:rPr>
        <w:t xml:space="preserve">3.9.3.2.1 Topic Type</w:t>
      </w:r>
    </w:p>
    <w:p w:rsidR="00000000" w:rsidDel="00000000" w:rsidP="00000000" w:rsidRDefault="00000000" w:rsidRPr="00000000" w14:paraId="00000659">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5A">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65B">
      <w:pPr>
        <w:pStyle w:val="Heading5"/>
        <w:spacing w:after="0" w:before="0" w:line="248.00000000000006" w:lineRule="auto"/>
        <w:ind w:left="0" w:right="6" w:firstLine="0"/>
        <w:rPr/>
      </w:pPr>
      <w:bookmarkStart w:colFirst="0" w:colLast="0" w:name="_heading=h.hmaja4ei5dew" w:id="136"/>
      <w:bookmarkEnd w:id="136"/>
      <w:r w:rsidDel="00000000" w:rsidR="00000000" w:rsidRPr="00000000">
        <w:rPr>
          <w:rtl w:val="0"/>
        </w:rPr>
        <w:t xml:space="preserve">3.9.2.2.2 QoS</w:t>
      </w:r>
    </w:p>
    <w:p w:rsidR="00000000" w:rsidDel="00000000" w:rsidP="00000000" w:rsidRDefault="00000000" w:rsidRPr="00000000" w14:paraId="0000065C">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5D">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5E">
      <w:pPr>
        <w:pStyle w:val="Heading5"/>
        <w:spacing w:after="0" w:before="0" w:line="246.99999999999994" w:lineRule="auto"/>
        <w:ind w:left="0" w:right="6" w:firstLine="0"/>
        <w:rPr/>
      </w:pPr>
      <w:bookmarkStart w:colFirst="0" w:colLast="0" w:name="_heading=h.ehxpc4g73qd3" w:id="137"/>
      <w:bookmarkEnd w:id="137"/>
      <w:r w:rsidDel="00000000" w:rsidR="00000000" w:rsidRPr="00000000">
        <w:rPr>
          <w:rtl w:val="0"/>
        </w:rPr>
        <w:t xml:space="preserve">3.9.2.2.3 Retain</w:t>
      </w:r>
    </w:p>
    <w:p w:rsidR="00000000" w:rsidDel="00000000" w:rsidP="00000000" w:rsidRDefault="00000000" w:rsidRPr="00000000" w14:paraId="0000065F">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60">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has the same meaning as with MQTT. It signifies whether the existing retained message for this topic is replaced or kept.</w:t>
      </w:r>
      <w:r w:rsidDel="00000000" w:rsidR="00000000" w:rsidRPr="00000000">
        <w:rPr>
          <w:rFonts w:ascii="Arial" w:cs="Arial" w:eastAsia="Arial" w:hAnsi="Arial"/>
          <w:rtl w:val="0"/>
        </w:rPr>
        <w:t xml:space="preserve">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661">
      <w:pPr>
        <w:pStyle w:val="Heading4"/>
        <w:ind w:left="0" w:right="4" w:firstLine="0"/>
        <w:rPr>
          <w:rFonts w:ascii="Arial" w:cs="Arial" w:eastAsia="Arial" w:hAnsi="Arial"/>
        </w:rPr>
      </w:pPr>
      <w:bookmarkStart w:colFirst="0" w:colLast="0" w:name="_heading=h.4fsjm0b" w:id="138"/>
      <w:bookmarkEnd w:id="138"/>
      <w:r w:rsidDel="00000000" w:rsidR="00000000" w:rsidRPr="00000000">
        <w:rPr>
          <w:rFonts w:ascii="Arial" w:cs="Arial" w:eastAsia="Arial" w:hAnsi="Arial"/>
          <w:rtl w:val="0"/>
        </w:rPr>
        <w:t xml:space="preserve">3.9.3.3 Topic Data</w:t>
      </w:r>
    </w:p>
    <w:p w:rsidR="00000000" w:rsidDel="00000000" w:rsidP="00000000" w:rsidRDefault="00000000" w:rsidRPr="00000000" w14:paraId="00000662">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session topic alias),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663">
      <w:pPr>
        <w:pStyle w:val="Heading4"/>
        <w:ind w:left="0" w:right="4" w:firstLine="0"/>
        <w:rPr>
          <w:rFonts w:ascii="Arial" w:cs="Arial" w:eastAsia="Arial" w:hAnsi="Arial"/>
        </w:rPr>
      </w:pPr>
      <w:bookmarkStart w:colFirst="0" w:colLast="0" w:name="_heading=h.2uxtw84" w:id="139"/>
      <w:bookmarkEnd w:id="139"/>
      <w:r w:rsidDel="00000000" w:rsidR="00000000" w:rsidRPr="00000000">
        <w:rPr>
          <w:rFonts w:ascii="Arial" w:cs="Arial" w:eastAsia="Arial" w:hAnsi="Arial"/>
          <w:rtl w:val="0"/>
        </w:rPr>
        <w:t xml:space="preserve">3.9.3.4 Data</w:t>
      </w:r>
    </w:p>
    <w:p w:rsidR="00000000" w:rsidDel="00000000" w:rsidP="00000000" w:rsidRDefault="00000000" w:rsidRPr="00000000" w14:paraId="00000664">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665">
      <w:pPr>
        <w:pStyle w:val="Heading4"/>
        <w:ind w:left="0" w:firstLine="0"/>
        <w:rPr/>
      </w:pPr>
      <w:bookmarkStart w:colFirst="0" w:colLast="0" w:name="_heading=h.inu1col38lh0" w:id="140"/>
      <w:bookmarkEnd w:id="140"/>
      <w:r w:rsidDel="00000000" w:rsidR="00000000" w:rsidRPr="00000000">
        <w:rPr>
          <w:rtl w:val="0"/>
        </w:rPr>
        <w:t xml:space="preserve">3.9.3.5 </w:t>
      </w:r>
      <w:r w:rsidDel="00000000" w:rsidR="00000000" w:rsidRPr="00000000">
        <w:rPr>
          <w:rtl w:val="0"/>
        </w:rPr>
        <w:t xml:space="preserve">PUBLISH - QoS 0 Actions</w:t>
      </w:r>
    </w:p>
    <w:p w:rsidR="00000000" w:rsidDel="00000000" w:rsidP="00000000" w:rsidRDefault="00000000" w:rsidRPr="00000000" w14:paraId="00000666">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7">
      <w:pPr>
        <w:pStyle w:val="Heading3"/>
        <w:keepLines w:val="1"/>
        <w:spacing w:after="77" w:before="0" w:line="259" w:lineRule="auto"/>
        <w:ind w:left="0" w:firstLine="0"/>
        <w:rPr>
          <w:rFonts w:ascii="Arial" w:cs="Arial" w:eastAsia="Arial" w:hAnsi="Arial"/>
        </w:rPr>
      </w:pPr>
      <w:bookmarkStart w:colFirst="0" w:colLast="0" w:name="_heading=h.1a346fx" w:id="141"/>
      <w:bookmarkEnd w:id="141"/>
      <w:r w:rsidDel="00000000" w:rsidR="00000000" w:rsidRPr="00000000">
        <w:rPr>
          <w:rtl w:val="0"/>
        </w:rPr>
        <w:t xml:space="preserve">3.9.4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668">
      <w:pPr>
        <w:rPr/>
      </w:pPr>
      <w:r w:rsidDel="00000000" w:rsidR="00000000" w:rsidRPr="00000000">
        <w:rPr/>
        <w:drawing>
          <wp:inline distB="114300" distT="114300" distL="114300" distR="114300">
            <wp:extent cx="5943600" cy="2870200"/>
            <wp:effectExtent b="0" l="0" r="0" t="0"/>
            <wp:docPr id="59" name="image21.png"/>
            <a:graphic>
              <a:graphicData uri="http://schemas.openxmlformats.org/drawingml/2006/picture">
                <pic:pic>
                  <pic:nvPicPr>
                    <pic:cNvPr id="0" name="image21.png"/>
                    <pic:cNvPicPr preferRelativeResize="0"/>
                  </pic:nvPicPr>
                  <pic:blipFill>
                    <a:blip r:embed="rId76"/>
                    <a:srcRect b="87" l="0" r="0" t="87"/>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66A">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66B">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Session </w:t>
      </w:r>
      <w:r w:rsidDel="00000000" w:rsidR="00000000" w:rsidRPr="00000000">
        <w:rPr>
          <w:rFonts w:ascii="Arial" w:cs="Arial" w:eastAsia="Arial" w:hAnsi="Arial"/>
          <w:color w:val="ff0000"/>
          <w:rtl w:val="0"/>
        </w:rPr>
        <w:t xml:space="preserve">[MQTT-SN-3.12-1].</w:t>
      </w:r>
    </w:p>
    <w:p w:rsidR="00000000" w:rsidDel="00000000" w:rsidP="00000000" w:rsidRDefault="00000000" w:rsidRPr="00000000" w14:paraId="0000066C">
      <w:pPr>
        <w:pStyle w:val="Heading4"/>
        <w:ind w:left="0" w:right="4" w:firstLine="0"/>
        <w:rPr>
          <w:rFonts w:ascii="Arial" w:cs="Arial" w:eastAsia="Arial" w:hAnsi="Arial"/>
        </w:rPr>
      </w:pPr>
      <w:bookmarkStart w:colFirst="0" w:colLast="0" w:name="_heading=h.3u2rp3q" w:id="142"/>
      <w:bookmarkEnd w:id="142"/>
      <w:r w:rsidDel="00000000" w:rsidR="00000000" w:rsidRPr="00000000">
        <w:rPr>
          <w:rFonts w:ascii="Arial" w:cs="Arial" w:eastAsia="Arial" w:hAnsi="Arial"/>
          <w:rtl w:val="0"/>
        </w:rPr>
        <w:t xml:space="preserve">3.9.4.</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E">
      <w:pPr>
        <w:pStyle w:val="Heading4"/>
        <w:ind w:left="0" w:right="4" w:firstLine="0"/>
        <w:rPr>
          <w:rFonts w:ascii="Arial" w:cs="Arial" w:eastAsia="Arial" w:hAnsi="Arial"/>
        </w:rPr>
      </w:pPr>
      <w:bookmarkStart w:colFirst="0" w:colLast="0" w:name="_heading=h.2981zbj" w:id="143"/>
      <w:bookmarkEnd w:id="143"/>
      <w:r w:rsidDel="00000000" w:rsidR="00000000" w:rsidRPr="00000000">
        <w:rPr>
          <w:rFonts w:ascii="Arial" w:cs="Arial" w:eastAsia="Arial" w:hAnsi="Arial"/>
          <w:rtl w:val="0"/>
        </w:rPr>
        <w:t xml:space="preserve">3.9.4.2 PUBLISH Flags</w:t>
      </w:r>
      <w:r w:rsidDel="00000000" w:rsidR="00000000" w:rsidRPr="00000000">
        <w:rPr>
          <w:rtl w:val="0"/>
        </w:rPr>
      </w:r>
    </w:p>
    <w:p w:rsidR="00000000" w:rsidDel="00000000" w:rsidP="00000000" w:rsidRDefault="00000000" w:rsidRPr="00000000" w14:paraId="0000066F">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71">
      <w:pPr>
        <w:pStyle w:val="Heading5"/>
        <w:spacing w:after="0" w:before="0" w:line="248.00000000000006" w:lineRule="auto"/>
        <w:ind w:left="0" w:right="6" w:firstLine="0"/>
        <w:rPr/>
      </w:pPr>
      <w:bookmarkStart w:colFirst="0" w:colLast="0" w:name="_heading=h.kw46rfulitvm" w:id="144"/>
      <w:bookmarkEnd w:id="144"/>
      <w:r w:rsidDel="00000000" w:rsidR="00000000" w:rsidRPr="00000000">
        <w:rPr>
          <w:rtl w:val="0"/>
        </w:rPr>
        <w:t xml:space="preserve">3.9.4.2.1 Topic Type</w:t>
      </w:r>
    </w:p>
    <w:p w:rsidR="00000000" w:rsidDel="00000000" w:rsidP="00000000" w:rsidRDefault="00000000" w:rsidRPr="00000000" w14:paraId="00000672">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73">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674">
      <w:pPr>
        <w:pStyle w:val="Heading5"/>
        <w:spacing w:after="0" w:before="0" w:line="248.00000000000006" w:lineRule="auto"/>
        <w:ind w:left="0" w:right="6" w:firstLine="0"/>
        <w:rPr/>
      </w:pPr>
      <w:bookmarkStart w:colFirst="0" w:colLast="0" w:name="_heading=h.vji0n7lr4z5x" w:id="145"/>
      <w:bookmarkEnd w:id="145"/>
      <w:r w:rsidDel="00000000" w:rsidR="00000000" w:rsidRPr="00000000">
        <w:rPr>
          <w:rtl w:val="0"/>
        </w:rPr>
        <w:t xml:space="preserve">3.9.4.2.2 QoS</w:t>
      </w:r>
    </w:p>
    <w:p w:rsidR="00000000" w:rsidDel="00000000" w:rsidP="00000000" w:rsidRDefault="00000000" w:rsidRPr="00000000" w14:paraId="00000675">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76">
      <w:pPr>
        <w:spacing w:after="0" w:before="0" w:line="248.00000000000006" w:lineRule="auto"/>
        <w:ind w:left="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QoS has the same meaning as with MQTT indicating the Quality of Service. The QoS levels are shown below:</w:t>
      </w:r>
    </w:p>
    <w:tbl>
      <w:tblPr>
        <w:tblStyle w:val="Table9"/>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7">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8">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E">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2">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6">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A">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8B">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72"/>
        </w:sdtPr>
        <w:sdtContent>
          <w:commentRangeStart w:id="58"/>
        </w:sdtContent>
      </w:sdt>
      <w:r w:rsidDel="00000000" w:rsidR="00000000" w:rsidRPr="00000000">
        <w:rPr>
          <w:rFonts w:ascii="Arial" w:cs="Arial" w:eastAsia="Arial" w:hAnsi="Arial"/>
          <w:color w:val="000000"/>
          <w:sz w:val="20"/>
          <w:szCs w:val="20"/>
          <w:shd w:fill="auto" w:val="clear"/>
          <w:rtl w:val="0"/>
        </w:rPr>
        <w:t xml:space="preserve">Table 3‑2</w:t>
      </w:r>
      <w:commentRangeEnd w:id="58"/>
      <w:r w:rsidDel="00000000" w:rsidR="00000000" w:rsidRPr="00000000">
        <w:commentReference w:id="58"/>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68C">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8D">
      <w:pPr>
        <w:pStyle w:val="Heading5"/>
        <w:spacing w:after="0" w:before="0" w:line="248.00000000000006" w:lineRule="auto"/>
        <w:ind w:left="0" w:right="6" w:firstLine="0"/>
        <w:rPr/>
      </w:pPr>
      <w:bookmarkStart w:colFirst="0" w:colLast="0" w:name="_heading=h.rxf6r8qtkk4u" w:id="146"/>
      <w:bookmarkEnd w:id="146"/>
      <w:r w:rsidDel="00000000" w:rsidR="00000000" w:rsidRPr="00000000">
        <w:rPr>
          <w:rtl w:val="0"/>
        </w:rPr>
        <w:t xml:space="preserve">3.9.4.2.3 DUP</w:t>
      </w:r>
    </w:p>
    <w:p w:rsidR="00000000" w:rsidDel="00000000" w:rsidP="00000000" w:rsidRDefault="00000000" w:rsidRPr="00000000" w14:paraId="0000068E">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68F">
      <w:pPr>
        <w:spacing w:after="200" w:before="0" w:line="248.00000000000006" w:lineRule="auto"/>
        <w:ind w:left="0" w:right="6" w:firstLine="0"/>
        <w:jc w:val="both"/>
        <w:rPr>
          <w:rFonts w:ascii="Arial" w:cs="Arial" w:eastAsia="Arial" w:hAnsi="Arial"/>
        </w:rPr>
      </w:pPr>
      <w:r w:rsidDel="00000000" w:rsidR="00000000" w:rsidRPr="00000000">
        <w:rPr>
          <w:rFonts w:ascii="Arial" w:cs="Arial" w:eastAsia="Arial" w:hAnsi="Arial"/>
          <w:color w:val="000000"/>
          <w:sz w:val="20"/>
          <w:szCs w:val="20"/>
          <w:shd w:fill="auto" w:val="clear"/>
          <w:rtl w:val="0"/>
        </w:rPr>
        <w:t xml:space="preserve">This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shd w:fill="auto" w:val="clear"/>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color w:val="000000"/>
          <w:sz w:val="20"/>
          <w:szCs w:val="20"/>
          <w:shd w:fill="auto" w:val="clear"/>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tl w:val="0"/>
        </w:rPr>
      </w:r>
    </w:p>
    <w:p w:rsidR="00000000" w:rsidDel="00000000" w:rsidP="00000000" w:rsidRDefault="00000000" w:rsidRPr="00000000" w14:paraId="00000690">
      <w:pPr>
        <w:pStyle w:val="Heading5"/>
        <w:spacing w:after="0" w:before="0" w:line="246.99999999999994" w:lineRule="auto"/>
        <w:ind w:left="0" w:right="6" w:firstLine="0"/>
        <w:rPr/>
      </w:pPr>
      <w:bookmarkStart w:colFirst="0" w:colLast="0" w:name="_heading=h.qucfg7kks10e" w:id="147"/>
      <w:bookmarkEnd w:id="147"/>
      <w:r w:rsidDel="00000000" w:rsidR="00000000" w:rsidRPr="00000000">
        <w:rPr>
          <w:rtl w:val="0"/>
        </w:rPr>
        <w:t xml:space="preserve">3.9.4.2.4 Retain</w:t>
      </w:r>
    </w:p>
    <w:p w:rsidR="00000000" w:rsidDel="00000000" w:rsidP="00000000" w:rsidRDefault="00000000" w:rsidRPr="00000000" w14:paraId="00000691">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92">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has the same meaning as with MQTT. It signifies whether the existing retained message for this topic is replaced or kept.</w:t>
      </w:r>
      <w:r w:rsidDel="00000000" w:rsidR="00000000" w:rsidRPr="00000000">
        <w:rPr>
          <w:rFonts w:ascii="Arial" w:cs="Arial" w:eastAsia="Arial" w:hAnsi="Arial"/>
          <w:rtl w:val="0"/>
        </w:rPr>
        <w:t xml:space="preserve">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693">
      <w:pPr>
        <w:pStyle w:val="Heading4"/>
        <w:ind w:left="0" w:right="4" w:firstLine="0"/>
        <w:rPr>
          <w:rFonts w:ascii="Arial" w:cs="Arial" w:eastAsia="Arial" w:hAnsi="Arial"/>
        </w:rPr>
      </w:pPr>
      <w:bookmarkStart w:colFirst="0" w:colLast="0" w:name="_heading=h.1nia2ey" w:id="148"/>
      <w:bookmarkEnd w:id="148"/>
      <w:r w:rsidDel="00000000" w:rsidR="00000000" w:rsidRPr="00000000">
        <w:rPr>
          <w:rFonts w:ascii="Arial" w:cs="Arial" w:eastAsia="Arial" w:hAnsi="Arial"/>
          <w:rtl w:val="0"/>
        </w:rPr>
        <w:t xml:space="preserve">3.9.4.3 Packet Identifier</w:t>
      </w:r>
    </w:p>
    <w:p w:rsidR="00000000" w:rsidDel="00000000" w:rsidP="00000000" w:rsidRDefault="00000000" w:rsidRPr="00000000" w14:paraId="000006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95">
      <w:pPr>
        <w:pStyle w:val="Heading4"/>
        <w:ind w:left="0" w:right="4" w:firstLine="0"/>
        <w:rPr>
          <w:rFonts w:ascii="Arial" w:cs="Arial" w:eastAsia="Arial" w:hAnsi="Arial"/>
        </w:rPr>
      </w:pPr>
      <w:bookmarkStart w:colFirst="0" w:colLast="0" w:name="_heading=h.47hxl2r" w:id="149"/>
      <w:bookmarkEnd w:id="149"/>
      <w:r w:rsidDel="00000000" w:rsidR="00000000" w:rsidRPr="00000000">
        <w:rPr>
          <w:rFonts w:ascii="Arial" w:cs="Arial" w:eastAsia="Arial" w:hAnsi="Arial"/>
          <w:rtl w:val="0"/>
        </w:rPr>
        <w:t xml:space="preserve">3.9.4.4 Topic Data</w:t>
      </w:r>
    </w:p>
    <w:p w:rsidR="00000000" w:rsidDel="00000000" w:rsidP="00000000" w:rsidRDefault="00000000" w:rsidRPr="00000000" w14:paraId="0000069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73"/>
        </w:sdtPr>
        <w:sdtContent>
          <w:ins w:author="davide.lenzarini@u-blox.com" w:id="7" w:date="2024-08-08T13:32:03Z">
            <w:r w:rsidDel="00000000" w:rsidR="00000000" w:rsidRPr="00000000">
              <w:rPr>
                <w:rFonts w:ascii="Arial" w:cs="Arial" w:eastAsia="Arial" w:hAnsi="Arial"/>
                <w:rtl w:val="0"/>
              </w:rPr>
              <w:t xml:space="preserve">session topic alias</w:t>
            </w:r>
          </w:ins>
        </w:sdtContent>
      </w:sdt>
      <w:sdt>
        <w:sdtPr>
          <w:tag w:val="goog_rdk_74"/>
        </w:sdtPr>
        <w:sdtContent>
          <w:del w:author="davide.lenzarini@u-blox.com" w:id="7"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697">
      <w:pPr>
        <w:pStyle w:val="Heading4"/>
        <w:ind w:left="0" w:right="4" w:firstLine="0"/>
        <w:rPr>
          <w:rFonts w:ascii="Arial" w:cs="Arial" w:eastAsia="Arial" w:hAnsi="Arial"/>
        </w:rPr>
      </w:pPr>
      <w:bookmarkStart w:colFirst="0" w:colLast="0" w:name="_heading=h.2mn7vak" w:id="150"/>
      <w:bookmarkEnd w:id="150"/>
      <w:r w:rsidDel="00000000" w:rsidR="00000000" w:rsidRPr="00000000">
        <w:rPr>
          <w:rFonts w:ascii="Arial" w:cs="Arial" w:eastAsia="Arial" w:hAnsi="Arial"/>
          <w:rtl w:val="0"/>
        </w:rPr>
        <w:t xml:space="preserve">3.9.4.5 Data</w:t>
      </w:r>
    </w:p>
    <w:sdt>
      <w:sdtPr>
        <w:tag w:val="goog_rdk_79"/>
      </w:sdtPr>
      <w:sdtContent>
        <w:p w:rsidR="00000000" w:rsidDel="00000000" w:rsidP="00000000" w:rsidRDefault="00000000" w:rsidRPr="00000000" w14:paraId="00000698">
          <w:pPr>
            <w:spacing w:after="306" w:lineRule="auto"/>
            <w:ind w:left="-5" w:right="4" w:firstLine="0"/>
            <w:rPr>
              <w:ins w:author="davide.lenzarini@u-blox.com" w:id="8" w:date="2024-08-06T14:41:38Z"/>
              <w:del w:author="davide.lenzarini@u-blox.com" w:id="8" w:date="2024-08-06T14:41:38Z"/>
              <w:rFonts w:ascii="Arial" w:cs="Arial" w:eastAsia="Arial" w:hAnsi="Arial"/>
            </w:rPr>
          </w:pPr>
          <w:sdt>
            <w:sdtPr>
              <w:tag w:val="goog_rdk_76"/>
            </w:sdtPr>
            <w:sdtContent>
              <w:del w:author="davide.lenzarini@u-blox.com" w:id="8"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77"/>
            </w:sdtPr>
            <w:sdtContent>
              <w:ins w:author="davide.lenzarini@u-blox.com" w:id="8" w:date="2024-08-06T14:41:38Z">
                <w:sdt>
                  <w:sdtPr>
                    <w:tag w:val="goog_rdk_78"/>
                  </w:sdtPr>
                  <w:sdtContent>
                    <w:del w:author="davide.lenzarini@u-blox.com" w:id="8" w:date="2024-08-06T14:41:38Z">
                      <w:r w:rsidDel="00000000" w:rsidR="00000000" w:rsidRPr="00000000">
                        <w:rPr>
                          <w:rtl w:val="0"/>
                        </w:rPr>
                      </w:r>
                    </w:del>
                  </w:sdtContent>
                </w:sdt>
              </w:ins>
            </w:sdtContent>
          </w:sdt>
        </w:p>
      </w:sdtContent>
    </w:sdt>
    <w:sdt>
      <w:sdtPr>
        <w:tag w:val="goog_rdk_81"/>
      </w:sdtPr>
      <w:sdtContent>
        <w:p w:rsidR="00000000" w:rsidDel="00000000" w:rsidP="00000000" w:rsidRDefault="00000000" w:rsidRPr="00000000" w14:paraId="00000699">
          <w:pPr>
            <w:rPr>
              <w:rFonts w:ascii="Arial" w:cs="Arial" w:eastAsia="Arial" w:hAnsi="Arial"/>
            </w:rPr>
            <w:pPrChange w:author="davide.lenzarini@u-blox.com" w:id="0" w:date="2024-08-06T14:41:38Z">
              <w:pPr>
                <w:spacing w:after="306" w:lineRule="auto"/>
                <w:ind w:left="-5" w:right="4" w:firstLine="0"/>
              </w:pPr>
            </w:pPrChange>
          </w:pPr>
          <w:sdt>
            <w:sdtPr>
              <w:tag w:val="goog_rdk_80"/>
            </w:sdtPr>
            <w:sdtContent>
              <w:ins w:author="davide.lenzarini@u-blox.com" w:id="8"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69A">
      <w:pPr>
        <w:pStyle w:val="Heading4"/>
        <w:spacing w:after="306" w:lineRule="auto"/>
        <w:ind w:left="-5" w:firstLine="0"/>
        <w:rPr/>
      </w:pPr>
      <w:bookmarkStart w:colFirst="0" w:colLast="0" w:name="_heading=h.3hu8nopr74va" w:id="151"/>
      <w:bookmarkEnd w:id="151"/>
      <w:r w:rsidDel="00000000" w:rsidR="00000000" w:rsidRPr="00000000">
        <w:rPr>
          <w:rtl w:val="0"/>
        </w:rPr>
        <w:t xml:space="preserve">3.9.4.6</w:t>
      </w:r>
      <w:r w:rsidDel="00000000" w:rsidR="00000000" w:rsidRPr="00000000">
        <w:rPr>
          <w:rtl w:val="0"/>
        </w:rPr>
        <w:t xml:space="preserve"> PUBLISH Actions</w:t>
      </w:r>
    </w:p>
    <w:p w:rsidR="00000000" w:rsidDel="00000000" w:rsidP="00000000" w:rsidRDefault="00000000" w:rsidRPr="00000000" w14:paraId="0000069B">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9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82"/>
        </w:sdtPr>
        <w:sdtContent>
          <w:commentRangeStart w:id="59"/>
        </w:sdtContent>
      </w:sdt>
      <w:r w:rsidDel="00000000" w:rsidR="00000000" w:rsidRPr="00000000">
        <w:rPr>
          <w:rFonts w:ascii="Arial" w:cs="Arial" w:eastAsia="Arial" w:hAnsi="Arial"/>
          <w:color w:val="000000"/>
          <w:rtl w:val="0"/>
        </w:rPr>
        <w:t xml:space="preserve">Table 3‑3</w:t>
      </w:r>
      <w:commentRangeEnd w:id="59"/>
      <w:r w:rsidDel="00000000" w:rsidR="00000000" w:rsidRPr="00000000">
        <w:commentReference w:id="59"/>
      </w:r>
      <w:r w:rsidDel="00000000" w:rsidR="00000000" w:rsidRPr="00000000">
        <w:rPr>
          <w:rFonts w:ascii="Arial" w:cs="Arial" w:eastAsia="Arial" w:hAnsi="Arial"/>
          <w:color w:val="000000"/>
          <w:rtl w:val="0"/>
        </w:rPr>
        <w:t xml:space="preserve"> Expected PUBLISH packet response</w:t>
      </w:r>
    </w:p>
    <w:tbl>
      <w:tblPr>
        <w:tblStyle w:val="Table10"/>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D">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E">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A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A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83"/>
        </w:sdtPr>
        <w:sdtContent>
          <w:commentRangeStart w:id="60"/>
        </w:sdtContent>
      </w:sdt>
      <w:r w:rsidDel="00000000" w:rsidR="00000000" w:rsidRPr="00000000">
        <w:rPr>
          <w:rFonts w:ascii="Arial" w:cs="Arial" w:eastAsia="Arial" w:hAnsi="Arial"/>
          <w:rtl w:val="0"/>
        </w:rPr>
        <w:t xml:space="preserve">the Subscription Identifier </w:t>
      </w:r>
      <w:commentRangeEnd w:id="60"/>
      <w:r w:rsidDel="00000000" w:rsidR="00000000" w:rsidRPr="00000000">
        <w:commentReference w:id="60"/>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6A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A8">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6A9">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A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AB">
      <w:pPr>
        <w:spacing w:after="240" w:before="240" w:lineRule="auto"/>
        <w:ind w:left="0" w:right="0" w:firstLine="0"/>
        <w:rPr>
          <w:rFonts w:ascii="Arial" w:cs="Arial" w:eastAsia="Arial" w:hAnsi="Arial"/>
        </w:rPr>
      </w:pPr>
      <w:sdt>
        <w:sdtPr>
          <w:tag w:val="goog_rdk_84"/>
        </w:sdtPr>
        <w:sdtContent>
          <w:commentRangeStart w:id="61"/>
        </w:sdtContent>
      </w:sdt>
      <w:sdt>
        <w:sdtPr>
          <w:tag w:val="goog_rdk_85"/>
        </w:sdtPr>
        <w:sdtContent>
          <w:commentRangeStart w:id="62"/>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86"/>
        </w:sdtPr>
        <w:sdtContent>
          <w:commentRangeStart w:id="63"/>
        </w:sdtContent>
      </w:sdt>
      <w:r w:rsidDel="00000000" w:rsidR="00000000" w:rsidRPr="00000000">
        <w:rPr>
          <w:rFonts w:ascii="Arial" w:cs="Arial" w:eastAsia="Arial" w:hAnsi="Arial"/>
          <w:highlight w:val="yellow"/>
          <w:rtl w:val="0"/>
        </w:rPr>
        <w:t xml:space="preserve">with a Reason Code of 128 or greater from the </w:t>
      </w:r>
      <w:sdt>
        <w:sdtPr>
          <w:tag w:val="goog_rdk_87"/>
        </w:sdtPr>
        <w:sdtContent>
          <w:commentRangeStart w:id="64"/>
        </w:sdtContent>
      </w:sdt>
      <w:r w:rsidDel="00000000" w:rsidR="00000000" w:rsidRPr="00000000">
        <w:rPr>
          <w:rFonts w:ascii="Arial" w:cs="Arial" w:eastAsia="Arial" w:hAnsi="Arial"/>
          <w:highlight w:val="yellow"/>
          <w:rtl w:val="0"/>
        </w:rPr>
        <w:t xml:space="preserve">Server</w:t>
      </w:r>
      <w:commentRangeEnd w:id="64"/>
      <w:r w:rsidDel="00000000" w:rsidR="00000000" w:rsidRPr="00000000">
        <w:commentReference w:id="64"/>
      </w:r>
      <w:commentRangeEnd w:id="63"/>
      <w:r w:rsidDel="00000000" w:rsidR="00000000" w:rsidRPr="00000000">
        <w:commentReference w:id="6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88"/>
        </w:sdtPr>
        <w:sdtContent>
          <w:commentRangeStart w:id="65"/>
        </w:sdtContent>
      </w:sdt>
      <w:r w:rsidDel="00000000" w:rsidR="00000000" w:rsidRPr="00000000">
        <w:rPr>
          <w:rFonts w:ascii="Arial" w:cs="Arial" w:eastAsia="Arial" w:hAnsi="Arial"/>
          <w:rtl w:val="0"/>
        </w:rPr>
        <w:t xml:space="preserve">it </w:t>
      </w:r>
      <w:commentRangeEnd w:id="65"/>
      <w:r w:rsidDel="00000000" w:rsidR="00000000" w:rsidRPr="00000000">
        <w:commentReference w:id="65"/>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6A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AD">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6AE">
      <w:pPr>
        <w:spacing w:after="240" w:before="240" w:lineRule="auto"/>
        <w:ind w:left="0" w:right="0" w:firstLine="0"/>
        <w:rPr>
          <w:rFonts w:ascii="Arial" w:cs="Arial" w:eastAsia="Arial" w:hAnsi="Arial"/>
        </w:rPr>
      </w:pPr>
      <w:sdt>
        <w:sdtPr>
          <w:tag w:val="goog_rdk_89"/>
        </w:sdtPr>
        <w:sdtContent>
          <w:commentRangeStart w:id="66"/>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6AF">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B0">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6B1">
      <w:pPr>
        <w:pStyle w:val="Heading3"/>
        <w:keepLines w:val="1"/>
        <w:spacing w:after="77" w:before="0" w:line="259" w:lineRule="auto"/>
        <w:ind w:left="0" w:firstLine="0"/>
        <w:rPr>
          <w:rFonts w:ascii="Arial" w:cs="Arial" w:eastAsia="Arial" w:hAnsi="Arial"/>
        </w:rPr>
      </w:pPr>
      <w:bookmarkStart w:colFirst="0" w:colLast="0" w:name="_heading=h.11si5id" w:id="152"/>
      <w:bookmarkEnd w:id="152"/>
      <w:r w:rsidDel="00000000" w:rsidR="00000000" w:rsidRPr="00000000">
        <w:rPr>
          <w:rtl w:val="0"/>
        </w:rPr>
        <w:t xml:space="preserve">3.9.5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B2">
      <w:pPr>
        <w:rPr/>
      </w:pPr>
      <w:r w:rsidDel="00000000" w:rsidR="00000000" w:rsidRPr="00000000">
        <w:rPr/>
        <w:drawing>
          <wp:inline distB="114300" distT="114300" distL="114300" distR="114300">
            <wp:extent cx="5943600" cy="1295400"/>
            <wp:effectExtent b="0" l="0" r="0" t="0"/>
            <wp:docPr id="52" name="image17.png"/>
            <a:graphic>
              <a:graphicData uri="http://schemas.openxmlformats.org/drawingml/2006/picture">
                <pic:pic>
                  <pic:nvPicPr>
                    <pic:cNvPr id="0" name="image17.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90"/>
        </w:sdtPr>
        <w:sdtContent>
          <w:commentRangeStart w:id="67"/>
        </w:sdtContent>
      </w:sdt>
      <w:r w:rsidDel="00000000" w:rsidR="00000000" w:rsidRPr="00000000">
        <w:rPr>
          <w:rFonts w:ascii="Arial" w:cs="Arial" w:eastAsia="Arial" w:hAnsi="Arial"/>
          <w:rtl w:val="0"/>
        </w:rPr>
        <w:t xml:space="preserve">It can also be sent as response to a PUBLISH packet of any QoS</w:t>
      </w:r>
      <w:commentRangeEnd w:id="67"/>
      <w:r w:rsidDel="00000000" w:rsidR="00000000" w:rsidRPr="00000000">
        <w:commentReference w:id="67"/>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91"/>
        </w:sdtPr>
        <w:sdtContent>
          <w:del w:author="davide.lenzarini@u-blox.com" w:id="10" w:date="2024-09-08T19:05:22Z"/>
          <w:sdt>
            <w:sdtPr>
              <w:tag w:val="goog_rdk_92"/>
            </w:sdtPr>
            <w:sdtContent>
              <w:commentRangeStart w:id="68"/>
            </w:sdtContent>
          </w:sdt>
          <w:del w:author="davide.lenzarini@u-blox.com" w:id="10" w:date="2024-09-08T19:05:22Z">
            <w:sdt>
              <w:sdtPr>
                <w:tag w:val="goog_rdk_93"/>
              </w:sdtPr>
              <w:sdtContent>
                <w:commentRangeStart w:id="69"/>
              </w:sdtContent>
            </w:sdt>
            <w:r w:rsidDel="00000000" w:rsidR="00000000" w:rsidRPr="00000000">
              <w:rPr>
                <w:rFonts w:ascii="Arial" w:cs="Arial" w:eastAsia="Arial" w:hAnsi="Arial"/>
                <w:i w:val="1"/>
                <w:rtl w:val="0"/>
              </w:rPr>
              <w:delText xml:space="preserve">QoS -1</w:delText>
            </w:r>
            <w:commentRangeEnd w:id="69"/>
            <w:r w:rsidDel="00000000" w:rsidR="00000000" w:rsidRPr="00000000">
              <w:commentReference w:id="69"/>
            </w:r>
            <w:r w:rsidDel="00000000" w:rsidR="00000000" w:rsidRPr="00000000">
              <w:rPr>
                <w:rFonts w:ascii="Arial" w:cs="Arial" w:eastAsia="Arial" w:hAnsi="Arial"/>
                <w:i w:val="1"/>
                <w:rtl w:val="0"/>
              </w:rPr>
              <w:delText xml:space="preserve">, or</w:delText>
            </w:r>
            <w:commentRangeEnd w:id="68"/>
            <w:r w:rsidDel="00000000" w:rsidR="00000000" w:rsidRPr="00000000">
              <w:commentReference w:id="68"/>
            </w:r>
            <w:r w:rsidDel="00000000" w:rsidR="00000000" w:rsidRPr="00000000">
              <w:rPr>
                <w:rFonts w:ascii="Arial" w:cs="Arial" w:eastAsia="Arial" w:hAnsi="Arial"/>
                <w:i w:val="1"/>
                <w:rtl w:val="0"/>
              </w:rPr>
              <w:delText xml:space="preserve"> </w:delText>
            </w:r>
          </w:del>
        </w:sdtContent>
      </w:sdt>
      <w:r w:rsidDel="00000000" w:rsidR="00000000" w:rsidRPr="00000000">
        <w:rPr>
          <w:rFonts w:ascii="Arial" w:cs="Arial" w:eastAsia="Arial" w:hAnsi="Arial"/>
          <w:i w:val="1"/>
          <w:rtl w:val="0"/>
        </w:rPr>
        <w:t xml:space="preserve">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6B5">
      <w:pPr>
        <w:pStyle w:val="Heading4"/>
        <w:ind w:left="0" w:right="4" w:firstLine="0"/>
        <w:rPr>
          <w:rFonts w:ascii="Arial" w:cs="Arial" w:eastAsia="Arial" w:hAnsi="Arial"/>
        </w:rPr>
      </w:pPr>
      <w:bookmarkStart w:colFirst="0" w:colLast="0" w:name="_heading=h.3ls5o66" w:id="153"/>
      <w:bookmarkEnd w:id="153"/>
      <w:r w:rsidDel="00000000" w:rsidR="00000000" w:rsidRPr="00000000">
        <w:rPr>
          <w:rFonts w:ascii="Arial" w:cs="Arial" w:eastAsia="Arial" w:hAnsi="Arial"/>
          <w:rtl w:val="0"/>
        </w:rPr>
        <w:t xml:space="preserve">3.9.5.1 PUBACK Header</w:t>
      </w:r>
    </w:p>
    <w:p w:rsidR="00000000" w:rsidDel="00000000" w:rsidP="00000000" w:rsidRDefault="00000000" w:rsidRPr="00000000" w14:paraId="000006B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7">
      <w:pPr>
        <w:pStyle w:val="Heading4"/>
        <w:ind w:left="0" w:right="4" w:firstLine="0"/>
        <w:rPr>
          <w:rFonts w:ascii="Arial" w:cs="Arial" w:eastAsia="Arial" w:hAnsi="Arial"/>
        </w:rPr>
      </w:pPr>
      <w:bookmarkStart w:colFirst="0" w:colLast="0" w:name="_heading=h.20xfydz" w:id="154"/>
      <w:bookmarkEnd w:id="154"/>
      <w:r w:rsidDel="00000000" w:rsidR="00000000" w:rsidRPr="00000000">
        <w:rPr>
          <w:rFonts w:ascii="Arial" w:cs="Arial" w:eastAsia="Arial" w:hAnsi="Arial"/>
          <w:rtl w:val="0"/>
        </w:rPr>
        <w:t xml:space="preserve">3.9.5.2 Packet Identifier</w:t>
      </w:r>
    </w:p>
    <w:p w:rsidR="00000000" w:rsidDel="00000000" w:rsidP="00000000" w:rsidRDefault="00000000" w:rsidRPr="00000000" w14:paraId="000006B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B9">
      <w:pPr>
        <w:pStyle w:val="Heading4"/>
        <w:spacing w:after="0" w:before="0" w:line="422" w:lineRule="auto"/>
        <w:ind w:left="0" w:firstLine="0"/>
        <w:jc w:val="both"/>
        <w:rPr/>
      </w:pPr>
      <w:bookmarkStart w:colFirst="0" w:colLast="0" w:name="_heading=h.6vzc3pa0vvfr" w:id="155"/>
      <w:bookmarkEnd w:id="155"/>
      <w:r w:rsidDel="00000000" w:rsidR="00000000" w:rsidRPr="00000000">
        <w:rPr>
          <w:rtl w:val="0"/>
        </w:rPr>
        <w:t xml:space="preserve">3.9.5.3 Reason Code</w:t>
      </w:r>
    </w:p>
    <w:p w:rsidR="00000000" w:rsidDel="00000000" w:rsidP="00000000" w:rsidRDefault="00000000" w:rsidRPr="00000000" w14:paraId="000006B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6BB">
      <w:pPr>
        <w:pStyle w:val="Heading4"/>
        <w:spacing w:after="174" w:before="0" w:line="248.00000000000006" w:lineRule="auto"/>
        <w:ind w:left="0" w:firstLine="0"/>
        <w:jc w:val="both"/>
        <w:rPr/>
      </w:pPr>
      <w:bookmarkStart w:colFirst="0" w:colLast="0" w:name="_heading=h.xgybvs5ktz8v" w:id="156"/>
      <w:bookmarkEnd w:id="156"/>
      <w:r w:rsidDel="00000000" w:rsidR="00000000" w:rsidRPr="00000000">
        <w:rPr>
          <w:rtl w:val="0"/>
        </w:rPr>
        <w:t xml:space="preserve">3.9.5.4 </w:t>
      </w:r>
      <w:r w:rsidDel="00000000" w:rsidR="00000000" w:rsidRPr="00000000">
        <w:rPr>
          <w:rtl w:val="0"/>
        </w:rPr>
        <w:t xml:space="preserve">PUBACK Actions</w:t>
      </w:r>
    </w:p>
    <w:p w:rsidR="00000000" w:rsidDel="00000000" w:rsidP="00000000" w:rsidRDefault="00000000" w:rsidRPr="00000000" w14:paraId="000006BC">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6BD">
      <w:pPr>
        <w:pStyle w:val="Heading3"/>
        <w:keepLines w:val="1"/>
        <w:spacing w:after="109" w:before="0" w:line="259" w:lineRule="auto"/>
        <w:ind w:left="0" w:right="4" w:firstLine="0"/>
        <w:rPr>
          <w:rFonts w:ascii="Arial" w:cs="Arial" w:eastAsia="Arial" w:hAnsi="Arial"/>
        </w:rPr>
      </w:pPr>
      <w:bookmarkStart w:colFirst="0" w:colLast="0" w:name="_heading=h.302dr9l" w:id="157"/>
      <w:bookmarkEnd w:id="157"/>
      <w:r w:rsidDel="00000000" w:rsidR="00000000" w:rsidRPr="00000000">
        <w:rPr>
          <w:rtl w:val="0"/>
        </w:rPr>
        <w:t xml:space="preserve">3.9.6</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BE">
      <w:pPr>
        <w:rPr/>
      </w:pPr>
      <w:r w:rsidDel="00000000" w:rsidR="00000000" w:rsidRPr="00000000">
        <w:rPr/>
        <w:drawing>
          <wp:inline distB="114300" distT="114300" distL="114300" distR="114300">
            <wp:extent cx="5943600" cy="1295400"/>
            <wp:effectExtent b="0" l="0" r="0" t="0"/>
            <wp:docPr id="28"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94"/>
        </w:sdtPr>
        <w:sdtContent>
          <w:commentRangeStart w:id="7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70"/>
      <w:r w:rsidDel="00000000" w:rsidR="00000000" w:rsidRPr="00000000">
        <w:commentReference w:id="7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C1">
      <w:pPr>
        <w:pStyle w:val="Heading4"/>
        <w:ind w:left="0" w:firstLine="0"/>
        <w:rPr/>
      </w:pPr>
      <w:bookmarkStart w:colFirst="0" w:colLast="0" w:name="_heading=h.1f7o1he" w:id="158"/>
      <w:bookmarkEnd w:id="158"/>
      <w:r w:rsidDel="00000000" w:rsidR="00000000" w:rsidRPr="00000000">
        <w:rPr>
          <w:rtl w:val="0"/>
        </w:rPr>
        <w:t xml:space="preserve">3.9.6.1 PUBREC Header</w:t>
      </w:r>
    </w:p>
    <w:p w:rsidR="00000000" w:rsidDel="00000000" w:rsidP="00000000" w:rsidRDefault="00000000" w:rsidRPr="00000000" w14:paraId="000006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3">
      <w:pPr>
        <w:pStyle w:val="Heading4"/>
        <w:ind w:left="0" w:right="4" w:firstLine="0"/>
        <w:rPr>
          <w:rFonts w:ascii="Arial" w:cs="Arial" w:eastAsia="Arial" w:hAnsi="Arial"/>
        </w:rPr>
      </w:pPr>
      <w:bookmarkStart w:colFirst="0" w:colLast="0" w:name="_heading=h.3z7bk57" w:id="159"/>
      <w:bookmarkEnd w:id="159"/>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C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C5">
      <w:pPr>
        <w:pStyle w:val="Heading4"/>
        <w:spacing w:after="0" w:before="0" w:line="422" w:lineRule="auto"/>
        <w:ind w:left="0" w:firstLine="0"/>
        <w:jc w:val="both"/>
        <w:rPr>
          <w:rFonts w:ascii="Arial" w:cs="Arial" w:eastAsia="Arial" w:hAnsi="Arial"/>
        </w:rPr>
      </w:pPr>
      <w:bookmarkStart w:colFirst="0" w:colLast="0" w:name="_heading=h.r1l18glza5z5" w:id="160"/>
      <w:bookmarkEnd w:id="160"/>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C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6C7">
      <w:pPr>
        <w:pStyle w:val="Heading4"/>
        <w:spacing w:after="174" w:before="0" w:line="248.00000000000006" w:lineRule="auto"/>
        <w:ind w:left="0" w:firstLine="0"/>
        <w:jc w:val="both"/>
        <w:rPr/>
      </w:pPr>
      <w:bookmarkStart w:colFirst="0" w:colLast="0" w:name="_heading=h.kktb96s9v8sj" w:id="161"/>
      <w:bookmarkEnd w:id="161"/>
      <w:r w:rsidDel="00000000" w:rsidR="00000000" w:rsidRPr="00000000">
        <w:rPr>
          <w:rtl w:val="0"/>
        </w:rPr>
        <w:t xml:space="preserve">3.</w:t>
      </w:r>
      <w:r w:rsidDel="00000000" w:rsidR="00000000" w:rsidRPr="00000000">
        <w:rPr>
          <w:rtl w:val="0"/>
        </w:rPr>
        <w:t xml:space="preserve">9.6</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C9">
      <w:pPr>
        <w:pStyle w:val="Heading3"/>
        <w:keepLines w:val="1"/>
        <w:spacing w:after="109" w:before="0" w:line="259" w:lineRule="auto"/>
        <w:ind w:left="0" w:right="4" w:firstLine="0"/>
        <w:rPr>
          <w:rFonts w:ascii="Arial" w:cs="Arial" w:eastAsia="Arial" w:hAnsi="Arial"/>
        </w:rPr>
      </w:pPr>
      <w:bookmarkStart w:colFirst="0" w:colLast="0" w:name="_heading=h.2eclud0" w:id="162"/>
      <w:bookmarkEnd w:id="162"/>
      <w:r w:rsidDel="00000000" w:rsidR="00000000" w:rsidRPr="00000000">
        <w:rPr>
          <w:rtl w:val="0"/>
        </w:rPr>
        <w:t xml:space="preserve">3.9.7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CA">
      <w:pPr>
        <w:rPr/>
      </w:pPr>
      <w:r w:rsidDel="00000000" w:rsidR="00000000" w:rsidRPr="00000000">
        <w:rPr/>
        <w:drawing>
          <wp:inline distB="114300" distT="114300" distL="114300" distR="114300">
            <wp:extent cx="5943600" cy="1295400"/>
            <wp:effectExtent b="0" l="0" r="0" t="0"/>
            <wp:docPr id="45"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6CC">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CD">
      <w:pPr>
        <w:pStyle w:val="Heading4"/>
        <w:ind w:left="0" w:firstLine="0"/>
        <w:rPr>
          <w:rFonts w:ascii="Arial" w:cs="Arial" w:eastAsia="Arial" w:hAnsi="Arial"/>
        </w:rPr>
      </w:pPr>
      <w:bookmarkStart w:colFirst="0" w:colLast="0" w:name="_heading=h.thw4kt" w:id="163"/>
      <w:bookmarkEnd w:id="163"/>
      <w:r w:rsidDel="00000000" w:rsidR="00000000" w:rsidRPr="00000000">
        <w:rPr>
          <w:rFonts w:ascii="Arial" w:cs="Arial" w:eastAsia="Arial" w:hAnsi="Arial"/>
          <w:rtl w:val="0"/>
        </w:rPr>
        <w:t xml:space="preserve">3.</w:t>
      </w:r>
      <w:r w:rsidDel="00000000" w:rsidR="00000000" w:rsidRPr="00000000">
        <w:rPr>
          <w:rtl w:val="0"/>
        </w:rPr>
        <w:t xml:space="preserve">9.7</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CE">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F">
      <w:pPr>
        <w:pStyle w:val="Heading4"/>
        <w:ind w:left="0" w:right="4" w:firstLine="0"/>
        <w:rPr>
          <w:rFonts w:ascii="Arial" w:cs="Arial" w:eastAsia="Arial" w:hAnsi="Arial"/>
        </w:rPr>
      </w:pPr>
      <w:bookmarkStart w:colFirst="0" w:colLast="0" w:name="_heading=h.3dhjn8m" w:id="164"/>
      <w:bookmarkEnd w:id="164"/>
      <w:r w:rsidDel="00000000" w:rsidR="00000000" w:rsidRPr="00000000">
        <w:rPr>
          <w:rFonts w:ascii="Arial" w:cs="Arial" w:eastAsia="Arial" w:hAnsi="Arial"/>
          <w:rtl w:val="0"/>
        </w:rPr>
        <w:t xml:space="preserve">3.</w:t>
      </w:r>
      <w:r w:rsidDel="00000000" w:rsidR="00000000" w:rsidRPr="00000000">
        <w:rPr>
          <w:rtl w:val="0"/>
        </w:rPr>
        <w:t xml:space="preserve">9.7</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D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D1">
      <w:pPr>
        <w:pStyle w:val="Heading4"/>
        <w:spacing w:after="0" w:before="0" w:line="422" w:lineRule="auto"/>
        <w:ind w:left="0" w:firstLine="0"/>
        <w:jc w:val="both"/>
        <w:rPr>
          <w:rFonts w:ascii="Arial" w:cs="Arial" w:eastAsia="Arial" w:hAnsi="Arial"/>
        </w:rPr>
      </w:pPr>
      <w:bookmarkStart w:colFirst="0" w:colLast="0" w:name="_heading=h.93he5qdacswt" w:id="165"/>
      <w:bookmarkEnd w:id="165"/>
      <w:r w:rsidDel="00000000" w:rsidR="00000000" w:rsidRPr="00000000">
        <w:rPr>
          <w:rFonts w:ascii="Arial" w:cs="Arial" w:eastAsia="Arial" w:hAnsi="Arial"/>
          <w:rtl w:val="0"/>
        </w:rPr>
        <w:t xml:space="preserve">3.</w:t>
      </w:r>
      <w:r w:rsidDel="00000000" w:rsidR="00000000" w:rsidRPr="00000000">
        <w:rPr>
          <w:b w:val="1"/>
          <w:color w:val="446caa"/>
          <w:sz w:val="24"/>
          <w:szCs w:val="24"/>
          <w:rtl w:val="0"/>
        </w:rPr>
        <w:t xml:space="preserve">9.7</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6D3">
      <w:pPr>
        <w:pStyle w:val="Heading4"/>
        <w:spacing w:after="174" w:before="0" w:line="248.00000000000006" w:lineRule="auto"/>
        <w:ind w:left="0" w:firstLine="0"/>
        <w:jc w:val="both"/>
        <w:rPr/>
      </w:pPr>
      <w:bookmarkStart w:colFirst="0" w:colLast="0" w:name="_heading=h.nj4sqaal9xm4" w:id="166"/>
      <w:bookmarkEnd w:id="166"/>
      <w:r w:rsidDel="00000000" w:rsidR="00000000" w:rsidRPr="00000000">
        <w:rPr>
          <w:rtl w:val="0"/>
        </w:rPr>
        <w:t xml:space="preserve">3.9.7.4 PUBREL Actions</w:t>
      </w:r>
    </w:p>
    <w:p w:rsidR="00000000" w:rsidDel="00000000" w:rsidP="00000000" w:rsidRDefault="00000000" w:rsidRPr="00000000" w14:paraId="000006D4">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6D5">
      <w:pPr>
        <w:pStyle w:val="Heading3"/>
        <w:keepLines w:val="1"/>
        <w:spacing w:after="109" w:before="0" w:line="259" w:lineRule="auto"/>
        <w:ind w:left="0" w:right="4" w:firstLine="0"/>
        <w:rPr>
          <w:rFonts w:ascii="Arial" w:cs="Arial" w:eastAsia="Arial" w:hAnsi="Arial"/>
        </w:rPr>
      </w:pPr>
      <w:bookmarkStart w:colFirst="0" w:colLast="0" w:name="_heading=h.1smtxgf" w:id="167"/>
      <w:bookmarkEnd w:id="167"/>
      <w:r w:rsidDel="00000000" w:rsidR="00000000" w:rsidRPr="00000000">
        <w:rPr>
          <w:rtl w:val="0"/>
        </w:rPr>
        <w:t xml:space="preserve">3.9.8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D6">
      <w:pPr>
        <w:rPr/>
      </w:pPr>
      <w:r w:rsidDel="00000000" w:rsidR="00000000" w:rsidRPr="00000000">
        <w:rPr/>
        <w:drawing>
          <wp:inline distB="114300" distT="114300" distL="114300" distR="114300">
            <wp:extent cx="5943600" cy="1295400"/>
            <wp:effectExtent b="0" l="0" r="0" t="0"/>
            <wp:docPr id="36"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6D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D9">
      <w:pPr>
        <w:pStyle w:val="Heading4"/>
        <w:ind w:left="0" w:right="4" w:firstLine="0"/>
        <w:rPr>
          <w:rFonts w:ascii="Arial" w:cs="Arial" w:eastAsia="Arial" w:hAnsi="Arial"/>
        </w:rPr>
      </w:pPr>
      <w:bookmarkStart w:colFirst="0" w:colLast="0" w:name="_heading=h.4cmhg48" w:id="168"/>
      <w:bookmarkEnd w:id="168"/>
      <w:r w:rsidDel="00000000" w:rsidR="00000000" w:rsidRPr="00000000">
        <w:rPr>
          <w:rFonts w:ascii="Arial" w:cs="Arial" w:eastAsia="Arial" w:hAnsi="Arial"/>
          <w:rtl w:val="0"/>
        </w:rPr>
        <w:t xml:space="preserve">3.9.8.1 PUBCOMP Header</w:t>
      </w:r>
    </w:p>
    <w:p w:rsidR="00000000" w:rsidDel="00000000" w:rsidP="00000000" w:rsidRDefault="00000000" w:rsidRPr="00000000" w14:paraId="000006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B">
      <w:pPr>
        <w:pStyle w:val="Heading4"/>
        <w:ind w:left="0" w:right="4" w:firstLine="0"/>
        <w:rPr>
          <w:rFonts w:ascii="Arial" w:cs="Arial" w:eastAsia="Arial" w:hAnsi="Arial"/>
        </w:rPr>
      </w:pPr>
      <w:bookmarkStart w:colFirst="0" w:colLast="0" w:name="_heading=h.2rrrqc1" w:id="169"/>
      <w:bookmarkEnd w:id="169"/>
      <w:r w:rsidDel="00000000" w:rsidR="00000000" w:rsidRPr="00000000">
        <w:rPr>
          <w:rFonts w:ascii="Arial" w:cs="Arial" w:eastAsia="Arial" w:hAnsi="Arial"/>
          <w:rtl w:val="0"/>
        </w:rPr>
        <w:t xml:space="preserve">3.9.8.2 Packet Identifier</w:t>
      </w:r>
    </w:p>
    <w:p w:rsidR="00000000" w:rsidDel="00000000" w:rsidP="00000000" w:rsidRDefault="00000000" w:rsidRPr="00000000" w14:paraId="000006D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DD">
      <w:pPr>
        <w:pStyle w:val="Heading4"/>
        <w:ind w:left="0" w:right="4" w:firstLine="0"/>
        <w:rPr>
          <w:rFonts w:ascii="Arial" w:cs="Arial" w:eastAsia="Arial" w:hAnsi="Arial"/>
        </w:rPr>
      </w:pPr>
      <w:bookmarkStart w:colFirst="0" w:colLast="0" w:name="_heading=h.j9ce9nedlrkd" w:id="170"/>
      <w:bookmarkEnd w:id="170"/>
      <w:r w:rsidDel="00000000" w:rsidR="00000000" w:rsidRPr="00000000">
        <w:rPr>
          <w:rFonts w:ascii="Arial" w:cs="Arial" w:eastAsia="Arial" w:hAnsi="Arial"/>
          <w:rtl w:val="0"/>
        </w:rPr>
        <w:t xml:space="preserve">3.9.8.3 Reason Code</w:t>
      </w:r>
    </w:p>
    <w:p w:rsidR="00000000" w:rsidDel="00000000" w:rsidP="00000000" w:rsidRDefault="00000000" w:rsidRPr="00000000" w14:paraId="000006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6DF">
      <w:pPr>
        <w:pStyle w:val="Heading4"/>
        <w:spacing w:after="174" w:before="0" w:line="248.00000000000006" w:lineRule="auto"/>
        <w:ind w:left="0" w:firstLine="0"/>
        <w:jc w:val="both"/>
        <w:rPr/>
      </w:pPr>
      <w:bookmarkStart w:colFirst="0" w:colLast="0" w:name="_heading=h.wwlbpe629g7j" w:id="171"/>
      <w:bookmarkEnd w:id="171"/>
      <w:r w:rsidDel="00000000" w:rsidR="00000000" w:rsidRPr="00000000">
        <w:rPr>
          <w:rtl w:val="0"/>
        </w:rPr>
        <w:t xml:space="preserve">3.9.8.4 PUBCOMP Actions</w:t>
      </w:r>
    </w:p>
    <w:p w:rsidR="00000000" w:rsidDel="00000000" w:rsidP="00000000" w:rsidRDefault="00000000" w:rsidRPr="00000000" w14:paraId="000006E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6E1">
      <w:pPr>
        <w:pStyle w:val="Heading2"/>
        <w:keepLines w:val="1"/>
        <w:spacing w:after="118" w:before="0" w:line="259" w:lineRule="auto"/>
        <w:ind w:left="0" w:firstLine="0"/>
        <w:rPr>
          <w:rFonts w:ascii="Arial" w:cs="Arial" w:eastAsia="Arial" w:hAnsi="Arial"/>
        </w:rPr>
      </w:pPr>
      <w:bookmarkStart w:colFirst="0" w:colLast="0" w:name="_heading=h.16x20ju" w:id="172"/>
      <w:bookmarkEnd w:id="172"/>
      <w:r w:rsidDel="00000000" w:rsidR="00000000" w:rsidRPr="00000000">
        <w:rPr>
          <w:rtl w:val="0"/>
        </w:rPr>
        <w:t xml:space="preserve">3.10 </w:t>
      </w:r>
      <w:r w:rsidDel="00000000" w:rsidR="00000000" w:rsidRPr="00000000">
        <w:rPr>
          <w:rFonts w:ascii="Arial" w:cs="Arial" w:eastAsia="Arial" w:hAnsi="Arial"/>
          <w:rtl w:val="0"/>
        </w:rPr>
        <w:t xml:space="preserve">SUBSCRIBE - Subscribe Request</w:t>
      </w:r>
    </w:p>
    <w:p w:rsidR="00000000" w:rsidDel="00000000" w:rsidP="00000000" w:rsidRDefault="00000000" w:rsidRPr="00000000" w14:paraId="000006E2">
      <w:pPr>
        <w:rPr/>
      </w:pPr>
      <w:sdt>
        <w:sdtPr>
          <w:tag w:val="goog_rdk_95"/>
        </w:sdtPr>
        <w:sdtContent>
          <w:commentRangeStart w:id="71"/>
        </w:sdtContent>
      </w:sdt>
      <w:r w:rsidDel="00000000" w:rsidR="00000000" w:rsidRPr="00000000">
        <w:rPr/>
        <w:drawing>
          <wp:inline distB="114300" distT="114300" distL="114300" distR="114300">
            <wp:extent cx="5943600" cy="1193800"/>
            <wp:effectExtent b="0" l="0" r="0" t="0"/>
            <wp:docPr id="49"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5943600" cy="1193800"/>
                    </a:xfrm>
                    <a:prstGeom prst="rect"/>
                    <a:ln/>
                  </pic:spPr>
                </pic:pic>
              </a:graphicData>
            </a:graphic>
          </wp:inline>
        </w:drawing>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Or</w:t>
      </w:r>
    </w:p>
    <w:p w:rsidR="00000000" w:rsidDel="00000000" w:rsidP="00000000" w:rsidRDefault="00000000" w:rsidRPr="00000000" w14:paraId="000006E4">
      <w:pPr>
        <w:rPr/>
      </w:pPr>
      <w:r w:rsidDel="00000000" w:rsidR="00000000" w:rsidRPr="00000000">
        <w:rPr/>
        <w:drawing>
          <wp:inline distB="114300" distT="114300" distL="114300" distR="114300">
            <wp:extent cx="5943600" cy="1346200"/>
            <wp:effectExtent b="0" l="0" r="0" t="0"/>
            <wp:docPr id="26" name="image19.png"/>
            <a:graphic>
              <a:graphicData uri="http://schemas.openxmlformats.org/drawingml/2006/picture">
                <pic:pic>
                  <pic:nvPicPr>
                    <pic:cNvPr id="0" name="image19.png"/>
                    <pic:cNvPicPr preferRelativeResize="0"/>
                  </pic:nvPicPr>
                  <pic:blipFill>
                    <a:blip r:embed="rId79"/>
                    <a:srcRect b="131" l="0" r="0" t="131"/>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6E6">
      <w:pPr>
        <w:ind w:left="-5" w:right="4" w:firstLine="0"/>
        <w:rPr>
          <w:rFonts w:ascii="Arial" w:cs="Arial" w:eastAsia="Arial" w:hAnsi="Arial"/>
        </w:rPr>
      </w:pPr>
      <w:sdt>
        <w:sdtPr>
          <w:tag w:val="goog_rdk_96"/>
        </w:sdtPr>
        <w:sdtContent>
          <w:commentRangeStart w:id="72"/>
        </w:sdtContent>
      </w:sdt>
      <w:r w:rsidDel="00000000" w:rsidR="00000000" w:rsidRPr="00000000">
        <w:rPr>
          <w:rFonts w:ascii="Arial" w:cs="Arial" w:eastAsia="Arial" w:hAnsi="Arial"/>
          <w:rtl w:val="0"/>
        </w:rPr>
        <w:t xml:space="preserve">The SUBSCRIBE packet</w:t>
      </w:r>
      <w:commentRangeEnd w:id="72"/>
      <w:r w:rsidDel="00000000" w:rsidR="00000000" w:rsidRPr="00000000">
        <w:commentReference w:id="72"/>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6E7">
      <w:pPr>
        <w:pStyle w:val="Heading3"/>
        <w:ind w:left="0" w:firstLine="0"/>
        <w:rPr/>
      </w:pPr>
      <w:bookmarkStart w:colFirst="0" w:colLast="0" w:name="_heading=h.3qwpj7n" w:id="173"/>
      <w:bookmarkEnd w:id="173"/>
      <w:r w:rsidDel="00000000" w:rsidR="00000000" w:rsidRPr="00000000">
        <w:rPr>
          <w:rtl w:val="0"/>
        </w:rPr>
        <w:t xml:space="preserve">3.10.1 SUBSCRIBE Header</w:t>
      </w:r>
    </w:p>
    <w:p w:rsidR="00000000" w:rsidDel="00000000" w:rsidP="00000000" w:rsidRDefault="00000000" w:rsidRPr="00000000" w14:paraId="000006E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9">
      <w:pPr>
        <w:pStyle w:val="Heading3"/>
        <w:ind w:left="0" w:firstLine="0"/>
        <w:rPr/>
      </w:pPr>
      <w:bookmarkStart w:colFirst="0" w:colLast="0" w:name="_heading=h.261ztfg" w:id="174"/>
      <w:bookmarkEnd w:id="174"/>
      <w:r w:rsidDel="00000000" w:rsidR="00000000" w:rsidRPr="00000000">
        <w:rPr>
          <w:rtl w:val="0"/>
        </w:rPr>
        <w:t xml:space="preserve">3.10.2 SUBSCRIBE Flags</w:t>
      </w:r>
    </w:p>
    <w:p w:rsidR="00000000" w:rsidDel="00000000" w:rsidP="00000000" w:rsidRDefault="00000000" w:rsidRPr="00000000" w14:paraId="000006EA">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EB">
      <w:pPr>
        <w:pStyle w:val="Heading4"/>
        <w:spacing w:after="0" w:before="0" w:line="248.00000000000006" w:lineRule="auto"/>
        <w:ind w:left="0" w:firstLine="0"/>
        <w:rPr/>
      </w:pPr>
      <w:bookmarkStart w:colFirst="0" w:colLast="0" w:name="_heading=h.o4chcds3950x" w:id="175"/>
      <w:bookmarkEnd w:id="175"/>
      <w:r w:rsidDel="00000000" w:rsidR="00000000" w:rsidRPr="00000000">
        <w:rPr>
          <w:rtl w:val="0"/>
        </w:rPr>
        <w:t xml:space="preserve">3.10.2.1 </w:t>
      </w:r>
      <w:sdt>
        <w:sdtPr>
          <w:tag w:val="goog_rdk_97"/>
        </w:sdtPr>
        <w:sdtContent>
          <w:commentRangeStart w:id="73"/>
        </w:sdtContent>
      </w:sdt>
      <w:sdt>
        <w:sdtPr>
          <w:tag w:val="goog_rdk_98"/>
        </w:sdtPr>
        <w:sdtContent>
          <w:commentRangeStart w:id="74"/>
        </w:sdtContent>
      </w:sdt>
      <w:r w:rsidDel="00000000" w:rsidR="00000000" w:rsidRPr="00000000">
        <w:rPr>
          <w:rtl w:val="0"/>
        </w:rPr>
        <w:t xml:space="preserve">Topic Type</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6EC">
      <w:pPr>
        <w:rPr/>
      </w:pPr>
      <w:commentRangeEnd w:id="73"/>
      <w:r w:rsidDel="00000000" w:rsidR="00000000" w:rsidRPr="00000000">
        <w:commentReference w:id="73"/>
      </w:r>
      <w:r w:rsidDel="00000000" w:rsidR="00000000" w:rsidRPr="00000000">
        <w:rPr>
          <w:b w:val="1"/>
          <w:rtl w:val="0"/>
        </w:rPr>
        <w:t xml:space="preserve">Position</w:t>
      </w:r>
      <w:r w:rsidDel="00000000" w:rsidR="00000000" w:rsidRPr="00000000">
        <w:rPr>
          <w:rtl w:val="0"/>
        </w:rPr>
        <w:t xml:space="preserve">: bits 0 and 1 of the SUBSCRIBE Flags.</w:t>
      </w:r>
      <w:sdt>
        <w:sdtPr>
          <w:tag w:val="goog_rdk_99"/>
        </w:sdtPr>
        <w:sdtContent>
          <w:commentRangeStart w:id="75"/>
        </w:sdtContent>
      </w:sdt>
      <w:r w:rsidDel="00000000" w:rsidR="00000000" w:rsidRPr="00000000">
        <w:rPr>
          <w:rtl w:val="0"/>
        </w:rPr>
      </w:r>
    </w:p>
    <w:p w:rsidR="00000000" w:rsidDel="00000000" w:rsidP="00000000" w:rsidRDefault="00000000" w:rsidRPr="00000000" w14:paraId="000006ED">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This field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6EE">
      <w:pPr>
        <w:pStyle w:val="Heading4"/>
        <w:spacing w:after="0" w:before="0" w:line="248.00000000000006" w:lineRule="auto"/>
        <w:ind w:left="0" w:firstLine="0"/>
        <w:rPr/>
      </w:pPr>
      <w:bookmarkStart w:colFirst="0" w:colLast="0" w:name="_heading=h.cqknfyf6vt7z" w:id="176"/>
      <w:bookmarkEnd w:id="176"/>
      <w:r w:rsidDel="00000000" w:rsidR="00000000" w:rsidRPr="00000000">
        <w:rPr>
          <w:rtl w:val="0"/>
        </w:rPr>
        <w:t xml:space="preserve">3.10.2.2 Retain handling</w:t>
      </w:r>
    </w:p>
    <w:p w:rsidR="00000000" w:rsidDel="00000000" w:rsidP="00000000" w:rsidRDefault="00000000" w:rsidRPr="00000000" w14:paraId="000006EF">
      <w:pPr>
        <w:rPr/>
      </w:pPr>
      <w:r w:rsidDel="00000000" w:rsidR="00000000" w:rsidRPr="00000000">
        <w:rPr>
          <w:b w:val="1"/>
          <w:rtl w:val="0"/>
        </w:rPr>
        <w:t xml:space="preserve">Position</w:t>
      </w:r>
      <w:r w:rsidDel="00000000" w:rsidR="00000000" w:rsidRPr="00000000">
        <w:rPr>
          <w:rtl w:val="0"/>
        </w:rPr>
        <w:t xml:space="preserve">: bits 2 and 3 of the SUBSCRIBE Flags.</w:t>
      </w:r>
    </w:p>
    <w:p w:rsidR="00000000" w:rsidDel="00000000" w:rsidP="00000000" w:rsidRDefault="00000000" w:rsidRPr="00000000" w14:paraId="000006F0">
      <w:pPr>
        <w:spacing w:after="0" w:before="0" w:line="248.0000000000000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F1">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 Send retained messages at the time of the subscribe</w:t>
      </w:r>
    </w:p>
    <w:p w:rsidR="00000000" w:rsidDel="00000000" w:rsidP="00000000" w:rsidRDefault="00000000" w:rsidRPr="00000000" w14:paraId="000006F2">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 Send retained messages at subscribe only if the subscription does not currently exist</w:t>
      </w:r>
    </w:p>
    <w:p w:rsidR="00000000" w:rsidDel="00000000" w:rsidP="00000000" w:rsidRDefault="00000000" w:rsidRPr="00000000" w14:paraId="000006F3">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 Do not send retained messages at the time </w:t>
      </w:r>
      <w:r w:rsidDel="00000000" w:rsidR="00000000" w:rsidRPr="00000000">
        <w:rPr>
          <w:rFonts w:ascii="Arial" w:cs="Arial" w:eastAsia="Arial" w:hAnsi="Arial"/>
          <w:rtl w:val="0"/>
        </w:rPr>
        <w:t xml:space="preserve">of the subscribe</w:t>
      </w:r>
      <w:r w:rsidDel="00000000" w:rsidR="00000000" w:rsidRPr="00000000">
        <w:rPr>
          <w:rtl w:val="0"/>
        </w:rPr>
      </w:r>
    </w:p>
    <w:p w:rsidR="00000000" w:rsidDel="00000000" w:rsidP="00000000" w:rsidRDefault="00000000" w:rsidRPr="00000000" w14:paraId="000006F4">
      <w:pPr>
        <w:spacing w:after="200" w:before="0" w:line="248.00000000000006" w:lineRule="auto"/>
        <w:ind w:left="0" w:firstLine="0"/>
        <w:rPr>
          <w:rFonts w:ascii="Arial" w:cs="Arial" w:eastAsia="Arial" w:hAnsi="Arial"/>
        </w:rPr>
      </w:pPr>
      <w:r w:rsidDel="00000000" w:rsidR="00000000" w:rsidRPr="00000000">
        <w:rPr>
          <w:rFonts w:ascii="Arial" w:cs="Arial" w:eastAsia="Arial" w:hAnsi="Arial"/>
          <w:color w:val="000000"/>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F5">
      <w:pPr>
        <w:pStyle w:val="Heading4"/>
        <w:spacing w:after="0" w:before="0" w:line="248.00000000000006" w:lineRule="auto"/>
        <w:ind w:left="0" w:firstLine="0"/>
        <w:rPr/>
      </w:pPr>
      <w:bookmarkStart w:colFirst="0" w:colLast="0" w:name="_heading=h.pzgz6pkwxml8" w:id="177"/>
      <w:bookmarkEnd w:id="177"/>
      <w:r w:rsidDel="00000000" w:rsidR="00000000" w:rsidRPr="00000000">
        <w:rPr>
          <w:rtl w:val="0"/>
        </w:rPr>
        <w:t xml:space="preserve">3.10.2.3 Retain as published</w:t>
      </w:r>
    </w:p>
    <w:p w:rsidR="00000000" w:rsidDel="00000000" w:rsidP="00000000" w:rsidRDefault="00000000" w:rsidRPr="00000000" w14:paraId="000006F6">
      <w:pPr>
        <w:rPr/>
      </w:pPr>
      <w:r w:rsidDel="00000000" w:rsidR="00000000" w:rsidRPr="00000000">
        <w:rPr>
          <w:b w:val="1"/>
          <w:rtl w:val="0"/>
        </w:rPr>
        <w:t xml:space="preserve">Position</w:t>
      </w:r>
      <w:r w:rsidDel="00000000" w:rsidR="00000000" w:rsidRPr="00000000">
        <w:rPr>
          <w:rtl w:val="0"/>
        </w:rPr>
        <w:t xml:space="preserve">: bit 4 of the SUBSCRIBE Flags.</w:t>
      </w:r>
    </w:p>
    <w:p w:rsidR="00000000" w:rsidDel="00000000" w:rsidP="00000000" w:rsidRDefault="00000000" w:rsidRPr="00000000" w14:paraId="000006F7">
      <w:pPr>
        <w:spacing w:after="200" w:before="0" w:line="248.00000000000006" w:lineRule="auto"/>
        <w:ind w:left="0" w:firstLine="0"/>
        <w:rPr>
          <w:rFonts w:ascii="Arial" w:cs="Arial" w:eastAsia="Arial" w:hAnsi="Arial"/>
        </w:rPr>
      </w:pPr>
      <w:r w:rsidDel="00000000" w:rsidR="00000000" w:rsidRPr="00000000">
        <w:rPr>
          <w:rFonts w:ascii="Arial" w:cs="Arial" w:eastAsia="Arial" w:hAnsi="Arial"/>
          <w:color w:val="000000"/>
          <w:shd w:fill="auto" w:val="clear"/>
          <w:rtl w:val="0"/>
        </w:rPr>
        <w:t xml:space="preserve">If 1, Application Messages forwarded using this subscription keep the RETAIN flag they were published with. If 0, Application Messages forwarded using this subscription have the RETAIN flag set to 0. </w:t>
      </w:r>
      <w:sdt>
        <w:sdtPr>
          <w:tag w:val="goog_rdk_100"/>
        </w:sdtPr>
        <w:sdtContent>
          <w:commentRangeStart w:id="76"/>
        </w:sdtContent>
      </w:sdt>
      <w:r w:rsidDel="00000000" w:rsidR="00000000" w:rsidRPr="00000000">
        <w:rPr>
          <w:rFonts w:ascii="Arial" w:cs="Arial" w:eastAsia="Arial" w:hAnsi="Arial"/>
          <w:color w:val="000000"/>
          <w:shd w:fill="auto" w:val="clear"/>
          <w:rtl w:val="0"/>
        </w:rPr>
        <w:t xml:space="preserve">Retained messages sent when the subscription is established have the RETAIN flag set to 1.</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6F8">
      <w:pPr>
        <w:pStyle w:val="Heading4"/>
        <w:spacing w:after="0" w:before="0" w:line="248.00000000000006" w:lineRule="auto"/>
        <w:ind w:left="0" w:firstLine="0"/>
        <w:rPr/>
      </w:pPr>
      <w:bookmarkStart w:colFirst="0" w:colLast="0" w:name="_heading=h.pcycfor1m7ik" w:id="178"/>
      <w:bookmarkEnd w:id="178"/>
      <w:r w:rsidDel="00000000" w:rsidR="00000000" w:rsidRPr="00000000">
        <w:rPr>
          <w:rtl w:val="0"/>
        </w:rPr>
        <w:t xml:space="preserve">3.10.2.4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F9">
      <w:pPr>
        <w:rPr/>
      </w:pPr>
      <w:r w:rsidDel="00000000" w:rsidR="00000000" w:rsidRPr="00000000">
        <w:rPr>
          <w:b w:val="1"/>
          <w:rtl w:val="0"/>
        </w:rPr>
        <w:t xml:space="preserve">Position</w:t>
      </w:r>
      <w:r w:rsidDel="00000000" w:rsidR="00000000" w:rsidRPr="00000000">
        <w:rPr>
          <w:rtl w:val="0"/>
        </w:rPr>
        <w:t xml:space="preserve">: bits 5 and 6 of the SUBSCRIBE Flags.</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FB">
      <w:pPr>
        <w:pStyle w:val="Heading4"/>
        <w:spacing w:after="0" w:before="0" w:line="248.00000000000006" w:lineRule="auto"/>
        <w:ind w:left="0" w:firstLine="0"/>
        <w:rPr>
          <w:vertAlign w:val="baseline"/>
        </w:rPr>
      </w:pPr>
      <w:bookmarkStart w:colFirst="0" w:colLast="0" w:name="_heading=h.6uifx1r15uxd" w:id="179"/>
      <w:bookmarkEnd w:id="179"/>
      <w:r w:rsidDel="00000000" w:rsidR="00000000" w:rsidRPr="00000000">
        <w:rPr>
          <w:rtl w:val="0"/>
        </w:rPr>
        <w:t xml:space="preserve">3.10.2.5 </w:t>
      </w:r>
      <w:r w:rsidDel="00000000" w:rsidR="00000000" w:rsidRPr="00000000">
        <w:rPr>
          <w:vertAlign w:val="baseline"/>
          <w:rtl w:val="0"/>
        </w:rPr>
        <w:t xml:space="preserve">No Local</w:t>
      </w:r>
    </w:p>
    <w:p w:rsidR="00000000" w:rsidDel="00000000" w:rsidP="00000000" w:rsidRDefault="00000000" w:rsidRPr="00000000" w14:paraId="000006FC">
      <w:pPr>
        <w:rPr/>
      </w:pPr>
      <w:r w:rsidDel="00000000" w:rsidR="00000000" w:rsidRPr="00000000">
        <w:rPr>
          <w:b w:val="1"/>
          <w:rtl w:val="0"/>
        </w:rPr>
        <w:t xml:space="preserve">Position</w:t>
      </w:r>
      <w:r w:rsidDel="00000000" w:rsidR="00000000" w:rsidRPr="00000000">
        <w:rPr>
          <w:rtl w:val="0"/>
        </w:rPr>
        <w:t xml:space="preserve">: bit 7 of the SUBSCRIBE Flags.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0"/>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highlight w:val="yellow"/>
          <w:u w:val="none"/>
          <w:vertAlign w:val="baseline"/>
          <w:rtl w:val="0"/>
        </w:rPr>
        <w:t xml:space="preserve">if the value is 1, Application Messages MUST NOT be forwarded to a</w:t>
      </w:r>
      <w:sdt>
        <w:sdtPr>
          <w:tag w:val="goog_rdk_101"/>
        </w:sdtPr>
        <w:sdtContent>
          <w:commentRangeStart w:id="77"/>
        </w:sdtContent>
      </w:sdt>
      <w:sdt>
        <w:sdtPr>
          <w:tag w:val="goog_rdk_102"/>
        </w:sdtPr>
        <w:sdtContent>
          <w:commentRangeStart w:id="78"/>
        </w:sdtContent>
      </w:sdt>
      <w:r w:rsidDel="00000000" w:rsidR="00000000" w:rsidRPr="00000000">
        <w:rPr>
          <w:rFonts w:ascii="Arial" w:cs="Arial" w:eastAsia="Arial" w:hAnsi="Arial"/>
          <w:b w:val="0"/>
          <w:i w:val="0"/>
          <w:smallCaps w:val="0"/>
          <w:strike w:val="0"/>
          <w:color w:val="000000"/>
          <w:highlight w:val="yellow"/>
          <w:u w:val="none"/>
          <w:vertAlign w:val="baseline"/>
          <w:rtl w:val="0"/>
        </w:rPr>
        <w:t xml:space="preserve"> Virtual Connection with a ClientID</w:t>
      </w:r>
      <w:commentRangeEnd w:id="77"/>
      <w:r w:rsidDel="00000000" w:rsidR="00000000" w:rsidRPr="00000000">
        <w:commentReference w:id="77"/>
      </w:r>
      <w:commentRangeEnd w:id="78"/>
      <w:r w:rsidDel="00000000" w:rsidR="00000000" w:rsidRPr="00000000">
        <w:commentReference w:id="78"/>
      </w:r>
      <w:r w:rsidDel="00000000" w:rsidR="00000000" w:rsidRPr="00000000">
        <w:rPr>
          <w:rFonts w:ascii="Arial" w:cs="Arial" w:eastAsia="Arial" w:hAnsi="Arial"/>
          <w:b w:val="0"/>
          <w:i w:val="0"/>
          <w:smallCaps w:val="0"/>
          <w:strike w:val="0"/>
          <w:color w:val="00000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highlight w:val="yellow"/>
          <w:u w:val="none"/>
          <w:vertAlign w:val="baseline"/>
          <w:rtl w:val="0"/>
        </w:rPr>
        <w:t xml:space="preserve">onnection.</w:t>
      </w:r>
      <w:r w:rsidDel="00000000" w:rsidR="00000000" w:rsidRPr="00000000">
        <w:rPr>
          <w:rtl w:val="0"/>
        </w:rPr>
      </w:r>
    </w:p>
    <w:p w:rsidR="00000000" w:rsidDel="00000000" w:rsidP="00000000" w:rsidRDefault="00000000" w:rsidRPr="00000000" w14:paraId="000006FE">
      <w:pPr>
        <w:pStyle w:val="Heading3"/>
        <w:ind w:left="0" w:firstLine="0"/>
        <w:rPr/>
      </w:pPr>
      <w:bookmarkStart w:colFirst="0" w:colLast="0" w:name="_heading=h.l7a3n9" w:id="180"/>
      <w:bookmarkEnd w:id="180"/>
      <w:r w:rsidDel="00000000" w:rsidR="00000000" w:rsidRPr="00000000">
        <w:rPr>
          <w:rtl w:val="0"/>
        </w:rPr>
        <w:t xml:space="preserve">3.10.3 Packet Identifier</w:t>
      </w:r>
    </w:p>
    <w:p w:rsidR="00000000" w:rsidDel="00000000" w:rsidP="00000000" w:rsidRDefault="00000000" w:rsidRPr="00000000" w14:paraId="000006F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700">
      <w:pPr>
        <w:pStyle w:val="Heading3"/>
        <w:ind w:left="0" w:firstLine="0"/>
        <w:rPr/>
      </w:pPr>
      <w:bookmarkStart w:colFirst="0" w:colLast="0" w:name="_heading=h.356xmb2" w:id="181"/>
      <w:bookmarkEnd w:id="181"/>
      <w:r w:rsidDel="00000000" w:rsidR="00000000" w:rsidRPr="00000000">
        <w:rPr>
          <w:rtl w:val="0"/>
        </w:rPr>
        <w:t xml:space="preserve">3.10.4 Topic Data or Topic Filter</w:t>
      </w:r>
    </w:p>
    <w:p w:rsidR="00000000" w:rsidDel="00000000" w:rsidP="00000000" w:rsidRDefault="00000000" w:rsidRPr="00000000" w14:paraId="0000070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03"/>
        </w:sdtPr>
        <w:sdtContent>
          <w:ins w:author="davide.lenzarini@u-blox.com" w:id="11" w:date="2024-08-08T13:33:34Z">
            <w:r w:rsidDel="00000000" w:rsidR="00000000" w:rsidRPr="00000000">
              <w:rPr>
                <w:rFonts w:ascii="Arial" w:cs="Arial" w:eastAsia="Arial" w:hAnsi="Arial"/>
                <w:rtl w:val="0"/>
              </w:rPr>
              <w:t xml:space="preserve">session topic alias</w:t>
            </w:r>
          </w:ins>
        </w:sdtContent>
      </w:sdt>
      <w:sdt>
        <w:sdtPr>
          <w:tag w:val="goog_rdk_104"/>
        </w:sdtPr>
        <w:sdtContent>
          <w:del w:author="davide.lenzarini@u-blox.com" w:id="11" w:date="2024-08-08T13:33:34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702">
      <w:pPr>
        <w:pStyle w:val="Heading3"/>
        <w:keepNext w:val="0"/>
        <w:pBdr>
          <w:top w:color="auto" w:space="0" w:sz="0" w:val="none"/>
        </w:pBdr>
        <w:spacing w:after="80" w:before="280" w:line="248.00000000000006" w:lineRule="auto"/>
        <w:ind w:left="-15" w:firstLine="0"/>
        <w:jc w:val="both"/>
        <w:rPr/>
      </w:pPr>
      <w:bookmarkStart w:colFirst="0" w:colLast="0" w:name="_heading=h.8f4jncpi264u" w:id="182"/>
      <w:bookmarkEnd w:id="182"/>
      <w:r w:rsidDel="00000000" w:rsidR="00000000" w:rsidRPr="00000000">
        <w:rPr>
          <w:rtl w:val="0"/>
        </w:rPr>
        <w:t xml:space="preserve">3.10.5 SUBSCRIBE Actions</w:t>
      </w:r>
    </w:p>
    <w:p w:rsidR="00000000" w:rsidDel="00000000" w:rsidP="00000000" w:rsidRDefault="00000000" w:rsidRPr="00000000" w14:paraId="0000070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[MQTT-SN-3.17.5-2]</w:t>
      </w:r>
      <w:r w:rsidDel="00000000" w:rsidR="00000000" w:rsidRPr="00000000">
        <w:rPr>
          <w:rFonts w:ascii="Arial" w:cs="Arial" w:eastAsia="Arial" w:hAnsi="Arial"/>
          <w:rtl w:val="0"/>
        </w:rPr>
        <w:t xml:space="preserve">.</w:t>
      </w:r>
    </w:p>
    <w:p w:rsidR="00000000" w:rsidDel="00000000" w:rsidP="00000000" w:rsidRDefault="00000000" w:rsidRPr="00000000" w14:paraId="00000704">
      <w:pPr>
        <w:spacing w:after="240" w:before="240" w:line="248.00000000000006" w:lineRule="auto"/>
        <w:ind w:left="0" w:right="0" w:firstLine="0"/>
        <w:rPr>
          <w:rFonts w:ascii="Arial" w:cs="Arial" w:eastAsia="Arial" w:hAnsi="Arial"/>
        </w:rPr>
      </w:pPr>
      <w:sdt>
        <w:sdtPr>
          <w:tag w:val="goog_rdk_105"/>
        </w:sdtPr>
        <w:sdtContent>
          <w:commentRangeStart w:id="79"/>
        </w:sdtContent>
      </w:sdt>
      <w:sdt>
        <w:sdtPr>
          <w:tag w:val="goog_rdk_106"/>
        </w:sdtPr>
        <w:sdtContent>
          <w:commentRangeStart w:id="80"/>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705">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107"/>
        </w:sdtPr>
        <w:sdtContent>
          <w:commentRangeStart w:id="81"/>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81"/>
      <w:r w:rsidDel="00000000" w:rsidR="00000000" w:rsidRPr="00000000">
        <w:commentReference w:id="8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[MQTT-SN-3.17.5-4]</w:t>
      </w:r>
      <w:r w:rsidDel="00000000" w:rsidR="00000000" w:rsidRPr="00000000">
        <w:rPr>
          <w:rFonts w:ascii="Arial" w:cs="Arial" w:eastAsia="Arial" w:hAnsi="Arial"/>
          <w:rtl w:val="0"/>
        </w:rPr>
        <w:t xml:space="preserve">.</w:t>
      </w:r>
    </w:p>
    <w:p w:rsidR="00000000" w:rsidDel="00000000" w:rsidP="00000000" w:rsidRDefault="00000000" w:rsidRPr="00000000" w14:paraId="00000706">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70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70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709">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0A">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70B">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0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70D">
      <w:pPr>
        <w:pStyle w:val="Heading2"/>
        <w:keepLines w:val="1"/>
        <w:spacing w:after="77" w:before="0" w:line="259" w:lineRule="auto"/>
        <w:ind w:left="0" w:firstLine="0"/>
        <w:rPr>
          <w:rFonts w:ascii="Arial" w:cs="Arial" w:eastAsia="Arial" w:hAnsi="Arial"/>
        </w:rPr>
      </w:pPr>
      <w:bookmarkStart w:colFirst="0" w:colLast="0" w:name="_heading=h.1kc7wiv" w:id="183"/>
      <w:bookmarkEnd w:id="183"/>
      <w:r w:rsidDel="00000000" w:rsidR="00000000" w:rsidRPr="00000000">
        <w:rPr>
          <w:rtl w:val="0"/>
        </w:rPr>
        <w:t xml:space="preserve">3.11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70E">
      <w:pPr>
        <w:rPr/>
      </w:pPr>
      <w:r w:rsidDel="00000000" w:rsidR="00000000" w:rsidRPr="00000000">
        <w:rPr/>
        <w:drawing>
          <wp:inline distB="114300" distT="114300" distL="114300" distR="114300">
            <wp:extent cx="5943600" cy="2374900"/>
            <wp:effectExtent b="0" l="0" r="0" t="0"/>
            <wp:docPr id="30"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710">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711">
      <w:pPr>
        <w:pStyle w:val="Heading3"/>
        <w:ind w:left="0" w:firstLine="0"/>
        <w:rPr/>
      </w:pPr>
      <w:bookmarkStart w:colFirst="0" w:colLast="0" w:name="_heading=h.44bvf6o" w:id="184"/>
      <w:bookmarkEnd w:id="184"/>
      <w:r w:rsidDel="00000000" w:rsidR="00000000" w:rsidRPr="00000000">
        <w:rPr>
          <w:rtl w:val="0"/>
        </w:rPr>
        <w:t xml:space="preserve">3.11.1 SUBACK Header</w:t>
      </w:r>
    </w:p>
    <w:p w:rsidR="00000000" w:rsidDel="00000000" w:rsidP="00000000" w:rsidRDefault="00000000" w:rsidRPr="00000000" w14:paraId="000007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3">
      <w:pPr>
        <w:pStyle w:val="Heading3"/>
        <w:ind w:left="0" w:firstLine="0"/>
        <w:rPr>
          <w:rFonts w:ascii="Arial" w:cs="Arial" w:eastAsia="Arial" w:hAnsi="Arial"/>
        </w:rPr>
      </w:pPr>
      <w:bookmarkStart w:colFirst="0" w:colLast="0" w:name="_heading=h.2jh5peh" w:id="185"/>
      <w:bookmarkEnd w:id="185"/>
      <w:r w:rsidDel="00000000" w:rsidR="00000000" w:rsidRPr="00000000">
        <w:rPr>
          <w:rtl w:val="0"/>
        </w:rPr>
        <w:t xml:space="preserve">3.11.2 SUBACK Flags</w:t>
      </w:r>
      <w:r w:rsidDel="00000000" w:rsidR="00000000" w:rsidRPr="00000000">
        <w:rPr>
          <w:rtl w:val="0"/>
        </w:rPr>
      </w:r>
    </w:p>
    <w:p w:rsidR="00000000" w:rsidDel="00000000" w:rsidP="00000000" w:rsidRDefault="00000000" w:rsidRPr="00000000" w14:paraId="00000714">
      <w:pPr>
        <w:rPr>
          <w:rFonts w:ascii="Arial" w:cs="Arial" w:eastAsia="Arial" w:hAnsi="Arial"/>
          <w:color w:val="000000"/>
        </w:rPr>
      </w:pPr>
      <w:r w:rsidDel="00000000" w:rsidR="00000000" w:rsidRPr="00000000">
        <w:rPr>
          <w:rFonts w:ascii="Arial" w:cs="Arial" w:eastAsia="Arial" w:hAnsi="Arial"/>
          <w:color w:val="000000"/>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SUBACK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5">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716">
      <w:pPr>
        <w:pStyle w:val="Heading4"/>
        <w:spacing w:after="200" w:before="0" w:line="248.00000000000006" w:lineRule="auto"/>
        <w:ind w:left="0" w:firstLine="0"/>
        <w:jc w:val="both"/>
        <w:rPr/>
      </w:pPr>
      <w:bookmarkStart w:colFirst="0" w:colLast="0" w:name="_heading=h.sjf79nlu0oyc" w:id="186"/>
      <w:bookmarkEnd w:id="186"/>
      <w:r w:rsidDel="00000000" w:rsidR="00000000" w:rsidRPr="00000000">
        <w:rPr>
          <w:rtl w:val="0"/>
        </w:rPr>
        <w:t xml:space="preserve">3.8.2.1 Topic Type</w:t>
      </w:r>
    </w:p>
    <w:p w:rsidR="00000000" w:rsidDel="00000000" w:rsidP="00000000" w:rsidRDefault="00000000" w:rsidRPr="00000000" w14:paraId="00000717">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718">
      <w:pPr>
        <w:spacing w:after="306" w:before="0" w:line="248.00000000000006" w:lineRule="auto"/>
        <w:ind w:left="0" w:firstLine="0"/>
        <w:rPr>
          <w:rFonts w:ascii="Arial" w:cs="Arial" w:eastAsia="Arial" w:hAnsi="Arial"/>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0000ee"/>
            <w:u w:val="single"/>
            <w:rtl w:val="0"/>
          </w:rPr>
          <w:t xml:space="preserve">Table 10</w:t>
        </w:r>
      </w:hyperlink>
      <w:r w:rsidDel="00000000" w:rsidR="00000000" w:rsidRPr="00000000">
        <w:rPr>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719">
      <w:pPr>
        <w:pStyle w:val="Heading3"/>
        <w:ind w:left="0" w:firstLine="0"/>
        <w:rPr/>
      </w:pPr>
      <w:bookmarkStart w:colFirst="0" w:colLast="0" w:name="_heading=h.ymfzma" w:id="187"/>
      <w:bookmarkEnd w:id="187"/>
      <w:r w:rsidDel="00000000" w:rsidR="00000000" w:rsidRPr="00000000">
        <w:rPr>
          <w:rtl w:val="0"/>
        </w:rPr>
        <w:t xml:space="preserve">3.11.3 Topic Data</w:t>
      </w:r>
    </w:p>
    <w:p w:rsidR="00000000" w:rsidDel="00000000" w:rsidP="00000000" w:rsidRDefault="00000000" w:rsidRPr="00000000" w14:paraId="0000071A">
      <w:pPr>
        <w:spacing w:after="147" w:before="0" w:line="248.00000000000006" w:lineRule="auto"/>
        <w:ind w:right="4"/>
        <w:jc w:val="both"/>
        <w:rPr>
          <w:rFonts w:ascii="Arial" w:cs="Arial" w:eastAsia="Arial" w:hAnsi="Arial"/>
        </w:rPr>
      </w:pPr>
      <w:sdt>
        <w:sdtPr>
          <w:tag w:val="goog_rdk_108"/>
        </w:sdtPr>
        <w:sdtContent>
          <w:commentRangeStart w:id="82"/>
        </w:sdtContent>
      </w:sdt>
      <w:sdt>
        <w:sdtPr>
          <w:tag w:val="goog_rdk_109"/>
        </w:sdtPr>
        <w:sdtContent>
          <w:commentRangeStart w:id="83"/>
        </w:sdtContent>
      </w:sdt>
      <w:r w:rsidDel="00000000" w:rsidR="00000000" w:rsidRPr="00000000">
        <w:rPr>
          <w:rFonts w:ascii="Arial" w:cs="Arial" w:eastAsia="Arial" w:hAnsi="Arial"/>
          <w:rtl w:val="0"/>
        </w:rPr>
        <w:t xml:space="preserve">In case of “accepted”</w:t>
      </w:r>
      <w:commentRangeEnd w:id="83"/>
      <w:r w:rsidDel="00000000" w:rsidR="00000000" w:rsidRPr="00000000">
        <w:commentReference w:id="83"/>
      </w:r>
      <w:r w:rsidDel="00000000" w:rsidR="00000000" w:rsidRPr="00000000">
        <w:rPr>
          <w:rFonts w:ascii="Arial" w:cs="Arial" w:eastAsia="Arial" w:hAnsi="Arial"/>
          <w:rtl w:val="0"/>
        </w:rPr>
        <w:t xml:space="preserve"> the </w:t>
      </w:r>
      <w:sdt>
        <w:sdtPr>
          <w:tag w:val="goog_rdk_110"/>
        </w:sdtPr>
        <w:sdtContent>
          <w:ins w:author="davide.lenzarini@u-blox.com" w:id="12" w:date="2024-03-20T08:37:30Z">
            <w:r w:rsidDel="00000000" w:rsidR="00000000" w:rsidRPr="00000000">
              <w:rPr>
                <w:rFonts w:ascii="Arial" w:cs="Arial" w:eastAsia="Arial" w:hAnsi="Arial"/>
                <w:rtl w:val="0"/>
              </w:rPr>
              <w:t xml:space="preserve">returned Topic Data</w:t>
            </w:r>
          </w:ins>
        </w:sdtContent>
      </w:sdt>
      <w:sdt>
        <w:sdtPr>
          <w:tag w:val="goog_rdk_111"/>
        </w:sdtPr>
        <w:sdtContent>
          <w:del w:author="davide.lenzarini@u-blox.com" w:id="1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12"/>
        </w:sdtPr>
        <w:sdtContent>
          <w:commentRangeStart w:id="84"/>
        </w:sdtContent>
      </w:sdt>
      <w:r w:rsidDel="00000000" w:rsidR="00000000" w:rsidRPr="00000000">
        <w:rPr>
          <w:rFonts w:ascii="Arial" w:cs="Arial" w:eastAsia="Arial" w:hAnsi="Arial"/>
          <w:rtl w:val="0"/>
        </w:rPr>
        <w:t xml:space="preserve">not relevant</w:t>
      </w:r>
      <w:sdt>
        <w:sdtPr>
          <w:tag w:val="goog_rdk_113"/>
        </w:sdtPr>
        <w:sdtContent>
          <w:ins w:author="davide.lenzarini@u-blox.com" w:id="1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84"/>
      <w:r w:rsidDel="00000000" w:rsidR="00000000" w:rsidRPr="00000000">
        <w:commentReference w:id="84"/>
      </w:r>
      <w:r w:rsidDel="00000000" w:rsidR="00000000" w:rsidRPr="00000000">
        <w:rPr>
          <w:rFonts w:ascii="Arial" w:cs="Arial" w:eastAsia="Arial" w:hAnsi="Arial"/>
          <w:rtl w:val="0"/>
        </w:rPr>
        <w:t xml:space="preserve">)</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71B">
      <w:pPr>
        <w:pStyle w:val="Heading3"/>
        <w:ind w:left="0" w:firstLine="0"/>
        <w:rPr/>
      </w:pPr>
      <w:bookmarkStart w:colFirst="0" w:colLast="0" w:name="_heading=h.3im3ia3" w:id="188"/>
      <w:bookmarkEnd w:id="188"/>
      <w:r w:rsidDel="00000000" w:rsidR="00000000" w:rsidRPr="00000000">
        <w:rPr>
          <w:rtl w:val="0"/>
        </w:rPr>
        <w:t xml:space="preserve">3.11.4 Packet Identifier</w:t>
      </w:r>
    </w:p>
    <w:p w:rsidR="00000000" w:rsidDel="00000000" w:rsidP="00000000" w:rsidRDefault="00000000" w:rsidRPr="00000000" w14:paraId="0000071C">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71D">
      <w:pPr>
        <w:pStyle w:val="Heading3"/>
        <w:ind w:left="0" w:firstLine="0"/>
        <w:rPr/>
      </w:pPr>
      <w:bookmarkStart w:colFirst="0" w:colLast="0" w:name="_heading=h.1xrdshw" w:id="189"/>
      <w:bookmarkEnd w:id="189"/>
      <w:r w:rsidDel="00000000" w:rsidR="00000000" w:rsidRPr="00000000">
        <w:rPr>
          <w:rtl w:val="0"/>
        </w:rPr>
        <w:t xml:space="preserve">3.11.5 Reason Code</w:t>
      </w:r>
    </w:p>
    <w:p w:rsidR="00000000" w:rsidDel="00000000" w:rsidP="00000000" w:rsidRDefault="00000000" w:rsidRPr="00000000" w14:paraId="0000071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71F">
      <w:pPr>
        <w:pStyle w:val="Heading2"/>
        <w:keepLines w:val="1"/>
        <w:spacing w:after="118" w:before="0" w:line="259" w:lineRule="auto"/>
        <w:ind w:left="0" w:firstLine="0"/>
        <w:rPr>
          <w:rFonts w:ascii="Arial" w:cs="Arial" w:eastAsia="Arial" w:hAnsi="Arial"/>
        </w:rPr>
      </w:pPr>
      <w:bookmarkStart w:colFirst="0" w:colLast="0" w:name="_heading=h.4hr1b5p" w:id="190"/>
      <w:bookmarkEnd w:id="190"/>
      <w:r w:rsidDel="00000000" w:rsidR="00000000" w:rsidRPr="00000000">
        <w:rPr>
          <w:rtl w:val="0"/>
        </w:rPr>
        <w:t xml:space="preserve">3.12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720">
      <w:pPr>
        <w:rPr/>
      </w:pPr>
      <w:r w:rsidDel="00000000" w:rsidR="00000000" w:rsidRPr="00000000">
        <w:rPr/>
        <w:drawing>
          <wp:inline distB="114300" distT="114300" distL="114300" distR="114300">
            <wp:extent cx="5943600" cy="2159000"/>
            <wp:effectExtent b="0" l="0" r="0" t="0"/>
            <wp:docPr id="34"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Or:</w:t>
      </w:r>
    </w:p>
    <w:p w:rsidR="00000000" w:rsidDel="00000000" w:rsidP="00000000" w:rsidRDefault="00000000" w:rsidRPr="00000000" w14:paraId="00000722">
      <w:pPr>
        <w:rPr/>
      </w:pPr>
      <w:r w:rsidDel="00000000" w:rsidR="00000000" w:rsidRPr="00000000">
        <w:rPr/>
        <w:drawing>
          <wp:inline distB="114300" distT="114300" distL="114300" distR="114300">
            <wp:extent cx="5943600" cy="2451100"/>
            <wp:effectExtent b="0" l="0" r="0" t="0"/>
            <wp:docPr id="57" name="image34.png"/>
            <a:graphic>
              <a:graphicData uri="http://schemas.openxmlformats.org/drawingml/2006/picture">
                <pic:pic>
                  <pic:nvPicPr>
                    <pic:cNvPr id="0" name="image34.png"/>
                    <pic:cNvPicPr preferRelativeResize="0"/>
                  </pic:nvPicPr>
                  <pic:blipFill>
                    <a:blip r:embed="rId82"/>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14"/>
        </w:sdtPr>
        <w:sdtContent>
          <w:commentRangeStart w:id="8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85"/>
      <w:r w:rsidDel="00000000" w:rsidR="00000000" w:rsidRPr="00000000">
        <w:commentReference w:id="8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724">
      <w:pPr>
        <w:spacing w:after="119" w:lineRule="auto"/>
        <w:ind w:left="-5" w:right="990" w:firstLine="0"/>
        <w:rPr>
          <w:rFonts w:ascii="Arial" w:cs="Arial" w:eastAsia="Arial" w:hAnsi="Arial"/>
        </w:rPr>
      </w:pPr>
      <w:bookmarkStart w:colFirst="0" w:colLast="0" w:name="_heading=h.2wwbldi" w:id="191"/>
      <w:bookmarkEnd w:id="191"/>
      <w:sdt>
        <w:sdtPr>
          <w:tag w:val="goog_rdk_115"/>
        </w:sdtPr>
        <w:sdtContent>
          <w:commentRangeStart w:id="86"/>
        </w:sdtContent>
      </w:sdt>
      <w:r w:rsidDel="00000000" w:rsidR="00000000" w:rsidRPr="00000000">
        <w:rPr>
          <w:rFonts w:ascii="Arial" w:cs="Arial" w:eastAsia="Arial" w:hAnsi="Arial"/>
          <w:rtl w:val="0"/>
        </w:rPr>
        <w:t xml:space="preserve">An UNSUBSCRIBE packet </w:t>
      </w:r>
      <w:commentRangeEnd w:id="86"/>
      <w:r w:rsidDel="00000000" w:rsidR="00000000" w:rsidRPr="00000000">
        <w:commentReference w:id="86"/>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725">
      <w:pPr>
        <w:pStyle w:val="Heading3"/>
        <w:ind w:left="0" w:firstLine="0"/>
        <w:rPr/>
      </w:pPr>
      <w:bookmarkStart w:colFirst="0" w:colLast="0" w:name="_heading=h.1c1lvlb" w:id="192"/>
      <w:bookmarkEnd w:id="192"/>
      <w:r w:rsidDel="00000000" w:rsidR="00000000" w:rsidRPr="00000000">
        <w:rPr>
          <w:rtl w:val="0"/>
        </w:rPr>
        <w:t xml:space="preserve">3.12.1 UNSUBSCRIBE Header</w:t>
      </w:r>
    </w:p>
    <w:p w:rsidR="00000000" w:rsidDel="00000000" w:rsidP="00000000" w:rsidRDefault="00000000" w:rsidRPr="00000000" w14:paraId="000007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7">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93"/>
      <w:bookmarkEnd w:id="193"/>
      <w:r w:rsidDel="00000000" w:rsidR="00000000" w:rsidRPr="00000000">
        <w:rPr>
          <w:rtl w:val="0"/>
        </w:rPr>
        <w:t xml:space="preserve">3.12.2 UNSUBSCRIBE Flags</w:t>
      </w:r>
      <w:r w:rsidDel="00000000" w:rsidR="00000000" w:rsidRPr="00000000">
        <w:rPr>
          <w:rtl w:val="0"/>
        </w:rPr>
      </w:r>
    </w:p>
    <w:p w:rsidR="00000000" w:rsidDel="00000000" w:rsidP="00000000" w:rsidRDefault="00000000" w:rsidRPr="00000000" w14:paraId="00000728">
      <w:pPr>
        <w:rPr>
          <w:rFonts w:ascii="Arial" w:cs="Arial" w:eastAsia="Arial" w:hAnsi="Arial"/>
          <w:color w:val="000000"/>
        </w:rPr>
      </w:pPr>
      <w:r w:rsidDel="00000000" w:rsidR="00000000" w:rsidRPr="00000000">
        <w:rPr>
          <w:rFonts w:ascii="Arial" w:cs="Arial" w:eastAsia="Arial" w:hAnsi="Arial"/>
          <w:color w:val="000000"/>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UNSUBSCRIBE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9">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72A">
      <w:pPr>
        <w:pStyle w:val="Heading4"/>
        <w:spacing w:after="0" w:before="0" w:line="248.00000000000006" w:lineRule="auto"/>
        <w:ind w:left="0" w:firstLine="0"/>
        <w:jc w:val="both"/>
        <w:rPr/>
      </w:pPr>
      <w:bookmarkStart w:colFirst="0" w:colLast="0" w:name="_heading=h.35jl7go284h2" w:id="194"/>
      <w:bookmarkEnd w:id="194"/>
      <w:r w:rsidDel="00000000" w:rsidR="00000000" w:rsidRPr="00000000">
        <w:rPr>
          <w:rtl w:val="0"/>
        </w:rPr>
        <w:t xml:space="preserve">3.8.2.1 Topic Type</w:t>
      </w:r>
    </w:p>
    <w:p w:rsidR="00000000" w:rsidDel="00000000" w:rsidP="00000000" w:rsidRDefault="00000000" w:rsidRPr="00000000" w14:paraId="0000072B">
      <w:pPr>
        <w:rPr/>
      </w:pPr>
      <w:r w:rsidDel="00000000" w:rsidR="00000000" w:rsidRPr="00000000">
        <w:rPr>
          <w:b w:val="1"/>
          <w:rtl w:val="0"/>
        </w:rPr>
        <w:t xml:space="preserve">Position</w:t>
      </w:r>
      <w:r w:rsidDel="00000000" w:rsidR="00000000" w:rsidRPr="00000000">
        <w:rPr>
          <w:rtl w:val="0"/>
        </w:rPr>
        <w:t xml:space="preserve">: bits 0 and 1 of the UNSUBSCRIBE Flags.</w:t>
      </w:r>
    </w:p>
    <w:p w:rsidR="00000000" w:rsidDel="00000000" w:rsidP="00000000" w:rsidRDefault="00000000" w:rsidRPr="00000000" w14:paraId="0000072C">
      <w:pPr>
        <w:spacing w:after="306" w:before="0" w:line="248.00000000000006" w:lineRule="auto"/>
        <w:ind w:left="0" w:firstLine="0"/>
        <w:rPr>
          <w:rFonts w:ascii="Arial" w:cs="Arial" w:eastAsia="Arial" w:hAnsi="Arial"/>
          <w:color w:val="000000"/>
          <w:sz w:val="20"/>
          <w:szCs w:val="20"/>
          <w:shd w:fill="auto" w:val="clear"/>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0000ee"/>
            <w:u w:val="single"/>
            <w:rtl w:val="0"/>
          </w:rPr>
          <w:t xml:space="preserve">Table 10</w:t>
        </w:r>
      </w:hyperlink>
      <w:r w:rsidDel="00000000" w:rsidR="00000000" w:rsidRPr="00000000">
        <w:rPr>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72D">
      <w:pPr>
        <w:pStyle w:val="Heading3"/>
        <w:ind w:left="0" w:firstLine="0"/>
        <w:rPr/>
      </w:pPr>
      <w:bookmarkStart w:colFirst="0" w:colLast="0" w:name="_heading=h.2b6jogx" w:id="195"/>
      <w:bookmarkEnd w:id="195"/>
      <w:r w:rsidDel="00000000" w:rsidR="00000000" w:rsidRPr="00000000">
        <w:rPr>
          <w:rtl w:val="0"/>
        </w:rPr>
        <w:t xml:space="preserve">3.12.3 Packet Identifier</w:t>
      </w:r>
    </w:p>
    <w:p w:rsidR="00000000" w:rsidDel="00000000" w:rsidP="00000000" w:rsidRDefault="00000000" w:rsidRPr="00000000" w14:paraId="0000072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72F">
      <w:pPr>
        <w:pStyle w:val="Heading3"/>
        <w:ind w:left="0" w:firstLine="0"/>
        <w:rPr/>
      </w:pPr>
      <w:bookmarkStart w:colFirst="0" w:colLast="0" w:name="_heading=h.qbtyoq" w:id="196"/>
      <w:bookmarkEnd w:id="196"/>
      <w:r w:rsidDel="00000000" w:rsidR="00000000" w:rsidRPr="00000000">
        <w:rPr>
          <w:rtl w:val="0"/>
        </w:rPr>
        <w:t xml:space="preserve">3.12.4 Topic Data or Topic Filter</w:t>
      </w:r>
    </w:p>
    <w:p w:rsidR="00000000" w:rsidDel="00000000" w:rsidP="00000000" w:rsidRDefault="00000000" w:rsidRPr="00000000" w14:paraId="0000073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16"/>
        </w:sdtPr>
        <w:sdtContent>
          <w:ins w:author="davide.lenzarini@u-blox.com" w:id="14" w:date="2024-08-08T13:32:29Z">
            <w:r w:rsidDel="00000000" w:rsidR="00000000" w:rsidRPr="00000000">
              <w:rPr>
                <w:rFonts w:ascii="Arial" w:cs="Arial" w:eastAsia="Arial" w:hAnsi="Arial"/>
                <w:rtl w:val="0"/>
              </w:rPr>
              <w:t xml:space="preserve">session topic alias</w:t>
            </w:r>
          </w:ins>
        </w:sdtContent>
      </w:sdt>
      <w:sdt>
        <w:sdtPr>
          <w:tag w:val="goog_rdk_117"/>
        </w:sdtPr>
        <w:sdtContent>
          <w:del w:author="davide.lenzarini@u-blox.com" w:id="14"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731">
      <w:pPr>
        <w:pStyle w:val="Heading3"/>
        <w:keepNext w:val="0"/>
        <w:pBdr>
          <w:top w:color="auto" w:space="0" w:sz="0" w:val="none"/>
        </w:pBdr>
        <w:spacing w:after="80" w:before="280" w:line="248.00000000000006" w:lineRule="auto"/>
        <w:ind w:left="-15" w:firstLine="0"/>
        <w:jc w:val="both"/>
        <w:rPr/>
      </w:pPr>
      <w:bookmarkStart w:colFirst="0" w:colLast="0" w:name="_heading=h.yu0e4zurjnhj" w:id="197"/>
      <w:bookmarkEnd w:id="197"/>
      <w:r w:rsidDel="00000000" w:rsidR="00000000" w:rsidRPr="00000000">
        <w:rPr>
          <w:rtl w:val="0"/>
        </w:rPr>
        <w:t xml:space="preserve">3.12.4 UNSUBSCRIBE Actions</w:t>
      </w:r>
    </w:p>
    <w:p w:rsidR="00000000" w:rsidDel="00000000" w:rsidP="00000000" w:rsidRDefault="00000000" w:rsidRPr="00000000" w14:paraId="0000073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18"/>
        </w:sdtPr>
        <w:sdtContent>
          <w:commentRangeStart w:id="87"/>
        </w:sdtContent>
      </w:sdt>
      <w:r w:rsidDel="00000000" w:rsidR="00000000" w:rsidRPr="00000000">
        <w:rPr>
          <w:rFonts w:ascii="Arial" w:cs="Arial" w:eastAsia="Arial" w:hAnsi="Arial"/>
          <w:highlight w:val="yellow"/>
          <w:rtl w:val="0"/>
        </w:rPr>
        <w:t xml:space="preserve">Topic Filter</w:t>
      </w:r>
      <w:commentRangeEnd w:id="87"/>
      <w:r w:rsidDel="00000000" w:rsidR="00000000" w:rsidRPr="00000000">
        <w:commentReference w:id="87"/>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73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734">
      <w:pPr>
        <w:numPr>
          <w:ilvl w:val="0"/>
          <w:numId w:val="59"/>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119"/>
        </w:sdtPr>
        <w:sdtContent>
          <w:commentRangeStart w:id="88"/>
        </w:sdtContent>
      </w:sdt>
      <w:r w:rsidDel="00000000" w:rsidR="00000000" w:rsidRPr="00000000">
        <w:rPr>
          <w:rFonts w:ascii="Arial" w:cs="Arial" w:eastAsia="Arial" w:hAnsi="Arial"/>
          <w:highlight w:val="yellow"/>
          <w:rtl w:val="0"/>
        </w:rPr>
        <w:t xml:space="preserve">Topic Filters</w:t>
      </w:r>
      <w:commentRangeEnd w:id="88"/>
      <w:r w:rsidDel="00000000" w:rsidR="00000000" w:rsidRPr="00000000">
        <w:commentReference w:id="88"/>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735">
      <w:pPr>
        <w:numPr>
          <w:ilvl w:val="0"/>
          <w:numId w:val="59"/>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120"/>
        </w:sdtPr>
        <w:sdtContent>
          <w:commentRangeStart w:id="89"/>
        </w:sdtContent>
      </w:sdt>
      <w:r w:rsidDel="00000000" w:rsidR="00000000" w:rsidRPr="00000000">
        <w:rPr>
          <w:rFonts w:ascii="Arial" w:cs="Arial" w:eastAsia="Arial" w:hAnsi="Arial"/>
          <w:highlight w:val="yellow"/>
          <w:rtl w:val="0"/>
        </w:rPr>
        <w:t xml:space="preserve">Topic Filters</w:t>
      </w:r>
      <w:commentRangeEnd w:id="89"/>
      <w:r w:rsidDel="00000000" w:rsidR="00000000" w:rsidRPr="00000000">
        <w:commentReference w:id="89"/>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736">
      <w:pPr>
        <w:numPr>
          <w:ilvl w:val="0"/>
          <w:numId w:val="59"/>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121"/>
        </w:sdtPr>
        <w:sdtContent>
          <w:ins w:author="davide.lenzarini@u-blox.com" w:id="15" w:date="2024-08-07T08:57:11Z">
            <w:r w:rsidDel="00000000" w:rsidR="00000000" w:rsidRPr="00000000">
              <w:rPr>
                <w:rFonts w:ascii="Arial" w:cs="Arial" w:eastAsia="Arial" w:hAnsi="Arial"/>
                <w:rtl w:val="0"/>
              </w:rPr>
              <w:t xml:space="preserve">which match the </w:t>
            </w:r>
          </w:ins>
          <w:sdt>
            <w:sdtPr>
              <w:tag w:val="goog_rdk_122"/>
            </w:sdtPr>
            <w:sdtContent>
              <w:commentRangeStart w:id="90"/>
            </w:sdtContent>
          </w:sdt>
          <w:ins w:author="davide.lenzarini@u-blox.com" w:id="15" w:date="2024-08-07T08:57:11Z">
            <w:r w:rsidDel="00000000" w:rsidR="00000000" w:rsidRPr="00000000">
              <w:rPr>
                <w:rFonts w:ascii="Arial" w:cs="Arial" w:eastAsia="Arial" w:hAnsi="Arial"/>
                <w:rtl w:val="0"/>
              </w:rPr>
              <w:t xml:space="preserve">Topic Filters </w:t>
            </w:r>
          </w:ins>
        </w:sdtContent>
      </w:sdt>
      <w:commentRangeEnd w:id="90"/>
      <w:r w:rsidDel="00000000" w:rsidR="00000000" w:rsidRPr="00000000">
        <w:commentReference w:id="90"/>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737">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738">
      <w:pPr>
        <w:pStyle w:val="Heading2"/>
        <w:keepLines w:val="1"/>
        <w:spacing w:after="48" w:before="0" w:line="259" w:lineRule="auto"/>
        <w:ind w:left="0" w:firstLine="0"/>
        <w:rPr>
          <w:rFonts w:ascii="Arial" w:cs="Arial" w:eastAsia="Arial" w:hAnsi="Arial"/>
        </w:rPr>
      </w:pPr>
      <w:bookmarkStart w:colFirst="0" w:colLast="0" w:name="_heading=h.3abhhcj" w:id="198"/>
      <w:bookmarkEnd w:id="198"/>
      <w:r w:rsidDel="00000000" w:rsidR="00000000" w:rsidRPr="00000000">
        <w:rPr>
          <w:rtl w:val="0"/>
        </w:rPr>
        <w:t xml:space="preserve">3.13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739">
      <w:pPr>
        <w:rPr/>
      </w:pPr>
      <w:r w:rsidDel="00000000" w:rsidR="00000000" w:rsidRPr="00000000">
        <w:rPr/>
        <w:drawing>
          <wp:inline distB="114300" distT="114300" distL="114300" distR="114300">
            <wp:extent cx="5943600" cy="1295400"/>
            <wp:effectExtent b="0" l="0" r="0" t="0"/>
            <wp:docPr id="27"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73B">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73C">
      <w:pPr>
        <w:pStyle w:val="Heading3"/>
        <w:ind w:left="0" w:firstLine="0"/>
        <w:rPr/>
      </w:pPr>
      <w:bookmarkStart w:colFirst="0" w:colLast="0" w:name="_heading=h.1pgrrkc" w:id="199"/>
      <w:bookmarkEnd w:id="199"/>
      <w:r w:rsidDel="00000000" w:rsidR="00000000" w:rsidRPr="00000000">
        <w:rPr>
          <w:rtl w:val="0"/>
        </w:rPr>
        <w:t xml:space="preserve">3.13.1 UNSUBACK Header</w:t>
      </w:r>
    </w:p>
    <w:p w:rsidR="00000000" w:rsidDel="00000000" w:rsidP="00000000" w:rsidRDefault="00000000" w:rsidRPr="00000000" w14:paraId="0000073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E">
      <w:pPr>
        <w:pStyle w:val="Heading3"/>
        <w:ind w:left="0" w:firstLine="0"/>
        <w:rPr/>
      </w:pPr>
      <w:bookmarkStart w:colFirst="0" w:colLast="0" w:name="_heading=h.49gfa85" w:id="200"/>
      <w:bookmarkEnd w:id="200"/>
      <w:r w:rsidDel="00000000" w:rsidR="00000000" w:rsidRPr="00000000">
        <w:rPr>
          <w:rtl w:val="0"/>
        </w:rPr>
        <w:t xml:space="preserve">3.13.2 Packet Identifier</w:t>
      </w:r>
    </w:p>
    <w:p w:rsidR="00000000" w:rsidDel="00000000" w:rsidP="00000000" w:rsidRDefault="00000000" w:rsidRPr="00000000" w14:paraId="0000073F">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740">
      <w:pPr>
        <w:pStyle w:val="Heading3"/>
        <w:ind w:left="0" w:firstLine="0"/>
        <w:rPr/>
      </w:pPr>
      <w:bookmarkStart w:colFirst="0" w:colLast="0" w:name="_heading=h.2olpkfy" w:id="201"/>
      <w:bookmarkEnd w:id="201"/>
      <w:r w:rsidDel="00000000" w:rsidR="00000000" w:rsidRPr="00000000">
        <w:rPr>
          <w:rtl w:val="0"/>
        </w:rPr>
        <w:t xml:space="preserve">3.13.3 Reason Code</w:t>
      </w:r>
    </w:p>
    <w:p w:rsidR="00000000" w:rsidDel="00000000" w:rsidP="00000000" w:rsidRDefault="00000000" w:rsidRPr="00000000" w14:paraId="00000741">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742">
      <w:pPr>
        <w:pStyle w:val="Heading2"/>
        <w:keepLines w:val="1"/>
        <w:spacing w:after="77" w:before="0" w:line="259" w:lineRule="auto"/>
        <w:ind w:left="0" w:firstLine="0"/>
        <w:rPr>
          <w:rFonts w:ascii="Arial" w:cs="Arial" w:eastAsia="Arial" w:hAnsi="Arial"/>
        </w:rPr>
      </w:pPr>
      <w:bookmarkStart w:colFirst="0" w:colLast="0" w:name="_heading=h.13qzunr" w:id="202"/>
      <w:bookmarkEnd w:id="202"/>
      <w:r w:rsidDel="00000000" w:rsidR="00000000" w:rsidRPr="00000000">
        <w:rPr>
          <w:rtl w:val="0"/>
        </w:rPr>
        <w:t xml:space="preserve">3.14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743">
      <w:pPr>
        <w:rPr/>
      </w:pPr>
      <w:r w:rsidDel="00000000" w:rsidR="00000000" w:rsidRPr="00000000">
        <w:rPr/>
        <w:drawing>
          <wp:inline distB="114300" distT="114300" distL="114300" distR="114300">
            <wp:extent cx="5943600" cy="1803400"/>
            <wp:effectExtent b="0" l="0" r="0" t="0"/>
            <wp:docPr id="72" name="image48.png"/>
            <a:graphic>
              <a:graphicData uri="http://schemas.openxmlformats.org/drawingml/2006/picture">
                <pic:pic>
                  <pic:nvPicPr>
                    <pic:cNvPr id="0" name="image48.png"/>
                    <pic:cNvPicPr preferRelativeResize="0"/>
                  </pic:nvPicPr>
                  <pic:blipFill>
                    <a:blip r:embed="rId83"/>
                    <a:srcRect b="0" l="27" r="27"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0745">
      <w:pPr>
        <w:pStyle w:val="Heading3"/>
        <w:ind w:left="0" w:firstLine="0"/>
        <w:rPr/>
      </w:pPr>
      <w:bookmarkStart w:colFirst="0" w:colLast="0" w:name="_heading=h.3nqndbk" w:id="203"/>
      <w:bookmarkEnd w:id="203"/>
      <w:r w:rsidDel="00000000" w:rsidR="00000000" w:rsidRPr="00000000">
        <w:rPr>
          <w:rtl w:val="0"/>
        </w:rPr>
        <w:t xml:space="preserve">3.14.1 PINGREQ Header</w:t>
      </w:r>
    </w:p>
    <w:p w:rsidR="00000000" w:rsidDel="00000000" w:rsidP="00000000" w:rsidRDefault="00000000" w:rsidRPr="00000000" w14:paraId="000007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7">
      <w:pPr>
        <w:pStyle w:val="Heading3"/>
        <w:ind w:left="0" w:firstLine="0"/>
        <w:rPr/>
      </w:pPr>
      <w:bookmarkStart w:colFirst="0" w:colLast="0" w:name="_heading=h.sqbpplpqb01e" w:id="204"/>
      <w:bookmarkEnd w:id="204"/>
      <w:r w:rsidDel="00000000" w:rsidR="00000000" w:rsidRPr="00000000">
        <w:rPr>
          <w:rtl w:val="0"/>
        </w:rPr>
        <w:t xml:space="preserve">3.14.2 Packet Identifier</w:t>
      </w:r>
    </w:p>
    <w:p w:rsidR="00000000" w:rsidDel="00000000" w:rsidP="00000000" w:rsidRDefault="00000000" w:rsidRPr="00000000" w14:paraId="00000748">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749">
      <w:pPr>
        <w:pStyle w:val="Heading3"/>
        <w:ind w:left="0" w:firstLine="0"/>
        <w:rPr/>
      </w:pPr>
      <w:bookmarkStart w:colFirst="0" w:colLast="0" w:name="_heading=h.22vxnjd" w:id="205"/>
      <w:bookmarkEnd w:id="205"/>
      <w:r w:rsidDel="00000000" w:rsidR="00000000" w:rsidRPr="00000000">
        <w:rPr>
          <w:rtl w:val="0"/>
        </w:rPr>
        <w:t xml:space="preserve">3.14.3</w:t>
      </w:r>
      <w:sdt>
        <w:sdtPr>
          <w:tag w:val="goog_rdk_123"/>
        </w:sdtPr>
        <w:sdtContent>
          <w:commentRangeStart w:id="91"/>
        </w:sdtContent>
      </w:sdt>
      <w:r w:rsidDel="00000000" w:rsidR="00000000" w:rsidRPr="00000000">
        <w:rPr>
          <w:rtl w:val="0"/>
        </w:rPr>
        <w:t xml:space="preserve"> Client Identifier</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074A">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Gateway.</w:t>
      </w:r>
    </w:p>
    <w:p w:rsidR="00000000" w:rsidDel="00000000" w:rsidP="00000000" w:rsidRDefault="00000000" w:rsidRPr="00000000" w14:paraId="0000074B">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[MQTT-SN-3.21.3-1].</w:t>
      </w:r>
      <w:r w:rsidDel="00000000" w:rsidR="00000000" w:rsidRPr="00000000">
        <w:rPr>
          <w:rtl w:val="0"/>
        </w:rPr>
      </w:r>
    </w:p>
    <w:p w:rsidR="00000000" w:rsidDel="00000000" w:rsidP="00000000" w:rsidRDefault="00000000" w:rsidRPr="00000000" w14:paraId="0000074C">
      <w:pPr>
        <w:pStyle w:val="Heading3"/>
        <w:keepNext w:val="0"/>
        <w:pBdr>
          <w:top w:color="auto" w:space="0" w:sz="0" w:val="none"/>
        </w:pBdr>
        <w:spacing w:after="80" w:before="280" w:lineRule="auto"/>
        <w:ind w:left="-15" w:firstLine="0"/>
        <w:rPr/>
      </w:pPr>
      <w:bookmarkStart w:colFirst="0" w:colLast="0" w:name="_heading=h.1bpzu4dgtzqz" w:id="206"/>
      <w:bookmarkEnd w:id="206"/>
      <w:r w:rsidDel="00000000" w:rsidR="00000000" w:rsidRPr="00000000">
        <w:rPr>
          <w:rtl w:val="0"/>
        </w:rPr>
        <w:t xml:space="preserve">3.14.4 PINGREQ Actions</w:t>
      </w:r>
    </w:p>
    <w:p w:rsidR="00000000" w:rsidDel="00000000" w:rsidP="00000000" w:rsidRDefault="00000000" w:rsidRPr="00000000" w14:paraId="0000074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4F">
      <w:pPr>
        <w:pStyle w:val="Heading2"/>
        <w:keepLines w:val="1"/>
        <w:spacing w:after="77" w:before="0" w:line="259" w:lineRule="auto"/>
        <w:ind w:left="0" w:firstLine="0"/>
        <w:rPr>
          <w:rFonts w:ascii="Arial" w:cs="Arial" w:eastAsia="Arial" w:hAnsi="Arial"/>
        </w:rPr>
      </w:pPr>
      <w:bookmarkStart w:colFirst="0" w:colLast="0" w:name="_heading=h.i17xr6" w:id="207"/>
      <w:bookmarkEnd w:id="207"/>
      <w:r w:rsidDel="00000000" w:rsidR="00000000" w:rsidRPr="00000000">
        <w:rPr>
          <w:rtl w:val="0"/>
        </w:rPr>
        <w:t xml:space="preserve">3.15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50">
      <w:pPr>
        <w:rPr/>
      </w:pPr>
      <w:sdt>
        <w:sdtPr>
          <w:tag w:val="goog_rdk_124"/>
        </w:sdtPr>
        <w:sdtContent>
          <w:commentRangeStart w:id="92"/>
        </w:sdtContent>
      </w:sdt>
      <w:r w:rsidDel="00000000" w:rsidR="00000000" w:rsidRPr="00000000">
        <w:rPr/>
        <w:drawing>
          <wp:inline distB="114300" distT="114300" distL="114300" distR="114300">
            <wp:extent cx="5943600" cy="1295400"/>
            <wp:effectExtent b="0" l="0" r="0" t="0"/>
            <wp:docPr id="48" name="image23.png"/>
            <a:graphic>
              <a:graphicData uri="http://schemas.openxmlformats.org/drawingml/2006/picture">
                <pic:pic>
                  <pic:nvPicPr>
                    <pic:cNvPr id="0" name="image23.png"/>
                    <pic:cNvPicPr preferRelativeResize="0"/>
                  </pic:nvPicPr>
                  <pic:blipFill>
                    <a:blip r:embed="rId84"/>
                    <a:srcRect b="243" l="0" r="0" t="243"/>
                    <a:stretch>
                      <a:fillRect/>
                    </a:stretch>
                  </pic:blipFill>
                  <pic:spPr>
                    <a:xfrm>
                      <a:off x="0" y="0"/>
                      <a:ext cx="5943600" cy="1295400"/>
                    </a:xfrm>
                    <a:prstGeom prst="rect"/>
                    <a:ln/>
                  </pic:spPr>
                </pic:pic>
              </a:graphicData>
            </a:graphic>
          </wp:inline>
        </w:drawing>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25"/>
        </w:sdtPr>
        <w:sdtContent>
          <w:commentRangeStart w:id="9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93"/>
      <w:r w:rsidDel="00000000" w:rsidR="00000000" w:rsidRPr="00000000">
        <w:commentReference w:id="9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075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75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126"/>
        </w:sdtPr>
        <w:sdtContent>
          <w:ins w:author="davide.lenzarini@u-blox.com" w:id="16" w:date="2024-08-07T09:05:50Z">
            <w:r w:rsidDel="00000000" w:rsidR="00000000" w:rsidRPr="00000000">
              <w:rPr>
                <w:rFonts w:ascii="Arial" w:cs="Arial" w:eastAsia="Arial" w:hAnsi="Arial"/>
                <w:rtl w:val="0"/>
              </w:rPr>
              <w:t xml:space="preserve">l</w:t>
            </w:r>
          </w:ins>
        </w:sdtContent>
      </w:sdt>
      <w:sdt>
        <w:sdtPr>
          <w:tag w:val="goog_rdk_127"/>
        </w:sdtPr>
        <w:sdtContent>
          <w:del w:author="davide.lenzarini@u-blox.com" w:id="16"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0754">
      <w:pPr>
        <w:pStyle w:val="Heading3"/>
        <w:ind w:left="0" w:firstLine="0"/>
        <w:rPr/>
      </w:pPr>
      <w:bookmarkStart w:colFirst="0" w:colLast="0" w:name="_heading=h.320vgez" w:id="208"/>
      <w:bookmarkEnd w:id="208"/>
      <w:r w:rsidDel="00000000" w:rsidR="00000000" w:rsidRPr="00000000">
        <w:rPr>
          <w:rtl w:val="0"/>
        </w:rPr>
        <w:t xml:space="preserve">3.15.1 PINGRESP Header</w:t>
      </w:r>
    </w:p>
    <w:p w:rsidR="00000000" w:rsidDel="00000000" w:rsidP="00000000" w:rsidRDefault="00000000" w:rsidRPr="00000000" w14:paraId="000007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6">
      <w:pPr>
        <w:pStyle w:val="Heading3"/>
        <w:ind w:left="0" w:firstLine="0"/>
        <w:rPr/>
      </w:pPr>
      <w:bookmarkStart w:colFirst="0" w:colLast="0" w:name="_heading=h.fodwg3l5deju" w:id="209"/>
      <w:bookmarkEnd w:id="209"/>
      <w:r w:rsidDel="00000000" w:rsidR="00000000" w:rsidRPr="00000000">
        <w:rPr>
          <w:rtl w:val="0"/>
        </w:rPr>
        <w:t xml:space="preserve">3.15.2 Packet Identifier</w:t>
      </w:r>
    </w:p>
    <w:p w:rsidR="00000000" w:rsidDel="00000000" w:rsidP="00000000" w:rsidRDefault="00000000" w:rsidRPr="00000000" w14:paraId="0000075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58">
      <w:pPr>
        <w:pStyle w:val="Heading3"/>
        <w:ind w:left="0" w:firstLine="0"/>
        <w:rPr/>
      </w:pPr>
      <w:bookmarkStart w:colFirst="0" w:colLast="0" w:name="_heading=h.1h65qms" w:id="210"/>
      <w:bookmarkEnd w:id="210"/>
      <w:r w:rsidDel="00000000" w:rsidR="00000000" w:rsidRPr="00000000">
        <w:rPr>
          <w:rtl w:val="0"/>
        </w:rPr>
        <w:t xml:space="preserve">3.15.3 Application Messages Remaining</w:t>
      </w:r>
    </w:p>
    <w:p w:rsidR="00000000" w:rsidDel="00000000" w:rsidP="00000000" w:rsidRDefault="00000000" w:rsidRPr="00000000" w14:paraId="0000075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128"/>
        </w:sdtPr>
        <w:sdtContent>
          <w:commentRangeStart w:id="94"/>
        </w:sdtContent>
      </w:sdt>
      <w:r w:rsidDel="00000000" w:rsidR="00000000" w:rsidRPr="00000000">
        <w:rPr>
          <w:rFonts w:ascii="Arial" w:cs="Arial" w:eastAsia="Arial" w:hAnsi="Arial"/>
          <w:rtl w:val="0"/>
        </w:rPr>
        <w:t xml:space="preserve">when a Client is sent back to sleep</w:t>
      </w:r>
      <w:commentRangeEnd w:id="94"/>
      <w:r w:rsidDel="00000000" w:rsidR="00000000" w:rsidRPr="00000000">
        <w:commentReference w:id="94"/>
      </w:r>
      <w:r w:rsidDel="00000000" w:rsidR="00000000" w:rsidRPr="00000000">
        <w:rPr>
          <w:rFonts w:ascii="Arial" w:cs="Arial" w:eastAsia="Arial" w:hAnsi="Arial"/>
          <w:rtl w:val="0"/>
        </w:rPr>
        <w:t xml:space="preserve">. Optional – for use at the end of a client's awake period.  Values can be:</w:t>
      </w:r>
    </w:p>
    <w:tbl>
      <w:tblPr>
        <w:tblStyle w:val="Table11"/>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5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75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5C">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5D">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5E">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75F">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60">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761">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0763">
      <w:pPr>
        <w:pStyle w:val="Heading2"/>
        <w:keepLines w:val="1"/>
        <w:spacing w:after="77" w:before="0" w:line="259" w:lineRule="auto"/>
        <w:ind w:left="0" w:firstLine="0"/>
        <w:rPr>
          <w:rFonts w:ascii="Arial" w:cs="Arial" w:eastAsia="Arial" w:hAnsi="Arial"/>
        </w:rPr>
      </w:pPr>
      <w:bookmarkStart w:colFirst="0" w:colLast="0" w:name="_heading=h.415t9al" w:id="211"/>
      <w:bookmarkEnd w:id="211"/>
      <w:r w:rsidDel="00000000" w:rsidR="00000000" w:rsidRPr="00000000">
        <w:rPr>
          <w:rtl w:val="0"/>
        </w:rPr>
        <w:t xml:space="preserve">3.16 </w:t>
      </w:r>
      <w:r w:rsidDel="00000000" w:rsidR="00000000" w:rsidRPr="00000000">
        <w:rPr>
          <w:rFonts w:ascii="Arial" w:cs="Arial" w:eastAsia="Arial" w:hAnsi="Arial"/>
          <w:rtl w:val="0"/>
        </w:rPr>
        <w:t xml:space="preserve">DISCONNECT - Disconnect Notification</w:t>
      </w:r>
    </w:p>
    <w:p w:rsidR="00000000" w:rsidDel="00000000" w:rsidP="00000000" w:rsidRDefault="00000000" w:rsidRPr="00000000" w14:paraId="00000764">
      <w:pPr>
        <w:rPr/>
      </w:pPr>
      <w:sdt>
        <w:sdtPr>
          <w:tag w:val="goog_rdk_129"/>
        </w:sdtPr>
        <w:sdtContent>
          <w:commentRangeStart w:id="95"/>
        </w:sdtContent>
      </w:sdt>
      <w:sdt>
        <w:sdtPr>
          <w:tag w:val="goog_rdk_130"/>
        </w:sdtPr>
        <w:sdtContent>
          <w:commentRangeStart w:id="96"/>
        </w:sdtContent>
      </w:sdt>
      <w:r w:rsidDel="00000000" w:rsidR="00000000" w:rsidRPr="00000000">
        <w:rPr/>
        <w:drawing>
          <wp:inline distB="114300" distT="114300" distL="114300" distR="114300">
            <wp:extent cx="5943600" cy="3416300"/>
            <wp:effectExtent b="0" l="0" r="0" t="0"/>
            <wp:docPr id="42" name="image2.png"/>
            <a:graphic>
              <a:graphicData uri="http://schemas.openxmlformats.org/drawingml/2006/picture">
                <pic:pic>
                  <pic:nvPicPr>
                    <pic:cNvPr id="0" name="image2.png"/>
                    <pic:cNvPicPr preferRelativeResize="0"/>
                  </pic:nvPicPr>
                  <pic:blipFill>
                    <a:blip r:embed="rId85"/>
                    <a:srcRect b="4742" l="0" r="0" t="4742"/>
                    <a:stretch>
                      <a:fillRect/>
                    </a:stretch>
                  </pic:blipFill>
                  <pic:spPr>
                    <a:xfrm>
                      <a:off x="0" y="0"/>
                      <a:ext cx="5943600" cy="3416300"/>
                    </a:xfrm>
                    <a:prstGeom prst="rect"/>
                    <a:ln/>
                  </pic:spPr>
                </pic:pic>
              </a:graphicData>
            </a:graphic>
          </wp:inline>
        </w:drawing>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drawing>
          <wp:inline distB="114300" distT="114300" distL="114300" distR="114300">
            <wp:extent cx="5943600" cy="3771900"/>
            <wp:effectExtent b="0" l="0" r="0" t="0"/>
            <wp:docPr id="54"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0768">
      <w:pPr>
        <w:spacing w:after="23" w:lineRule="auto"/>
        <w:ind w:right="4"/>
        <w:rPr>
          <w:rFonts w:ascii="Arial" w:cs="Arial" w:eastAsia="Arial" w:hAnsi="Arial"/>
        </w:rPr>
      </w:pPr>
      <w:r w:rsidDel="00000000" w:rsidR="00000000" w:rsidRPr="00000000">
        <w:rPr>
          <w:rFonts w:ascii="Arial" w:cs="Arial" w:eastAsia="Arial" w:hAnsi="Arial"/>
          <w:rtl w:val="0"/>
        </w:rPr>
        <w:t xml:space="preserve">The DISCONNECT packet is sent by a Client to indicate that it is going to 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and go to the Disconnected state.</w:t>
      </w:r>
    </w:p>
    <w:p w:rsidR="00000000" w:rsidDel="00000000" w:rsidP="00000000" w:rsidRDefault="00000000" w:rsidRPr="00000000" w14:paraId="00000769">
      <w:pPr>
        <w:spacing w:after="23" w:lineRule="auto"/>
        <w:ind w:right="4"/>
        <w:rPr>
          <w:rFonts w:ascii="Arial" w:cs="Arial" w:eastAsia="Arial" w:hAnsi="Arial"/>
        </w:rPr>
      </w:pPr>
      <w:r w:rsidDel="00000000" w:rsidR="00000000" w:rsidRPr="00000000">
        <w:rPr>
          <w:rFonts w:ascii="Arial" w:cs="Arial" w:eastAsia="Arial" w:hAnsi="Arial"/>
          <w:rtl w:val="0"/>
        </w:rPr>
        <w:t xml:space="preserve">DISCONNECT may be sent by a Server to indicate that it cannot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6A">
      <w:pPr>
        <w:spacing w:after="23" w:lineRule="auto"/>
        <w:ind w:right="4"/>
        <w:rPr>
          <w:rFonts w:ascii="Arial" w:cs="Arial" w:eastAsia="Arial" w:hAnsi="Arial"/>
        </w:rPr>
      </w:pPr>
      <w:r w:rsidDel="00000000" w:rsidR="00000000" w:rsidRPr="00000000">
        <w:rPr>
          <w:rFonts w:ascii="Arial" w:cs="Arial" w:eastAsia="Arial" w:hAnsi="Arial"/>
          <w:rtl w:val="0"/>
        </w:rPr>
        <w:t xml:space="preserve">If a Client or Server receives a packet which requires a Virtual Connection (all packets except CONNECT, ADVERTISE, GWINFO, SEARCHGW and PUBWOS), and no Virtual Connection exists, it may send a D</w:t>
      </w:r>
      <w:sdt>
        <w:sdtPr>
          <w:tag w:val="goog_rdk_131"/>
        </w:sdtPr>
        <w:sdtContent>
          <w:commentRangeStart w:id="97"/>
        </w:sdtContent>
      </w:sdt>
      <w:r w:rsidDel="00000000" w:rsidR="00000000" w:rsidRPr="00000000">
        <w:rPr>
          <w:rFonts w:ascii="Arial" w:cs="Arial" w:eastAsia="Arial" w:hAnsi="Arial"/>
          <w:rtl w:val="0"/>
        </w:rPr>
        <w:t xml:space="preserve">ISCONNECT in response to the originator with Reason Code 0xF4 - No Virtual Connection exists. </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76B">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[MQTT-SN-3.23-1].</w:t>
      </w:r>
      <w:r w:rsidDel="00000000" w:rsidR="00000000" w:rsidRPr="00000000">
        <w:rPr>
          <w:rtl w:val="0"/>
        </w:rPr>
      </w:r>
    </w:p>
    <w:p w:rsidR="00000000" w:rsidDel="00000000" w:rsidP="00000000" w:rsidRDefault="00000000" w:rsidRPr="00000000" w14:paraId="0000076C">
      <w:pPr>
        <w:pStyle w:val="Heading3"/>
        <w:ind w:left="0" w:firstLine="0"/>
        <w:rPr/>
      </w:pPr>
      <w:bookmarkStart w:colFirst="0" w:colLast="0" w:name="_heading=h.2gb3jie" w:id="212"/>
      <w:bookmarkEnd w:id="212"/>
      <w:r w:rsidDel="00000000" w:rsidR="00000000" w:rsidRPr="00000000">
        <w:rPr>
          <w:rtl w:val="0"/>
        </w:rPr>
        <w:t xml:space="preserve">3.16.1 DISCONNECT Header</w:t>
      </w:r>
    </w:p>
    <w:p w:rsidR="00000000" w:rsidDel="00000000" w:rsidP="00000000" w:rsidRDefault="00000000" w:rsidRPr="00000000" w14:paraId="000007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E">
      <w:pPr>
        <w:pStyle w:val="Heading3"/>
        <w:ind w:left="0" w:firstLine="0"/>
        <w:rPr/>
      </w:pPr>
      <w:bookmarkStart w:colFirst="0" w:colLast="0" w:name="_heading=h.vgdtq7" w:id="213"/>
      <w:bookmarkEnd w:id="213"/>
      <w:r w:rsidDel="00000000" w:rsidR="00000000" w:rsidRPr="00000000">
        <w:rPr>
          <w:rtl w:val="0"/>
        </w:rPr>
        <w:t xml:space="preserve">3.16.2 DISCONNECT Flags</w:t>
      </w:r>
    </w:p>
    <w:p w:rsidR="00000000" w:rsidDel="00000000" w:rsidP="00000000" w:rsidRDefault="00000000" w:rsidRPr="00000000" w14:paraId="0000076F">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0">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71">
      <w:pPr>
        <w:pStyle w:val="Heading4"/>
        <w:spacing w:after="0" w:before="0" w:lineRule="auto"/>
        <w:ind w:left="0" w:firstLine="0"/>
        <w:rPr/>
      </w:pPr>
      <w:bookmarkStart w:colFirst="0" w:colLast="0" w:name="_heading=h.2he2fw8unuaw" w:id="214"/>
      <w:bookmarkEnd w:id="214"/>
      <w:r w:rsidDel="00000000" w:rsidR="00000000" w:rsidRPr="00000000">
        <w:rPr>
          <w:rtl w:val="0"/>
        </w:rPr>
        <w:t xml:space="preserve">3.16.2.1 Retain Registrations</w:t>
      </w:r>
    </w:p>
    <w:p w:rsidR="00000000" w:rsidDel="00000000" w:rsidP="00000000" w:rsidRDefault="00000000" w:rsidRPr="00000000" w14:paraId="00000772">
      <w:pPr>
        <w:rPr>
          <w:rFonts w:ascii="Arial" w:cs="Arial" w:eastAsia="Arial" w:hAnsi="Arial"/>
          <w:b w:val="1"/>
          <w:color w:val="000000"/>
          <w:sz w:val="20"/>
          <w:szCs w:val="20"/>
          <w:shd w:fill="auto" w:val="clear"/>
        </w:rPr>
      </w:pPr>
      <w:r w:rsidDel="00000000" w:rsidR="00000000" w:rsidRPr="00000000">
        <w:rPr>
          <w:b w:val="1"/>
          <w:rtl w:val="0"/>
        </w:rPr>
        <w:t xml:space="preserve">Position:</w:t>
      </w:r>
      <w:r w:rsidDel="00000000" w:rsidR="00000000" w:rsidRPr="00000000">
        <w:rPr>
          <w:rtl w:val="0"/>
        </w:rPr>
        <w:t xml:space="preserve"> bit 0 of the DISCONNECT Flags.</w:t>
      </w:r>
      <w:r w:rsidDel="00000000" w:rsidR="00000000" w:rsidRPr="00000000">
        <w:rPr>
          <w:rtl w:val="0"/>
        </w:rPr>
      </w:r>
    </w:p>
    <w:p w:rsidR="00000000" w:rsidDel="00000000" w:rsidP="00000000" w:rsidRDefault="00000000" w:rsidRPr="00000000" w14:paraId="00000773">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Specifies whether Topic registrations should be retained by the Gateway during the Asleep state. “0” indicates registrations should be removed during the sleeping period and renegotiated when Awake or Active. “1” indicates registrations should be retained during the Asleep period, and therefore not renegotiated when Awake or Active.</w:t>
      </w:r>
    </w:p>
    <w:p w:rsidR="00000000" w:rsidDel="00000000" w:rsidP="00000000" w:rsidRDefault="00000000" w:rsidRPr="00000000" w14:paraId="00000774">
      <w:pPr>
        <w:pStyle w:val="Heading4"/>
        <w:spacing w:after="0" w:before="0" w:lineRule="auto"/>
        <w:ind w:left="0" w:firstLine="0"/>
        <w:rPr>
          <w:rFonts w:ascii="Arial" w:cs="Arial" w:eastAsia="Arial" w:hAnsi="Arial"/>
          <w:color w:val="000000"/>
          <w:sz w:val="20"/>
          <w:szCs w:val="20"/>
          <w:shd w:fill="auto" w:val="clear"/>
        </w:rPr>
      </w:pPr>
      <w:bookmarkStart w:colFirst="0" w:colLast="0" w:name="_heading=h.f9865emxsi82" w:id="215"/>
      <w:bookmarkEnd w:id="215"/>
      <w:r w:rsidDel="00000000" w:rsidR="00000000" w:rsidRPr="00000000">
        <w:rPr>
          <w:rtl w:val="0"/>
        </w:rPr>
        <w:t xml:space="preserve">3.16.2.2 Reason String Flag</w:t>
      </w:r>
      <w:r w:rsidDel="00000000" w:rsidR="00000000" w:rsidRPr="00000000">
        <w:rPr>
          <w:rtl w:val="0"/>
        </w:rPr>
      </w:r>
    </w:p>
    <w:p w:rsidR="00000000" w:rsidDel="00000000" w:rsidP="00000000" w:rsidRDefault="00000000" w:rsidRPr="00000000" w14:paraId="00000775">
      <w:pPr>
        <w:rPr/>
      </w:pPr>
      <w:r w:rsidDel="00000000" w:rsidR="00000000" w:rsidRPr="00000000">
        <w:rPr>
          <w:b w:val="1"/>
          <w:rtl w:val="0"/>
        </w:rPr>
        <w:t xml:space="preserve">Position:</w:t>
      </w:r>
      <w:r w:rsidDel="00000000" w:rsidR="00000000" w:rsidRPr="00000000">
        <w:rPr>
          <w:rtl w:val="0"/>
        </w:rPr>
        <w:t xml:space="preserve"> bit 1 of the DISCONNECT Flags.</w:t>
      </w:r>
    </w:p>
    <w:p w:rsidR="00000000" w:rsidDel="00000000" w:rsidP="00000000" w:rsidRDefault="00000000" w:rsidRPr="00000000" w14:paraId="00000776">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String Flag is set to 0, a Reason String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77">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Reason String Flag is set to 1, a Reason String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78">
      <w:pPr>
        <w:pStyle w:val="Heading4"/>
        <w:spacing w:after="0" w:before="0" w:lineRule="auto"/>
        <w:ind w:left="0" w:firstLine="0"/>
        <w:rPr/>
      </w:pPr>
      <w:bookmarkStart w:colFirst="0" w:colLast="0" w:name="_heading=h.vf25roqqpxsl" w:id="216"/>
      <w:bookmarkEnd w:id="216"/>
      <w:r w:rsidDel="00000000" w:rsidR="00000000" w:rsidRPr="00000000">
        <w:rPr>
          <w:rtl w:val="0"/>
        </w:rPr>
        <w:t xml:space="preserve">3.16.2.3 Session Expiry Interval Flag</w:t>
      </w:r>
    </w:p>
    <w:p w:rsidR="00000000" w:rsidDel="00000000" w:rsidP="00000000" w:rsidRDefault="00000000" w:rsidRPr="00000000" w14:paraId="00000779">
      <w:pPr>
        <w:rPr/>
      </w:pPr>
      <w:r w:rsidDel="00000000" w:rsidR="00000000" w:rsidRPr="00000000">
        <w:rPr>
          <w:b w:val="1"/>
          <w:rtl w:val="0"/>
        </w:rPr>
        <w:t xml:space="preserve">Position:</w:t>
      </w:r>
      <w:r w:rsidDel="00000000" w:rsidR="00000000" w:rsidRPr="00000000">
        <w:rPr>
          <w:rtl w:val="0"/>
        </w:rPr>
        <w:t xml:space="preserve"> bit 2 of the DISCONNECT Flags.</w:t>
      </w:r>
    </w:p>
    <w:p w:rsidR="00000000" w:rsidDel="00000000" w:rsidP="00000000" w:rsidRDefault="00000000" w:rsidRPr="00000000" w14:paraId="0000077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7B">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7C">
      <w:pPr>
        <w:pStyle w:val="Heading4"/>
        <w:spacing w:after="0" w:lineRule="auto"/>
        <w:ind w:left="0" w:firstLine="0"/>
        <w:rPr/>
      </w:pPr>
      <w:bookmarkStart w:colFirst="0" w:colLast="0" w:name="_heading=h.qy3p3qqdmadq" w:id="217"/>
      <w:bookmarkEnd w:id="217"/>
      <w:r w:rsidDel="00000000" w:rsidR="00000000" w:rsidRPr="00000000">
        <w:rPr>
          <w:rtl w:val="0"/>
        </w:rPr>
        <w:t xml:space="preserve">3.16.2.4 Reason Code Flag</w:t>
      </w:r>
    </w:p>
    <w:p w:rsidR="00000000" w:rsidDel="00000000" w:rsidP="00000000" w:rsidRDefault="00000000" w:rsidRPr="00000000" w14:paraId="0000077D">
      <w:pPr>
        <w:rPr/>
      </w:pPr>
      <w:r w:rsidDel="00000000" w:rsidR="00000000" w:rsidRPr="00000000">
        <w:rPr>
          <w:b w:val="1"/>
          <w:rtl w:val="0"/>
        </w:rPr>
        <w:t xml:space="preserve">Position:</w:t>
      </w:r>
      <w:r w:rsidDel="00000000" w:rsidR="00000000" w:rsidRPr="00000000">
        <w:rPr>
          <w:rtl w:val="0"/>
        </w:rPr>
        <w:t xml:space="preserve"> bit 3 of the DISCONNECT Flags.</w:t>
      </w:r>
      <w:r w:rsidDel="00000000" w:rsidR="00000000" w:rsidRPr="00000000">
        <w:rPr>
          <w:rtl w:val="0"/>
        </w:rPr>
      </w:r>
    </w:p>
    <w:p w:rsidR="00000000" w:rsidDel="00000000" w:rsidP="00000000" w:rsidRDefault="00000000" w:rsidRPr="00000000" w14:paraId="0000077E">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7F">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80">
      <w:pPr>
        <w:pStyle w:val="Heading4"/>
        <w:spacing w:after="0" w:before="0" w:lineRule="auto"/>
        <w:ind w:left="0" w:firstLine="0"/>
        <w:rPr/>
      </w:pPr>
      <w:bookmarkStart w:colFirst="0" w:colLast="0" w:name="_heading=h.xf6mk8ar6hod" w:id="218"/>
      <w:bookmarkEnd w:id="218"/>
      <w:r w:rsidDel="00000000" w:rsidR="00000000" w:rsidRPr="00000000">
        <w:rPr>
          <w:rtl w:val="0"/>
        </w:rPr>
        <w:t xml:space="preserve">3.16.2.5 Packet Identifier Flag</w:t>
      </w:r>
    </w:p>
    <w:p w:rsidR="00000000" w:rsidDel="00000000" w:rsidP="00000000" w:rsidRDefault="00000000" w:rsidRPr="00000000" w14:paraId="00000781">
      <w:pPr>
        <w:rPr/>
      </w:pPr>
      <w:r w:rsidDel="00000000" w:rsidR="00000000" w:rsidRPr="00000000">
        <w:rPr>
          <w:b w:val="1"/>
          <w:rtl w:val="0"/>
        </w:rPr>
        <w:t xml:space="preserve">Position:</w:t>
      </w:r>
      <w:r w:rsidDel="00000000" w:rsidR="00000000" w:rsidRPr="00000000">
        <w:rPr>
          <w:rtl w:val="0"/>
        </w:rPr>
        <w:t xml:space="preserve"> bit 4 of the DISCONNECT Flags.</w:t>
      </w:r>
      <w:r w:rsidDel="00000000" w:rsidR="00000000" w:rsidRPr="00000000">
        <w:rPr>
          <w:rtl w:val="0"/>
        </w:rPr>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[MQTT-SN-3.16.2.5-1]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[MQTT-SN-3.16.2.5-2]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84">
      <w:pPr>
        <w:pStyle w:val="Heading3"/>
        <w:ind w:left="0" w:firstLine="0"/>
        <w:rPr/>
      </w:pPr>
      <w:bookmarkStart w:colFirst="0" w:colLast="0" w:name="_heading=h.rjljjibf9dws" w:id="219"/>
      <w:bookmarkEnd w:id="219"/>
      <w:r w:rsidDel="00000000" w:rsidR="00000000" w:rsidRPr="00000000">
        <w:rPr>
          <w:rtl w:val="0"/>
        </w:rPr>
        <w:t xml:space="preserve">3.16.3 Packet Identifier</w:t>
      </w:r>
    </w:p>
    <w:p w:rsidR="00000000" w:rsidDel="00000000" w:rsidP="00000000" w:rsidRDefault="00000000" w:rsidRPr="00000000" w14:paraId="00000785">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86">
      <w:pPr>
        <w:pStyle w:val="Heading3"/>
        <w:ind w:left="0" w:firstLine="0"/>
        <w:rPr/>
      </w:pPr>
      <w:bookmarkStart w:colFirst="0" w:colLast="0" w:name="_heading=h.3fg1ce0" w:id="220"/>
      <w:bookmarkEnd w:id="220"/>
      <w:r w:rsidDel="00000000" w:rsidR="00000000" w:rsidRPr="00000000">
        <w:rPr>
          <w:rtl w:val="0"/>
        </w:rPr>
        <w:t xml:space="preserve">3.16.4 Reason Code</w:t>
      </w:r>
    </w:p>
    <w:p w:rsidR="00000000" w:rsidDel="00000000" w:rsidP="00000000" w:rsidRDefault="00000000" w:rsidRPr="00000000" w14:paraId="0000078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88">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89">
      <w:pPr>
        <w:pStyle w:val="Heading3"/>
        <w:ind w:left="0" w:firstLine="0"/>
        <w:rPr/>
      </w:pPr>
      <w:bookmarkStart w:colFirst="0" w:colLast="0" w:name="_heading=h.1ulbmlt" w:id="221"/>
      <w:bookmarkEnd w:id="221"/>
      <w:r w:rsidDel="00000000" w:rsidR="00000000" w:rsidRPr="00000000">
        <w:rPr>
          <w:rtl w:val="0"/>
        </w:rPr>
        <w:t xml:space="preserve">3.16.5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8A">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w:t>
      </w:r>
      <w:hyperlink w:anchor="_heading=h.3mj2wkv">
        <w:r w:rsidDel="00000000" w:rsidR="00000000" w:rsidRPr="00000000">
          <w:rPr>
            <w:rFonts w:ascii="Arial" w:cs="Arial" w:eastAsia="Arial" w:hAnsi="Arial"/>
            <w:color w:val="1155cc"/>
            <w:u w:val="single"/>
            <w:rtl w:val="0"/>
          </w:rPr>
          <w:t xml:space="preserve">Section 4.15</w:t>
        </w:r>
      </w:hyperlink>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8C">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8D">
      <w:pPr>
        <w:pStyle w:val="Heading3"/>
        <w:ind w:left="0" w:firstLine="0"/>
        <w:rPr/>
      </w:pPr>
      <w:bookmarkStart w:colFirst="0" w:colLast="0" w:name="_heading=h.4ekz59m" w:id="222"/>
      <w:bookmarkEnd w:id="222"/>
      <w:r w:rsidDel="00000000" w:rsidR="00000000" w:rsidRPr="00000000">
        <w:rPr>
          <w:rtl w:val="0"/>
        </w:rPr>
        <w:t xml:space="preserve">3.16.6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8E">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078F">
      <w:pPr>
        <w:pStyle w:val="Heading3"/>
        <w:keepNext w:val="0"/>
        <w:pBdr>
          <w:top w:color="auto" w:space="0" w:sz="0" w:val="none"/>
        </w:pBdr>
        <w:spacing w:after="80" w:before="280" w:lineRule="auto"/>
        <w:ind w:left="-15" w:firstLine="0"/>
        <w:rPr/>
      </w:pPr>
      <w:bookmarkStart w:colFirst="0" w:colLast="0" w:name="_heading=h.wsl51zt8cr34" w:id="223"/>
      <w:bookmarkEnd w:id="223"/>
      <w:r w:rsidDel="00000000" w:rsidR="00000000" w:rsidRPr="00000000">
        <w:rPr>
          <w:rtl w:val="0"/>
        </w:rPr>
        <w:t xml:space="preserve">3.16.7 DISCONNECT Actions</w:t>
      </w:r>
    </w:p>
    <w:p w:rsidR="00000000" w:rsidDel="00000000" w:rsidP="00000000" w:rsidRDefault="00000000" w:rsidRPr="00000000" w14:paraId="00000790">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91">
      <w:pPr>
        <w:numPr>
          <w:ilvl w:val="0"/>
          <w:numId w:val="5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92">
      <w:pPr>
        <w:numPr>
          <w:ilvl w:val="0"/>
          <w:numId w:val="5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93">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94">
      <w:pPr>
        <w:numPr>
          <w:ilvl w:val="0"/>
          <w:numId w:val="20"/>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95">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96">
      <w:pPr>
        <w:numPr>
          <w:ilvl w:val="0"/>
          <w:numId w:val="17"/>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97">
      <w:pPr>
        <w:numPr>
          <w:ilvl w:val="0"/>
          <w:numId w:val="17"/>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98">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99">
      <w:pPr>
        <w:pStyle w:val="Heading2"/>
        <w:keepLines w:val="1"/>
        <w:spacing w:after="77" w:before="0" w:line="259" w:lineRule="auto"/>
        <w:ind w:left="0" w:firstLine="0"/>
        <w:rPr>
          <w:rFonts w:ascii="Arial" w:cs="Arial" w:eastAsia="Arial" w:hAnsi="Arial"/>
        </w:rPr>
      </w:pPr>
      <w:bookmarkStart w:colFirst="0" w:colLast="0" w:name="_heading=h.elrc49qsiunp" w:id="224"/>
      <w:bookmarkEnd w:id="224"/>
      <w:r w:rsidDel="00000000" w:rsidR="00000000" w:rsidRPr="00000000">
        <w:rPr>
          <w:rtl w:val="0"/>
        </w:rPr>
        <w:t xml:space="preserve">3.17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9A">
      <w:pPr>
        <w:rPr/>
      </w:pPr>
      <w:r w:rsidDel="00000000" w:rsidR="00000000" w:rsidRPr="00000000">
        <w:rPr/>
        <w:drawing>
          <wp:inline distB="114300" distT="114300" distL="114300" distR="114300">
            <wp:extent cx="5943600" cy="660400"/>
            <wp:effectExtent b="0" l="0" r="0" t="0"/>
            <wp:docPr id="51"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spacing w:after="120" w:before="120" w:line="360" w:lineRule="auto"/>
        <w:ind w:left="0" w:right="0" w:firstLine="0"/>
        <w:jc w:val="center"/>
        <w:rPr>
          <w:color w:val="000000"/>
          <w:sz w:val="20"/>
          <w:szCs w:val="20"/>
          <w:u w:val="single"/>
          <w:shd w:fill="auto" w:val="clear"/>
        </w:rPr>
      </w:pPr>
      <w:sdt>
        <w:sdtPr>
          <w:tag w:val="goog_rdk_132"/>
        </w:sdtPr>
        <w:sdtContent>
          <w:commentRangeStart w:id="98"/>
        </w:sdtContent>
      </w:sdt>
      <w:r w:rsidDel="00000000" w:rsidR="00000000" w:rsidRPr="00000000">
        <w:rPr>
          <w:color w:val="000000"/>
          <w:sz w:val="20"/>
          <w:szCs w:val="20"/>
          <w:u w:val="single"/>
          <w:shd w:fill="auto" w:val="clear"/>
          <w:rtl w:val="0"/>
        </w:rPr>
        <w:t xml:space="preserve">Table ??</w:t>
      </w:r>
      <w:commentRangeEnd w:id="98"/>
      <w:r w:rsidDel="00000000" w:rsidR="00000000" w:rsidRPr="00000000">
        <w:commentReference w:id="98"/>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079C">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9D">
      <w:pPr>
        <w:pStyle w:val="Heading3"/>
        <w:ind w:left="0" w:firstLine="0"/>
        <w:rPr/>
      </w:pPr>
      <w:bookmarkStart w:colFirst="0" w:colLast="0" w:name="_heading=h.lrkcmnrrlwx6" w:id="225"/>
      <w:bookmarkEnd w:id="225"/>
      <w:r w:rsidDel="00000000" w:rsidR="00000000" w:rsidRPr="00000000">
        <w:rPr>
          <w:rtl w:val="0"/>
        </w:rPr>
        <w:t xml:space="preserve">3.17.1 WAKEUP Header</w:t>
      </w:r>
    </w:p>
    <w:p w:rsidR="00000000" w:rsidDel="00000000" w:rsidP="00000000" w:rsidRDefault="00000000" w:rsidRPr="00000000" w14:paraId="0000079E">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88">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9F">
      <w:pPr>
        <w:pStyle w:val="Heading3"/>
        <w:keepNext w:val="0"/>
        <w:pBdr>
          <w:top w:color="auto" w:space="0" w:sz="0" w:val="none"/>
        </w:pBdr>
        <w:spacing w:after="80" w:before="280" w:lineRule="auto"/>
        <w:ind w:left="-15" w:firstLine="0"/>
        <w:rPr/>
      </w:pPr>
      <w:bookmarkStart w:colFirst="0" w:colLast="0" w:name="_heading=h.2sa95hk6sfa3" w:id="226"/>
      <w:bookmarkEnd w:id="226"/>
      <w:r w:rsidDel="00000000" w:rsidR="00000000" w:rsidRPr="00000000">
        <w:rPr>
          <w:rtl w:val="0"/>
        </w:rPr>
        <w:t xml:space="preserve">3.17.2 </w:t>
      </w:r>
      <w:sdt>
        <w:sdtPr>
          <w:tag w:val="goog_rdk_133"/>
        </w:sdtPr>
        <w:sdtContent>
          <w:commentRangeStart w:id="99"/>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7A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1">
      <w:pPr>
        <w:pStyle w:val="Heading2"/>
        <w:keepLines w:val="1"/>
        <w:spacing w:after="77" w:before="0" w:line="259" w:lineRule="auto"/>
        <w:ind w:left="0" w:firstLine="0"/>
        <w:rPr>
          <w:rFonts w:ascii="Arial" w:cs="Arial" w:eastAsia="Arial" w:hAnsi="Arial"/>
        </w:rPr>
      </w:pPr>
      <w:bookmarkStart w:colFirst="0" w:colLast="0" w:name="_heading=h.y0yzf1b41yjh" w:id="227"/>
      <w:bookmarkEnd w:id="227"/>
      <w:r w:rsidDel="00000000" w:rsidR="00000000" w:rsidRPr="00000000">
        <w:rPr>
          <w:rtl w:val="0"/>
        </w:rPr>
        <w:t xml:space="preserve">3.18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A2">
      <w:pPr>
        <w:rPr/>
      </w:pPr>
      <w:r w:rsidDel="00000000" w:rsidR="00000000" w:rsidRPr="00000000">
        <w:rPr/>
        <w:drawing>
          <wp:inline distB="114300" distT="114300" distL="114300" distR="114300">
            <wp:extent cx="5943600" cy="1600200"/>
            <wp:effectExtent b="0" l="0" r="0" t="0"/>
            <wp:docPr id="32" name="image26.png"/>
            <a:graphic>
              <a:graphicData uri="http://schemas.openxmlformats.org/drawingml/2006/picture">
                <pic:pic>
                  <pic:nvPicPr>
                    <pic:cNvPr id="0" name="image26.png"/>
                    <pic:cNvPicPr preferRelativeResize="0"/>
                  </pic:nvPicPr>
                  <pic:blipFill>
                    <a:blip r:embed="rId8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120" w:before="120" w:line="360" w:lineRule="auto"/>
        <w:ind w:left="0" w:right="0" w:firstLine="0"/>
        <w:jc w:val="center"/>
        <w:rPr/>
      </w:pPr>
      <w:sdt>
        <w:sdtPr>
          <w:tag w:val="goog_rdk_134"/>
        </w:sdtPr>
        <w:sdtContent>
          <w:commentRangeStart w:id="100"/>
        </w:sdtContent>
      </w:sdt>
      <w:r w:rsidDel="00000000" w:rsidR="00000000" w:rsidRPr="00000000">
        <w:rPr>
          <w:color w:val="000000"/>
          <w:sz w:val="20"/>
          <w:szCs w:val="20"/>
          <w:u w:val="single"/>
          <w:shd w:fill="auto" w:val="clear"/>
          <w:rtl w:val="0"/>
        </w:rPr>
        <w:t xml:space="preserve">Table ??</w:t>
      </w:r>
      <w:commentRangeEnd w:id="100"/>
      <w:r w:rsidDel="00000000" w:rsidR="00000000" w:rsidRPr="00000000">
        <w:commentReference w:id="100"/>
      </w:r>
      <w:r w:rsidDel="00000000" w:rsidR="00000000" w:rsidRPr="00000000">
        <w:rPr>
          <w:color w:val="000000"/>
          <w:sz w:val="20"/>
          <w:szCs w:val="20"/>
          <w:u w:val="single"/>
          <w:shd w:fill="auto" w:val="clear"/>
          <w:rtl w:val="0"/>
        </w:rPr>
        <w:t xml:space="preserve">: SLEEPREQ packet</w:t>
      </w:r>
      <w:r w:rsidDel="00000000" w:rsidR="00000000" w:rsidRPr="00000000">
        <w:rPr>
          <w:rtl w:val="0"/>
        </w:rPr>
      </w:r>
    </w:p>
    <w:p w:rsidR="00000000" w:rsidDel="00000000" w:rsidP="00000000" w:rsidRDefault="00000000" w:rsidRPr="00000000" w14:paraId="000007A4">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A5">
      <w:pPr>
        <w:pStyle w:val="Heading3"/>
        <w:ind w:left="0" w:firstLine="0"/>
        <w:rPr/>
      </w:pPr>
      <w:bookmarkStart w:colFirst="0" w:colLast="0" w:name="_heading=h.ae58qknvrf2w" w:id="228"/>
      <w:bookmarkEnd w:id="228"/>
      <w:r w:rsidDel="00000000" w:rsidR="00000000" w:rsidRPr="00000000">
        <w:rPr>
          <w:rtl w:val="0"/>
        </w:rPr>
        <w:t xml:space="preserve">3.18.1 SLEEPREQ Header</w:t>
      </w:r>
    </w:p>
    <w:p w:rsidR="00000000" w:rsidDel="00000000" w:rsidP="00000000" w:rsidRDefault="00000000" w:rsidRPr="00000000" w14:paraId="000007A6">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A7">
      <w:pPr>
        <w:pStyle w:val="Heading3"/>
        <w:ind w:left="0" w:firstLine="0"/>
        <w:rPr/>
      </w:pPr>
      <w:bookmarkStart w:colFirst="0" w:colLast="0" w:name="_heading=h.r9l470czcfcd" w:id="229"/>
      <w:bookmarkEnd w:id="229"/>
      <w:sdt>
        <w:sdtPr>
          <w:tag w:val="goog_rdk_135"/>
        </w:sdtPr>
        <w:sdtContent>
          <w:commentRangeStart w:id="101"/>
        </w:sdtContent>
      </w:sdt>
      <w:r w:rsidDel="00000000" w:rsidR="00000000" w:rsidRPr="00000000">
        <w:rPr>
          <w:rtl w:val="0"/>
        </w:rPr>
        <w:t xml:space="preserve">3.18.2 </w:t>
      </w:r>
      <w:commentRangeEnd w:id="101"/>
      <w:r w:rsidDel="00000000" w:rsidR="00000000" w:rsidRPr="00000000">
        <w:commentReference w:id="101"/>
      </w:r>
      <w:r w:rsidDel="00000000" w:rsidR="00000000" w:rsidRPr="00000000">
        <w:rPr>
          <w:rtl w:val="0"/>
        </w:rPr>
        <w:t xml:space="preserve">Packet Identifier</w:t>
      </w:r>
    </w:p>
    <w:p w:rsidR="00000000" w:rsidDel="00000000" w:rsidP="00000000" w:rsidRDefault="00000000" w:rsidRPr="00000000" w14:paraId="000007A8">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A9">
      <w:pPr>
        <w:pStyle w:val="Heading3"/>
        <w:ind w:left="0" w:firstLine="0"/>
        <w:rPr/>
      </w:pPr>
      <w:bookmarkStart w:colFirst="0" w:colLast="0" w:name="_heading=h.lmowugbak9ff" w:id="230"/>
      <w:bookmarkEnd w:id="230"/>
      <w:sdt>
        <w:sdtPr>
          <w:tag w:val="goog_rdk_136"/>
        </w:sdtPr>
        <w:sdtContent>
          <w:commentRangeStart w:id="102"/>
        </w:sdtContent>
      </w:sdt>
      <w:r w:rsidDel="00000000" w:rsidR="00000000" w:rsidRPr="00000000">
        <w:rPr>
          <w:rtl w:val="0"/>
        </w:rPr>
        <w:t xml:space="preserve">3.18.3 </w:t>
      </w:r>
      <w:commentRangeEnd w:id="102"/>
      <w:r w:rsidDel="00000000" w:rsidR="00000000" w:rsidRPr="00000000">
        <w:commentReference w:id="102"/>
      </w:r>
      <w:r w:rsidDel="00000000" w:rsidR="00000000" w:rsidRPr="00000000">
        <w:rPr>
          <w:rtl w:val="0"/>
        </w:rPr>
        <w:t xml:space="preserve">Sleep Duration</w:t>
      </w:r>
    </w:p>
    <w:p w:rsidR="00000000" w:rsidDel="00000000" w:rsidP="00000000" w:rsidRDefault="00000000" w:rsidRPr="00000000" w14:paraId="000007AA">
      <w:pPr>
        <w:rPr/>
      </w:pPr>
      <w:r w:rsidDel="00000000" w:rsidR="00000000" w:rsidRPr="00000000">
        <w:rPr>
          <w:rFonts w:ascii="Arial" w:cs="Arial" w:eastAsia="Arial" w:hAnsi="Arial"/>
          <w:rtl w:val="0"/>
        </w:rPr>
        <w:t xml:space="preserve">The Sleep Duration is a four-byte integer time interval measured in seconds.</w:t>
      </w:r>
      <w:r w:rsidDel="00000000" w:rsidR="00000000" w:rsidRPr="00000000">
        <w:rPr>
          <w:rtl w:val="0"/>
        </w:rPr>
      </w:r>
    </w:p>
    <w:p w:rsidR="00000000" w:rsidDel="00000000" w:rsidP="00000000" w:rsidRDefault="00000000" w:rsidRPr="00000000" w14:paraId="000007AB">
      <w:pPr>
        <w:pStyle w:val="Heading3"/>
        <w:ind w:left="0" w:firstLine="0"/>
        <w:rPr/>
      </w:pPr>
      <w:bookmarkStart w:colFirst="0" w:colLast="0" w:name="_heading=h.1za85wfbb30f" w:id="231"/>
      <w:bookmarkEnd w:id="231"/>
      <w:sdt>
        <w:sdtPr>
          <w:tag w:val="goog_rdk_137"/>
        </w:sdtPr>
        <w:sdtContent>
          <w:commentRangeStart w:id="103"/>
        </w:sdtContent>
      </w:sdt>
      <w:r w:rsidDel="00000000" w:rsidR="00000000" w:rsidRPr="00000000">
        <w:rPr>
          <w:rtl w:val="0"/>
        </w:rPr>
        <w:t xml:space="preserve">3.18.4 </w:t>
      </w:r>
      <w:commentRangeEnd w:id="103"/>
      <w:r w:rsidDel="00000000" w:rsidR="00000000" w:rsidRPr="00000000">
        <w:commentReference w:id="103"/>
      </w:r>
      <w:r w:rsidDel="00000000" w:rsidR="00000000" w:rsidRPr="00000000">
        <w:rPr>
          <w:rtl w:val="0"/>
        </w:rPr>
        <w:t xml:space="preserve">SLEEPREQ Actions</w:t>
      </w:r>
    </w:p>
    <w:p w:rsidR="00000000" w:rsidDel="00000000" w:rsidP="00000000" w:rsidRDefault="00000000" w:rsidRPr="00000000" w14:paraId="000007A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AD">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AE">
      <w:pPr>
        <w:numPr>
          <w:ilvl w:val="0"/>
          <w:numId w:val="26"/>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sdt>
        <w:sdtPr>
          <w:tag w:val="goog_rdk_138"/>
        </w:sdtPr>
        <w:sdtContent>
          <w:commentRangeStart w:id="104"/>
        </w:sdtContent>
      </w:sdt>
      <w:sdt>
        <w:sdtPr>
          <w:tag w:val="goog_rdk_139"/>
        </w:sdtPr>
        <w:sdtContent>
          <w:commentRangeStart w:id="105"/>
        </w:sdtContent>
      </w:sdt>
      <w:sdt>
        <w:sdtPr>
          <w:tag w:val="goog_rdk_140"/>
        </w:sdtPr>
        <w:sdtContent>
          <w:commentRangeStart w:id="106"/>
        </w:sdtContent>
      </w:sdt>
      <w:sdt>
        <w:sdtPr>
          <w:tag w:val="goog_rdk_141"/>
        </w:sdtPr>
        <w:sdtContent>
          <w:commentRangeStart w:id="107"/>
        </w:sdtContent>
      </w:sdt>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commentRangeEnd w:id="104"/>
      <w:r w:rsidDel="00000000" w:rsidR="00000000" w:rsidRPr="00000000">
        <w:commentReference w:id="104"/>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7A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B0">
      <w:pPr>
        <w:numPr>
          <w:ilvl w:val="0"/>
          <w:numId w:val="12"/>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B1">
      <w:pPr>
        <w:numPr>
          <w:ilvl w:val="0"/>
          <w:numId w:val="12"/>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7B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B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B4">
      <w:pPr>
        <w:pStyle w:val="Heading2"/>
        <w:keepLines w:val="1"/>
        <w:spacing w:after="77" w:before="0" w:line="259" w:lineRule="auto"/>
        <w:ind w:left="0" w:firstLine="0"/>
        <w:rPr>
          <w:rFonts w:ascii="Arial" w:cs="Arial" w:eastAsia="Arial" w:hAnsi="Arial"/>
        </w:rPr>
      </w:pPr>
      <w:bookmarkStart w:colFirst="0" w:colLast="0" w:name="_heading=h.jym8s7ogwu9n" w:id="232"/>
      <w:bookmarkEnd w:id="232"/>
      <w:r w:rsidDel="00000000" w:rsidR="00000000" w:rsidRPr="00000000">
        <w:rPr>
          <w:rtl w:val="0"/>
        </w:rPr>
        <w:t xml:space="preserve">3.19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B5">
      <w:pPr>
        <w:rPr/>
      </w:pPr>
      <w:r w:rsidDel="00000000" w:rsidR="00000000" w:rsidRPr="00000000">
        <w:rPr/>
        <w:drawing>
          <wp:inline distB="114300" distT="114300" distL="114300" distR="114300">
            <wp:extent cx="5943600" cy="889000"/>
            <wp:effectExtent b="0" l="0" r="0" t="0"/>
            <wp:docPr id="50"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spacing w:after="120" w:before="120" w:line="360" w:lineRule="auto"/>
        <w:ind w:left="0" w:right="0" w:firstLine="0"/>
        <w:jc w:val="center"/>
        <w:rPr/>
      </w:pPr>
      <w:sdt>
        <w:sdtPr>
          <w:tag w:val="goog_rdk_142"/>
        </w:sdtPr>
        <w:sdtContent>
          <w:commentRangeStart w:id="108"/>
        </w:sdtContent>
      </w:sdt>
      <w:r w:rsidDel="00000000" w:rsidR="00000000" w:rsidRPr="00000000">
        <w:rPr>
          <w:color w:val="000000"/>
          <w:sz w:val="20"/>
          <w:szCs w:val="20"/>
          <w:u w:val="single"/>
          <w:shd w:fill="auto" w:val="clear"/>
          <w:rtl w:val="0"/>
        </w:rPr>
        <w:t xml:space="preserve">Table ??</w:t>
      </w:r>
      <w:commentRangeEnd w:id="108"/>
      <w:r w:rsidDel="00000000" w:rsidR="00000000" w:rsidRPr="00000000">
        <w:commentReference w:id="108"/>
      </w:r>
      <w:r w:rsidDel="00000000" w:rsidR="00000000" w:rsidRPr="00000000">
        <w:rPr>
          <w:color w:val="000000"/>
          <w:sz w:val="20"/>
          <w:szCs w:val="20"/>
          <w:u w:val="single"/>
          <w:shd w:fill="auto" w:val="clear"/>
          <w:rtl w:val="0"/>
        </w:rPr>
        <w:t xml:space="preserve">: SLEEPRESP packet</w:t>
      </w:r>
      <w:r w:rsidDel="00000000" w:rsidR="00000000" w:rsidRPr="00000000">
        <w:rPr>
          <w:rtl w:val="0"/>
        </w:rPr>
      </w:r>
    </w:p>
    <w:p w:rsidR="00000000" w:rsidDel="00000000" w:rsidP="00000000" w:rsidRDefault="00000000" w:rsidRPr="00000000" w14:paraId="000007B7">
      <w:pPr>
        <w:pStyle w:val="Heading3"/>
        <w:ind w:left="0" w:firstLine="0"/>
        <w:rPr/>
      </w:pPr>
      <w:bookmarkStart w:colFirst="0" w:colLast="0" w:name="_heading=h.lhdh9flvorts" w:id="233"/>
      <w:bookmarkEnd w:id="233"/>
      <w:r w:rsidDel="00000000" w:rsidR="00000000" w:rsidRPr="00000000">
        <w:rPr>
          <w:rtl w:val="0"/>
        </w:rPr>
        <w:t xml:space="preserve">3.19.1 SLEEPRESP Header</w:t>
      </w:r>
    </w:p>
    <w:p w:rsidR="00000000" w:rsidDel="00000000" w:rsidP="00000000" w:rsidRDefault="00000000" w:rsidRPr="00000000" w14:paraId="000007B8">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B9">
      <w:pPr>
        <w:pStyle w:val="Heading3"/>
        <w:ind w:left="0" w:firstLine="0"/>
        <w:rPr/>
      </w:pPr>
      <w:bookmarkStart w:colFirst="0" w:colLast="0" w:name="_heading=h.ts4rruwfri54" w:id="234"/>
      <w:bookmarkEnd w:id="234"/>
      <w:sdt>
        <w:sdtPr>
          <w:tag w:val="goog_rdk_143"/>
        </w:sdtPr>
        <w:sdtContent>
          <w:commentRangeStart w:id="109"/>
        </w:sdtContent>
      </w:sdt>
      <w:r w:rsidDel="00000000" w:rsidR="00000000" w:rsidRPr="00000000">
        <w:rPr>
          <w:rtl w:val="0"/>
        </w:rPr>
        <w:t xml:space="preserve">3.19.2 </w:t>
      </w:r>
      <w:commentRangeEnd w:id="109"/>
      <w:r w:rsidDel="00000000" w:rsidR="00000000" w:rsidRPr="00000000">
        <w:commentReference w:id="109"/>
      </w:r>
      <w:r w:rsidDel="00000000" w:rsidR="00000000" w:rsidRPr="00000000">
        <w:rPr>
          <w:rtl w:val="0"/>
        </w:rPr>
        <w:t xml:space="preserve">Packet Identifier</w:t>
      </w:r>
    </w:p>
    <w:p w:rsidR="00000000" w:rsidDel="00000000" w:rsidP="00000000" w:rsidRDefault="00000000" w:rsidRPr="00000000" w14:paraId="000007BA">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BB">
      <w:pPr>
        <w:pStyle w:val="Heading2"/>
        <w:ind w:left="0" w:firstLine="0"/>
        <w:rPr>
          <w:rFonts w:ascii="Arial" w:cs="Arial" w:eastAsia="Arial" w:hAnsi="Arial"/>
        </w:rPr>
      </w:pPr>
      <w:bookmarkStart w:colFirst="0" w:colLast="0" w:name="_heading=h.1e03kqp" w:id="235"/>
      <w:bookmarkEnd w:id="235"/>
      <w:r w:rsidDel="00000000" w:rsidR="00000000" w:rsidRPr="00000000">
        <w:rPr>
          <w:rtl w:val="0"/>
        </w:rPr>
        <w:t xml:space="preserve">3.20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7BC">
      <w:pPr>
        <w:spacing w:after="9" w:lineRule="auto"/>
        <w:ind w:left="-5" w:right="990" w:firstLine="0"/>
        <w:rPr>
          <w:rFonts w:ascii="Arial" w:cs="Arial" w:eastAsia="Arial" w:hAnsi="Arial"/>
        </w:rPr>
      </w:pPr>
      <w:sdt>
        <w:sdtPr>
          <w:tag w:val="goog_rdk_144"/>
        </w:sdtPr>
        <w:sdtContent>
          <w:commentRangeStart w:id="110"/>
        </w:sdtContent>
      </w:sdt>
      <w:r w:rsidDel="00000000" w:rsidR="00000000" w:rsidRPr="00000000">
        <w:rPr>
          <w:rFonts w:ascii="Arial" w:cs="Arial" w:eastAsia="Arial" w:hAnsi="Arial"/>
        </w:rPr>
        <w:drawing>
          <wp:inline distB="114300" distT="114300" distL="114300" distR="114300">
            <wp:extent cx="5943600" cy="2730500"/>
            <wp:effectExtent b="0" l="0" r="0" t="0"/>
            <wp:docPr id="33" name="image5.png"/>
            <a:graphic>
              <a:graphicData uri="http://schemas.openxmlformats.org/drawingml/2006/picture">
                <pic:pic>
                  <pic:nvPicPr>
                    <pic:cNvPr id="0" name="image5.png"/>
                    <pic:cNvPicPr preferRelativeResize="0"/>
                  </pic:nvPicPr>
                  <pic:blipFill>
                    <a:blip r:embed="rId91"/>
                    <a:srcRect b="31" l="0" r="0" t="31"/>
                    <a:stretch>
                      <a:fillRect/>
                    </a:stretch>
                  </pic:blipFill>
                  <pic:spPr>
                    <a:xfrm>
                      <a:off x="0" y="0"/>
                      <a:ext cx="5943600" cy="2730500"/>
                    </a:xfrm>
                    <a:prstGeom prst="rect"/>
                    <a:ln/>
                  </pic:spPr>
                </pic:pic>
              </a:graphicData>
            </a:graphic>
          </wp:inline>
        </w:drawing>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45"/>
        </w:sdtPr>
        <w:sdtContent>
          <w:commentRangeStart w:id="11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11"/>
      <w:r w:rsidDel="00000000" w:rsidR="00000000" w:rsidRPr="00000000">
        <w:commentReference w:id="11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07B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WSNs. The forwarder simply encapsulates the MQTT-SN Packets it receives on the</w:t>
      </w:r>
      <w:sdt>
        <w:sdtPr>
          <w:tag w:val="goog_rdk_146"/>
        </w:sdtPr>
        <w:sdtContent>
          <w:commentRangeStart w:id="112"/>
        </w:sdtContent>
      </w:sdt>
      <w:r w:rsidDel="00000000" w:rsidR="00000000" w:rsidRPr="00000000">
        <w:rPr>
          <w:rFonts w:ascii="Arial" w:cs="Arial" w:eastAsia="Arial" w:hAnsi="Arial"/>
          <w:rtl w:val="0"/>
        </w:rPr>
        <w:t xml:space="preserve"> wireless side </w:t>
      </w:r>
      <w:commentRangeEnd w:id="112"/>
      <w:r w:rsidDel="00000000" w:rsidR="00000000" w:rsidRPr="00000000">
        <w:commentReference w:id="112"/>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 Refer to </w:t>
      </w:r>
      <w:hyperlink w:anchor="_heading=h.1vpy4wyrild2">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p>
    <w:p w:rsidR="00000000" w:rsidDel="00000000" w:rsidP="00000000" w:rsidRDefault="00000000" w:rsidRPr="00000000" w14:paraId="000007BF">
      <w:pPr>
        <w:pStyle w:val="Heading3"/>
        <w:ind w:left="0" w:firstLine="0"/>
        <w:rPr/>
      </w:pPr>
      <w:bookmarkStart w:colFirst="0" w:colLast="0" w:name="_heading=h.3xzr3ei" w:id="236"/>
      <w:bookmarkEnd w:id="236"/>
      <w:r w:rsidDel="00000000" w:rsidR="00000000" w:rsidRPr="00000000">
        <w:rPr>
          <w:rtl w:val="0"/>
        </w:rPr>
        <w:t xml:space="preserve">3.20.1 Length</w:t>
      </w:r>
    </w:p>
    <w:p w:rsidR="00000000" w:rsidDel="00000000" w:rsidP="00000000" w:rsidRDefault="00000000" w:rsidRPr="00000000" w14:paraId="000007C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07C1">
      <w:pPr>
        <w:pStyle w:val="Heading3"/>
        <w:ind w:left="0" w:firstLine="0"/>
        <w:rPr/>
      </w:pPr>
      <w:bookmarkStart w:colFirst="0" w:colLast="0" w:name="_heading=h.2d51dmb" w:id="237"/>
      <w:bookmarkEnd w:id="237"/>
      <w:r w:rsidDel="00000000" w:rsidR="00000000" w:rsidRPr="00000000">
        <w:rPr>
          <w:rtl w:val="0"/>
        </w:rPr>
        <w:t xml:space="preserve">3.20.2 Packet Type</w:t>
      </w:r>
    </w:p>
    <w:p w:rsidR="00000000" w:rsidDel="00000000" w:rsidP="00000000" w:rsidRDefault="00000000" w:rsidRPr="00000000" w14:paraId="000007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07C3">
      <w:pPr>
        <w:pStyle w:val="Heading3"/>
        <w:ind w:left="0" w:firstLine="0"/>
        <w:rPr/>
      </w:pPr>
      <w:bookmarkStart w:colFirst="0" w:colLast="0" w:name="_heading=h.sabnu4" w:id="238"/>
      <w:bookmarkEnd w:id="238"/>
      <w:sdt>
        <w:sdtPr>
          <w:tag w:val="goog_rdk_147"/>
        </w:sdtPr>
        <w:sdtContent>
          <w:commentRangeStart w:id="113"/>
        </w:sdtContent>
      </w:sdt>
      <w:r w:rsidDel="00000000" w:rsidR="00000000" w:rsidRPr="00000000">
        <w:rPr>
          <w:rtl w:val="0"/>
        </w:rPr>
        <w:t xml:space="preserve">3.20.3 Ctrl</w:t>
      </w:r>
    </w:p>
    <w:p w:rsidR="00000000" w:rsidDel="00000000" w:rsidP="00000000" w:rsidRDefault="00000000" w:rsidRPr="00000000" w14:paraId="000007C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1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5">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6">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7">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8">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9">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A">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B">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C">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D">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CE">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CF">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D5">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07D6">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8">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F">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0">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07E2">
      <w:pPr>
        <w:pStyle w:val="Heading3"/>
        <w:ind w:left="0" w:firstLine="0"/>
        <w:rPr/>
      </w:pPr>
      <w:bookmarkStart w:colFirst="0" w:colLast="0" w:name="_heading=h.3c9z6hx" w:id="239"/>
      <w:bookmarkEnd w:id="239"/>
      <w:r w:rsidDel="00000000" w:rsidR="00000000" w:rsidRPr="00000000">
        <w:rPr>
          <w:rtl w:val="0"/>
        </w:rPr>
        <w:t xml:space="preserve">3.20.4 Radius</w:t>
      </w:r>
    </w:p>
    <w:p w:rsidR="00000000" w:rsidDel="00000000" w:rsidP="00000000" w:rsidRDefault="00000000" w:rsidRPr="00000000" w14:paraId="000007E3">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commentRangeEnd w:id="113"/>
      <w:r w:rsidDel="00000000" w:rsidR="00000000" w:rsidRPr="00000000">
        <w:commentReference w:id="113"/>
      </w:r>
      <w:r w:rsidDel="00000000" w:rsidR="00000000" w:rsidRPr="00000000">
        <w:rPr>
          <w:rtl w:val="0"/>
        </w:rPr>
      </w:r>
    </w:p>
    <w:p w:rsidR="00000000" w:rsidDel="00000000" w:rsidP="00000000" w:rsidRDefault="00000000" w:rsidRPr="00000000" w14:paraId="000007E4">
      <w:pPr>
        <w:pStyle w:val="Heading3"/>
        <w:ind w:left="0" w:firstLine="0"/>
        <w:rPr/>
      </w:pPr>
      <w:bookmarkStart w:colFirst="0" w:colLast="0" w:name="_heading=h.1rf9gpq" w:id="240"/>
      <w:bookmarkEnd w:id="240"/>
      <w:r w:rsidDel="00000000" w:rsidR="00000000" w:rsidRPr="00000000">
        <w:rPr>
          <w:rtl w:val="0"/>
        </w:rPr>
        <w:t xml:space="preserve">3.20.5 Wireless Node Id</w:t>
      </w:r>
    </w:p>
    <w:p w:rsidR="00000000" w:rsidDel="00000000" w:rsidP="00000000" w:rsidRDefault="00000000" w:rsidRPr="00000000" w14:paraId="000007E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07E6">
      <w:pPr>
        <w:pStyle w:val="Heading3"/>
        <w:ind w:left="0" w:firstLine="0"/>
        <w:rPr/>
      </w:pPr>
      <w:bookmarkStart w:colFirst="0" w:colLast="0" w:name="_heading=h.4bewzdj" w:id="241"/>
      <w:bookmarkEnd w:id="241"/>
      <w:r w:rsidDel="00000000" w:rsidR="00000000" w:rsidRPr="00000000">
        <w:rPr>
          <w:rtl w:val="0"/>
        </w:rPr>
        <w:t xml:space="preserve">3.20.6 MQTT-SN Packet</w:t>
      </w:r>
    </w:p>
    <w:p w:rsidR="00000000" w:rsidDel="00000000" w:rsidP="00000000" w:rsidRDefault="00000000" w:rsidRPr="00000000" w14:paraId="000007E7">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07E8">
      <w:pPr>
        <w:pStyle w:val="Heading2"/>
        <w:ind w:left="0" w:firstLine="0"/>
        <w:rPr/>
      </w:pPr>
      <w:bookmarkStart w:colFirst="0" w:colLast="0" w:name="_heading=h.15cqrsoyxc87" w:id="242"/>
      <w:bookmarkEnd w:id="242"/>
      <w:r w:rsidDel="00000000" w:rsidR="00000000" w:rsidRPr="00000000">
        <w:rPr>
          <w:rtl w:val="0"/>
        </w:rPr>
        <w:t xml:space="preserve">3.21 Protection Encapsulation</w:t>
      </w:r>
    </w:p>
    <w:p w:rsidR="00000000" w:rsidDel="00000000" w:rsidP="00000000" w:rsidRDefault="00000000" w:rsidRPr="00000000" w14:paraId="000007E9">
      <w:pPr>
        <w:pStyle w:val="Heading3"/>
        <w:keepLines w:val="1"/>
        <w:spacing w:after="77" w:before="0" w:line="259" w:lineRule="auto"/>
        <w:ind w:left="0" w:firstLine="0"/>
        <w:rPr/>
      </w:pPr>
      <w:bookmarkStart w:colFirst="0" w:colLast="0" w:name="_heading=h.efvs1al4eeri" w:id="243"/>
      <w:bookmarkEnd w:id="243"/>
      <w:r w:rsidDel="00000000" w:rsidR="00000000" w:rsidRPr="00000000">
        <w:rPr/>
        <w:drawing>
          <wp:inline distB="114300" distT="114300" distL="114300" distR="114300">
            <wp:extent cx="5943600" cy="5245100"/>
            <wp:effectExtent b="0" l="0" r="0" t="0"/>
            <wp:docPr id="71" name="image40.png"/>
            <a:graphic>
              <a:graphicData uri="http://schemas.openxmlformats.org/drawingml/2006/picture">
                <pic:pic>
                  <pic:nvPicPr>
                    <pic:cNvPr id="0" name="image40.png"/>
                    <pic:cNvPicPr preferRelativeResize="0"/>
                  </pic:nvPicPr>
                  <pic:blipFill>
                    <a:blip r:embed="rId92"/>
                    <a:srcRect b="0" l="46" r="46"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07E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48"/>
        </w:sdtPr>
        <w:sdtContent>
          <w:commentRangeStart w:id="114"/>
        </w:sdtContent>
      </w:sdt>
      <w:sdt>
        <w:sdtPr>
          <w:tag w:val="goog_rdk_149"/>
        </w:sdtPr>
        <w:sdtContent>
          <w:commentRangeStart w:id="115"/>
        </w:sdtContent>
      </w:sdt>
      <w:r w:rsidDel="00000000" w:rsidR="00000000" w:rsidRPr="00000000">
        <w:rPr>
          <w:rFonts w:ascii="Arial" w:cs="Arial" w:eastAsia="Arial" w:hAnsi="Arial"/>
          <w:rtl w:val="0"/>
        </w:rPr>
        <w:t xml:space="preserve"> packet is protected</w:t>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07E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07ED">
      <w:pPr>
        <w:spacing w:after="9" w:lineRule="auto"/>
        <w:ind w:left="-5" w:right="4" w:firstLine="0"/>
        <w:rPr>
          <w:rFonts w:ascii="Arial" w:cs="Arial" w:eastAsia="Arial" w:hAnsi="Arial"/>
        </w:rPr>
      </w:pPr>
      <w:sdt>
        <w:sdtPr>
          <w:tag w:val="goog_rdk_150"/>
        </w:sdtPr>
        <w:sdtContent>
          <w:commentRangeStart w:id="116"/>
        </w:sdtContent>
      </w:sdt>
      <w:sdt>
        <w:sdtPr>
          <w:tag w:val="goog_rdk_151"/>
        </w:sdtPr>
        <w:sdtContent>
          <w:commentRangeStart w:id="117"/>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16"/>
      <w:r w:rsidDel="00000000" w:rsidR="00000000" w:rsidRPr="00000000">
        <w:commentReference w:id="116"/>
      </w:r>
      <w:commentRangeEnd w:id="117"/>
      <w:r w:rsidDel="00000000" w:rsidR="00000000" w:rsidRPr="00000000">
        <w:commentReference w:id="117"/>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E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07EF">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7F0">
      <w:pPr>
        <w:spacing w:after="9" w:lineRule="auto"/>
        <w:ind w:left="-5" w:right="4" w:firstLine="0"/>
        <w:rPr>
          <w:rFonts w:ascii="Arial" w:cs="Arial" w:eastAsia="Arial" w:hAnsi="Arial"/>
          <w:b w:val="1"/>
        </w:rPr>
      </w:pPr>
      <w:sdt>
        <w:sdtPr>
          <w:tag w:val="goog_rdk_152"/>
        </w:sdtPr>
        <w:sdtContent>
          <w:commentRangeStart w:id="118"/>
        </w:sdtContent>
      </w:sdt>
      <w:sdt>
        <w:sdtPr>
          <w:tag w:val="goog_rdk_153"/>
        </w:sdtPr>
        <w:sdtContent>
          <w:commentRangeStart w:id="119"/>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07F1">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07F2">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07F3">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Gateway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07F4">
      <w:pPr>
        <w:rPr>
          <w:rFonts w:ascii="Arial" w:cs="Arial" w:eastAsia="Arial" w:hAnsi="Arial"/>
          <w:highlight w:val="yellow"/>
        </w:rPr>
      </w:pPr>
      <w:r w:rsidDel="00000000" w:rsidR="00000000" w:rsidRPr="00000000">
        <w:rPr>
          <w:rFonts w:ascii="Arial" w:cs="Arial" w:eastAsia="Arial" w:hAnsi="Arial"/>
          <w:highlight w:val="yellow"/>
          <w:rtl w:val="0"/>
        </w:rPr>
        <w:t xml:space="preserve">If the Gateway is not enrolled to the Client (so the Client has no access to a key shared with it on the basis of its GwId) and the Client and Gateway are not in a private network, it is recommended for the Client to open a DTLS session and process only MQTT-SN packets received over it.</w:t>
      </w:r>
      <w:commentRangeEnd w:id="118"/>
      <w:r w:rsidDel="00000000" w:rsidR="00000000" w:rsidRPr="00000000">
        <w:commentReference w:id="118"/>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7F5">
      <w:pPr>
        <w:pStyle w:val="Heading3"/>
        <w:ind w:left="0" w:firstLine="0"/>
        <w:rPr/>
      </w:pPr>
      <w:bookmarkStart w:colFirst="0" w:colLast="0" w:name="_heading=h.j9tutdzg8gdj" w:id="244"/>
      <w:bookmarkEnd w:id="244"/>
      <w:r w:rsidDel="00000000" w:rsidR="00000000" w:rsidRPr="00000000">
        <w:rPr>
          <w:rtl w:val="0"/>
        </w:rPr>
        <w:t xml:space="preserve">3.21.1 Length</w:t>
      </w:r>
    </w:p>
    <w:p w:rsidR="00000000" w:rsidDel="00000000" w:rsidP="00000000" w:rsidRDefault="00000000" w:rsidRPr="00000000" w14:paraId="000007F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F7">
      <w:pPr>
        <w:pStyle w:val="Heading3"/>
        <w:ind w:left="0" w:firstLine="0"/>
        <w:rPr/>
      </w:pPr>
      <w:bookmarkStart w:colFirst="0" w:colLast="0" w:name="_heading=h.8duggxbcbw2" w:id="245"/>
      <w:bookmarkEnd w:id="245"/>
      <w:r w:rsidDel="00000000" w:rsidR="00000000" w:rsidRPr="00000000">
        <w:rPr>
          <w:rtl w:val="0"/>
        </w:rPr>
        <w:t xml:space="preserve">3.21.2 Packet Type</w:t>
      </w:r>
    </w:p>
    <w:p w:rsidR="00000000" w:rsidDel="00000000" w:rsidP="00000000" w:rsidRDefault="00000000" w:rsidRPr="00000000" w14:paraId="000007F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07F9">
      <w:pPr>
        <w:pStyle w:val="Heading3"/>
        <w:ind w:left="0" w:firstLine="0"/>
        <w:rPr/>
      </w:pPr>
      <w:bookmarkStart w:colFirst="0" w:colLast="0" w:name="_heading=h.g1mmf1c4lvqh" w:id="246"/>
      <w:bookmarkEnd w:id="246"/>
      <w:r w:rsidDel="00000000" w:rsidR="00000000" w:rsidRPr="00000000">
        <w:rPr>
          <w:rtl w:val="0"/>
        </w:rPr>
        <w:t xml:space="preserve">3.21.3 Protection Flags</w:t>
      </w:r>
    </w:p>
    <w:p w:rsidR="00000000" w:rsidDel="00000000" w:rsidP="00000000" w:rsidRDefault="00000000" w:rsidRPr="00000000" w14:paraId="000007FA">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a 1 byte field specifying the properties of the Protection Encapsulation. </w:t>
      </w:r>
    </w:p>
    <w:p w:rsidR="00000000" w:rsidDel="00000000" w:rsidP="00000000" w:rsidRDefault="00000000" w:rsidRPr="00000000" w14:paraId="000007FB">
      <w:pPr>
        <w:pStyle w:val="Heading4"/>
        <w:spacing w:after="0" w:before="0" w:lineRule="auto"/>
        <w:ind w:left="0" w:firstLine="0"/>
        <w:rPr/>
      </w:pPr>
      <w:bookmarkStart w:colFirst="0" w:colLast="0" w:name="_heading=h.dgr37fcn70h7" w:id="247"/>
      <w:bookmarkEnd w:id="247"/>
      <w:r w:rsidDel="00000000" w:rsidR="00000000" w:rsidRPr="00000000">
        <w:rPr>
          <w:rtl w:val="0"/>
        </w:rPr>
        <w:t xml:space="preserve">3.21.3.1 Monotonic Counter Length</w:t>
      </w:r>
    </w:p>
    <w:p w:rsidR="00000000" w:rsidDel="00000000" w:rsidP="00000000" w:rsidRDefault="00000000" w:rsidRPr="00000000" w14:paraId="000007FC">
      <w:pPr>
        <w:rPr/>
      </w:pPr>
      <w:r w:rsidDel="00000000" w:rsidR="00000000" w:rsidRPr="00000000">
        <w:rPr>
          <w:b w:val="1"/>
          <w:rtl w:val="0"/>
        </w:rPr>
        <w:t xml:space="preserve">Position:</w:t>
      </w:r>
      <w:r w:rsidDel="00000000" w:rsidR="00000000" w:rsidRPr="00000000">
        <w:rPr>
          <w:rtl w:val="0"/>
        </w:rPr>
        <w:t xml:space="preserve"> bits 0 and 1 of the Protection Flags.</w:t>
      </w:r>
    </w:p>
    <w:p w:rsidR="00000000" w:rsidDel="00000000" w:rsidP="00000000" w:rsidRDefault="00000000" w:rsidRPr="00000000" w14:paraId="000007FD">
      <w:pPr>
        <w:spacing w:after="0" w:before="0" w:lineRule="auto"/>
        <w:ind w:left="0" w:firstLine="0"/>
        <w:rPr/>
      </w:pPr>
      <w:r w:rsidDel="00000000" w:rsidR="00000000" w:rsidRPr="00000000">
        <w:rPr>
          <w:rFonts w:ascii="Arial" w:cs="Arial" w:eastAsia="Arial" w:hAnsi="Arial"/>
          <w:color w:val="222222"/>
          <w:rtl w:val="0"/>
        </w:rPr>
        <w:t xml:space="preserve">Specifies </w:t>
      </w:r>
      <w:r w:rsidDel="00000000" w:rsidR="00000000" w:rsidRPr="00000000">
        <w:rPr>
          <w:rFonts w:ascii="Arial" w:cs="Arial" w:eastAsia="Arial" w:hAnsi="Arial"/>
          <w:color w:val="222222"/>
          <w:rtl w:val="0"/>
        </w:rPr>
        <w:t xml:space="preserve">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FE">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07FF">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800">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801">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0x0, the monotonic counter field is not present.</w:t>
      </w:r>
    </w:p>
    <w:p w:rsidR="00000000" w:rsidDel="00000000" w:rsidP="00000000" w:rsidRDefault="00000000" w:rsidRPr="00000000" w14:paraId="00000802">
      <w:pPr>
        <w:pStyle w:val="Heading4"/>
        <w:spacing w:after="0" w:before="200" w:lineRule="auto"/>
        <w:ind w:left="0" w:firstLine="0"/>
        <w:rPr/>
      </w:pPr>
      <w:bookmarkStart w:colFirst="0" w:colLast="0" w:name="_heading=h.ur276rc44plv" w:id="248"/>
      <w:bookmarkEnd w:id="248"/>
      <w:r w:rsidDel="00000000" w:rsidR="00000000" w:rsidRPr="00000000">
        <w:rPr>
          <w:rtl w:val="0"/>
        </w:rPr>
        <w:t xml:space="preserve">3.21.3.2 Cryptographic Material Length</w:t>
      </w:r>
    </w:p>
    <w:p w:rsidR="00000000" w:rsidDel="00000000" w:rsidP="00000000" w:rsidRDefault="00000000" w:rsidRPr="00000000" w14:paraId="00000803">
      <w:pPr>
        <w:rPr/>
      </w:pPr>
      <w:r w:rsidDel="00000000" w:rsidR="00000000" w:rsidRPr="00000000">
        <w:rPr>
          <w:b w:val="1"/>
          <w:rtl w:val="0"/>
        </w:rPr>
        <w:t xml:space="preserve">Position:</w:t>
      </w:r>
      <w:r w:rsidDel="00000000" w:rsidR="00000000" w:rsidRPr="00000000">
        <w:rPr>
          <w:rtl w:val="0"/>
        </w:rPr>
        <w:t xml:space="preserve"> bits 2 and 3 of the Protection Flags.</w:t>
      </w:r>
    </w:p>
    <w:p w:rsidR="00000000" w:rsidDel="00000000" w:rsidP="00000000" w:rsidRDefault="00000000" w:rsidRPr="00000000" w14:paraId="00000804">
      <w:pPr>
        <w:spacing w:after="0" w:before="0" w:lineRule="auto"/>
        <w:ind w:left="0" w:firstLine="0"/>
        <w:rPr/>
      </w:pPr>
      <w:r w:rsidDel="00000000" w:rsidR="00000000" w:rsidRPr="00000000">
        <w:rPr>
          <w:rFonts w:ascii="Arial" w:cs="Arial" w:eastAsia="Arial" w:hAnsi="Arial"/>
          <w:color w:val="222222"/>
          <w:rtl w:val="0"/>
        </w:rPr>
        <w:t xml:space="preserve">Specifies</w:t>
      </w:r>
      <w:r w:rsidDel="00000000" w:rsidR="00000000" w:rsidRPr="00000000">
        <w:rPr>
          <w:rFonts w:ascii="Arial" w:cs="Arial" w:eastAsia="Arial" w:hAnsi="Arial"/>
          <w:b w:val="1"/>
          <w:color w:val="222222"/>
          <w:rtl w:val="0"/>
        </w:rPr>
        <w:t xml:space="preserve"> </w:t>
      </w:r>
      <w:r w:rsidDel="00000000" w:rsidR="00000000" w:rsidRPr="00000000">
        <w:rPr>
          <w:rFonts w:ascii="Arial" w:cs="Arial" w:eastAsia="Arial" w:hAnsi="Arial"/>
          <w:color w:val="2222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805">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806">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807">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808">
      <w:pPr>
        <w:numPr>
          <w:ilvl w:val="0"/>
          <w:numId w:val="48"/>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0x0, the cryptographic material field is not present.</w:t>
      </w:r>
    </w:p>
    <w:p w:rsidR="00000000" w:rsidDel="00000000" w:rsidP="00000000" w:rsidRDefault="00000000" w:rsidRPr="00000000" w14:paraId="00000809">
      <w:pPr>
        <w:spacing w:after="0" w:before="0" w:lineRule="auto"/>
        <w:ind w:left="144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80A">
      <w:pPr>
        <w:pStyle w:val="Heading4"/>
        <w:spacing w:after="98" w:before="0" w:line="248.00000000000006" w:lineRule="auto"/>
        <w:ind w:left="0" w:firstLine="0"/>
        <w:rPr/>
      </w:pPr>
      <w:bookmarkStart w:colFirst="0" w:colLast="0" w:name="_heading=h.dvegbdq024g" w:id="249"/>
      <w:bookmarkEnd w:id="249"/>
      <w:r w:rsidDel="00000000" w:rsidR="00000000" w:rsidRPr="00000000">
        <w:rPr>
          <w:rtl w:val="0"/>
        </w:rPr>
        <w:t xml:space="preserve">3.21.3.3 Authentication Tag Length</w:t>
      </w:r>
    </w:p>
    <w:p w:rsidR="00000000" w:rsidDel="00000000" w:rsidP="00000000" w:rsidRDefault="00000000" w:rsidRPr="00000000" w14:paraId="0000080B">
      <w:pPr>
        <w:rPr/>
      </w:pPr>
      <w:r w:rsidDel="00000000" w:rsidR="00000000" w:rsidRPr="00000000">
        <w:rPr>
          <w:b w:val="1"/>
          <w:rtl w:val="0"/>
        </w:rPr>
        <w:t xml:space="preserve">Position:</w:t>
      </w:r>
      <w:r w:rsidDel="00000000" w:rsidR="00000000" w:rsidRPr="00000000">
        <w:rPr>
          <w:rtl w:val="0"/>
        </w:rPr>
        <w:t xml:space="preserve"> bits 4 through 7 of the Protection Flags.</w:t>
      </w:r>
    </w:p>
    <w:p w:rsidR="00000000" w:rsidDel="00000000" w:rsidP="00000000" w:rsidRDefault="00000000" w:rsidRPr="00000000" w14:paraId="0000080C">
      <w:pPr>
        <w:spacing w:after="98" w:before="0" w:line="248.00000000000006" w:lineRule="auto"/>
        <w:ind w:left="0" w:right="4" w:firstLine="0"/>
        <w:rPr>
          <w:rFonts w:ascii="Arial" w:cs="Arial" w:eastAsia="Arial" w:hAnsi="Arial"/>
        </w:rPr>
      </w:pPr>
      <w:r w:rsidDel="00000000" w:rsidR="00000000" w:rsidRPr="00000000">
        <w:rPr>
          <w:rFonts w:ascii="Arial" w:cs="Arial" w:eastAsia="Arial" w:hAnsi="Arial"/>
          <w:color w:val="222222"/>
          <w:rtl w:val="0"/>
        </w:rPr>
        <w:t xml:space="preserve">D</w:t>
      </w:r>
      <w:sdt>
        <w:sdtPr>
          <w:tag w:val="goog_rdk_154"/>
        </w:sdtPr>
        <w:sdtContent>
          <w:ins w:author="davide.lenzarini@u-blox.com" w:id="17" w:date="2024-11-17T08:27:29Z">
            <w:r w:rsidDel="00000000" w:rsidR="00000000" w:rsidRPr="00000000">
              <w:rPr>
                <w:rFonts w:ascii="Arial" w:cs="Arial" w:eastAsia="Arial" w:hAnsi="Arial"/>
                <w:color w:val="222222"/>
                <w:rtl w:val="0"/>
              </w:rPr>
              <w:t xml:space="preserve">efines the size of the </w:t>
            </w:r>
          </w:ins>
        </w:sdtContent>
      </w:sdt>
      <w:sdt>
        <w:sdtPr>
          <w:tag w:val="goog_rdk_155"/>
        </w:sdtPr>
        <w:sdtContent>
          <w:del w:author="davide.lenzarini@u-blox.com" w:id="17" w:date="2024-11-17T08:27:29Z">
            <w:r w:rsidDel="00000000" w:rsidR="00000000" w:rsidRPr="00000000">
              <w:rPr>
                <w:rFonts w:ascii="Arial" w:cs="Arial" w:eastAsia="Arial" w:hAnsi="Arial"/>
                <w:color w:val="222222"/>
                <w:rtl w:val="0"/>
              </w:rPr>
              <w:delText xml:space="preserve">represent the number of 16 bits groups forming the </w:delText>
            </w:r>
          </w:del>
        </w:sdtContent>
      </w:sdt>
      <w:r w:rsidDel="00000000" w:rsidR="00000000" w:rsidRPr="00000000">
        <w:rPr>
          <w:rFonts w:ascii="Arial" w:cs="Arial" w:eastAsia="Arial" w:hAnsi="Arial"/>
          <w:color w:val="222222"/>
          <w:rtl w:val="0"/>
        </w:rPr>
        <w:t xml:space="preserve">authentication tag</w:t>
      </w:r>
      <w:sdt>
        <w:sdtPr>
          <w:tag w:val="goog_rdk_156"/>
        </w:sdtPr>
        <w:sdtContent>
          <w:del w:author="davide.lenzarini@u-blox.com" w:id="18" w:date="2024-11-17T08:28:21Z">
            <w:r w:rsidDel="00000000" w:rsidR="00000000" w:rsidRPr="00000000">
              <w:rPr>
                <w:rFonts w:ascii="Arial" w:cs="Arial" w:eastAsia="Arial" w:hAnsi="Arial"/>
                <w:color w:val="222222"/>
                <w:rtl w:val="0"/>
              </w:rPr>
              <w:delText xml:space="preserve"> in big-endian order</w:delText>
            </w:r>
          </w:del>
        </w:sdtContent>
      </w:sdt>
      <w:r w:rsidDel="00000000" w:rsidR="00000000" w:rsidRPr="00000000">
        <w:rPr>
          <w:rFonts w:ascii="Arial" w:cs="Arial" w:eastAsia="Arial" w:hAnsi="Arial"/>
          <w:color w:val="222222"/>
          <w:rtl w:val="0"/>
        </w:rPr>
        <w:t xml:space="preserve">.</w:t>
      </w:r>
      <w:r w:rsidDel="00000000" w:rsidR="00000000" w:rsidRPr="00000000">
        <w:rPr>
          <w:rtl w:val="0"/>
        </w:rPr>
      </w:r>
    </w:p>
    <w:p w:rsidR="00000000" w:rsidDel="00000000" w:rsidP="00000000" w:rsidRDefault="00000000" w:rsidRPr="00000000" w14:paraId="0000080D">
      <w:pPr>
        <w:numPr>
          <w:ilvl w:val="0"/>
          <w:numId w:val="48"/>
        </w:numPr>
        <w:spacing w:after="0" w:before="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080E">
      <w:pPr>
        <w:numPr>
          <w:ilvl w:val="1"/>
          <w:numId w:val="48"/>
        </w:numPr>
        <w:spacing w:after="0" w:before="0" w:lineRule="auto"/>
        <w:ind w:left="1440" w:hanging="360"/>
        <w:rPr>
          <w:rFonts w:ascii="Arial" w:cs="Arial" w:eastAsia="Arial" w:hAnsi="Arial"/>
          <w:color w:val="222222"/>
          <w:sz w:val="18"/>
          <w:szCs w:val="18"/>
        </w:rPr>
      </w:pPr>
      <w:sdt>
        <w:sdtPr>
          <w:tag w:val="goog_rdk_158"/>
        </w:sdtPr>
        <w:sdtContent>
          <w:ins w:author="davide.lenzarini@u-blox.com" w:id="19" w:date="2024-11-17T08:22:39Z">
            <w:r w:rsidDel="00000000" w:rsidR="00000000" w:rsidRPr="00000000">
              <w:rPr>
                <w:rFonts w:ascii="Arial" w:cs="Arial" w:eastAsia="Arial" w:hAnsi="Arial"/>
                <w:color w:val="222222"/>
                <w:sz w:val="18"/>
                <w:szCs w:val="18"/>
                <w:rtl w:val="0"/>
              </w:rPr>
              <w:t xml:space="preserve">i</w:t>
            </w:r>
          </w:ins>
        </w:sdtContent>
      </w:sdt>
      <w:sdt>
        <w:sdtPr>
          <w:tag w:val="goog_rdk_159"/>
        </w:sdtPr>
        <w:sdtContent>
          <w:del w:author="davide.lenzarini@u-blox.com" w:id="19" w:date="2024-11-17T08:22:39Z">
            <w:r w:rsidDel="00000000" w:rsidR="00000000" w:rsidRPr="00000000">
              <w:rPr>
                <w:rFonts w:ascii="Arial" w:cs="Arial" w:eastAsia="Arial" w:hAnsi="Arial"/>
                <w:color w:val="222222"/>
                <w:rtl w:val="0"/>
              </w:rPr>
              <w:delText xml:space="preserve">I</w:delText>
            </w:r>
          </w:del>
        </w:sdtContent>
      </w:sdt>
      <w:r w:rsidDel="00000000" w:rsidR="00000000" w:rsidRPr="00000000">
        <w:rPr>
          <w:rFonts w:ascii="Arial" w:cs="Arial" w:eastAsia="Arial" w:hAnsi="Arial"/>
          <w:color w:val="222222"/>
          <w:rtl w:val="0"/>
        </w:rPr>
        <w:t xml:space="preserve">f 0x00, the authentication tag length is provider defined</w:t>
      </w:r>
      <w:sdt>
        <w:sdtPr>
          <w:tag w:val="goog_rdk_160"/>
        </w:sdtPr>
        <w:sdtContent>
          <w:ins w:author="davide.lenzarini@u-blox.com" w:id="20" w:date="2024-11-17T08:22:36Z">
            <w:r w:rsidDel="00000000" w:rsidR="00000000" w:rsidRPr="00000000">
              <w:rPr>
                <w:rFonts w:ascii="Arial" w:cs="Arial" w:eastAsia="Arial" w:hAnsi="Arial"/>
                <w:color w:val="222222"/>
                <w:rtl w:val="0"/>
              </w:rPr>
              <w:t xml:space="preserve">;</w:t>
            </w:r>
          </w:ins>
        </w:sdtContent>
      </w:sdt>
      <w:r w:rsidDel="00000000" w:rsidR="00000000" w:rsidRPr="00000000">
        <w:rPr>
          <w:rtl w:val="0"/>
        </w:rPr>
      </w:r>
    </w:p>
    <w:sdt>
      <w:sdtPr>
        <w:tag w:val="goog_rdk_163"/>
      </w:sdtPr>
      <w:sdtContent>
        <w:p w:rsidR="00000000" w:rsidDel="00000000" w:rsidP="00000000" w:rsidRDefault="00000000" w:rsidRPr="00000000" w14:paraId="0000080F">
          <w:pPr>
            <w:numPr>
              <w:ilvl w:val="1"/>
              <w:numId w:val="48"/>
            </w:numPr>
            <w:spacing w:after="0" w:before="0" w:lineRule="auto"/>
            <w:ind w:left="1440" w:hanging="360"/>
            <w:rPr>
              <w:ins w:author="davide.lenzarini@u-blox.com" w:id="21" w:date="2024-11-17T08:22:41Z"/>
              <w:rFonts w:ascii="Arial" w:cs="Arial" w:eastAsia="Arial" w:hAnsi="Arial"/>
              <w:color w:val="222222"/>
              <w:sz w:val="18"/>
              <w:szCs w:val="18"/>
            </w:rPr>
          </w:pPr>
          <w:sdt>
            <w:sdtPr>
              <w:tag w:val="goog_rdk_162"/>
            </w:sdtPr>
            <w:sdtContent>
              <w:ins w:author="davide.lenzarini@u-blox.com" w:id="21" w:date="2024-11-17T08:22:41Z">
                <w:r w:rsidDel="00000000" w:rsidR="00000000" w:rsidRPr="00000000">
                  <w:rPr>
                    <w:rFonts w:ascii="Arial" w:cs="Arial" w:eastAsia="Arial" w:hAnsi="Arial"/>
                    <w:color w:val="222222"/>
                    <w:sz w:val="18"/>
                    <w:szCs w:val="18"/>
                    <w:rtl w:val="0"/>
                  </w:rPr>
                  <w:t xml:space="preserve">if 0x01, the authentication tag length is defined by the protection scheme nominal tag length and this is the only value allowed if the protection scheme is not “Authentication Only”;</w:t>
                </w:r>
              </w:ins>
            </w:sdtContent>
          </w:sdt>
        </w:p>
      </w:sdtContent>
    </w:sdt>
    <w:p w:rsidR="00000000" w:rsidDel="00000000" w:rsidP="00000000" w:rsidRDefault="00000000" w:rsidRPr="00000000" w14:paraId="00000810">
      <w:pPr>
        <w:numPr>
          <w:ilvl w:val="1"/>
          <w:numId w:val="48"/>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w:t>
      </w:r>
      <w:sdt>
        <w:sdtPr>
          <w:tag w:val="goog_rdk_164"/>
        </w:sdtPr>
        <w:sdtContent>
          <w:ins w:author="davide.lenzarini@u-blox.com" w:id="22" w:date="2024-11-17T12:02:24Z">
            <w:r w:rsidDel="00000000" w:rsidR="00000000" w:rsidRPr="00000000">
              <w:rPr>
                <w:rFonts w:ascii="Arial" w:cs="Arial" w:eastAsia="Arial" w:hAnsi="Arial"/>
                <w:color w:val="222222"/>
                <w:rtl w:val="0"/>
              </w:rPr>
              <w:t xml:space="preserve">2</w:t>
            </w:r>
          </w:ins>
        </w:sdtContent>
      </w:sdt>
      <w:sdt>
        <w:sdtPr>
          <w:tag w:val="goog_rdk_165"/>
        </w:sdtPr>
        <w:sdtContent>
          <w:del w:author="davide.lenzarini@u-blox.com" w:id="22" w:date="2024-11-17T12:02:24Z">
            <w:r w:rsidDel="00000000" w:rsidR="00000000" w:rsidRPr="00000000">
              <w:rPr>
                <w:rFonts w:ascii="Arial" w:cs="Arial" w:eastAsia="Arial" w:hAnsi="Arial"/>
                <w:color w:val="222222"/>
                <w:rtl w:val="0"/>
              </w:rPr>
              <w:delText xml:space="preserve">1</w:delText>
            </w:r>
          </w:del>
        </w:sdtContent>
      </w:sdt>
      <w:r w:rsidDel="00000000" w:rsidR="00000000" w:rsidRPr="00000000">
        <w:rPr>
          <w:rFonts w:ascii="Arial" w:cs="Arial" w:eastAsia="Arial" w:hAnsi="Arial"/>
          <w:color w:val="222222"/>
          <w:rtl w:val="0"/>
        </w:rPr>
        <w:t xml:space="preserve"> to 0x</w:t>
      </w:r>
      <w:sdt>
        <w:sdtPr>
          <w:tag w:val="goog_rdk_166"/>
        </w:sdtPr>
        <w:sdtContent>
          <w:ins w:author="davide.lenzarini@u-blox.com" w:id="23" w:date="2024-11-17T12:02:26Z">
            <w:r w:rsidDel="00000000" w:rsidR="00000000" w:rsidRPr="00000000">
              <w:rPr>
                <w:rFonts w:ascii="Arial" w:cs="Arial" w:eastAsia="Arial" w:hAnsi="Arial"/>
                <w:color w:val="222222"/>
                <w:rtl w:val="0"/>
              </w:rPr>
              <w:t xml:space="preserve">3</w:t>
            </w:r>
          </w:ins>
        </w:sdtContent>
      </w:sdt>
      <w:sdt>
        <w:sdtPr>
          <w:tag w:val="goog_rdk_167"/>
        </w:sdtPr>
        <w:sdtContent>
          <w:del w:author="davide.lenzarini@u-blox.com" w:id="23" w:date="2024-11-17T12:02:26Z">
            <w:r w:rsidDel="00000000" w:rsidR="00000000" w:rsidRPr="00000000">
              <w:rPr>
                <w:rFonts w:ascii="Arial" w:cs="Arial" w:eastAsia="Arial" w:hAnsi="Arial"/>
                <w:color w:val="222222"/>
                <w:rtl w:val="0"/>
              </w:rPr>
              <w:delText xml:space="preserve">2</w:delText>
            </w:r>
          </w:del>
        </w:sdtContent>
      </w:sdt>
      <w:r w:rsidDel="00000000" w:rsidR="00000000" w:rsidRPr="00000000">
        <w:rPr>
          <w:rFonts w:ascii="Arial" w:cs="Arial" w:eastAsia="Arial" w:hAnsi="Arial"/>
          <w:color w:val="222222"/>
          <w:rtl w:val="0"/>
        </w:rPr>
        <w:t xml:space="preserve"> are Reserved;</w:t>
      </w:r>
      <w:r w:rsidDel="00000000" w:rsidR="00000000" w:rsidRPr="00000000">
        <w:rPr>
          <w:rtl w:val="0"/>
        </w:rPr>
      </w:r>
    </w:p>
    <w:p w:rsidR="00000000" w:rsidDel="00000000" w:rsidP="00000000" w:rsidRDefault="00000000" w:rsidRPr="00000000" w14:paraId="00000811">
      <w:pPr>
        <w:numPr>
          <w:ilvl w:val="1"/>
          <w:numId w:val="48"/>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w:t>
      </w:r>
      <w:sdt>
        <w:sdtPr>
          <w:tag w:val="goog_rdk_168"/>
        </w:sdtPr>
        <w:sdtContent>
          <w:ins w:author="davide.lenzarini@u-blox.com" w:id="24" w:date="2024-11-17T12:02:37Z">
            <w:r w:rsidDel="00000000" w:rsidR="00000000" w:rsidRPr="00000000">
              <w:rPr>
                <w:rFonts w:ascii="Arial" w:cs="Arial" w:eastAsia="Arial" w:hAnsi="Arial"/>
                <w:color w:val="222222"/>
                <w:rtl w:val="0"/>
              </w:rPr>
              <w:t xml:space="preserve">4</w:t>
            </w:r>
          </w:ins>
        </w:sdtContent>
      </w:sdt>
      <w:sdt>
        <w:sdtPr>
          <w:tag w:val="goog_rdk_169"/>
        </w:sdtPr>
        <w:sdtContent>
          <w:del w:author="davide.lenzarini@u-blox.com" w:id="24" w:date="2024-11-17T12:02:37Z">
            <w:r w:rsidDel="00000000" w:rsidR="00000000" w:rsidRPr="00000000">
              <w:rPr>
                <w:rFonts w:ascii="Arial" w:cs="Arial" w:eastAsia="Arial" w:hAnsi="Arial"/>
                <w:color w:val="222222"/>
                <w:rtl w:val="0"/>
              </w:rPr>
              <w:delText xml:space="preserve">3</w:delText>
            </w:r>
          </w:del>
        </w:sdtContent>
      </w:sdt>
      <w:r w:rsidDel="00000000" w:rsidR="00000000" w:rsidRPr="00000000">
        <w:rPr>
          <w:rFonts w:ascii="Arial" w:cs="Arial" w:eastAsia="Arial" w:hAnsi="Arial"/>
          <w:color w:val="222222"/>
          <w:rtl w:val="0"/>
        </w:rPr>
        <w:t xml:space="preserve"> and 0xF, </w:t>
      </w:r>
      <w:sdt>
        <w:sdtPr>
          <w:tag w:val="goog_rdk_170"/>
        </w:sdtPr>
        <w:sdtContent>
          <w:ins w:author="davide.lenzarini@u-blox.com" w:id="25" w:date="2024-11-17T08:29:46Z">
            <w:r w:rsidDel="00000000" w:rsidR="00000000" w:rsidRPr="00000000">
              <w:rPr>
                <w:rFonts w:ascii="Arial" w:cs="Arial" w:eastAsia="Arial" w:hAnsi="Arial"/>
                <w:color w:val="222222"/>
                <w:rtl w:val="0"/>
              </w:rPr>
              <w:t xml:space="preserve">is allowed only for the truncation of “Authentication Only” protection schemes</w:t>
            </w:r>
            <w:sdt>
              <w:sdtPr>
                <w:tag w:val="goog_rdk_171"/>
              </w:sdtPr>
              <w:sdtContent>
                <w:del w:author="davide.lenzarini@u-blox.com" w:id="25" w:date="2024-11-17T08:29:46Z">
                  <w:r w:rsidDel="00000000" w:rsidR="00000000" w:rsidRPr="00000000">
                    <w:rPr>
                      <w:rFonts w:ascii="Arial" w:cs="Arial" w:eastAsia="Arial" w:hAnsi="Arial"/>
                      <w:color w:val="222222"/>
                      <w:rtl w:val="0"/>
                    </w:rPr>
                    <w:delText xml:space="preserve">, </w:delText>
                  </w:r>
                </w:del>
              </w:sdtContent>
            </w:sdt>
          </w:ins>
        </w:sdtContent>
      </w:sdt>
      <w:sdt>
        <w:sdtPr>
          <w:tag w:val="goog_rdk_172"/>
        </w:sdtPr>
        <w:sdtContent>
          <w:del w:author="davide.lenzarini@u-blox.com" w:id="25" w:date="2024-11-17T08:29:46Z">
            <w:r w:rsidDel="00000000" w:rsidR="00000000" w:rsidRPr="00000000">
              <w:rPr>
                <w:rFonts w:ascii="Arial" w:cs="Arial" w:eastAsia="Arial" w:hAnsi="Arial"/>
                <w:color w:val="222222"/>
                <w:rtl w:val="0"/>
              </w:rPr>
              <w:delText xml:space="preserve">is allowed</w:delText>
            </w:r>
          </w:del>
        </w:sdtContent>
      </w:sdt>
      <w:r w:rsidDel="00000000" w:rsidR="00000000" w:rsidRPr="00000000">
        <w:rPr>
          <w:rFonts w:ascii="Arial" w:cs="Arial" w:eastAsia="Arial" w:hAnsi="Arial"/>
          <w:color w:val="222222"/>
          <w:rtl w:val="0"/>
        </w:rPr>
        <w:t xml:space="preserve"> and the authentication tag length will be (0xZ</w:t>
      </w:r>
      <w:sdt>
        <w:sdtPr>
          <w:tag w:val="goog_rdk_173"/>
        </w:sdtPr>
        <w:sdtContent>
          <w:del w:author="davide.lenzarini@u-blox.com" w:id="26" w:date="2024-11-17T08:41:30Z">
            <w:r w:rsidDel="00000000" w:rsidR="00000000" w:rsidRPr="00000000">
              <w:rPr>
                <w:rFonts w:ascii="Arial" w:cs="Arial" w:eastAsia="Arial" w:hAnsi="Arial"/>
                <w:color w:val="222222"/>
                <w:rtl w:val="0"/>
              </w:rPr>
              <w:delText xml:space="preserve">+1</w:delText>
            </w:r>
          </w:del>
        </w:sdtContent>
      </w:sdt>
      <w:r w:rsidDel="00000000" w:rsidR="00000000" w:rsidRPr="00000000">
        <w:rPr>
          <w:rFonts w:ascii="Arial" w:cs="Arial" w:eastAsia="Arial" w:hAnsi="Arial"/>
          <w:color w:val="222222"/>
          <w:rtl w:val="0"/>
        </w:rPr>
        <w:t xml:space="preserve">)*16 bits; for example</w:t>
      </w:r>
      <w:r w:rsidDel="00000000" w:rsidR="00000000" w:rsidRPr="00000000">
        <w:rPr>
          <w:rtl w:val="0"/>
        </w:rPr>
      </w:r>
    </w:p>
    <w:p w:rsidR="00000000" w:rsidDel="00000000" w:rsidP="00000000" w:rsidRDefault="00000000" w:rsidRPr="00000000" w14:paraId="00000812">
      <w:pPr>
        <w:numPr>
          <w:ilvl w:val="2"/>
          <w:numId w:val="48"/>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w:t>
      </w:r>
      <w:sdt>
        <w:sdtPr>
          <w:tag w:val="goog_rdk_174"/>
        </w:sdtPr>
        <w:sdtContent>
          <w:del w:author="davide.lenzarini@u-blox.com" w:id="27" w:date="2024-11-17T08:41:34Z">
            <w:r w:rsidDel="00000000" w:rsidR="00000000" w:rsidRPr="00000000">
              <w:rPr>
                <w:rFonts w:ascii="Arial" w:cs="Arial" w:eastAsia="Arial" w:hAnsi="Arial"/>
                <w:color w:val="222222"/>
                <w:rtl w:val="0"/>
              </w:rPr>
              <w:delText xml:space="preserve">+1</w:delText>
            </w:r>
          </w:del>
        </w:sdtContent>
      </w:sdt>
      <w:r w:rsidDel="00000000" w:rsidR="00000000" w:rsidRPr="00000000">
        <w:rPr>
          <w:rFonts w:ascii="Arial" w:cs="Arial" w:eastAsia="Arial" w:hAnsi="Arial"/>
          <w:color w:val="222222"/>
          <w:rtl w:val="0"/>
        </w:rPr>
        <w:t xml:space="preserve">)*16=</w:t>
      </w:r>
      <w:sdt>
        <w:sdtPr>
          <w:tag w:val="goog_rdk_175"/>
        </w:sdtPr>
        <w:sdtContent>
          <w:ins w:author="davide.lenzarini@u-blox.com" w:id="28" w:date="2024-11-17T08:41:40Z">
            <w:r w:rsidDel="00000000" w:rsidR="00000000" w:rsidRPr="00000000">
              <w:rPr>
                <w:rFonts w:ascii="Arial" w:cs="Arial" w:eastAsia="Arial" w:hAnsi="Arial"/>
                <w:color w:val="222222"/>
                <w:rtl w:val="0"/>
              </w:rPr>
              <w:t xml:space="preserve">240</w:t>
            </w:r>
          </w:ins>
        </w:sdtContent>
      </w:sdt>
      <w:sdt>
        <w:sdtPr>
          <w:tag w:val="goog_rdk_176"/>
        </w:sdtPr>
        <w:sdtContent>
          <w:del w:author="davide.lenzarini@u-blox.com" w:id="28" w:date="2024-11-17T08:41:40Z">
            <w:r w:rsidDel="00000000" w:rsidR="00000000" w:rsidRPr="00000000">
              <w:rPr>
                <w:rFonts w:ascii="Arial" w:cs="Arial" w:eastAsia="Arial" w:hAnsi="Arial"/>
                <w:color w:val="222222"/>
                <w:rtl w:val="0"/>
              </w:rPr>
              <w:delText xml:space="preserve">256</w:delText>
            </w:r>
          </w:del>
        </w:sdtContent>
      </w:sdt>
      <w:r w:rsidDel="00000000" w:rsidR="00000000" w:rsidRPr="00000000">
        <w:rPr>
          <w:rFonts w:ascii="Arial" w:cs="Arial" w:eastAsia="Arial" w:hAnsi="Arial"/>
          <w:color w:val="222222"/>
          <w:rtl w:val="0"/>
        </w:rPr>
        <w:t xml:space="preserve"> bits;</w:t>
      </w:r>
      <w:r w:rsidDel="00000000" w:rsidR="00000000" w:rsidRPr="00000000">
        <w:rPr>
          <w:rtl w:val="0"/>
        </w:rPr>
      </w:r>
    </w:p>
    <w:p w:rsidR="00000000" w:rsidDel="00000000" w:rsidP="00000000" w:rsidRDefault="00000000" w:rsidRPr="00000000" w14:paraId="00000813">
      <w:pPr>
        <w:numPr>
          <w:ilvl w:val="2"/>
          <w:numId w:val="48"/>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w:t>
      </w:r>
      <w:sdt>
        <w:sdtPr>
          <w:tag w:val="goog_rdk_177"/>
        </w:sdtPr>
        <w:sdtContent>
          <w:ins w:author="davide.lenzarini@u-blox.com" w:id="29" w:date="2024-11-17T08:41:37Z">
            <w:r w:rsidDel="00000000" w:rsidR="00000000" w:rsidRPr="00000000">
              <w:rPr>
                <w:rFonts w:ascii="Arial" w:cs="Arial" w:eastAsia="Arial" w:hAnsi="Arial"/>
                <w:color w:val="222222"/>
                <w:rtl w:val="0"/>
              </w:rPr>
              <w:t xml:space="preserve">4</w:t>
            </w:r>
          </w:ins>
        </w:sdtContent>
      </w:sdt>
      <w:sdt>
        <w:sdtPr>
          <w:tag w:val="goog_rdk_178"/>
        </w:sdtPr>
        <w:sdtContent>
          <w:del w:author="davide.lenzarini@u-blox.com" w:id="29" w:date="2024-11-17T08:41:37Z">
            <w:r w:rsidDel="00000000" w:rsidR="00000000" w:rsidRPr="00000000">
              <w:rPr>
                <w:rFonts w:ascii="Arial" w:cs="Arial" w:eastAsia="Arial" w:hAnsi="Arial"/>
                <w:color w:val="222222"/>
                <w:rtl w:val="0"/>
              </w:rPr>
              <w:delText xml:space="preserve">3+1</w:delText>
            </w:r>
          </w:del>
        </w:sdtContent>
      </w:sdt>
      <w:r w:rsidDel="00000000" w:rsidR="00000000" w:rsidRPr="00000000">
        <w:rPr>
          <w:rFonts w:ascii="Arial" w:cs="Arial" w:eastAsia="Arial" w:hAnsi="Arial"/>
          <w:color w:val="222222"/>
          <w:rtl w:val="0"/>
        </w:rPr>
        <w:t xml:space="preserve">)*16=64 bits</w:t>
      </w:r>
      <w:sdt>
        <w:sdtPr>
          <w:tag w:val="goog_rdk_179"/>
        </w:sdtPr>
        <w:sdtContent>
          <w:ins w:author="davide.lenzarini@u-blox.com" w:id="30" w:date="2024-11-17T08:25:20Z">
            <w:r w:rsidDel="00000000" w:rsidR="00000000" w:rsidRPr="00000000">
              <w:rPr>
                <w:rFonts w:ascii="Arial" w:cs="Arial" w:eastAsia="Arial" w:hAnsi="Arial"/>
                <w:color w:val="222222"/>
                <w:rtl w:val="0"/>
              </w:rPr>
              <w:t xml:space="preserve">.</w:t>
            </w:r>
          </w:ins>
        </w:sdtContent>
      </w:sdt>
      <w:sdt>
        <w:sdtPr>
          <w:tag w:val="goog_rdk_180"/>
        </w:sdtPr>
        <w:sdtContent>
          <w:del w:author="davide.lenzarini@u-blox.com" w:id="30" w:date="2024-11-17T08:25:20Z">
            <w:r w:rsidDel="00000000" w:rsidR="00000000" w:rsidRPr="00000000">
              <w:rPr>
                <w:rFonts w:ascii="Arial" w:cs="Arial" w:eastAsia="Arial" w:hAnsi="Arial"/>
                <w:color w:val="222222"/>
                <w:rtl w:val="0"/>
              </w:rPr>
              <w:delText xml:space="preserve">;</w:delText>
            </w:r>
          </w:del>
        </w:sdtContent>
      </w:sdt>
      <w:r w:rsidDel="00000000" w:rsidR="00000000" w:rsidRPr="00000000">
        <w:rPr>
          <w:rtl w:val="0"/>
        </w:rPr>
      </w:r>
    </w:p>
    <w:p w:rsidR="00000000" w:rsidDel="00000000" w:rsidP="00000000" w:rsidRDefault="00000000" w:rsidRPr="00000000" w14:paraId="00000814">
      <w:pPr>
        <w:numPr>
          <w:ilvl w:val="0"/>
          <w:numId w:val="48"/>
        </w:numPr>
        <w:spacing w:after="0" w:before="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sdt>
      <w:sdtPr>
        <w:tag w:val="goog_rdk_183"/>
      </w:sdtPr>
      <w:sdtContent>
        <w:p w:rsidR="00000000" w:rsidDel="00000000" w:rsidP="00000000" w:rsidRDefault="00000000" w:rsidRPr="00000000" w14:paraId="00000815">
          <w:pPr>
            <w:numPr>
              <w:ilvl w:val="0"/>
              <w:numId w:val="48"/>
            </w:numPr>
            <w:spacing w:after="0" w:before="0" w:lineRule="auto"/>
            <w:ind w:left="720" w:hanging="360"/>
            <w:rPr>
              <w:del w:author="davide.lenzarini@u-blox.com" w:id="31" w:date="2024-11-17T08:42:45Z"/>
              <w:rFonts w:ascii="Arial" w:cs="Arial" w:eastAsia="Arial" w:hAnsi="Arial"/>
              <w:color w:val="222222"/>
            </w:rPr>
          </w:pPr>
          <w:sdt>
            <w:sdtPr>
              <w:tag w:val="goog_rdk_182"/>
            </w:sdtPr>
            <w:sdtContent>
              <w:del w:author="davide.lenzarini@u-blox.com" w:id="31" w:date="2024-11-17T08:42:45Z">
                <w:r w:rsidDel="00000000" w:rsidR="00000000" w:rsidRPr="00000000">
                  <w:rPr>
                    <w:rFonts w:ascii="Arial" w:cs="Arial" w:eastAsia="Arial" w:hAnsi="Arial"/>
                    <w:color w:val="222222"/>
                    <w:rtl w:val="0"/>
                  </w:rPr>
                  <w:delText xml:space="preserve">If an extension of the output of the authentication algorithm is required, 0s are appended until the Authentication tag length is reached.</w:delText>
                </w:r>
              </w:del>
            </w:sdtContent>
          </w:sdt>
        </w:p>
      </w:sdtContent>
    </w:sdt>
    <w:sdt>
      <w:sdtPr>
        <w:tag w:val="goog_rdk_186"/>
      </w:sdtPr>
      <w:sdtContent>
        <w:p w:rsidR="00000000" w:rsidDel="00000000" w:rsidP="00000000" w:rsidRDefault="00000000" w:rsidRPr="00000000" w14:paraId="00000816">
          <w:pPr>
            <w:numPr>
              <w:ilvl w:val="0"/>
              <w:numId w:val="48"/>
            </w:numPr>
            <w:spacing w:after="0" w:before="0" w:lineRule="auto"/>
            <w:ind w:left="720" w:hanging="360"/>
            <w:rPr>
              <w:ins w:author="davide.lenzarini@u-blox.com" w:id="31" w:date="2024-11-17T08:42:45Z"/>
              <w:rFonts w:ascii="Arial" w:cs="Arial" w:eastAsia="Arial" w:hAnsi="Arial"/>
              <w:color w:val="222222"/>
            </w:rPr>
          </w:pPr>
          <w:sdt>
            <w:sdtPr>
              <w:tag w:val="goog_rdk_185"/>
            </w:sdtPr>
            <w:sdtContent>
              <w:ins w:author="davide.lenzarini@u-blox.com" w:id="31" w:date="2024-11-17T08:42:45Z">
                <w:r w:rsidDel="00000000" w:rsidR="00000000" w:rsidRPr="00000000">
                  <w:rPr>
                    <w:rFonts w:ascii="Arial" w:cs="Arial" w:eastAsia="Arial" w:hAnsi="Arial"/>
                    <w:color w:val="2222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ins>
            </w:sdtContent>
          </w:sdt>
        </w:p>
      </w:sdtContent>
    </w:sdt>
    <w:p w:rsidR="00000000" w:rsidDel="00000000" w:rsidP="00000000" w:rsidRDefault="00000000" w:rsidRPr="00000000" w14:paraId="00000817">
      <w:pPr>
        <w:numPr>
          <w:ilvl w:val="0"/>
          <w:numId w:val="48"/>
        </w:numPr>
        <w:spacing w:after="0" w:before="0" w:lineRule="auto"/>
        <w:ind w:left="720" w:hanging="360"/>
        <w:rPr>
          <w:rFonts w:ascii="Arial" w:cs="Arial" w:eastAsia="Arial" w:hAnsi="Arial"/>
          <w:color w:val="222222"/>
        </w:rPr>
      </w:pPr>
      <w:sdt>
        <w:sdtPr>
          <w:tag w:val="goog_rdk_188"/>
        </w:sdtPr>
        <w:sdtContent>
          <w:del w:author="davide.lenzarini@u-blox.com" w:id="31" w:date="2024-11-17T08:42:45Z">
            <w:r w:rsidDel="00000000" w:rsidR="00000000" w:rsidRPr="00000000">
              <w:rPr>
                <w:rFonts w:ascii="Arial" w:cs="Arial" w:eastAsia="Arial" w:hAnsi="Arial"/>
                <w:color w:val="222222"/>
                <w:rtl w:val="0"/>
              </w:rPr>
              <w:delTex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delText>
            </w:r>
          </w:del>
        </w:sdtContent>
      </w:sdt>
      <w:r w:rsidDel="00000000" w:rsidR="00000000" w:rsidRPr="00000000">
        <w:rPr>
          <w:rtl w:val="0"/>
        </w:rPr>
      </w:r>
    </w:p>
    <w:p w:rsidR="00000000" w:rsidDel="00000000" w:rsidP="00000000" w:rsidRDefault="00000000" w:rsidRPr="00000000" w14:paraId="00000818">
      <w:pPr>
        <w:pStyle w:val="Heading3"/>
        <w:ind w:left="0" w:firstLine="0"/>
        <w:rPr/>
      </w:pPr>
      <w:bookmarkStart w:colFirst="0" w:colLast="0" w:name="_heading=h.m1zk7agco355" w:id="250"/>
      <w:bookmarkEnd w:id="250"/>
      <w:r w:rsidDel="00000000" w:rsidR="00000000" w:rsidRPr="00000000">
        <w:rPr>
          <w:rtl w:val="0"/>
        </w:rPr>
        <w:t xml:space="preserve">3.21.4 Protection Scheme</w:t>
      </w:r>
    </w:p>
    <w:p w:rsidR="00000000" w:rsidDel="00000000" w:rsidP="00000000" w:rsidRDefault="00000000" w:rsidRPr="00000000" w14:paraId="00000819">
      <w:pPr>
        <w:spacing w:after="200" w:before="0" w:lineRule="auto"/>
        <w:ind w:left="432" w:firstLine="0"/>
        <w:rPr>
          <w:rFonts w:ascii="Arial" w:cs="Arial" w:eastAsia="Arial" w:hAnsi="Arial"/>
        </w:rPr>
      </w:pPr>
      <w:r w:rsidDel="00000000" w:rsidR="00000000" w:rsidRPr="00000000">
        <w:rPr>
          <w:rFonts w:ascii="Arial" w:cs="Arial" w:eastAsia="Arial" w:hAnsi="Arial"/>
          <w:color w:val="222222"/>
          <w:rtl w:val="0"/>
        </w:rPr>
        <w:t xml:space="preserve">A (1 byte) field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r w:rsidDel="00000000" w:rsidR="00000000" w:rsidRPr="00000000">
        <w:rPr>
          <w:rtl w:val="0"/>
        </w:rPr>
      </w:r>
    </w:p>
    <w:tbl>
      <w:tblPr>
        <w:tblStyle w:val="Table13"/>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A">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B">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C">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81D">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F">
            <w:pPr>
              <w:keepLines w:val="1"/>
              <w:spacing w:after="0" w:before="0" w:lineRule="auto"/>
              <w:jc w:val="center"/>
              <w:rPr>
                <w:rFonts w:ascii="Arial" w:cs="Arial" w:eastAsia="Arial" w:hAnsi="Arial"/>
                <w:b w:val="1"/>
                <w:shd w:fill="cfe2f3" w:val="clear"/>
              </w:rPr>
            </w:pPr>
            <w:sdt>
              <w:sdtPr>
                <w:tag w:val="goog_rdk_190"/>
              </w:sdtPr>
              <w:sdtContent>
                <w:ins w:author="davide.lenzarini@u-blox.com" w:id="32" w:date="2024-11-17T08:21:31Z">
                  <w:r w:rsidDel="00000000" w:rsidR="00000000" w:rsidRPr="00000000">
                    <w:rPr>
                      <w:rFonts w:ascii="Arial" w:cs="Arial" w:eastAsia="Arial" w:hAnsi="Arial"/>
                      <w:b w:val="1"/>
                      <w:shd w:fill="cfe2f3" w:val="clear"/>
                      <w:rtl w:val="0"/>
                    </w:rPr>
                    <w:t xml:space="preserve">Nominal </w:t>
                  </w:r>
                </w:ins>
              </w:sdtContent>
            </w:sdt>
            <w:r w:rsidDel="00000000" w:rsidR="00000000" w:rsidRPr="00000000">
              <w:rPr>
                <w:rFonts w:ascii="Arial" w:cs="Arial" w:eastAsia="Arial" w:hAnsi="Arial"/>
                <w:b w:val="1"/>
                <w:shd w:fill="cfe2f3" w:val="clear"/>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1">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6">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8">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B">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0">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5">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4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4">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4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9">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4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E">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3">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8">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D">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2">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7">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C">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1">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6">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7">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8">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9">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B">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7F">
      <w:pPr>
        <w:spacing w:after="0" w:before="20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0880">
      <w:pPr>
        <w:numPr>
          <w:ilvl w:val="0"/>
          <w:numId w:val="42"/>
        </w:numPr>
        <w:spacing w:after="0" w:before="0" w:lineRule="auto"/>
        <w:ind w:left="720" w:hanging="360"/>
        <w:rPr>
          <w:rFonts w:ascii="Arial" w:cs="Arial" w:eastAsia="Arial" w:hAnsi="Arial"/>
          <w:u w:val="none"/>
        </w:rPr>
      </w:pPr>
      <w:sdt>
        <w:sdtPr>
          <w:tag w:val="goog_rdk_191"/>
        </w:sdtPr>
        <w:sdtContent>
          <w:commentRangeStart w:id="120"/>
        </w:sdtContent>
      </w:sdt>
      <w:r w:rsidDel="00000000" w:rsidR="00000000" w:rsidRPr="00000000">
        <w:rPr>
          <w:rFonts w:ascii="Arial" w:cs="Arial" w:eastAsia="Arial" w:hAnsi="Arial"/>
          <w:color w:val="222222"/>
          <w:rtl w:val="0"/>
        </w:rPr>
        <w:t xml:space="preserve">Reference </w:t>
      </w:r>
      <w:hyperlink r:id="rId93">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81">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94">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82">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95">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96">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83">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97">
        <w:r w:rsidDel="00000000" w:rsidR="00000000" w:rsidRPr="00000000">
          <w:rPr>
            <w:rFonts w:ascii="Arial" w:cs="Arial" w:eastAsia="Arial" w:hAnsi="Arial"/>
            <w:rtl w:val="0"/>
          </w:rPr>
          <w:t xml:space="preserve"> </w:t>
        </w:r>
      </w:hyperlink>
      <w:hyperlink r:id="rId98">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99">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0884">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85">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86">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87">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88">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889">
      <w:pPr>
        <w:pStyle w:val="Heading3"/>
        <w:ind w:left="0" w:firstLine="0"/>
        <w:rPr/>
      </w:pPr>
      <w:bookmarkStart w:colFirst="0" w:colLast="0" w:name="_heading=h.jo2d2fngx6hj" w:id="251"/>
      <w:bookmarkEnd w:id="251"/>
      <w:r w:rsidDel="00000000" w:rsidR="00000000" w:rsidRPr="00000000">
        <w:rPr>
          <w:rtl w:val="0"/>
        </w:rPr>
        <w:t xml:space="preserve">3.21.5 Sender Identifier</w:t>
      </w:r>
    </w:p>
    <w:p w:rsidR="00000000" w:rsidDel="00000000" w:rsidP="00000000" w:rsidRDefault="00000000" w:rsidRPr="00000000" w14:paraId="0000088A">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w:t>
      </w:r>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088B">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88C">
      <w:pPr>
        <w:numPr>
          <w:ilvl w:val="0"/>
          <w:numId w:val="4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088D">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88E">
      <w:pPr>
        <w:numPr>
          <w:ilvl w:val="0"/>
          <w:numId w:val="50"/>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088F">
      <w:pPr>
        <w:numPr>
          <w:ilvl w:val="0"/>
          <w:numId w:val="50"/>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0890">
      <w:pPr>
        <w:spacing w:after="240" w:before="240" w:line="248.00000000000006" w:lineRule="auto"/>
        <w:ind w:left="720" w:firstLine="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91">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0892">
      <w:pPr>
        <w:spacing w:after="0" w:before="0" w:lineRule="auto"/>
        <w:ind w:left="720" w:firstLine="0"/>
        <w:rPr>
          <w:rFonts w:ascii="Arial" w:cs="Arial" w:eastAsia="Arial" w:hAnsi="Arial"/>
          <w:b w:val="1"/>
          <w:i w:val="1"/>
          <w:color w:val="222222"/>
          <w:u w:val="single"/>
          <w:shd w:fill="fff2cc" w:val="clear"/>
        </w:rPr>
      </w:pPr>
      <w:sdt>
        <w:sdtPr>
          <w:tag w:val="goog_rdk_192"/>
        </w:sdtPr>
        <w:sdtContent>
          <w:commentRangeStart w:id="121"/>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0893">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0894">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0895">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0896">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897">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0898">
      <w:pPr>
        <w:pStyle w:val="Heading3"/>
        <w:ind w:left="0" w:firstLine="0"/>
        <w:rPr/>
      </w:pPr>
      <w:bookmarkStart w:colFirst="0" w:colLast="0" w:name="_heading=h.vjl219ghlhvi" w:id="252"/>
      <w:bookmarkEnd w:id="252"/>
      <w:r w:rsidDel="00000000" w:rsidR="00000000" w:rsidRPr="00000000">
        <w:rPr>
          <w:rtl w:val="0"/>
        </w:rPr>
        <w:t xml:space="preserve">3.21.6 Random</w:t>
      </w:r>
    </w:p>
    <w:p w:rsidR="00000000" w:rsidDel="00000000" w:rsidP="00000000" w:rsidRDefault="00000000" w:rsidRPr="00000000" w14:paraId="00000899">
      <w:pPr>
        <w:spacing w:after="0" w:before="0" w:lineRule="auto"/>
        <w:ind w:left="0" w:firstLine="0"/>
        <w:rPr>
          <w:rFonts w:ascii="Roboto" w:cs="Roboto" w:eastAsia="Roboto" w:hAnsi="Roboto"/>
          <w:color w:val="222222"/>
          <w:sz w:val="24"/>
          <w:szCs w:val="24"/>
        </w:rPr>
      </w:pPr>
      <w:r w:rsidDel="00000000" w:rsidR="00000000" w:rsidRPr="00000000">
        <w:rPr>
          <w:rFonts w:ascii="Arial" w:cs="Arial" w:eastAsia="Arial" w:hAnsi="Arial"/>
          <w:color w:val="222222"/>
          <w:u w:val="single"/>
          <w:rtl w:val="0"/>
        </w:rPr>
        <w:t xml:space="preserve">T</w:t>
      </w:r>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w:t>
      </w:r>
      <w:r w:rsidDel="00000000" w:rsidR="00000000" w:rsidRPr="00000000">
        <w:rPr>
          <w:rtl w:val="0"/>
        </w:rPr>
      </w:r>
    </w:p>
    <w:p w:rsidR="00000000" w:rsidDel="00000000" w:rsidP="00000000" w:rsidRDefault="00000000" w:rsidRPr="00000000" w14:paraId="0000089A">
      <w:pPr>
        <w:numPr>
          <w:ilvl w:val="0"/>
          <w:numId w:val="3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9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100">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101">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089C">
      <w:pPr>
        <w:pStyle w:val="Heading3"/>
        <w:ind w:left="0" w:firstLine="0"/>
        <w:rPr/>
      </w:pPr>
      <w:bookmarkStart w:colFirst="0" w:colLast="0" w:name="_heading=h.q30yx1mc4rc1" w:id="253"/>
      <w:bookmarkEnd w:id="253"/>
      <w:r w:rsidDel="00000000" w:rsidR="00000000" w:rsidRPr="00000000">
        <w:rPr>
          <w:rtl w:val="0"/>
        </w:rPr>
        <w:t xml:space="preserve">3.21.7 Cryptographic Material</w:t>
      </w:r>
    </w:p>
    <w:p w:rsidR="00000000" w:rsidDel="00000000" w:rsidP="00000000" w:rsidRDefault="00000000" w:rsidRPr="00000000" w14:paraId="0000089D">
      <w:pPr>
        <w:spacing w:after="0" w:before="0" w:lineRule="auto"/>
        <w:ind w:left="0" w:firstLine="0"/>
        <w:rPr>
          <w:rFonts w:ascii="Arial" w:cs="Arial" w:eastAsia="Arial" w:hAnsi="Arial"/>
          <w:color w:val="222222"/>
          <w:highlight w:val="white"/>
        </w:rPr>
      </w:pPr>
      <w:r w:rsidDel="00000000" w:rsidR="00000000" w:rsidRPr="00000000">
        <w:rPr>
          <w:rtl w:val="0"/>
        </w:rPr>
        <w:t xml:space="preserve">T</w:t>
      </w:r>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Cryptographic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9E">
      <w:pPr>
        <w:pStyle w:val="Heading3"/>
        <w:ind w:left="0" w:firstLine="0"/>
        <w:rPr/>
      </w:pPr>
      <w:bookmarkStart w:colFirst="0" w:colLast="0" w:name="_heading=h.3y6o9vhqakro" w:id="254"/>
      <w:bookmarkEnd w:id="254"/>
      <w:r w:rsidDel="00000000" w:rsidR="00000000" w:rsidRPr="00000000">
        <w:rPr>
          <w:rtl w:val="0"/>
        </w:rPr>
        <w:t xml:space="preserve">3.21.8 Monotonic Counter</w:t>
      </w:r>
    </w:p>
    <w:p w:rsidR="00000000" w:rsidDel="00000000" w:rsidP="00000000" w:rsidRDefault="00000000" w:rsidRPr="00000000" w14:paraId="0000089F">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 for every packet sent. The counters should be considered independent of session or destination. E.g. The UE will keep a counter independently from the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8A0">
      <w:pPr>
        <w:pStyle w:val="Heading3"/>
        <w:ind w:left="0" w:firstLine="0"/>
        <w:rPr/>
      </w:pPr>
      <w:bookmarkStart w:colFirst="0" w:colLast="0" w:name="_heading=h.dovnwl46a7is" w:id="255"/>
      <w:bookmarkEnd w:id="255"/>
      <w:r w:rsidDel="00000000" w:rsidR="00000000" w:rsidRPr="00000000">
        <w:rPr>
          <w:rtl w:val="0"/>
        </w:rPr>
        <w:t xml:space="preserve">3.21.9 Protected MQTT-SN Packet</w:t>
      </w:r>
    </w:p>
    <w:p w:rsidR="00000000" w:rsidDel="00000000" w:rsidP="00000000" w:rsidRDefault="00000000" w:rsidRPr="00000000" w14:paraId="000008A1">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08A2">
      <w:pPr>
        <w:spacing w:after="0" w:before="200" w:lineRule="auto"/>
        <w:ind w:left="0" w:firstLine="0"/>
        <w:rPr>
          <w:rFonts w:ascii="Arial" w:cs="Arial" w:eastAsia="Arial" w:hAnsi="Arial"/>
          <w:color w:val="222222"/>
        </w:rPr>
      </w:pPr>
      <w:r w:rsidDel="00000000" w:rsidR="00000000" w:rsidRPr="00000000">
        <w:rPr>
          <w:rFonts w:ascii="Arial" w:cs="Arial" w:eastAsia="Arial" w:hAnsi="Arial"/>
          <w:color w:val="222222"/>
          <w:highlight w:val="yellow"/>
          <w:rtl w:val="0"/>
        </w:rPr>
        <w:t xml:space="preserve">The “Protected MQTT-SN Packet” MUST not be a “Forwarder-Encapsulation packet” </w:t>
      </w:r>
      <w:r w:rsidDel="00000000" w:rsidR="00000000" w:rsidRPr="00000000">
        <w:rPr>
          <w:rFonts w:ascii="Arial" w:cs="Arial" w:eastAsia="Arial" w:hAnsi="Arial"/>
          <w:color w:val="2222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A3">
      <w:pPr>
        <w:pStyle w:val="Heading3"/>
        <w:ind w:left="0" w:firstLine="0"/>
        <w:rPr/>
      </w:pPr>
      <w:bookmarkStart w:colFirst="0" w:colLast="0" w:name="_heading=h.j75p96o6vesm" w:id="256"/>
      <w:bookmarkEnd w:id="256"/>
      <w:r w:rsidDel="00000000" w:rsidR="00000000" w:rsidRPr="00000000">
        <w:rPr>
          <w:rtl w:val="0"/>
        </w:rPr>
        <w:t xml:space="preserve">3.21.10 Authentication Tag</w:t>
      </w:r>
    </w:p>
    <w:p w:rsidR="00000000" w:rsidDel="00000000" w:rsidP="00000000" w:rsidRDefault="00000000" w:rsidRPr="00000000" w14:paraId="000008A4">
      <w:pPr>
        <w:ind w:left="0" w:firstLine="0"/>
        <w:rPr/>
      </w:pPr>
      <w:r w:rsidDel="00000000" w:rsidR="00000000" w:rsidRPr="00000000">
        <w:rPr>
          <w:rFonts w:ascii="Arial" w:cs="Arial" w:eastAsia="Arial" w:hAnsi="Arial"/>
          <w:rtl w:val="0"/>
        </w:rPr>
        <w:t xml:space="preserve">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8A5">
      <w:pPr>
        <w:pStyle w:val="Heading1"/>
        <w:ind w:left="0" w:firstLine="0"/>
        <w:rPr>
          <w:rFonts w:ascii="Arial" w:cs="Arial" w:eastAsia="Arial" w:hAnsi="Arial"/>
        </w:rPr>
      </w:pPr>
      <w:bookmarkStart w:colFirst="0" w:colLast="0" w:name="_heading=h.2qk79lc" w:id="257"/>
      <w:bookmarkEnd w:id="257"/>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A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A7">
      <w:pPr>
        <w:pStyle w:val="Heading2"/>
        <w:keepLines w:val="1"/>
        <w:spacing w:after="64" w:before="0" w:line="259" w:lineRule="auto"/>
        <w:ind w:left="0" w:firstLine="0"/>
        <w:rPr>
          <w:rFonts w:ascii="Arial" w:cs="Arial" w:eastAsia="Arial" w:hAnsi="Arial"/>
        </w:rPr>
      </w:pPr>
      <w:bookmarkStart w:colFirst="0" w:colLast="0" w:name="_heading=h.21od6so" w:id="258"/>
      <w:bookmarkEnd w:id="258"/>
      <w:r w:rsidDel="00000000" w:rsidR="00000000" w:rsidRPr="00000000">
        <w:rPr>
          <w:rFonts w:ascii="Arial" w:cs="Arial" w:eastAsia="Arial" w:hAnsi="Arial"/>
          <w:rtl w:val="0"/>
        </w:rPr>
        <w:t xml:space="preserve">4.1 </w:t>
      </w:r>
      <w:sdt>
        <w:sdtPr>
          <w:tag w:val="goog_rdk_193"/>
        </w:sdtPr>
        <w:sdtContent>
          <w:commentRangeStart w:id="122"/>
        </w:sdtContent>
      </w:sdt>
      <w:r w:rsidDel="00000000" w:rsidR="00000000" w:rsidRPr="00000000">
        <w:rPr>
          <w:rFonts w:ascii="Arial" w:cs="Arial" w:eastAsia="Arial" w:hAnsi="Arial"/>
          <w:rtl w:val="0"/>
        </w:rPr>
        <w:t xml:space="preserve">Session state</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8A8">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A9">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AA">
      <w:pPr>
        <w:spacing w:after="240" w:before="240" w:lineRule="auto"/>
        <w:ind w:left="0" w:right="0" w:firstLine="0"/>
        <w:rPr/>
      </w:pPr>
      <w:sdt>
        <w:sdtPr>
          <w:tag w:val="goog_rdk_194"/>
        </w:sdtPr>
        <w:sdtContent>
          <w:commentRangeStart w:id="123"/>
        </w:sdtContent>
      </w:sdt>
      <w:r w:rsidDel="00000000" w:rsidR="00000000" w:rsidRPr="00000000">
        <w:rPr>
          <w:rtl w:val="0"/>
        </w:rPr>
        <w:t xml:space="preserve">The Session State in the Client consists of:</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08AB">
      <w:pPr>
        <w:numPr>
          <w:ilvl w:val="0"/>
          <w:numId w:val="64"/>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196"/>
      </w:sdtPr>
      <w:sdtContent>
        <w:p w:rsidR="00000000" w:rsidDel="00000000" w:rsidP="00000000" w:rsidRDefault="00000000" w:rsidRPr="00000000" w14:paraId="000008AC">
          <w:pPr>
            <w:numPr>
              <w:ilvl w:val="0"/>
              <w:numId w:val="64"/>
            </w:numPr>
            <w:spacing w:after="0" w:afterAutospacing="0" w:before="0" w:beforeAutospacing="0" w:lineRule="auto"/>
            <w:ind w:left="720" w:right="0" w:hanging="360"/>
            <w:rPr>
              <w:ins w:author="davide.lenzarini@u-blox.com" w:id="33"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195"/>
            </w:sdtPr>
            <w:sdtContent>
              <w:ins w:author="davide.lenzarini@u-blox.com" w:id="33" w:date="2024-08-08T15:36:39Z">
                <w:r w:rsidDel="00000000" w:rsidR="00000000" w:rsidRPr="00000000">
                  <w:rPr>
                    <w:rtl w:val="0"/>
                  </w:rPr>
                </w:r>
              </w:ins>
            </w:sdtContent>
          </w:sdt>
        </w:p>
      </w:sdtContent>
    </w:sdt>
    <w:p w:rsidR="00000000" w:rsidDel="00000000" w:rsidP="00000000" w:rsidRDefault="00000000" w:rsidRPr="00000000" w14:paraId="000008AD">
      <w:pPr>
        <w:numPr>
          <w:ilvl w:val="0"/>
          <w:numId w:val="64"/>
        </w:numPr>
        <w:spacing w:after="240" w:before="0" w:beforeAutospacing="0" w:lineRule="auto"/>
        <w:ind w:left="720" w:right="0" w:hanging="360"/>
        <w:rPr>
          <w:u w:val="none"/>
        </w:rPr>
      </w:pPr>
      <w:sdt>
        <w:sdtPr>
          <w:tag w:val="goog_rdk_197"/>
        </w:sdtPr>
        <w:sdtContent>
          <w:ins w:author="davide.lenzarini@u-blox.com" w:id="33"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08AE">
      <w:pPr>
        <w:spacing w:after="240" w:before="240" w:lineRule="auto"/>
        <w:ind w:left="0" w:right="0" w:firstLine="0"/>
        <w:rPr/>
      </w:pPr>
      <w:sdt>
        <w:sdtPr>
          <w:tag w:val="goog_rdk_198"/>
        </w:sdtPr>
        <w:sdtContent>
          <w:commentRangeStart w:id="124"/>
        </w:sdtContent>
      </w:sdt>
      <w:r w:rsidDel="00000000" w:rsidR="00000000" w:rsidRPr="00000000">
        <w:rPr>
          <w:rtl w:val="0"/>
        </w:rPr>
        <w:t xml:space="preserve">The Session State in the Server consists of:</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8AF">
      <w:pPr>
        <w:numPr>
          <w:ilvl w:val="0"/>
          <w:numId w:val="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08B0">
      <w:pPr>
        <w:numPr>
          <w:ilvl w:val="0"/>
          <w:numId w:val="2"/>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199"/>
        </w:sdtPr>
        <w:sdtContent>
          <w:commentRangeStart w:id="125"/>
        </w:sdtContent>
      </w:sdt>
      <w:r w:rsidDel="00000000" w:rsidR="00000000" w:rsidRPr="00000000">
        <w:rPr>
          <w:rtl w:val="0"/>
        </w:rPr>
        <w:t xml:space="preserve"> including any Subscription Identifiers</w:t>
      </w:r>
      <w:commentRangeEnd w:id="125"/>
      <w:r w:rsidDel="00000000" w:rsidR="00000000" w:rsidRPr="00000000">
        <w:commentReference w:id="125"/>
      </w:r>
      <w:r w:rsidDel="00000000" w:rsidR="00000000" w:rsidRPr="00000000">
        <w:rPr>
          <w:rtl w:val="0"/>
        </w:rPr>
        <w:t xml:space="preserve">.</w:t>
      </w:r>
    </w:p>
    <w:p w:rsidR="00000000" w:rsidDel="00000000" w:rsidP="00000000" w:rsidRDefault="00000000" w:rsidRPr="00000000" w14:paraId="000008B1">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08B2">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B3">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08B4">
      <w:pPr>
        <w:numPr>
          <w:ilvl w:val="0"/>
          <w:numId w:val="2"/>
        </w:numPr>
        <w:spacing w:after="0" w:afterAutospacing="0" w:before="0" w:beforeAutospacing="0" w:lineRule="auto"/>
        <w:ind w:left="720" w:right="0" w:hanging="360"/>
        <w:rPr>
          <w:u w:val="none"/>
        </w:rPr>
      </w:pPr>
      <w:sdt>
        <w:sdtPr>
          <w:tag w:val="goog_rdk_200"/>
        </w:sdtPr>
        <w:sdtContent>
          <w:commentRangeStart w:id="126"/>
        </w:sdtContent>
      </w:sdt>
      <w:sdt>
        <w:sdtPr>
          <w:tag w:val="goog_rdk_201"/>
        </w:sdtPr>
        <w:sdtContent>
          <w:commentRangeStart w:id="127"/>
        </w:sdtContent>
      </w:sdt>
      <w:r w:rsidDel="00000000" w:rsidR="00000000" w:rsidRPr="00000000">
        <w:rPr>
          <w:rtl w:val="0"/>
        </w:rPr>
        <w:t xml:space="preserve">The Will </w:t>
      </w:r>
      <w:sdt>
        <w:sdtPr>
          <w:tag w:val="goog_rdk_202"/>
        </w:sdtPr>
        <w:sdtContent>
          <w:ins w:author="davide.lenzarini@u-blox.com" w:id="34" w:date="2024-03-19T17:48:32Z">
            <w:commentRangeEnd w:id="126"/>
            <w:r w:rsidDel="00000000" w:rsidR="00000000" w:rsidRPr="00000000">
              <w:commentReference w:id="126"/>
            </w:r>
            <w:commentRangeEnd w:id="127"/>
            <w:r w:rsidDel="00000000" w:rsidR="00000000" w:rsidRPr="00000000">
              <w:commentReference w:id="127"/>
            </w:r>
            <w:r w:rsidDel="00000000" w:rsidR="00000000" w:rsidRPr="00000000">
              <w:rPr>
                <w:rtl w:val="0"/>
              </w:rPr>
              <w:t xml:space="preserve">Payload</w:t>
            </w:r>
          </w:ins>
        </w:sdtContent>
      </w:sdt>
      <w:sdt>
        <w:sdtPr>
          <w:tag w:val="goog_rdk_203"/>
        </w:sdtPr>
        <w:sdtContent>
          <w:del w:author="davide.lenzarini@u-blox.com" w:id="34" w:date="2024-03-19T17:48:32Z">
            <w:r w:rsidDel="00000000" w:rsidR="00000000" w:rsidRPr="00000000">
              <w:rPr>
                <w:rtl w:val="0"/>
              </w:rPr>
              <w:delText xml:space="preserve">Message</w:delText>
            </w:r>
          </w:del>
        </w:sdtContent>
      </w:sdt>
      <w:sdt>
        <w:sdtPr>
          <w:tag w:val="goog_rdk_204"/>
        </w:sdtPr>
        <w:sdtContent>
          <w:ins w:author="davide.lenzarini@u-blox.com" w:id="34" w:date="2024-03-19T17:48:32Z">
            <w:sdt>
              <w:sdtPr>
                <w:tag w:val="goog_rdk_205"/>
              </w:sdtPr>
              <w:sdtContent>
                <w:del w:author="davide.lenzarini@u-blox.com" w:id="34"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207"/>
      </w:sdtPr>
      <w:sdtContent>
        <w:p w:rsidR="00000000" w:rsidDel="00000000" w:rsidP="00000000" w:rsidRDefault="00000000" w:rsidRPr="00000000" w14:paraId="000008B5">
          <w:pPr>
            <w:numPr>
              <w:ilvl w:val="0"/>
              <w:numId w:val="2"/>
            </w:numPr>
            <w:spacing w:after="0" w:afterAutospacing="0" w:before="0" w:beforeAutospacing="0" w:lineRule="auto"/>
            <w:ind w:left="720" w:right="0" w:hanging="360"/>
            <w:rPr>
              <w:ins w:author="davide.lenzarini@u-blox.com" w:id="35"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206"/>
            </w:sdtPr>
            <w:sdtContent>
              <w:ins w:author="davide.lenzarini@u-blox.com" w:id="35" w:date="2024-08-08T15:36:54Z">
                <w:r w:rsidDel="00000000" w:rsidR="00000000" w:rsidRPr="00000000">
                  <w:rPr>
                    <w:rtl w:val="0"/>
                  </w:rPr>
                </w:r>
              </w:ins>
            </w:sdtContent>
          </w:sdt>
        </w:p>
      </w:sdtContent>
    </w:sdt>
    <w:p w:rsidR="00000000" w:rsidDel="00000000" w:rsidP="00000000" w:rsidRDefault="00000000" w:rsidRPr="00000000" w14:paraId="000008B6">
      <w:pPr>
        <w:numPr>
          <w:ilvl w:val="0"/>
          <w:numId w:val="2"/>
        </w:numPr>
        <w:spacing w:after="240" w:before="0" w:beforeAutospacing="0" w:lineRule="auto"/>
        <w:ind w:left="720" w:right="0" w:hanging="360"/>
        <w:rPr>
          <w:u w:val="none"/>
        </w:rPr>
      </w:pPr>
      <w:sdt>
        <w:sdtPr>
          <w:tag w:val="goog_rdk_208"/>
        </w:sdtPr>
        <w:sdtContent>
          <w:ins w:author="davide.lenzarini@u-blox.com" w:id="35"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08B7">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08B8">
      <w:pPr>
        <w:pStyle w:val="Heading3"/>
        <w:keepNext w:val="0"/>
        <w:pBdr>
          <w:top w:color="auto" w:space="0" w:sz="0" w:val="none"/>
        </w:pBdr>
        <w:spacing w:after="80" w:before="280" w:lineRule="auto"/>
        <w:ind w:left="0" w:right="0" w:firstLine="0"/>
        <w:rPr/>
      </w:pPr>
      <w:bookmarkStart w:colFirst="0" w:colLast="0" w:name="_heading=h.nasxg3iedd75" w:id="259"/>
      <w:bookmarkEnd w:id="259"/>
      <w:r w:rsidDel="00000000" w:rsidR="00000000" w:rsidRPr="00000000">
        <w:rPr>
          <w:rtl w:val="0"/>
        </w:rPr>
        <w:t xml:space="preserve">4.1.1 Storing Session State</w:t>
      </w:r>
    </w:p>
    <w:p w:rsidR="00000000" w:rsidDel="00000000" w:rsidP="00000000" w:rsidRDefault="00000000" w:rsidRPr="00000000" w14:paraId="000008B9">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08BA">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BB">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209"/>
        </w:sdtPr>
        <w:sdtContent>
          <w:commentRangeStart w:id="128"/>
        </w:sdtContent>
      </w:sdt>
      <w:r w:rsidDel="00000000" w:rsidR="00000000" w:rsidRPr="00000000">
        <w:rPr>
          <w:highlight w:val="yellow"/>
          <w:rtl w:val="0"/>
        </w:rPr>
        <w:t xml:space="preserve">the Session Expiry Interval has passed</w:t>
      </w:r>
      <w:commentRangeEnd w:id="128"/>
      <w:r w:rsidDel="00000000" w:rsidR="00000000" w:rsidRPr="00000000">
        <w:commentReference w:id="128"/>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08BC">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8BD">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BE">
      <w:pPr>
        <w:pStyle w:val="Heading3"/>
        <w:keepLines w:val="1"/>
        <w:spacing w:after="64" w:before="0" w:line="259" w:lineRule="auto"/>
        <w:ind w:left="0" w:firstLine="0"/>
        <w:rPr/>
      </w:pPr>
      <w:bookmarkStart w:colFirst="0" w:colLast="0" w:name="_heading=h.434ayfz" w:id="260"/>
      <w:bookmarkEnd w:id="260"/>
      <w:r w:rsidDel="00000000" w:rsidR="00000000" w:rsidRPr="00000000">
        <w:rPr>
          <w:rtl w:val="0"/>
        </w:rPr>
        <w:t xml:space="preserve">4.1.2 Session Establishment</w:t>
      </w:r>
    </w:p>
    <w:p w:rsidR="00000000" w:rsidDel="00000000" w:rsidP="00000000" w:rsidRDefault="00000000" w:rsidRPr="00000000" w14:paraId="000008BF">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08C0">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210"/>
        </w:sdtPr>
        <w:sdtContent>
          <w:del w:author="davide.lenzarini@u-blox.com" w:id="36"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08C1">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1" name="image10.png"/>
            <a:graphic>
              <a:graphicData uri="http://schemas.openxmlformats.org/drawingml/2006/picture">
                <pic:pic>
                  <pic:nvPicPr>
                    <pic:cNvPr id="0" name="image10.png"/>
                    <pic:cNvPicPr preferRelativeResize="0"/>
                  </pic:nvPicPr>
                  <pic:blipFill>
                    <a:blip r:embed="rId102"/>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211"/>
        </w:sdtPr>
        <w:sdtContent>
          <w:del w:author="davide.lenzarini@u-blox.com" w:id="37"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08C3">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58" name="image24.png"/>
            <a:graphic>
              <a:graphicData uri="http://schemas.openxmlformats.org/drawingml/2006/picture">
                <pic:pic>
                  <pic:nvPicPr>
                    <pic:cNvPr id="0" name="image24.png"/>
                    <pic:cNvPicPr preferRelativeResize="0"/>
                  </pic:nvPicPr>
                  <pic:blipFill>
                    <a:blip r:embed="rId103"/>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08C5">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08C6">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08C7">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C8">
      <w:pPr>
        <w:pStyle w:val="Heading2"/>
        <w:keepLines w:val="1"/>
        <w:spacing w:after="64" w:before="0" w:line="259" w:lineRule="auto"/>
        <w:ind w:left="0" w:firstLine="0"/>
        <w:rPr>
          <w:rFonts w:ascii="Arial" w:cs="Arial" w:eastAsia="Arial" w:hAnsi="Arial"/>
        </w:rPr>
      </w:pPr>
      <w:bookmarkStart w:colFirst="0" w:colLast="0" w:name="_heading=h.fc1j1f7dq6oy" w:id="261"/>
      <w:bookmarkEnd w:id="261"/>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C9">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08CA">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CB">
      <w:pPr>
        <w:numPr>
          <w:ilvl w:val="0"/>
          <w:numId w:val="37"/>
        </w:numPr>
        <w:spacing w:after="0" w:before="240" w:lineRule="auto"/>
        <w:ind w:left="720" w:hanging="360"/>
      </w:pPr>
      <w:r w:rsidDel="00000000" w:rsidR="00000000" w:rsidRPr="00000000">
        <w:rPr>
          <w:rtl w:val="0"/>
        </w:rPr>
        <w:t xml:space="preserve">The Underlying Network does not need to be reliable, it is expected that Packets can be lost or delivered out of order.</w:t>
      </w:r>
    </w:p>
    <w:p w:rsidR="00000000" w:rsidDel="00000000" w:rsidP="00000000" w:rsidRDefault="00000000" w:rsidRPr="00000000" w14:paraId="000008CC">
      <w:pPr>
        <w:numPr>
          <w:ilvl w:val="0"/>
          <w:numId w:val="37"/>
        </w:numPr>
        <w:spacing w:after="0" w:before="0" w:lineRule="auto"/>
        <w:ind w:left="720" w:hanging="360"/>
      </w:pPr>
      <w:sdt>
        <w:sdtPr>
          <w:tag w:val="goog_rdk_212"/>
        </w:sdtPr>
        <w:sdtContent>
          <w:commentRangeStart w:id="129"/>
        </w:sdtContent>
      </w:sdt>
      <w:r w:rsidDel="00000000" w:rsidR="00000000" w:rsidRPr="00000000">
        <w:rPr>
          <w:rtl w:val="0"/>
        </w:rPr>
        <w:t xml:space="preserve">If the Underlying Network might deliver a Packet more than once, for connection-oriented communications (CONNECT, DISCONNECT and other packets in between) the PROTECTION ENCAPSULATION Monotonic Counter MUST be used to eliminate duplicates</w:t>
      </w:r>
      <w:commentRangeEnd w:id="129"/>
      <w:r w:rsidDel="00000000" w:rsidR="00000000" w:rsidRPr="00000000">
        <w:commentReference w:id="129"/>
      </w:r>
      <w:r w:rsidDel="00000000" w:rsidR="00000000" w:rsidRPr="00000000">
        <w:rPr>
          <w:rtl w:val="0"/>
        </w:rPr>
        <w:t xml:space="preserve">. </w:t>
      </w:r>
    </w:p>
    <w:p w:rsidR="00000000" w:rsidDel="00000000" w:rsidP="00000000" w:rsidRDefault="00000000" w:rsidRPr="00000000" w14:paraId="000008CD">
      <w:pPr>
        <w:numPr>
          <w:ilvl w:val="0"/>
          <w:numId w:val="37"/>
        </w:numPr>
        <w:spacing w:after="0" w:before="0" w:lineRule="auto"/>
        <w:ind w:left="720" w:hanging="360"/>
      </w:pPr>
      <w:r w:rsidDel="00000000" w:rsidR="00000000" w:rsidRPr="00000000">
        <w:rPr>
          <w:rtl w:val="0"/>
        </w:rPr>
        <w:t xml:space="preserve">The MQTT-SN protocol will tolerate out of order Packets and it will retransmit lost Packets in the case that an expected </w:t>
      </w:r>
      <w:r w:rsidDel="00000000" w:rsidR="00000000" w:rsidRPr="00000000">
        <w:rPr>
          <w:rtl w:val="0"/>
        </w:rPr>
        <w:t xml:space="preserve">acknowledgement</w:t>
      </w:r>
      <w:r w:rsidDel="00000000" w:rsidR="00000000" w:rsidRPr="00000000">
        <w:rPr>
          <w:rtl w:val="0"/>
        </w:rPr>
        <w:t xml:space="preserve"> has not been received.</w:t>
      </w:r>
    </w:p>
    <w:p w:rsidR="00000000" w:rsidDel="00000000" w:rsidP="00000000" w:rsidRDefault="00000000" w:rsidRPr="00000000" w14:paraId="000008CE">
      <w:pPr>
        <w:numPr>
          <w:ilvl w:val="0"/>
          <w:numId w:val="37"/>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CF">
      <w:pPr>
        <w:numPr>
          <w:ilvl w:val="0"/>
          <w:numId w:val="37"/>
        </w:numPr>
        <w:spacing w:after="0" w:before="0" w:lineRule="auto"/>
        <w:ind w:left="720" w:hanging="360"/>
      </w:pPr>
      <w:r w:rsidDel="00000000" w:rsidR="00000000" w:rsidRPr="00000000">
        <w:rPr>
          <w:rtl w:val="0"/>
        </w:rPr>
        <w:t xml:space="preserve">The MQTT-SN implementation may use the origin network address, the DTLS connection identifier, the sender identifier in the </w:t>
      </w:r>
      <w:r w:rsidDel="00000000" w:rsidR="00000000" w:rsidRPr="00000000">
        <w:rPr>
          <w:rtl w:val="0"/>
        </w:rPr>
        <w:t xml:space="preserve">PROTECTION ENCAPSULATION</w:t>
      </w:r>
      <w:r w:rsidDel="00000000" w:rsidR="00000000" w:rsidRPr="00000000">
        <w:rPr>
          <w:rtl w:val="0"/>
        </w:rPr>
        <w:t xml:space="preserve">, or some other identifier in the Underlying Network to determine the identity of the Virtual Connection.</w:t>
      </w:r>
    </w:p>
    <w:p w:rsidR="00000000" w:rsidDel="00000000" w:rsidP="00000000" w:rsidRDefault="00000000" w:rsidRPr="00000000" w14:paraId="000008D0">
      <w:pPr>
        <w:numPr>
          <w:ilvl w:val="0"/>
          <w:numId w:val="37"/>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D1">
      <w:pPr>
        <w:numPr>
          <w:ilvl w:val="0"/>
          <w:numId w:val="37"/>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08D2">
      <w:pPr>
        <w:spacing w:after="240" w:before="240" w:lineRule="auto"/>
        <w:ind w:left="72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8D3">
      <w:pPr>
        <w:spacing w:after="240" w:before="240" w:lineRule="auto"/>
        <w:ind w:left="720" w:firstLine="0"/>
        <w:rPr>
          <w:shd w:fill="auto" w:val="clear"/>
        </w:rPr>
      </w:pPr>
      <w:r w:rsidDel="00000000" w:rsidR="00000000" w:rsidRPr="00000000">
        <w:rPr>
          <w:shd w:fill="auto" w:val="clear"/>
          <w:rtl w:val="0"/>
        </w:rPr>
        <w:t xml:space="preserve">UDP as defined in [RFC0768] can be used for MQTT-SN if the Maximum Transmission Unit is configured to be more </w:t>
      </w:r>
      <w:r w:rsidDel="00000000" w:rsidR="00000000" w:rsidRPr="00000000">
        <w:rPr>
          <w:shd w:fill="auto" w:val="clear"/>
          <w:rtl w:val="0"/>
        </w:rPr>
        <w:t xml:space="preserve">than the maximum MQTT-SN Packet size</w:t>
      </w:r>
      <w:r w:rsidDel="00000000" w:rsidR="00000000" w:rsidRPr="00000000">
        <w:rPr>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D4">
      <w:pPr>
        <w:spacing w:after="240" w:before="240" w:lineRule="auto"/>
        <w:ind w:left="720" w:firstLine="0"/>
        <w:rPr>
          <w:shd w:fill="auto" w:val="clear"/>
        </w:rPr>
      </w:pPr>
      <w:r w:rsidDel="00000000" w:rsidR="00000000" w:rsidRPr="00000000">
        <w:rPr>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D5">
      <w:pPr>
        <w:spacing w:after="240" w:before="240" w:lineRule="auto"/>
        <w:ind w:left="720" w:firstLine="0"/>
        <w:rPr>
          <w:shd w:fill="auto" w:val="clear"/>
        </w:rPr>
      </w:pPr>
      <w:r w:rsidDel="00000000" w:rsidR="00000000" w:rsidRPr="00000000">
        <w:rPr>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D6">
      <w:pPr>
        <w:numPr>
          <w:ilvl w:val="0"/>
          <w:numId w:val="33"/>
        </w:numPr>
        <w:spacing w:after="0" w:before="240" w:lineRule="auto"/>
        <w:ind w:left="1440" w:hanging="360"/>
        <w:rPr>
          <w:shd w:fill="auto" w:val="clear"/>
        </w:rPr>
      </w:pPr>
      <w:r w:rsidDel="00000000" w:rsidR="00000000" w:rsidRPr="00000000">
        <w:rPr>
          <w:shd w:fill="auto" w:val="clear"/>
          <w:rtl w:val="0"/>
        </w:rPr>
        <w:t xml:space="preserve">DTLS v1.2 [RFC6347]</w:t>
      </w:r>
    </w:p>
    <w:p w:rsidR="00000000" w:rsidDel="00000000" w:rsidP="00000000" w:rsidRDefault="00000000" w:rsidRPr="00000000" w14:paraId="000008D7">
      <w:pPr>
        <w:numPr>
          <w:ilvl w:val="0"/>
          <w:numId w:val="33"/>
        </w:numPr>
        <w:spacing w:after="0" w:before="0" w:lineRule="auto"/>
        <w:ind w:left="1440" w:hanging="360"/>
        <w:rPr>
          <w:shd w:fill="auto" w:val="clear"/>
        </w:rPr>
      </w:pPr>
      <w:r w:rsidDel="00000000" w:rsidR="00000000" w:rsidRPr="00000000">
        <w:rPr>
          <w:shd w:fill="auto" w:val="clear"/>
          <w:rtl w:val="0"/>
        </w:rPr>
        <w:t xml:space="preserve">DTLS v1.3 [RFC9147]</w:t>
      </w:r>
    </w:p>
    <w:p w:rsidR="00000000" w:rsidDel="00000000" w:rsidP="00000000" w:rsidRDefault="00000000" w:rsidRPr="00000000" w14:paraId="000008D8">
      <w:pPr>
        <w:numPr>
          <w:ilvl w:val="0"/>
          <w:numId w:val="33"/>
        </w:numPr>
        <w:spacing w:after="0" w:before="0" w:lineRule="auto"/>
        <w:ind w:left="1440" w:hanging="360"/>
        <w:rPr>
          <w:shd w:fill="auto" w:val="clear"/>
        </w:rPr>
      </w:pPr>
      <w:r w:rsidDel="00000000" w:rsidR="00000000" w:rsidRPr="00000000">
        <w:rPr>
          <w:shd w:fill="auto" w:val="clear"/>
          <w:rtl w:val="0"/>
        </w:rPr>
        <w:t xml:space="preserve">QUIC [RFC9000]</w:t>
      </w:r>
    </w:p>
    <w:p w:rsidR="00000000" w:rsidDel="00000000" w:rsidP="00000000" w:rsidRDefault="00000000" w:rsidRPr="00000000" w14:paraId="000008D9">
      <w:pPr>
        <w:numPr>
          <w:ilvl w:val="0"/>
          <w:numId w:val="33"/>
        </w:numPr>
        <w:spacing w:after="0" w:before="0" w:lineRule="auto"/>
        <w:ind w:left="1440" w:hanging="360"/>
        <w:rPr>
          <w:shd w:fill="auto" w:val="clear"/>
        </w:rPr>
      </w:pPr>
      <w:r w:rsidDel="00000000" w:rsidR="00000000" w:rsidRPr="00000000">
        <w:rPr>
          <w:shd w:fill="auto" w:val="clear"/>
          <w:rtl w:val="0"/>
        </w:rPr>
        <w:t xml:space="preserve">Non-IP protocols</w:t>
      </w:r>
      <w:r w:rsidDel="00000000" w:rsidR="00000000" w:rsidRPr="00000000">
        <w:rPr>
          <w:rtl w:val="0"/>
        </w:rPr>
      </w:r>
    </w:p>
    <w:p w:rsidR="00000000" w:rsidDel="00000000" w:rsidP="00000000" w:rsidRDefault="00000000" w:rsidRPr="00000000" w14:paraId="000008DA">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DB">
      <w:pPr>
        <w:numPr>
          <w:ilvl w:val="0"/>
          <w:numId w:val="33"/>
        </w:numPr>
        <w:spacing w:after="0" w:before="0" w:lineRule="auto"/>
        <w:ind w:left="1440" w:hanging="360"/>
        <w:rPr>
          <w:shd w:fill="auto" w:val="clear"/>
        </w:rPr>
      </w:pPr>
      <w:r w:rsidDel="00000000" w:rsidR="00000000" w:rsidRPr="00000000">
        <w:rPr>
          <w:shd w:fill="auto" w:val="clear"/>
          <w:rtl w:val="0"/>
        </w:rPr>
        <w:t xml:space="preserve">TCP/IP [RFC0793]</w:t>
      </w:r>
    </w:p>
    <w:p w:rsidR="00000000" w:rsidDel="00000000" w:rsidP="00000000" w:rsidRDefault="00000000" w:rsidRPr="00000000" w14:paraId="000008DC">
      <w:pPr>
        <w:numPr>
          <w:ilvl w:val="0"/>
          <w:numId w:val="33"/>
        </w:numPr>
        <w:spacing w:after="0" w:before="0" w:lineRule="auto"/>
        <w:ind w:left="1440" w:hanging="360"/>
        <w:rPr>
          <w:shd w:fill="auto" w:val="clear"/>
        </w:rPr>
      </w:pPr>
      <w:r w:rsidDel="00000000" w:rsidR="00000000" w:rsidRPr="00000000">
        <w:rPr>
          <w:shd w:fill="auto" w:val="clear"/>
          <w:rtl w:val="0"/>
        </w:rPr>
        <w:t xml:space="preserve">TLS [RFC5246]</w:t>
      </w:r>
    </w:p>
    <w:p w:rsidR="00000000" w:rsidDel="00000000" w:rsidP="00000000" w:rsidRDefault="00000000" w:rsidRPr="00000000" w14:paraId="000008DD">
      <w:pPr>
        <w:numPr>
          <w:ilvl w:val="0"/>
          <w:numId w:val="33"/>
        </w:numPr>
        <w:spacing w:after="240" w:before="0" w:lineRule="auto"/>
        <w:ind w:left="1440" w:hanging="360"/>
        <w:rPr>
          <w:shd w:fill="auto" w:val="clear"/>
        </w:rPr>
      </w:pPr>
      <w:r w:rsidDel="00000000" w:rsidR="00000000" w:rsidRPr="00000000">
        <w:rPr>
          <w:shd w:fill="auto" w:val="clear"/>
          <w:rtl w:val="0"/>
        </w:rPr>
        <w:t xml:space="preserve">WebSocket [RFC6455].</w:t>
      </w:r>
    </w:p>
    <w:p w:rsidR="00000000" w:rsidDel="00000000" w:rsidP="00000000" w:rsidRDefault="00000000" w:rsidRPr="00000000" w14:paraId="000008DE">
      <w:pPr>
        <w:spacing w:after="240" w:before="240" w:lineRule="auto"/>
        <w:ind w:left="72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8DF">
      <w:pPr>
        <w:spacing w:after="240" w:before="240" w:lineRule="auto"/>
        <w:ind w:left="720" w:firstLine="0"/>
        <w:rPr>
          <w:shd w:fill="auto" w:val="clear"/>
        </w:rPr>
      </w:pPr>
      <w:r w:rsidDel="00000000" w:rsidR="00000000" w:rsidRPr="00000000">
        <w:rPr>
          <w:shd w:fill="auto" w:val="clear"/>
          <w:rtl w:val="0"/>
        </w:rPr>
        <w:t xml:space="preserve">Both </w:t>
      </w:r>
      <w:sdt>
        <w:sdtPr>
          <w:tag w:val="goog_rdk_213"/>
        </w:sdtPr>
        <w:sdtContent>
          <w:commentRangeStart w:id="130"/>
        </w:sdtContent>
      </w:sdt>
      <w:sdt>
        <w:sdtPr>
          <w:tag w:val="goog_rdk_214"/>
        </w:sdtPr>
        <w:sdtContent>
          <w:commentRangeStart w:id="131"/>
        </w:sdtContent>
      </w:sdt>
      <w:r w:rsidDel="00000000" w:rsidR="00000000" w:rsidRPr="00000000">
        <w:rPr>
          <w:shd w:fill="auto" w:val="clear"/>
          <w:rtl w:val="0"/>
        </w:rPr>
        <w:t xml:space="preserve">TCP and UDP ports 1883 and 8883 are registered with IANA for MQTT and secure communication respectively.</w:t>
      </w:r>
      <w:commentRangeEnd w:id="130"/>
      <w:r w:rsidDel="00000000" w:rsidR="00000000" w:rsidRPr="00000000">
        <w:commentReference w:id="130"/>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08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E1">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E2">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E3">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E4">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E5">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E6">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E7">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E8">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215"/>
        </w:sdtPr>
        <w:sdtContent>
          <w:commentRangeStart w:id="132"/>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08E9">
      <w:pPr>
        <w:numPr>
          <w:ilvl w:val="1"/>
          <w:numId w:val="5"/>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EA">
      <w:pPr>
        <w:pStyle w:val="Heading2"/>
        <w:keepLines w:val="1"/>
        <w:spacing w:after="64" w:before="0" w:line="259" w:lineRule="auto"/>
        <w:ind w:left="0" w:firstLine="0"/>
        <w:rPr>
          <w:rFonts w:ascii="Arial" w:cs="Arial" w:eastAsia="Arial" w:hAnsi="Arial"/>
        </w:rPr>
      </w:pPr>
      <w:bookmarkStart w:colFirst="0" w:colLast="0" w:name="_heading=h.2i9l8ns" w:id="262"/>
      <w:bookmarkEnd w:id="26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EB">
      <w:pPr>
        <w:rPr>
          <w:rFonts w:ascii="Arial" w:cs="Arial" w:eastAsia="Arial" w:hAnsi="Arial"/>
        </w:rPr>
      </w:pPr>
      <w:r w:rsidDel="00000000" w:rsidR="00000000" w:rsidRPr="00000000">
        <w:rPr>
          <w:rFonts w:ascii="Arial" w:cs="Arial" w:eastAsia="Arial" w:hAnsi="Arial"/>
          <w:rtl w:val="0"/>
        </w:rPr>
        <w:t xml:space="preserve">MQTT-SN delivers Application Messages according to the Quality of Service (QoS) levels defined in the following sections. The delivery protocol is symmetric, in the description below the Client and Server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EC">
      <w:pPr>
        <w:pStyle w:val="Heading3"/>
        <w:ind w:left="0" w:firstLine="0"/>
        <w:rPr/>
      </w:pPr>
      <w:bookmarkStart w:colFirst="0" w:colLast="0" w:name="_heading=h.be76rdrlcegt" w:id="263"/>
      <w:bookmarkEnd w:id="263"/>
      <w:r w:rsidDel="00000000" w:rsidR="00000000" w:rsidRPr="00000000">
        <w:rPr>
          <w:rtl w:val="0"/>
        </w:rPr>
        <w:t xml:space="preserve">4.3.1 Publish without session: </w:t>
      </w:r>
      <w:sdt>
        <w:sdtPr>
          <w:tag w:val="goog_rdk_216"/>
        </w:sdtPr>
        <w:sdtContent>
          <w:commentRangeStart w:id="133"/>
        </w:sdtContent>
      </w:sdt>
      <w:r w:rsidDel="00000000" w:rsidR="00000000" w:rsidRPr="00000000">
        <w:rPr>
          <w:rtl w:val="0"/>
        </w:rPr>
        <w:t xml:space="preserve">Any number of deliveries</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8ED">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217"/>
        </w:sdtPr>
        <w:sdtContent>
          <w:commentRangeStart w:id="134"/>
        </w:sdtContent>
      </w:sdt>
      <w:r w:rsidDel="00000000" w:rsidR="00000000" w:rsidRPr="00000000">
        <w:rPr>
          <w:rFonts w:ascii="Arial" w:cs="Arial" w:eastAsia="Arial" w:hAnsi="Arial"/>
          <w:rtl w:val="0"/>
        </w:rPr>
        <w:t xml:space="preserve">any number of times</w:t>
      </w:r>
      <w:commentRangeEnd w:id="134"/>
      <w:r w:rsidDel="00000000" w:rsidR="00000000" w:rsidRPr="00000000">
        <w:commentReference w:id="134"/>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08EE">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08EF">
      <w:pPr>
        <w:numPr>
          <w:ilvl w:val="0"/>
          <w:numId w:val="61"/>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08F0">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08F1">
      <w:pPr>
        <w:numPr>
          <w:ilvl w:val="0"/>
          <w:numId w:val="19"/>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08F2">
      <w:pPr>
        <w:numPr>
          <w:ilvl w:val="0"/>
          <w:numId w:val="19"/>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08F3">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08F4">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08F5">
      <w:pPr>
        <w:pStyle w:val="Heading3"/>
        <w:ind w:left="0" w:firstLine="0"/>
        <w:rPr>
          <w:rFonts w:ascii="Arial" w:cs="Arial" w:eastAsia="Arial" w:hAnsi="Arial"/>
        </w:rPr>
      </w:pPr>
      <w:bookmarkStart w:colFirst="0" w:colLast="0" w:name="_heading=h.xevivl" w:id="264"/>
      <w:bookmarkEnd w:id="26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F6">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F7">
      <w:pPr>
        <w:rPr>
          <w:rFonts w:ascii="Arial" w:cs="Arial" w:eastAsia="Arial" w:hAnsi="Arial"/>
        </w:rPr>
      </w:pPr>
      <w:bookmarkStart w:colFirst="0" w:colLast="0" w:name="_heading=h.3hej1je" w:id="265"/>
      <w:bookmarkEnd w:id="265"/>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F8">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218"/>
        </w:sdtPr>
        <w:sdtContent>
          <w:commentRangeStart w:id="135"/>
        </w:sdtContent>
      </w:sdt>
      <w:r w:rsidDel="00000000" w:rsidR="00000000" w:rsidRPr="00000000">
        <w:rPr>
          <w:rFonts w:ascii="Arial" w:cs="Arial" w:eastAsia="Arial" w:hAnsi="Arial"/>
          <w:highlight w:val="yellow"/>
          <w:rtl w:val="0"/>
        </w:rPr>
        <w:t xml:space="preserve">and DUP flag set to 0</w:t>
      </w:r>
      <w:commentRangeEnd w:id="135"/>
      <w:r w:rsidDel="00000000" w:rsidR="00000000" w:rsidRPr="00000000">
        <w:commentReference w:id="135"/>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8F9">
      <w:pPr>
        <w:rPr>
          <w:rFonts w:ascii="Arial" w:cs="Arial" w:eastAsia="Arial" w:hAnsi="Arial"/>
        </w:rPr>
      </w:pPr>
      <w:bookmarkStart w:colFirst="0" w:colLast="0" w:name="_heading=h.1wjtbr7" w:id="266"/>
      <w:bookmarkEnd w:id="266"/>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08FA">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08FB">
      <w:pPr>
        <w:ind w:left="720" w:firstLine="0"/>
        <w:rPr>
          <w:rFonts w:ascii="Arial" w:cs="Arial" w:eastAsia="Arial" w:hAnsi="Arial"/>
        </w:rPr>
      </w:pPr>
      <w:bookmarkStart w:colFirst="0" w:colLast="0" w:name="_heading=h.4gjguf0" w:id="267"/>
      <w:bookmarkEnd w:id="267"/>
      <w:r w:rsidDel="00000000" w:rsidR="00000000" w:rsidRPr="00000000">
        <w:rPr>
          <w:rtl w:val="0"/>
        </w:rPr>
      </w:r>
    </w:p>
    <w:tbl>
      <w:tblPr>
        <w:tblStyle w:val="Table1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FC">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FD">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8F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8FF">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219"/>
              </w:sdtPr>
              <w:sdtContent>
                <w:commentRangeStart w:id="136"/>
              </w:sdtContent>
            </w:sdt>
            <w:r w:rsidDel="00000000" w:rsidR="00000000" w:rsidRPr="00000000">
              <w:rPr>
                <w:rFonts w:ascii="Arial" w:cs="Arial" w:eastAsia="Arial" w:hAnsi="Arial"/>
                <w:rtl w:val="0"/>
              </w:rPr>
              <w:t xml:space="preserve">, DUP=0</w:t>
            </w:r>
            <w:commentRangeEnd w:id="136"/>
            <w:r w:rsidDel="00000000" w:rsidR="00000000" w:rsidRPr="00000000">
              <w:commentReference w:id="136"/>
            </w:r>
            <w:r w:rsidDel="00000000" w:rsidR="00000000" w:rsidRPr="00000000">
              <w:rPr>
                <w:rtl w:val="0"/>
              </w:rPr>
            </w:r>
          </w:p>
        </w:tc>
        <w:tc>
          <w:tcPr>
            <w:shd w:fill="auto" w:val="clear"/>
          </w:tcPr>
          <w:p w:rsidR="00000000" w:rsidDel="00000000" w:rsidP="00000000" w:rsidRDefault="00000000" w:rsidRPr="00000000" w14:paraId="0000090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1">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3">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04">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7">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908">
      <w:pPr>
        <w:rPr/>
      </w:pPr>
      <w:sdt>
        <w:sdtPr>
          <w:tag w:val="goog_rdk_220"/>
        </w:sdtPr>
        <w:sdtContent>
          <w:commentRangeStart w:id="137"/>
        </w:sdtContent>
      </w:sdt>
      <w:sdt>
        <w:sdtPr>
          <w:tag w:val="goog_rdk_221"/>
        </w:sdtPr>
        <w:sdtContent>
          <w:commentRangeStart w:id="138"/>
        </w:sdtContent>
      </w:sdt>
      <w:r w:rsidDel="00000000" w:rsidR="00000000" w:rsidRPr="00000000">
        <w:rPr>
          <w:rtl w:val="0"/>
        </w:rPr>
      </w:r>
    </w:p>
    <w:p w:rsidR="00000000" w:rsidDel="00000000" w:rsidP="00000000" w:rsidRDefault="00000000" w:rsidRPr="00000000" w14:paraId="00000909">
      <w:pPr>
        <w:pStyle w:val="Heading3"/>
        <w:ind w:left="0" w:firstLine="0"/>
        <w:rPr>
          <w:rFonts w:ascii="Arial" w:cs="Arial" w:eastAsia="Arial" w:hAnsi="Arial"/>
        </w:rPr>
      </w:pPr>
      <w:bookmarkStart w:colFirst="0" w:colLast="0" w:name="_heading=h.1au1eum" w:id="268"/>
      <w:bookmarkEnd w:id="268"/>
      <w:commentRangeEnd w:id="137"/>
      <w:r w:rsidDel="00000000" w:rsidR="00000000" w:rsidRPr="00000000">
        <w:commentReference w:id="137"/>
      </w:r>
      <w:commentRangeEnd w:id="138"/>
      <w:r w:rsidDel="00000000" w:rsidR="00000000" w:rsidRPr="00000000">
        <w:commentReference w:id="138"/>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90A">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90B">
      <w:pPr>
        <w:rPr>
          <w:rFonts w:ascii="Arial" w:cs="Arial" w:eastAsia="Arial" w:hAnsi="Arial"/>
        </w:rPr>
      </w:pPr>
      <w:bookmarkStart w:colFirst="0" w:colLast="0" w:name="_heading=h.3utoxif" w:id="269"/>
      <w:bookmarkEnd w:id="269"/>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90C">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227"/>
      </w:sdtPr>
      <w:sdtContent>
        <w:p w:rsidR="00000000" w:rsidDel="00000000" w:rsidP="00000000" w:rsidRDefault="00000000" w:rsidRPr="00000000" w14:paraId="0000090D">
          <w:pPr>
            <w:numPr>
              <w:ilvl w:val="0"/>
              <w:numId w:val="43"/>
            </w:numPr>
            <w:ind w:left="780" w:hanging="360"/>
            <w:rPr>
              <w:del w:author="davide.lenzarini@u-blox.com" w:id="38"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222"/>
            </w:sdtPr>
            <w:sdtContent>
              <w:commentRangeStart w:id="139"/>
            </w:sdtContent>
          </w:sdt>
          <w:sdt>
            <w:sdtPr>
              <w:tag w:val="goog_rdk_223"/>
            </w:sdtPr>
            <w:sdtContent>
              <w:commentRangeStart w:id="140"/>
            </w:sdtContent>
          </w:sdt>
          <w:sdt>
            <w:sdtPr>
              <w:tag w:val="goog_rdk_224"/>
            </w:sdtPr>
            <w:sdtContent>
              <w:commentRangeStart w:id="141"/>
            </w:sdtContent>
          </w:sdt>
          <w:r w:rsidDel="00000000" w:rsidR="00000000" w:rsidRPr="00000000">
            <w:rPr>
              <w:rFonts w:ascii="Arial" w:cs="Arial" w:eastAsia="Arial" w:hAnsi="Arial"/>
              <w:highlight w:val="yellow"/>
              <w:rtl w:val="0"/>
            </w:rPr>
            <w:t xml:space="preserve">and DUP flag set to 0</w:t>
          </w:r>
          <w:commentRangeEnd w:id="139"/>
          <w:r w:rsidDel="00000000" w:rsidR="00000000" w:rsidRPr="00000000">
            <w:commentReference w:id="139"/>
          </w:r>
          <w:commentRangeEnd w:id="140"/>
          <w:r w:rsidDel="00000000" w:rsidR="00000000" w:rsidRPr="00000000">
            <w:commentReference w:id="140"/>
          </w:r>
          <w:commentRangeEnd w:id="141"/>
          <w:r w:rsidDel="00000000" w:rsidR="00000000" w:rsidRPr="00000000">
            <w:commentReference w:id="14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225"/>
            </w:sdtPr>
            <w:sdtContent>
              <w:ins w:author="davide.lenzarini@u-blox.com" w:id="38" w:date="2024-08-07T13:35:18Z">
                <w:r w:rsidDel="00000000" w:rsidR="00000000" w:rsidRPr="00000000">
                  <w:rPr>
                    <w:rFonts w:ascii="Arial" w:cs="Arial" w:eastAsia="Arial" w:hAnsi="Arial"/>
                    <w:color w:val="ff0000"/>
                    <w:rtl w:val="0"/>
                  </w:rPr>
                  <w:t xml:space="preserve">.</w:t>
                </w:r>
              </w:ins>
            </w:sdtContent>
          </w:sdt>
          <w:sdt>
            <w:sdtPr>
              <w:tag w:val="goog_rdk_226"/>
            </w:sdtPr>
            <w:sdtContent>
              <w:del w:author="davide.lenzarini@u-blox.com" w:id="38" w:date="2024-08-07T13:35:18Z">
                <w:r w:rsidDel="00000000" w:rsidR="00000000" w:rsidRPr="00000000">
                  <w:rPr>
                    <w:rFonts w:ascii="Arial" w:cs="Arial" w:eastAsia="Arial" w:hAnsi="Arial"/>
                    <w:color w:val="ff0000"/>
                    <w:rtl w:val="0"/>
                  </w:rPr>
                  <w:delText xml:space="preserve">.</w:delText>
                </w:r>
              </w:del>
            </w:sdtContent>
          </w:sdt>
        </w:p>
      </w:sdtContent>
    </w:sdt>
    <w:sdt>
      <w:sdtPr>
        <w:tag w:val="goog_rdk_229"/>
      </w:sdtPr>
      <w:sdtContent>
        <w:p w:rsidR="00000000" w:rsidDel="00000000" w:rsidP="00000000" w:rsidRDefault="00000000" w:rsidRPr="00000000" w14:paraId="0000090E">
          <w:pPr>
            <w:numPr>
              <w:ilvl w:val="0"/>
              <w:numId w:val="43"/>
            </w:numPr>
            <w:ind w:left="780" w:hanging="360"/>
            <w:rPr>
              <w:rFonts w:ascii="Arial" w:cs="Arial" w:eastAsia="Arial" w:hAnsi="Arial"/>
              <w:b w:val="0"/>
              <w:color w:val="172b4d"/>
              <w:sz w:val="21"/>
              <w:szCs w:val="21"/>
              <w:rPrChange w:author="davide.lenzarini@u-blox.com" w:id="39" w:date="2024-08-07T13:35:18Z">
                <w:rPr>
                  <w:rFonts w:ascii="Arial" w:cs="Arial" w:eastAsia="Arial" w:hAnsi="Arial"/>
                  <w:color w:val="ff0000"/>
                  <w:u w:val="none"/>
                </w:rPr>
              </w:rPrChange>
            </w:rPr>
            <w:pPrChange w:author="davide.lenzarini@u-blox.com" w:id="0" w:date="2024-08-07T13:35:18Z">
              <w:pPr>
                <w:numPr>
                  <w:ilvl w:val="0"/>
                  <w:numId w:val="43"/>
                </w:numPr>
                <w:ind w:left="780" w:hanging="360"/>
              </w:pPr>
            </w:pPrChange>
          </w:pPr>
          <w:sdt>
            <w:sdtPr>
              <w:tag w:val="goog_rdk_228"/>
            </w:sdtPr>
            <w:sdtContent>
              <w:del w:author="davide.lenzarini@u-blox.com" w:id="38"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090F">
      <w:pPr>
        <w:numPr>
          <w:ilvl w:val="0"/>
          <w:numId w:val="4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0910">
      <w:pPr>
        <w:rPr>
          <w:rFonts w:ascii="Arial" w:cs="Arial" w:eastAsia="Arial" w:hAnsi="Arial"/>
          <w:highlight w:val="yellow"/>
        </w:rPr>
      </w:pPr>
      <w:bookmarkStart w:colFirst="0" w:colLast="0" w:name="_heading=h.29yz7q8" w:id="270"/>
      <w:bookmarkEnd w:id="270"/>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11">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30"/>
        </w:sdtPr>
        <w:sdtContent>
          <w:commentRangeStart w:id="142"/>
        </w:sdtContent>
      </w:sdt>
      <w:r w:rsidDel="00000000" w:rsidR="00000000" w:rsidRPr="00000000">
        <w:rPr>
          <w:rFonts w:ascii="Arial" w:cs="Arial" w:eastAsia="Arial" w:hAnsi="Arial"/>
          <w:b w:val="1"/>
          <w:highlight w:val="yellow"/>
          <w:rtl w:val="0"/>
        </w:rPr>
        <w:t xml:space="preserve">At any given time a sender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b w:val="1"/>
          <w:highlight w:val="yellow"/>
          <w:rtl w:val="0"/>
        </w:rPr>
        <w:t xml:space="preserve"> ONLY have a maximum of 1 outstanding application message in flight.</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0912">
      <w:pPr>
        <w:rPr>
          <w:rFonts w:ascii="Arial" w:cs="Arial" w:eastAsia="Arial" w:hAnsi="Arial"/>
        </w:rPr>
      </w:pPr>
      <w:bookmarkStart w:colFirst="0" w:colLast="0" w:name="_heading=h.p49hy1" w:id="271"/>
      <w:bookmarkEnd w:id="271"/>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13">
      <w:pPr>
        <w:numPr>
          <w:ilvl w:val="0"/>
          <w:numId w:val="4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914">
      <w:pPr>
        <w:numPr>
          <w:ilvl w:val="0"/>
          <w:numId w:val="4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231"/>
        </w:sdtPr>
        <w:sdtContent>
          <w:del w:author="davide.lenzarini@u-blox.com" w:id="40" w:date="2024-08-07T13:40:04Z"/>
          <w:sdt>
            <w:sdtPr>
              <w:tag w:val="goog_rdk_232"/>
            </w:sdtPr>
            <w:sdtContent>
              <w:commentRangeStart w:id="143"/>
            </w:sdtContent>
          </w:sdt>
          <w:del w:author="davide.lenzarini@u-blox.com" w:id="40"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0915">
      <w:pPr>
        <w:ind w:left="720" w:firstLine="0"/>
        <w:rPr>
          <w:rFonts w:ascii="Arial" w:cs="Arial" w:eastAsia="Arial" w:hAnsi="Arial"/>
        </w:rPr>
      </w:pPr>
      <w:bookmarkStart w:colFirst="0" w:colLast="0" w:name="_heading=h.393x0lu" w:id="272"/>
      <w:bookmarkEnd w:id="272"/>
      <w:r w:rsidDel="00000000" w:rsidR="00000000" w:rsidRPr="00000000">
        <w:rPr>
          <w:rFonts w:ascii="Arial" w:cs="Arial" w:eastAsia="Arial" w:hAnsi="Arial"/>
          <w:rtl w:val="0"/>
        </w:rPr>
        <w:t xml:space="preserve">Figure 4.2 – QoS 1 protocol flow diagram, Informative example</w:t>
      </w:r>
    </w:p>
    <w:tbl>
      <w:tblPr>
        <w:tblStyle w:val="Table15"/>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16">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917">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918">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919">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1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B">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C">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1D">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1E">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1">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3">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24">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25">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2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2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929">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092A">
      <w:pPr>
        <w:numPr>
          <w:ilvl w:val="0"/>
          <w:numId w:val="47"/>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092B">
      <w:pPr>
        <w:pStyle w:val="Heading3"/>
        <w:ind w:left="0" w:firstLine="0"/>
        <w:rPr>
          <w:rFonts w:ascii="Arial" w:cs="Arial" w:eastAsia="Arial" w:hAnsi="Arial"/>
        </w:rPr>
      </w:pPr>
      <w:bookmarkStart w:colFirst="0" w:colLast="0" w:name="_heading=h.1o97atn" w:id="273"/>
      <w:bookmarkEnd w:id="273"/>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2C">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2D">
      <w:pPr>
        <w:rPr>
          <w:rFonts w:ascii="Arial" w:cs="Arial" w:eastAsia="Arial" w:hAnsi="Arial"/>
        </w:rPr>
      </w:pPr>
      <w:bookmarkStart w:colFirst="0" w:colLast="0" w:name="_heading=h.488uthg" w:id="274"/>
      <w:bookmarkEnd w:id="274"/>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092E">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92F">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0930">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0931">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932">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933">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0934">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35">
      <w:pPr>
        <w:rPr>
          <w:rFonts w:ascii="Arial" w:cs="Arial" w:eastAsia="Arial" w:hAnsi="Arial"/>
          <w:b w:val="1"/>
          <w:color w:val="000000"/>
          <w:sz w:val="18"/>
          <w:szCs w:val="18"/>
        </w:rPr>
      </w:pPr>
      <w:bookmarkStart w:colFirst="0" w:colLast="0" w:name="_heading=h.2ne53p9" w:id="275"/>
      <w:bookmarkEnd w:id="275"/>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36">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937">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938">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0939">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35"/>
      </w:sdtPr>
      <w:sdtContent>
        <w:p w:rsidR="00000000" w:rsidDel="00000000" w:rsidP="00000000" w:rsidRDefault="00000000" w:rsidRPr="00000000" w14:paraId="0000093A">
          <w:pPr>
            <w:numPr>
              <w:ilvl w:val="0"/>
              <w:numId w:val="46"/>
            </w:numPr>
            <w:ind w:left="720" w:hanging="360"/>
            <w:rPr>
              <w:rFonts w:ascii="Arial" w:cs="Arial" w:eastAsia="Arial" w:hAnsi="Arial"/>
              <w:b w:val="0"/>
              <w:color w:val="172b4d"/>
              <w:sz w:val="21"/>
              <w:szCs w:val="21"/>
              <w:highlight w:val="yellow"/>
              <w:rPrChange w:author="davide.lenzarini@u-blox.com" w:id="42"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6"/>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33"/>
            </w:sdtPr>
            <w:sdtContent>
              <w:ins w:author="davide.lenzarini@u-blox.com" w:id="41"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34"/>
            </w:sdtPr>
            <w:sdtContent>
              <w:r w:rsidDel="00000000" w:rsidR="00000000" w:rsidRPr="00000000">
                <w:rPr>
                  <w:rtl w:val="0"/>
                </w:rPr>
              </w:r>
            </w:sdtContent>
          </w:sdt>
        </w:p>
      </w:sdtContent>
    </w:sdt>
    <w:p w:rsidR="00000000" w:rsidDel="00000000" w:rsidP="00000000" w:rsidRDefault="00000000" w:rsidRPr="00000000" w14:paraId="0000093B">
      <w:pPr>
        <w:pStyle w:val="Heading2"/>
        <w:ind w:left="0" w:firstLine="0"/>
        <w:rPr/>
      </w:pPr>
      <w:bookmarkStart w:colFirst="0" w:colLast="0" w:name="_heading=h.6udnv5yl5cv5" w:id="276"/>
      <w:bookmarkEnd w:id="276"/>
      <w:r w:rsidDel="00000000" w:rsidR="00000000" w:rsidRPr="00000000">
        <w:rPr>
          <w:rtl w:val="0"/>
        </w:rPr>
        <w:t xml:space="preserve">4.4 Packet delivery retry</w:t>
      </w:r>
    </w:p>
    <w:p w:rsidR="00000000" w:rsidDel="00000000" w:rsidP="00000000" w:rsidRDefault="00000000" w:rsidRPr="00000000" w14:paraId="0000093C">
      <w:pPr>
        <w:rPr/>
      </w:pPr>
      <w:r w:rsidDel="00000000" w:rsidR="00000000" w:rsidRPr="00000000">
        <w:rPr>
          <w:rtl w:val="0"/>
        </w:rPr>
        <w:t xml:space="preserve">There are two situations when packets that require acknowledgement</w:t>
      </w:r>
      <w:sdt>
        <w:sdtPr>
          <w:tag w:val="goog_rdk_236"/>
        </w:sdtPr>
        <w:sdtContent>
          <w:ins w:author="davide.lenzarini@u-blox.com" w:id="43" w:date="2024-08-07T13:46:36Z">
            <w:r w:rsidDel="00000000" w:rsidR="00000000" w:rsidRPr="00000000">
              <w:rPr>
                <w:rtl w:val="0"/>
              </w:rPr>
              <w:t xml:space="preserve"> (CONNECT, REGISTER, PUBLISH QoS 1 and 2, SUBSCRIBE, UNSUBSCRIBE, PUBREC, PUBREL, </w:t>
            </w:r>
          </w:ins>
          <w:sdt>
            <w:sdtPr>
              <w:tag w:val="goog_rdk_237"/>
            </w:sdtPr>
            <w:sdtContent>
              <w:commentRangeStart w:id="144"/>
            </w:sdtContent>
          </w:sdt>
          <w:ins w:author="davide.lenzarini@u-blox.com" w:id="43" w:date="2024-08-07T13:46:36Z">
            <w:r w:rsidDel="00000000" w:rsidR="00000000" w:rsidRPr="00000000">
              <w:rPr>
                <w:rtl w:val="0"/>
              </w:rPr>
              <w:t xml:space="preserve">PINGREQ</w:t>
            </w:r>
            <w:commentRangeEnd w:id="144"/>
            <w:r w:rsidDel="00000000" w:rsidR="00000000" w:rsidRPr="00000000">
              <w:commentReference w:id="144"/>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093D">
      <w:pPr>
        <w:numPr>
          <w:ilvl w:val="0"/>
          <w:numId w:val="9"/>
        </w:numPr>
        <w:spacing w:after="0" w:afterAutospacing="0"/>
        <w:ind w:left="720" w:hanging="360"/>
        <w:rPr>
          <w:u w:val="none"/>
        </w:rPr>
      </w:pPr>
      <w:sdt>
        <w:sdtPr>
          <w:tag w:val="goog_rdk_238"/>
        </w:sdtPr>
        <w:sdtContent>
          <w:commentRangeStart w:id="145"/>
        </w:sdtContent>
      </w:sdt>
      <w:r w:rsidDel="00000000" w:rsidR="00000000" w:rsidRPr="00000000">
        <w:rPr>
          <w:rtl w:val="0"/>
        </w:rPr>
        <w:t xml:space="preserve">when a Virtual Connection is deleted before the acknowledgement is received by the requester (and clean start is false)</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093E">
      <w:pPr>
        <w:numPr>
          <w:ilvl w:val="0"/>
          <w:numId w:val="9"/>
        </w:numPr>
        <w:spacing w:before="0" w:beforeAutospacing="0"/>
        <w:ind w:left="720" w:hanging="360"/>
        <w:rPr>
          <w:u w:val="none"/>
        </w:rPr>
      </w:pPr>
      <w:r w:rsidDel="00000000" w:rsidR="00000000" w:rsidRPr="00000000">
        <w:rPr>
          <w:rtl w:val="0"/>
        </w:rPr>
        <w:t xml:space="preserve">when no acknowledgment is received by the requester within a configured timeout period during the existence of a Virtual Connection</w:t>
      </w:r>
    </w:p>
    <w:p w:rsidR="00000000" w:rsidDel="00000000" w:rsidP="00000000" w:rsidRDefault="00000000" w:rsidRPr="00000000" w14:paraId="0000093F">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0940">
      <w:pPr>
        <w:pStyle w:val="Heading3"/>
        <w:ind w:left="0" w:firstLine="0"/>
        <w:rPr/>
      </w:pPr>
      <w:bookmarkStart w:colFirst="0" w:colLast="0" w:name="_heading=h.kc8msbstg9e" w:id="277"/>
      <w:bookmarkEnd w:id="277"/>
      <w:r w:rsidDel="00000000" w:rsidR="00000000" w:rsidRPr="00000000">
        <w:rPr>
          <w:rtl w:val="0"/>
        </w:rPr>
        <w:t xml:space="preserve">4.4.1 Virtual Connection End</w:t>
      </w:r>
    </w:p>
    <w:p w:rsidR="00000000" w:rsidDel="00000000" w:rsidP="00000000" w:rsidRDefault="00000000" w:rsidRPr="00000000" w14:paraId="00000941">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239"/>
        </w:sdtPr>
        <w:sdtContent>
          <w:commentRangeStart w:id="146"/>
        </w:sdtContent>
      </w:sdt>
      <w:r w:rsidDel="00000000" w:rsidR="00000000" w:rsidRPr="00000000">
        <w:rPr>
          <w:sz w:val="22"/>
          <w:szCs w:val="22"/>
          <w:highlight w:val="yellow"/>
          <w:rtl w:val="0"/>
        </w:rPr>
        <w:t xml:space="preserve">unacknowledged PUBLISH packets</w:t>
      </w:r>
      <w:commentRangeEnd w:id="146"/>
      <w:r w:rsidDel="00000000" w:rsidR="00000000" w:rsidRPr="00000000">
        <w:commentReference w:id="146"/>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0942">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0943">
      <w:pPr>
        <w:spacing w:after="240" w:before="240" w:lineRule="auto"/>
        <w:ind w:left="0" w:right="0" w:firstLine="0"/>
        <w:rPr/>
      </w:pPr>
      <w:sdt>
        <w:sdtPr>
          <w:tag w:val="goog_rdk_240"/>
        </w:sdtPr>
        <w:sdtContent>
          <w:commentRangeStart w:id="147"/>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241"/>
        </w:sdtPr>
        <w:sdtContent>
          <w:ins w:author="davide.lenzarini@u-blox.com" w:id="44"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0944">
      <w:pPr>
        <w:spacing w:after="240" w:before="240" w:lineRule="auto"/>
        <w:ind w:left="720" w:right="0" w:firstLine="0"/>
        <w:rPr/>
      </w:pPr>
      <w:sdt>
        <w:sdtPr>
          <w:tag w:val="goog_rdk_242"/>
        </w:sdtPr>
        <w:sdtContent>
          <w:commentRangeStart w:id="148"/>
        </w:sdtContent>
      </w:sdt>
      <w:r w:rsidDel="00000000" w:rsidR="00000000" w:rsidRPr="00000000">
        <w:rPr>
          <w:rtl w:val="0"/>
        </w:rPr>
        <w:t xml:space="preserve">Figure 4.3 – QoS 2 protocol flow diagram, non-normative example</w:t>
      </w:r>
    </w:p>
    <w:tbl>
      <w:tblPr>
        <w:tblStyle w:val="Table16"/>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5">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6">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9">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A">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C">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D">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2">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5">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6">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8">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9">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B">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C">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E">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6F">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0970">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0971">
      <w:pPr>
        <w:pStyle w:val="Heading3"/>
        <w:keepLines w:val="1"/>
        <w:spacing w:after="64" w:before="0" w:line="259" w:lineRule="auto"/>
        <w:ind w:left="0" w:firstLine="0"/>
        <w:rPr/>
      </w:pPr>
      <w:bookmarkStart w:colFirst="0" w:colLast="0" w:name="_heading=h.17nz8yj" w:id="278"/>
      <w:bookmarkEnd w:id="278"/>
      <w:r w:rsidDel="00000000" w:rsidR="00000000" w:rsidRPr="00000000">
        <w:rPr>
          <w:rtl w:val="0"/>
        </w:rPr>
        <w:t xml:space="preserve">4.4.2 Unacknowledged Packets</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243"/>
        </w:sdtPr>
        <w:sdtContent>
          <w:ins w:author="davide.lenzarini@u-blox.com" w:id="45" w:date="2024-08-07T14:00:25Z">
            <w:r w:rsidDel="00000000" w:rsidR="00000000" w:rsidRPr="00000000">
              <w:rPr>
                <w:rFonts w:ascii="Arial" w:cs="Arial" w:eastAsia="Arial" w:hAnsi="Arial"/>
                <w:rtl w:val="0"/>
              </w:rPr>
              <w:t xml:space="preserve">in the following use cases.</w:t>
            </w:r>
          </w:ins>
        </w:sdtContent>
      </w:sdt>
      <w:sdt>
        <w:sdtPr>
          <w:tag w:val="goog_rdk_244"/>
        </w:sdtPr>
        <w:sdtContent>
          <w:del w:author="davide.lenzarini@u-blox.com" w:id="45"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245"/>
        </w:sdtPr>
        <w:sdtContent>
          <w:ins w:author="davide.lenzarini@u-blox.com" w:id="46"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246"/>
        </w:sdtPr>
        <w:sdtContent>
          <w:commentRangeStart w:id="149"/>
        </w:sdtContent>
      </w:sdt>
      <w:r w:rsidDel="00000000" w:rsidR="00000000" w:rsidRPr="00000000">
        <w:rPr>
          <w:rFonts w:ascii="Arial" w:cs="Arial" w:eastAsia="Arial" w:hAnsi="Arial"/>
          <w:highlight w:val="yellow"/>
          <w:rtl w:val="0"/>
        </w:rPr>
        <w:t xml:space="preserve">UNSUBSCRIBE </w:t>
      </w:r>
      <w:sdt>
        <w:sdtPr>
          <w:tag w:val="goog_rdk_247"/>
        </w:sdtPr>
        <w:sdtContent>
          <w:commentRangeStart w:id="150"/>
        </w:sdtContent>
      </w:sdt>
      <w:r w:rsidDel="00000000" w:rsidR="00000000" w:rsidRPr="00000000">
        <w:rPr>
          <w:rFonts w:ascii="Arial" w:cs="Arial" w:eastAsia="Arial" w:hAnsi="Arial"/>
          <w:highlight w:val="yellow"/>
          <w:rtl w:val="0"/>
        </w:rPr>
        <w:t xml:space="preserve">Packets</w:t>
      </w:r>
      <w:commentRangeEnd w:id="149"/>
      <w:r w:rsidDel="00000000" w:rsidR="00000000" w:rsidRPr="00000000">
        <w:commentReference w:id="149"/>
      </w:r>
      <w:commentRangeEnd w:id="150"/>
      <w:r w:rsidDel="00000000" w:rsidR="00000000" w:rsidRPr="00000000">
        <w:commentReference w:id="15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248"/>
        </w:sdtPr>
        <w:sdtContent>
          <w:ins w:author="davide.lenzarini@u-blox.com" w:id="47"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249"/>
        </w:sdtPr>
        <w:sdtContent>
          <w:commentRangeStart w:id="151"/>
        </w:sdtContent>
      </w:sdt>
      <w:r w:rsidDel="00000000" w:rsidR="00000000" w:rsidRPr="00000000">
        <w:rPr>
          <w:rFonts w:ascii="Arial" w:cs="Arial" w:eastAsia="Arial" w:hAnsi="Arial"/>
          <w:highlight w:val="yellow"/>
          <w:rtl w:val="0"/>
        </w:rPr>
        <w:t xml:space="preserve">Packets</w:t>
      </w:r>
      <w:commentRangeEnd w:id="151"/>
      <w:r w:rsidDel="00000000" w:rsidR="00000000" w:rsidRPr="00000000">
        <w:commentReference w:id="151"/>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250"/>
        </w:sdtPr>
        <w:sdtContent>
          <w:commentRangeStart w:id="152"/>
        </w:sdtContent>
      </w:sdt>
      <w:r w:rsidDel="00000000" w:rsidR="00000000" w:rsidRPr="00000000">
        <w:rPr>
          <w:rFonts w:ascii="Arial" w:cs="Arial" w:eastAsia="Arial" w:hAnsi="Arial"/>
          <w:highlight w:val="yellow"/>
          <w:rtl w:val="0"/>
        </w:rPr>
        <w:t xml:space="preserve">or the Virtual Connection deleted</w:t>
      </w:r>
      <w:commentRangeEnd w:id="152"/>
      <w:r w:rsidDel="00000000" w:rsidR="00000000" w:rsidRPr="00000000">
        <w:commentReference w:id="152"/>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51"/>
        </w:sdtPr>
        <w:sdtContent>
          <w:commentRangeStart w:id="153"/>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53"/>
      <w:r w:rsidDel="00000000" w:rsidR="00000000" w:rsidRPr="00000000">
        <w:commentReference w:id="153"/>
      </w:r>
      <w:r w:rsidDel="00000000" w:rsidR="00000000" w:rsidRPr="00000000">
        <w:rPr>
          <w:rtl w:val="0"/>
        </w:rPr>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3.21 PINGREQ</w:t>
        </w:r>
      </w:hyperlink>
      <w:r w:rsidDel="00000000" w:rsidR="00000000" w:rsidRPr="00000000">
        <w:rPr>
          <w:rFonts w:ascii="Arial" w:cs="Arial" w:eastAsia="Arial" w:hAnsi="Arial"/>
          <w:rtl w:val="0"/>
        </w:rPr>
        <w:t xml:space="preserve">] can </w:t>
      </w:r>
      <w:sdt>
        <w:sdtPr>
          <w:tag w:val="goog_rdk_252"/>
        </w:sdtPr>
        <w:sdtContent>
          <w:commentRangeStart w:id="154"/>
        </w:sdtContent>
      </w:sdt>
      <w:r w:rsidDel="00000000" w:rsidR="00000000" w:rsidRPr="00000000">
        <w:rPr>
          <w:rFonts w:ascii="Arial" w:cs="Arial" w:eastAsia="Arial" w:hAnsi="Arial"/>
          <w:rtl w:val="0"/>
        </w:rPr>
        <w:t xml:space="preserve">also </w:t>
      </w:r>
      <w:commentRangeEnd w:id="154"/>
      <w:r w:rsidDel="00000000" w:rsidR="00000000" w:rsidRPr="00000000">
        <w:commentReference w:id="154"/>
      </w:r>
      <w:r w:rsidDel="00000000" w:rsidR="00000000" w:rsidRPr="00000000">
        <w:rPr>
          <w:rFonts w:ascii="Arial" w:cs="Arial" w:eastAsia="Arial" w:hAnsi="Arial"/>
          <w:rtl w:val="0"/>
        </w:rPr>
        <w:t xml:space="preserve">be used to determine whether the </w:t>
      </w:r>
      <w:sdt>
        <w:sdtPr>
          <w:tag w:val="goog_rdk_253"/>
        </w:sdtPr>
        <w:sdtContent>
          <w:commentRangeStart w:id="155"/>
        </w:sdtContent>
      </w:sdt>
      <w:r w:rsidDel="00000000" w:rsidR="00000000" w:rsidRPr="00000000">
        <w:rPr>
          <w:rFonts w:ascii="Arial" w:cs="Arial" w:eastAsia="Arial" w:hAnsi="Arial"/>
          <w:rtl w:val="0"/>
        </w:rPr>
        <w:t xml:space="preserve">Virtual Connection is alive</w:t>
      </w:r>
      <w:commentRangeEnd w:id="155"/>
      <w:r w:rsidDel="00000000" w:rsidR="00000000" w:rsidRPr="00000000">
        <w:commentReference w:id="155"/>
      </w:r>
      <w:r w:rsidDel="00000000" w:rsidR="00000000" w:rsidRPr="00000000">
        <w:rPr>
          <w:rFonts w:ascii="Arial" w:cs="Arial" w:eastAsia="Arial" w:hAnsi="Arial"/>
          <w:rtl w:val="0"/>
        </w:rPr>
        <w:t xml:space="preserve">.</w:t>
      </w:r>
    </w:p>
    <w:p w:rsidR="00000000" w:rsidDel="00000000" w:rsidP="00000000" w:rsidRDefault="00000000" w:rsidRPr="00000000" w14:paraId="0000097D">
      <w:pPr>
        <w:pStyle w:val="Heading3"/>
        <w:ind w:left="0" w:firstLine="0"/>
        <w:rPr/>
      </w:pPr>
      <w:bookmarkStart w:colFirst="0" w:colLast="0" w:name="_heading=h.1csj400" w:id="279"/>
      <w:bookmarkEnd w:id="279"/>
      <w:r w:rsidDel="00000000" w:rsidR="00000000" w:rsidRPr="00000000">
        <w:rPr>
          <w:rFonts w:ascii="Arial" w:cs="Arial" w:eastAsia="Arial" w:hAnsi="Arial"/>
          <w:rtl w:val="0"/>
        </w:rPr>
        <w:t xml:space="preserve">4.4.3 </w:t>
      </w:r>
      <w:hyperlink w:anchor="_heading=h.1csj400">
        <w:r w:rsidDel="00000000" w:rsidR="00000000" w:rsidRPr="00000000">
          <w:rPr>
            <w:color w:val="1155cc"/>
            <w:rtl w:val="0"/>
          </w:rPr>
          <w:t xml:space="preserve">Exponential Backoff</w:t>
        </w:r>
      </w:hyperlink>
      <w:r w:rsidDel="00000000" w:rsidR="00000000" w:rsidRPr="00000000">
        <w:rPr>
          <w:rtl w:val="0"/>
        </w:rPr>
        <w:t xml:space="preserve"> (informative)</w:t>
      </w:r>
    </w:p>
    <w:p w:rsidR="00000000" w:rsidDel="00000000" w:rsidP="00000000" w:rsidRDefault="00000000" w:rsidRPr="00000000" w14:paraId="0000097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097F">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098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0981">
      <w:pPr>
        <w:numPr>
          <w:ilvl w:val="0"/>
          <w:numId w:val="40"/>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0982">
      <w:pPr>
        <w:numPr>
          <w:ilvl w:val="0"/>
          <w:numId w:val="40"/>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0983">
      <w:pPr>
        <w:numPr>
          <w:ilvl w:val="0"/>
          <w:numId w:val="40"/>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0984">
      <w:pPr>
        <w:numPr>
          <w:ilvl w:val="0"/>
          <w:numId w:val="40"/>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0985">
      <w:pPr>
        <w:numPr>
          <w:ilvl w:val="0"/>
          <w:numId w:val="40"/>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986">
      <w:pPr>
        <w:numPr>
          <w:ilvl w:val="0"/>
          <w:numId w:val="40"/>
        </w:numPr>
        <w:spacing w:after="280" w:before="0" w:lineRule="auto"/>
        <w:ind w:left="720" w:hanging="360"/>
        <w:rPr>
          <w:rFonts w:ascii="Arial" w:cs="Arial" w:eastAsia="Arial" w:hAnsi="Arial"/>
          <w:color w:val="333333"/>
        </w:rPr>
      </w:pPr>
      <w:sdt>
        <w:sdtPr>
          <w:tag w:val="goog_rdk_254"/>
        </w:sdtPr>
        <w:sdtContent>
          <w:commentRangeStart w:id="156"/>
        </w:sdtContent>
      </w:sdt>
      <w:r w:rsidDel="00000000" w:rsidR="00000000" w:rsidRPr="00000000">
        <w:rPr>
          <w:rFonts w:ascii="Arial" w:cs="Arial" w:eastAsia="Arial" w:hAnsi="Arial"/>
          <w:color w:val="333333"/>
          <w:rtl w:val="0"/>
        </w:rPr>
        <w:t xml:space="preserve">Continue waiting and retrying up to some maximum number of retries,</w:t>
      </w:r>
      <w:commentRangeEnd w:id="156"/>
      <w:r w:rsidDel="00000000" w:rsidR="00000000" w:rsidRPr="00000000">
        <w:commentReference w:id="156"/>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0987">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0988">
      <w:pPr>
        <w:spacing w:after="216" w:before="0" w:lineRule="auto"/>
        <w:rPr>
          <w:rFonts w:ascii="Arial" w:cs="Arial" w:eastAsia="Arial" w:hAnsi="Arial"/>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r w:rsidDel="00000000" w:rsidR="00000000" w:rsidRPr="00000000">
        <w:rPr>
          <w:rtl w:val="0"/>
        </w:rPr>
      </w:r>
    </w:p>
    <w:p w:rsidR="00000000" w:rsidDel="00000000" w:rsidP="00000000" w:rsidRDefault="00000000" w:rsidRPr="00000000" w14:paraId="00000989">
      <w:pPr>
        <w:pStyle w:val="Heading2"/>
        <w:ind w:left="0" w:firstLine="0"/>
        <w:rPr/>
      </w:pPr>
      <w:bookmarkStart w:colFirst="0" w:colLast="0" w:name="_heading=h.xoc2pfhnyfst" w:id="280"/>
      <w:bookmarkEnd w:id="280"/>
      <w:r w:rsidDel="00000000" w:rsidR="00000000" w:rsidRPr="00000000">
        <w:rPr>
          <w:rtl w:val="0"/>
        </w:rPr>
        <w:t xml:space="preserve">4.5 Application Message receipt</w:t>
      </w:r>
    </w:p>
    <w:p w:rsidR="00000000" w:rsidDel="00000000" w:rsidP="00000000" w:rsidRDefault="00000000" w:rsidRPr="00000000" w14:paraId="0000098A">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098B">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098C">
      <w:pPr>
        <w:pStyle w:val="Heading2"/>
        <w:ind w:left="0" w:firstLine="0"/>
        <w:rPr/>
      </w:pPr>
      <w:bookmarkStart w:colFirst="0" w:colLast="0" w:name="_heading=h.rrfw7sclv8s" w:id="281"/>
      <w:bookmarkEnd w:id="281"/>
      <w:r w:rsidDel="00000000" w:rsidR="00000000" w:rsidRPr="00000000">
        <w:rPr>
          <w:rtl w:val="0"/>
        </w:rPr>
        <w:t xml:space="preserve">4.6 Application Message ordering</w:t>
      </w:r>
    </w:p>
    <w:p w:rsidR="00000000" w:rsidDel="00000000" w:rsidP="00000000" w:rsidRDefault="00000000" w:rsidRPr="00000000" w14:paraId="0000098D">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098E">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098F">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90">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0991">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0992">
      <w:pPr>
        <w:pStyle w:val="Heading2"/>
        <w:keepNext w:val="0"/>
        <w:spacing w:after="80" w:before="360" w:lineRule="auto"/>
        <w:ind w:left="0" w:right="990" w:firstLine="0"/>
        <w:rPr/>
      </w:pPr>
      <w:bookmarkStart w:colFirst="0" w:colLast="0" w:name="_heading=h.g7vjj8m1vj3z" w:id="282"/>
      <w:bookmarkEnd w:id="282"/>
      <w:r w:rsidDel="00000000" w:rsidR="00000000" w:rsidRPr="00000000">
        <w:rPr>
          <w:rtl w:val="0"/>
        </w:rPr>
        <w:t xml:space="preserve">4.7 Topic Names and Topic </w:t>
      </w:r>
      <w:sdt>
        <w:sdtPr>
          <w:tag w:val="goog_rdk_255"/>
        </w:sdtPr>
        <w:sdtContent>
          <w:commentRangeStart w:id="157"/>
        </w:sdtContent>
      </w:sdt>
      <w:r w:rsidDel="00000000" w:rsidR="00000000" w:rsidRPr="00000000">
        <w:rPr>
          <w:rtl w:val="0"/>
        </w:rPr>
        <w:t xml:space="preserve">Filters</w:t>
      </w:r>
      <w:commentRangeEnd w:id="157"/>
      <w:r w:rsidDel="00000000" w:rsidR="00000000" w:rsidRPr="00000000">
        <w:commentReference w:id="157"/>
      </w:r>
      <w:r w:rsidDel="00000000" w:rsidR="00000000" w:rsidRPr="00000000">
        <w:rPr>
          <w:rtl w:val="0"/>
        </w:rPr>
      </w:r>
    </w:p>
    <w:p w:rsidR="00000000" w:rsidDel="00000000" w:rsidP="00000000" w:rsidRDefault="00000000" w:rsidRPr="00000000" w14:paraId="00000993">
      <w:pPr>
        <w:pStyle w:val="Heading3"/>
        <w:ind w:left="0" w:firstLine="0"/>
        <w:rPr/>
      </w:pPr>
      <w:bookmarkStart w:colFirst="0" w:colLast="0" w:name="_heading=h.q0s32id4lv9p" w:id="283"/>
      <w:bookmarkEnd w:id="283"/>
      <w:r w:rsidDel="00000000" w:rsidR="00000000" w:rsidRPr="00000000">
        <w:rPr>
          <w:rtl w:val="0"/>
        </w:rPr>
        <w:t xml:space="preserve">4.7.1 Topic wildcards</w:t>
      </w:r>
    </w:p>
    <w:p w:rsidR="00000000" w:rsidDel="00000000" w:rsidP="00000000" w:rsidRDefault="00000000" w:rsidRPr="00000000" w14:paraId="00000994">
      <w:pPr>
        <w:spacing w:after="240" w:before="240" w:lineRule="auto"/>
        <w:rPr>
          <w:rFonts w:ascii="Arial" w:cs="Arial" w:eastAsia="Arial" w:hAnsi="Arial"/>
        </w:rPr>
      </w:pPr>
      <w:sdt>
        <w:sdtPr>
          <w:tag w:val="goog_rdk_256"/>
        </w:sdtPr>
        <w:sdtContent>
          <w:commentRangeStart w:id="158"/>
        </w:sdtContent>
      </w:sdt>
      <w:sdt>
        <w:sdtPr>
          <w:tag w:val="goog_rdk_257"/>
        </w:sdtPr>
        <w:sdtContent>
          <w:commentRangeStart w:id="159"/>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58"/>
      <w:r w:rsidDel="00000000" w:rsidR="00000000" w:rsidRPr="00000000">
        <w:commentReference w:id="158"/>
      </w:r>
      <w:commentRangeEnd w:id="159"/>
      <w:r w:rsidDel="00000000" w:rsidR="00000000" w:rsidRPr="00000000">
        <w:commentReference w:id="159"/>
      </w:r>
      <w:r w:rsidDel="00000000" w:rsidR="00000000" w:rsidRPr="00000000">
        <w:rPr>
          <w:rtl w:val="0"/>
        </w:rPr>
      </w:r>
    </w:p>
    <w:p w:rsidR="00000000" w:rsidDel="00000000" w:rsidP="00000000" w:rsidRDefault="00000000" w:rsidRPr="00000000" w14:paraId="00000995">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0996">
      <w:pPr>
        <w:spacing w:after="240" w:before="240" w:lineRule="auto"/>
        <w:rPr>
          <w:rFonts w:ascii="Arial" w:cs="Arial" w:eastAsia="Arial" w:hAnsi="Arial"/>
        </w:rPr>
      </w:pPr>
      <w:sdt>
        <w:sdtPr>
          <w:tag w:val="goog_rdk_258"/>
        </w:sdtPr>
        <w:sdtContent>
          <w:commentRangeStart w:id="160"/>
        </w:sdtContent>
      </w:sdt>
      <w:sdt>
        <w:sdtPr>
          <w:tag w:val="goog_rdk_259"/>
        </w:sdtPr>
        <w:sdtContent>
          <w:commentRangeStart w:id="161"/>
        </w:sdtContent>
      </w:sdt>
      <w:sdt>
        <w:sdtPr>
          <w:tag w:val="goog_rdk_260"/>
        </w:sdtPr>
        <w:sdtContent>
          <w:commentRangeStart w:id="162"/>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60"/>
      <w:r w:rsidDel="00000000" w:rsidR="00000000" w:rsidRPr="00000000">
        <w:commentReference w:id="160"/>
      </w:r>
      <w:commentRangeEnd w:id="161"/>
      <w:r w:rsidDel="00000000" w:rsidR="00000000" w:rsidRPr="00000000">
        <w:commentReference w:id="161"/>
      </w:r>
      <w:commentRangeEnd w:id="162"/>
      <w:r w:rsidDel="00000000" w:rsidR="00000000" w:rsidRPr="00000000">
        <w:commentReference w:id="16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0997">
      <w:pPr>
        <w:pStyle w:val="Heading4"/>
        <w:ind w:left="0" w:firstLine="0"/>
        <w:rPr/>
      </w:pPr>
      <w:bookmarkStart w:colFirst="0" w:colLast="0" w:name="_heading=h.3kbulner4ob4" w:id="284"/>
      <w:bookmarkEnd w:id="284"/>
      <w:r w:rsidDel="00000000" w:rsidR="00000000" w:rsidRPr="00000000">
        <w:rPr>
          <w:rtl w:val="0"/>
        </w:rPr>
        <w:t xml:space="preserve">4.7.1.1 Topic level separator</w:t>
      </w:r>
    </w:p>
    <w:p w:rsidR="00000000" w:rsidDel="00000000" w:rsidP="00000000" w:rsidRDefault="00000000" w:rsidRPr="00000000" w14:paraId="00000998">
      <w:pPr>
        <w:spacing w:after="240" w:before="240" w:lineRule="auto"/>
        <w:rPr>
          <w:rFonts w:ascii="Arial" w:cs="Arial" w:eastAsia="Arial" w:hAnsi="Arial"/>
        </w:rPr>
      </w:pPr>
      <w:sdt>
        <w:sdtPr>
          <w:tag w:val="goog_rdk_261"/>
        </w:sdtPr>
        <w:sdtContent>
          <w:commentRangeStart w:id="163"/>
        </w:sdtContent>
      </w:sdt>
      <w:sdt>
        <w:sdtPr>
          <w:tag w:val="goog_rdk_262"/>
        </w:sdtPr>
        <w:sdtContent>
          <w:commentRangeStart w:id="164"/>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63"/>
      <w:r w:rsidDel="00000000" w:rsidR="00000000" w:rsidRPr="00000000">
        <w:commentReference w:id="163"/>
      </w:r>
      <w:commentRangeEnd w:id="164"/>
      <w:r w:rsidDel="00000000" w:rsidR="00000000" w:rsidRPr="00000000">
        <w:commentReference w:id="164"/>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99">
      <w:pPr>
        <w:pStyle w:val="Heading4"/>
        <w:ind w:left="0" w:firstLine="0"/>
        <w:rPr/>
      </w:pPr>
      <w:bookmarkStart w:colFirst="0" w:colLast="0" w:name="_heading=h.ychcrpqsu69r" w:id="285"/>
      <w:bookmarkEnd w:id="285"/>
      <w:r w:rsidDel="00000000" w:rsidR="00000000" w:rsidRPr="00000000">
        <w:rPr>
          <w:rtl w:val="0"/>
        </w:rPr>
        <w:t xml:space="preserve">4.7.1.2 Multi-level wildcard</w:t>
      </w:r>
    </w:p>
    <w:p w:rsidR="00000000" w:rsidDel="00000000" w:rsidP="00000000" w:rsidRDefault="00000000" w:rsidRPr="00000000" w14:paraId="0000099A">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099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9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099D">
      <w:pPr>
        <w:numPr>
          <w:ilvl w:val="0"/>
          <w:numId w:val="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099E">
      <w:pPr>
        <w:numPr>
          <w:ilvl w:val="0"/>
          <w:numId w:val="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099F">
      <w:pPr>
        <w:numPr>
          <w:ilvl w:val="0"/>
          <w:numId w:val="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09A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A1">
      <w:pPr>
        <w:numPr>
          <w:ilvl w:val="0"/>
          <w:numId w:val="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09A2">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09A3">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09A4">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09A5">
      <w:pPr>
        <w:numPr>
          <w:ilvl w:val="0"/>
          <w:numId w:val="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09A6">
      <w:pPr>
        <w:pStyle w:val="Heading4"/>
        <w:ind w:left="0" w:firstLine="0"/>
        <w:rPr/>
      </w:pPr>
      <w:bookmarkStart w:colFirst="0" w:colLast="0" w:name="_heading=h.x4yye38w41vd" w:id="286"/>
      <w:bookmarkEnd w:id="286"/>
      <w:r w:rsidDel="00000000" w:rsidR="00000000" w:rsidRPr="00000000">
        <w:rPr>
          <w:rtl w:val="0"/>
        </w:rPr>
        <w:t xml:space="preserve">4.7.1.3 Single-level wildcard</w:t>
      </w:r>
    </w:p>
    <w:p w:rsidR="00000000" w:rsidDel="00000000" w:rsidP="00000000" w:rsidRDefault="00000000" w:rsidRPr="00000000" w14:paraId="000009A7">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09A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09A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A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AB">
      <w:pPr>
        <w:numPr>
          <w:ilvl w:val="0"/>
          <w:numId w:val="27"/>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09AC">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09AD">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09AE">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09AF">
      <w:pPr>
        <w:numPr>
          <w:ilvl w:val="0"/>
          <w:numId w:val="27"/>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09B0">
      <w:pPr>
        <w:pStyle w:val="Heading3"/>
        <w:ind w:left="0" w:firstLine="0"/>
        <w:rPr/>
      </w:pPr>
      <w:bookmarkStart w:colFirst="0" w:colLast="0" w:name="_heading=h.p61p07rh2x26" w:id="287"/>
      <w:bookmarkEnd w:id="287"/>
      <w:r w:rsidDel="00000000" w:rsidR="00000000" w:rsidRPr="00000000">
        <w:rPr>
          <w:rtl w:val="0"/>
        </w:rPr>
        <w:t xml:space="preserve">4.7.2  Topics beginning with $</w:t>
      </w:r>
    </w:p>
    <w:p w:rsidR="00000000" w:rsidDel="00000000" w:rsidP="00000000" w:rsidRDefault="00000000" w:rsidRPr="00000000" w14:paraId="000009B1">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B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B3">
      <w:pPr>
        <w:numPr>
          <w:ilvl w:val="0"/>
          <w:numId w:val="11"/>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09B4">
      <w:pPr>
        <w:numPr>
          <w:ilvl w:val="0"/>
          <w:numId w:val="11"/>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09B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B6">
      <w:pPr>
        <w:numPr>
          <w:ilvl w:val="0"/>
          <w:numId w:val="6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09B7">
      <w:pPr>
        <w:numPr>
          <w:ilvl w:val="0"/>
          <w:numId w:val="6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09B8">
      <w:pPr>
        <w:numPr>
          <w:ilvl w:val="0"/>
          <w:numId w:val="6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09B9">
      <w:pPr>
        <w:numPr>
          <w:ilvl w:val="0"/>
          <w:numId w:val="6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09BA">
      <w:pPr>
        <w:numPr>
          <w:ilvl w:val="0"/>
          <w:numId w:val="6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BB">
      <w:pPr>
        <w:pStyle w:val="Heading3"/>
        <w:ind w:left="0" w:firstLine="0"/>
        <w:rPr/>
      </w:pPr>
      <w:bookmarkStart w:colFirst="0" w:colLast="0" w:name="_heading=h.rvcur5x0am" w:id="288"/>
      <w:bookmarkEnd w:id="288"/>
      <w:r w:rsidDel="00000000" w:rsidR="00000000" w:rsidRPr="00000000">
        <w:rPr>
          <w:rtl w:val="0"/>
        </w:rPr>
        <w:t xml:space="preserve">4.7.3 Topic semantic and usage</w:t>
      </w:r>
    </w:p>
    <w:p w:rsidR="00000000" w:rsidDel="00000000" w:rsidP="00000000" w:rsidRDefault="00000000" w:rsidRPr="00000000" w14:paraId="000009BC">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09BD">
      <w:pPr>
        <w:numPr>
          <w:ilvl w:val="0"/>
          <w:numId w:val="2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09BE">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09BF">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09C0">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09C1">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09C2">
      <w:pPr>
        <w:numPr>
          <w:ilvl w:val="0"/>
          <w:numId w:val="2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104">
        <w:r w:rsidDel="00000000" w:rsidR="00000000" w:rsidRPr="00000000">
          <w:rPr>
            <w:rFonts w:ascii="Arial" w:cs="Arial" w:eastAsia="Arial" w:hAnsi="Arial"/>
            <w:rtl w:val="0"/>
          </w:rPr>
          <w:t xml:space="preserve"> </w:t>
        </w:r>
      </w:hyperlink>
      <w:hyperlink r:id="rId105">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09C3">
      <w:pPr>
        <w:numPr>
          <w:ilvl w:val="0"/>
          <w:numId w:val="2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09C4">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C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C6">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09C8">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9">
      <w:pPr>
        <w:numPr>
          <w:ilvl w:val="0"/>
          <w:numId w:val="53"/>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09CA">
      <w:pPr>
        <w:numPr>
          <w:ilvl w:val="0"/>
          <w:numId w:val="53"/>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09CB">
      <w:pPr>
        <w:numPr>
          <w:ilvl w:val="0"/>
          <w:numId w:val="53"/>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09CC">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CD">
      <w:pPr>
        <w:pStyle w:val="Heading2"/>
        <w:ind w:left="0" w:firstLine="0"/>
        <w:rPr/>
      </w:pPr>
      <w:bookmarkStart w:colFirst="0" w:colLast="0" w:name="_heading=h.zh9mgr3i86c2" w:id="289"/>
      <w:bookmarkEnd w:id="289"/>
      <w:r w:rsidDel="00000000" w:rsidR="00000000" w:rsidRPr="00000000">
        <w:rPr>
          <w:rtl w:val="0"/>
        </w:rPr>
        <w:t xml:space="preserve">4.8 Subscriptions</w:t>
      </w:r>
    </w:p>
    <w:p w:rsidR="00000000" w:rsidDel="00000000" w:rsidP="00000000" w:rsidRDefault="00000000" w:rsidRPr="00000000" w14:paraId="000009CE">
      <w:pPr>
        <w:spacing w:after="240" w:before="240" w:lineRule="auto"/>
        <w:ind w:left="0" w:right="0" w:firstLine="0"/>
        <w:rPr/>
      </w:pPr>
      <w:r w:rsidDel="00000000" w:rsidR="00000000" w:rsidRPr="00000000">
        <w:rPr>
          <w:rtl w:val="0"/>
        </w:rPr>
        <w:t xml:space="preserve">A Subscription is associated only with the Session that created it. Each Subscription includes </w:t>
      </w:r>
      <w:sdt>
        <w:sdtPr>
          <w:tag w:val="goog_rdk_263"/>
        </w:sdtPr>
        <w:sdtContent>
          <w:ins w:author="davide.lenzarini@u-blox.com" w:id="48" w:date="2024-08-08T08:41:35Z">
            <w:r w:rsidDel="00000000" w:rsidR="00000000" w:rsidRPr="00000000">
              <w:rPr>
                <w:rtl w:val="0"/>
              </w:rPr>
              <w:t xml:space="preserve">a Topic Data or </w:t>
            </w:r>
          </w:ins>
        </w:sdtContent>
      </w:sdt>
      <w:r w:rsidDel="00000000" w:rsidR="00000000" w:rsidRPr="00000000">
        <w:rPr>
          <w:rtl w:val="0"/>
        </w:rPr>
        <w:t xml:space="preserve">a Topic Filter, indicating the topic(s) for which messages are to be delivered on that Session, and Subscription Options. The Server is responsible for collecting messages that match the </w:t>
      </w:r>
      <w:sdt>
        <w:sdtPr>
          <w:tag w:val="goog_rdk_264"/>
        </w:sdtPr>
        <w:sdtContent>
          <w:ins w:author="davide.lenzarini@u-blox.com" w:id="49" w:date="2024-08-08T08:42:06Z">
            <w:r w:rsidDel="00000000" w:rsidR="00000000" w:rsidRPr="00000000">
              <w:rPr>
                <w:rtl w:val="0"/>
              </w:rPr>
              <w:t xml:space="preserve">subscription </w:t>
            </w:r>
          </w:ins>
        </w:sdtContent>
      </w:sdt>
      <w:sdt>
        <w:sdtPr>
          <w:tag w:val="goog_rdk_265"/>
        </w:sdtPr>
        <w:sdtContent>
          <w:del w:author="davide.lenzarini@u-blox.com" w:id="49" w:date="2024-08-08T08:42:06Z">
            <w:r w:rsidDel="00000000" w:rsidR="00000000" w:rsidRPr="00000000">
              <w:rPr>
                <w:rtl w:val="0"/>
              </w:rPr>
              <w:delText xml:space="preserve">filter </w:delText>
            </w:r>
          </w:del>
        </w:sdtContent>
      </w:sdt>
      <w:r w:rsidDel="00000000" w:rsidR="00000000" w:rsidRPr="00000000">
        <w:rPr>
          <w:rtl w:val="0"/>
        </w:rPr>
        <w:t xml:space="preserve">and transmitting them on the Session's Virtual Connection if and when that Virtual Connection exists.</w:t>
      </w:r>
    </w:p>
    <w:p w:rsidR="00000000" w:rsidDel="00000000" w:rsidP="00000000" w:rsidRDefault="00000000" w:rsidRPr="00000000" w14:paraId="000009CF">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266"/>
        </w:sdtPr>
        <w:sdtContent>
          <w:ins w:author="davide.lenzarini@u-blox.com" w:id="50" w:date="2024-08-08T08:42:57Z">
            <w:r w:rsidDel="00000000" w:rsidR="00000000" w:rsidRPr="00000000">
              <w:rPr>
                <w:rtl w:val="0"/>
              </w:rPr>
              <w:t xml:space="preserve">Topic Data or </w:t>
            </w:r>
          </w:ins>
        </w:sdtContent>
      </w:sdt>
      <w:r w:rsidDel="00000000" w:rsidR="00000000" w:rsidRPr="00000000">
        <w:rPr>
          <w:rtl w:val="0"/>
        </w:rPr>
        <w:t xml:space="preserve">Topic Filter, so the </w:t>
      </w:r>
      <w:sdt>
        <w:sdtPr>
          <w:tag w:val="goog_rdk_267"/>
        </w:sdtPr>
        <w:sdtContent>
          <w:ins w:author="davide.lenzarini@u-blox.com" w:id="51" w:date="2024-08-08T08:43:06Z">
            <w:r w:rsidDel="00000000" w:rsidR="00000000" w:rsidRPr="00000000">
              <w:rPr>
                <w:rtl w:val="0"/>
              </w:rPr>
              <w:t xml:space="preserve">Topic Data or </w:t>
            </w:r>
          </w:ins>
        </w:sdtContent>
      </w:sdt>
      <w:r w:rsidDel="00000000" w:rsidR="00000000" w:rsidRPr="00000000">
        <w:rPr>
          <w:rtl w:val="0"/>
        </w:rPr>
        <w:t xml:space="preserve">Topic Filter can be used as a key to identify the subscription within that Session.</w:t>
      </w:r>
    </w:p>
    <w:p w:rsidR="00000000" w:rsidDel="00000000" w:rsidP="00000000" w:rsidRDefault="00000000" w:rsidRPr="00000000" w14:paraId="000009D0">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D1">
      <w:pPr>
        <w:pStyle w:val="Heading2"/>
        <w:spacing w:after="80" w:before="360" w:lineRule="auto"/>
        <w:ind w:left="0" w:firstLine="0"/>
        <w:rPr/>
      </w:pPr>
      <w:bookmarkStart w:colFirst="0" w:colLast="0" w:name="_heading=h.bfojn6tjnvgm" w:id="290"/>
      <w:bookmarkEnd w:id="290"/>
      <w:r w:rsidDel="00000000" w:rsidR="00000000" w:rsidRPr="00000000">
        <w:rPr>
          <w:rtl w:val="0"/>
        </w:rPr>
        <w:t xml:space="preserve">4.9 Flow Control</w:t>
      </w:r>
    </w:p>
    <w:p w:rsidR="00000000" w:rsidDel="00000000" w:rsidP="00000000" w:rsidRDefault="00000000" w:rsidRPr="00000000" w14:paraId="000009D2">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sdt>
        <w:sdtPr>
          <w:tag w:val="goog_rdk_268"/>
        </w:sdtPr>
        <w:sdtContent>
          <w:commentRangeStart w:id="165"/>
        </w:sdtContent>
      </w:sdt>
      <w:r w:rsidDel="00000000" w:rsidR="00000000" w:rsidRPr="00000000">
        <w:rPr>
          <w:rtl w:val="0"/>
        </w:rPr>
        <w:t xml:space="preserve">which need acknowledgement </w:t>
      </w:r>
      <w:commentRangeEnd w:id="165"/>
      <w:r w:rsidDel="00000000" w:rsidR="00000000" w:rsidRPr="00000000">
        <w:commentReference w:id="165"/>
      </w:r>
      <w:r w:rsidDel="00000000" w:rsidR="00000000" w:rsidRPr="00000000">
        <w:rPr>
          <w:rtl w:val="0"/>
        </w:rPr>
        <w:t xml:space="preserve">and are included in this constraint are:</w:t>
      </w:r>
    </w:p>
    <w:p w:rsidR="00000000" w:rsidDel="00000000" w:rsidP="00000000" w:rsidRDefault="00000000" w:rsidRPr="00000000" w14:paraId="000009D3">
      <w:pPr>
        <w:numPr>
          <w:ilvl w:val="0"/>
          <w:numId w:val="5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09D4">
      <w:pPr>
        <w:numPr>
          <w:ilvl w:val="0"/>
          <w:numId w:val="5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09D5">
      <w:pPr>
        <w:numPr>
          <w:ilvl w:val="0"/>
          <w:numId w:val="5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09D6">
      <w:pPr>
        <w:numPr>
          <w:ilvl w:val="0"/>
          <w:numId w:val="5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09D7">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09D8">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09D9">
      <w:pPr>
        <w:pStyle w:val="Heading2"/>
        <w:ind w:left="0" w:firstLine="0"/>
        <w:rPr/>
      </w:pPr>
      <w:bookmarkStart w:colFirst="0" w:colLast="0" w:name="_heading=h.k5nujtaz6h05" w:id="291"/>
      <w:bookmarkEnd w:id="291"/>
      <w:r w:rsidDel="00000000" w:rsidR="00000000" w:rsidRPr="00000000">
        <w:rPr>
          <w:rtl w:val="0"/>
        </w:rPr>
        <w:t xml:space="preserve">4.10 Server redirection</w:t>
      </w:r>
    </w:p>
    <w:p w:rsidR="00000000" w:rsidDel="00000000" w:rsidP="00000000" w:rsidRDefault="00000000" w:rsidRPr="00000000" w14:paraId="000009DA">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r w:rsidDel="00000000" w:rsidR="00000000" w:rsidRPr="00000000">
        <w:rPr>
          <w:rtl w:val="0"/>
        </w:rPr>
        <w:t xml:space="preserve">as described in</w:t>
      </w:r>
      <w:hyperlink w:anchor="_heading=h.v8vlgf6xm72a">
        <w:r w:rsidDel="00000000" w:rsidR="00000000" w:rsidRPr="00000000">
          <w:rPr>
            <w:color w:val="1155cc"/>
            <w:u w:val="single"/>
            <w:rtl w:val="0"/>
          </w:rPr>
          <w:t xml:space="preserve"> section 4.12</w:t>
        </w:r>
      </w:hyperlink>
      <w:r w:rsidDel="00000000" w:rsidR="00000000" w:rsidRPr="00000000">
        <w:rPr>
          <w:rtl w:val="0"/>
        </w:rPr>
        <w:t xml:space="preserve">. </w:t>
      </w:r>
    </w:p>
    <w:p w:rsidR="00000000" w:rsidDel="00000000" w:rsidP="00000000" w:rsidRDefault="00000000" w:rsidRPr="00000000" w14:paraId="000009DB">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DC">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DD">
      <w:pPr>
        <w:pStyle w:val="Heading2"/>
        <w:ind w:left="0" w:firstLine="0"/>
        <w:rPr/>
      </w:pPr>
      <w:bookmarkStart w:colFirst="0" w:colLast="0" w:name="_heading=h.n3l7hni8c3ae" w:id="292"/>
      <w:bookmarkEnd w:id="292"/>
      <w:r w:rsidDel="00000000" w:rsidR="00000000" w:rsidRPr="00000000">
        <w:rPr>
          <w:rtl w:val="0"/>
        </w:rPr>
        <w:t xml:space="preserve">4.11 Authentication</w:t>
      </w:r>
    </w:p>
    <w:p w:rsidR="00000000" w:rsidDel="00000000" w:rsidP="00000000" w:rsidRDefault="00000000" w:rsidRPr="00000000" w14:paraId="000009DE">
      <w:pPr>
        <w:ind w:left="0" w:firstLine="0"/>
        <w:rPr/>
      </w:pPr>
      <w:r w:rsidDel="00000000" w:rsidR="00000000" w:rsidRPr="00000000">
        <w:rPr>
          <w:rtl w:val="0"/>
        </w:rPr>
        <w:t xml:space="preserve">The MQTT-SN CONNECT and AUTH packets contain Authentication Method and Data fields for use in authentication. For MQTT User Name and Password compatible authentication, refer to </w:t>
      </w:r>
      <w:hyperlink w:anchor="_heading=h.nhp24wh46om4">
        <w:r w:rsidDel="00000000" w:rsidR="00000000" w:rsidRPr="00000000">
          <w:rPr>
            <w:color w:val="1155cc"/>
            <w:u w:val="single"/>
            <w:rtl w:val="0"/>
          </w:rPr>
          <w:t xml:space="preserve">section 4.11.1.2</w:t>
        </w:r>
      </w:hyperlink>
      <w:r w:rsidDel="00000000" w:rsidR="00000000" w:rsidRPr="00000000">
        <w:rPr>
          <w:rtl w:val="0"/>
        </w:rPr>
        <w:t xml:space="preserve">.</w:t>
      </w:r>
    </w:p>
    <w:p w:rsidR="00000000" w:rsidDel="00000000" w:rsidP="00000000" w:rsidRDefault="00000000" w:rsidRPr="00000000" w14:paraId="000009DF">
      <w:pPr>
        <w:ind w:left="0" w:firstLine="0"/>
        <w:rPr/>
      </w:pPr>
      <w:r w:rsidDel="00000000" w:rsidR="00000000" w:rsidRPr="00000000">
        <w:rPr>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E0">
      <w:pPr>
        <w:pStyle w:val="Heading3"/>
        <w:ind w:left="0" w:firstLine="0"/>
        <w:rPr/>
      </w:pPr>
      <w:bookmarkStart w:colFirst="0" w:colLast="0" w:name="_heading=h.wz7zobqrpqj8" w:id="293"/>
      <w:bookmarkEnd w:id="293"/>
      <w:r w:rsidDel="00000000" w:rsidR="00000000" w:rsidRPr="00000000">
        <w:rPr>
          <w:rtl w:val="0"/>
        </w:rPr>
        <w:t xml:space="preserve">4.11.1 CONNECT and AUTH packets</w:t>
      </w:r>
    </w:p>
    <w:p w:rsidR="00000000" w:rsidDel="00000000" w:rsidP="00000000" w:rsidRDefault="00000000" w:rsidRPr="00000000" w14:paraId="000009E1">
      <w:pPr>
        <w:spacing w:after="240" w:before="240" w:lineRule="auto"/>
        <w:ind w:left="0" w:right="0" w:firstLine="0"/>
        <w:rPr/>
      </w:pPr>
      <w:r w:rsidDel="00000000" w:rsidR="00000000" w:rsidRPr="00000000">
        <w:rPr>
          <w:rtl w:val="0"/>
        </w:rPr>
        <w:t xml:space="preserve">The a</w:t>
      </w:r>
      <w:r w:rsidDel="00000000" w:rsidR="00000000" w:rsidRPr="00000000">
        <w:rPr>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E2">
      <w:pPr>
        <w:spacing w:after="240" w:before="240" w:lineRule="auto"/>
        <w:ind w:left="0" w:right="0" w:firstLine="0"/>
        <w:rPr/>
      </w:pPr>
      <w:r w:rsidDel="00000000" w:rsidR="00000000" w:rsidRPr="00000000">
        <w:rPr>
          <w:rtl w:val="0"/>
        </w:rPr>
        <w:t xml:space="preserve">To begin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09E3">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r w:rsidDel="00000000" w:rsidR="00000000" w:rsidRPr="00000000">
        <w:rPr>
          <w:rtl w:val="0"/>
        </w:rPr>
        <w:t xml:space="preserve">and optionally the Client Identifier</w:t>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09E4">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E5">
      <w:pPr>
        <w:spacing w:after="240" w:before="240" w:lineRule="auto"/>
        <w:ind w:left="720" w:right="0" w:firstLine="0"/>
        <w:rPr/>
      </w:pPr>
      <w:r w:rsidDel="00000000" w:rsidR="00000000" w:rsidRPr="00000000">
        <w:rPr>
          <w:rtl w:val="0"/>
        </w:rPr>
        <w:t xml:space="preserve">The Authentication Method is commonly a </w:t>
      </w:r>
      <w:hyperlink r:id="rId106">
        <w:r w:rsidDel="00000000" w:rsidR="00000000" w:rsidRPr="00000000">
          <w:rPr>
            <w:color w:val="1155cc"/>
            <w:u w:val="single"/>
            <w:rtl w:val="0"/>
          </w:rPr>
          <w:t xml:space="preserve">SASL</w:t>
        </w:r>
      </w:hyperlink>
      <w:r w:rsidDel="00000000" w:rsidR="00000000" w:rsidRPr="00000000">
        <w:rPr>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E6">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E7">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E8">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E9">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 field of the CONNACK packet.</w:t>
      </w:r>
    </w:p>
    <w:p w:rsidR="00000000" w:rsidDel="00000000" w:rsidP="00000000" w:rsidRDefault="00000000" w:rsidRPr="00000000" w14:paraId="000009EA">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color w:val="ff0000"/>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09EB">
      <w:pPr>
        <w:spacing w:after="240" w:before="240" w:lineRule="auto"/>
        <w:ind w:left="0" w:right="0" w:firstLine="0"/>
        <w:rPr/>
      </w:pPr>
      <w:r w:rsidDel="00000000" w:rsidR="00000000" w:rsidRPr="00000000">
        <w:rPr>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09EC">
      <w:pPr>
        <w:spacing w:after="240" w:before="240" w:lineRule="auto"/>
        <w:ind w:left="0" w:right="0" w:firstLine="0"/>
        <w:rPr/>
      </w:pP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09ED">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 or alternatively use the Protection Encapsulation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EE">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09EF">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09F0">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09F1">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09F2">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09F3">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09F4">
      <w:pPr>
        <w:numPr>
          <w:ilvl w:val="0"/>
          <w:numId w:val="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09F5">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09F6">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09F7">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09F8">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09F9">
      <w:pPr>
        <w:numPr>
          <w:ilvl w:val="0"/>
          <w:numId w:val="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09FA">
      <w:pPr>
        <w:pStyle w:val="Heading4"/>
        <w:ind w:left="0" w:firstLine="0"/>
        <w:rPr/>
      </w:pPr>
      <w:bookmarkStart w:colFirst="0" w:colLast="0" w:name="_heading=h.ut22r1f7l7us" w:id="294"/>
      <w:bookmarkEnd w:id="294"/>
      <w:r w:rsidDel="00000000" w:rsidR="00000000" w:rsidRPr="00000000">
        <w:rPr>
          <w:rtl w:val="0"/>
        </w:rPr>
        <w:t xml:space="preserve">4.11.1.1 Re-authentication</w:t>
      </w:r>
    </w:p>
    <w:p w:rsidR="00000000" w:rsidDel="00000000" w:rsidP="00000000" w:rsidRDefault="00000000" w:rsidRPr="00000000" w14:paraId="000009FB">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FC">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FD">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09FE">
      <w:pPr>
        <w:spacing w:after="240" w:before="240" w:lineRule="auto"/>
        <w:ind w:left="0" w:right="0" w:firstLine="0"/>
        <w:rPr/>
      </w:pPr>
      <w:r w:rsidDel="00000000" w:rsidR="00000000" w:rsidRPr="00000000">
        <w:rPr>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FF">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A00">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01">
      <w:pPr>
        <w:pStyle w:val="Heading4"/>
        <w:ind w:left="0" w:firstLine="0"/>
        <w:rPr/>
      </w:pPr>
      <w:bookmarkStart w:colFirst="0" w:colLast="0" w:name="_heading=h.nhp24wh46om4" w:id="295"/>
      <w:bookmarkEnd w:id="295"/>
      <w:r w:rsidDel="00000000" w:rsidR="00000000" w:rsidRPr="00000000">
        <w:rPr>
          <w:rtl w:val="0"/>
        </w:rPr>
        <w:t xml:space="preserve">4.11.1.2 MQTT </w:t>
      </w:r>
      <w:r w:rsidDel="00000000" w:rsidR="00000000" w:rsidRPr="00000000">
        <w:rPr>
          <w:rtl w:val="0"/>
        </w:rPr>
        <w:t xml:space="preserve">User Name</w:t>
      </w:r>
      <w:r w:rsidDel="00000000" w:rsidR="00000000" w:rsidRPr="00000000">
        <w:rPr>
          <w:rtl w:val="0"/>
        </w:rPr>
        <w:t xml:space="preserve"> and Password Support</w:t>
      </w:r>
    </w:p>
    <w:p w:rsidR="00000000" w:rsidDel="00000000" w:rsidP="00000000" w:rsidRDefault="00000000" w:rsidRPr="00000000" w14:paraId="00000A02">
      <w:pPr>
        <w:ind w:left="0" w:firstLine="0"/>
        <w:rPr/>
      </w:pPr>
      <w:r w:rsidDel="00000000" w:rsidR="00000000" w:rsidRPr="00000000">
        <w:rPr>
          <w:rtl w:val="0"/>
        </w:rPr>
        <w:t xml:space="preserve">To support the equivalent of the MQTT </w:t>
      </w:r>
      <w:r w:rsidDel="00000000" w:rsidR="00000000" w:rsidRPr="00000000">
        <w:rPr>
          <w:rtl w:val="0"/>
        </w:rPr>
        <w:t xml:space="preserve">User Name</w:t>
      </w:r>
      <w:r w:rsidDel="00000000" w:rsidR="00000000" w:rsidRPr="00000000">
        <w:rPr>
          <w:rtl w:val="0"/>
        </w:rPr>
        <w:t xml:space="preserve"> and Password fields in the CONNECT packet, do the following:</w:t>
      </w:r>
    </w:p>
    <w:p w:rsidR="00000000" w:rsidDel="00000000" w:rsidP="00000000" w:rsidRDefault="00000000" w:rsidRPr="00000000" w14:paraId="00000A03">
      <w:pPr>
        <w:numPr>
          <w:ilvl w:val="0"/>
          <w:numId w:val="28"/>
        </w:numPr>
        <w:spacing w:after="0" w:afterAutospacing="0"/>
        <w:ind w:left="720" w:hanging="360"/>
        <w:rPr>
          <w:u w:val="none"/>
        </w:rPr>
      </w:pPr>
      <w:r w:rsidDel="00000000" w:rsidR="00000000" w:rsidRPr="00000000">
        <w:rPr>
          <w:rtl w:val="0"/>
        </w:rPr>
        <w:t xml:space="preserve">Set the </w:t>
      </w:r>
      <w:hyperlink w:anchor="_heading=h.4ydjyi9y5y20">
        <w:r w:rsidDel="00000000" w:rsidR="00000000" w:rsidRPr="00000000">
          <w:rPr>
            <w:color w:val="1155cc"/>
            <w:u w:val="single"/>
            <w:rtl w:val="0"/>
          </w:rPr>
          <w:t xml:space="preserve">Authentication Method</w:t>
        </w:r>
      </w:hyperlink>
      <w:r w:rsidDel="00000000" w:rsidR="00000000" w:rsidRPr="00000000">
        <w:rPr>
          <w:rtl w:val="0"/>
        </w:rPr>
        <w:t xml:space="preserve"> field to MQTT-BASIC.</w:t>
      </w:r>
    </w:p>
    <w:p w:rsidR="00000000" w:rsidDel="00000000" w:rsidP="00000000" w:rsidRDefault="00000000" w:rsidRPr="00000000" w14:paraId="00000A04">
      <w:pPr>
        <w:numPr>
          <w:ilvl w:val="0"/>
          <w:numId w:val="28"/>
        </w:numPr>
        <w:spacing w:after="0" w:afterAutospacing="0" w:before="0" w:beforeAutospacing="0"/>
        <w:ind w:left="720" w:hanging="360"/>
        <w:rPr>
          <w:u w:val="none"/>
        </w:rPr>
      </w:pPr>
      <w:r w:rsidDel="00000000" w:rsidR="00000000" w:rsidRPr="00000000">
        <w:rPr>
          <w:rtl w:val="0"/>
        </w:rPr>
        <w:t xml:space="preserve">Set the </w:t>
      </w:r>
      <w:hyperlink w:anchor="_heading=h.g9mib2nvvlzy">
        <w:r w:rsidDel="00000000" w:rsidR="00000000" w:rsidRPr="00000000">
          <w:rPr>
            <w:color w:val="1155cc"/>
            <w:u w:val="single"/>
            <w:rtl w:val="0"/>
          </w:rPr>
          <w:t xml:space="preserve">Authentication Data</w:t>
        </w:r>
      </w:hyperlink>
      <w:r w:rsidDel="00000000" w:rsidR="00000000" w:rsidRPr="00000000">
        <w:rPr>
          <w:rtl w:val="0"/>
        </w:rPr>
        <w:t xml:space="preserve"> field to to:</w:t>
      </w:r>
    </w:p>
    <w:p w:rsidR="00000000" w:rsidDel="00000000" w:rsidP="00000000" w:rsidRDefault="00000000" w:rsidRPr="00000000" w14:paraId="00000A05">
      <w:pPr>
        <w:numPr>
          <w:ilvl w:val="0"/>
          <w:numId w:val="66"/>
        </w:numPr>
        <w:spacing w:after="0" w:afterAutospacing="0" w:before="0" w:beforeAutospacing="0"/>
        <w:ind w:left="1440" w:hanging="360"/>
        <w:rPr>
          <w:u w:val="none"/>
        </w:rPr>
      </w:pPr>
      <w:r w:rsidDel="00000000" w:rsidR="00000000" w:rsidRPr="00000000">
        <w:rPr>
          <w:rtl w:val="0"/>
        </w:rPr>
        <w:t xml:space="preserve">User Name: a Two Byte Integer length followed by </w:t>
      </w:r>
      <w:r w:rsidDel="00000000" w:rsidR="00000000" w:rsidRPr="00000000">
        <w:rPr>
          <w:rtl w:val="0"/>
        </w:rPr>
        <w:t xml:space="preserve">a UTF-8 Encoded String</w:t>
      </w:r>
      <w:r w:rsidDel="00000000" w:rsidR="00000000" w:rsidRPr="00000000">
        <w:rPr>
          <w:rtl w:val="0"/>
        </w:rPr>
        <w:t xml:space="preserve">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r>
    </w:p>
    <w:p w:rsidR="00000000" w:rsidDel="00000000" w:rsidP="00000000" w:rsidRDefault="00000000" w:rsidRPr="00000000" w14:paraId="00000A06">
      <w:pPr>
        <w:numPr>
          <w:ilvl w:val="0"/>
          <w:numId w:val="66"/>
        </w:numPr>
        <w:spacing w:before="0" w:beforeAutospacing="0"/>
        <w:ind w:left="1440" w:hanging="360"/>
        <w:rPr>
          <w:u w:val="none"/>
        </w:rPr>
      </w:pPr>
      <w:r w:rsidDel="00000000" w:rsidR="00000000" w:rsidRPr="00000000">
        <w:rPr>
          <w:rtl w:val="0"/>
        </w:rPr>
        <w:t xml:space="preserve">Password: a Two Byte Integer length followed by binary data.</w:t>
      </w:r>
      <w:r w:rsidDel="00000000" w:rsidR="00000000" w:rsidRPr="00000000">
        <w:rPr>
          <w:rtl w:val="0"/>
        </w:rPr>
      </w:r>
    </w:p>
    <w:p w:rsidR="00000000" w:rsidDel="00000000" w:rsidP="00000000" w:rsidRDefault="00000000" w:rsidRPr="00000000" w14:paraId="00000A0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0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TODO: add byte diagram</w:t>
      </w:r>
    </w:p>
    <w:p w:rsidR="00000000" w:rsidDel="00000000" w:rsidP="00000000" w:rsidRDefault="00000000" w:rsidRPr="00000000" w14:paraId="00000A0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TODO: should we add an MQTT-ENHANCED-??? As well, which caters for using the Authentication fields plus User Name and Password?</w:t>
      </w:r>
    </w:p>
    <w:p w:rsidR="00000000" w:rsidDel="00000000" w:rsidP="00000000" w:rsidRDefault="00000000" w:rsidRPr="00000000" w14:paraId="00000A0A">
      <w:pPr>
        <w:pStyle w:val="Heading2"/>
        <w:ind w:left="0" w:firstLine="0"/>
        <w:rPr/>
      </w:pPr>
      <w:bookmarkStart w:colFirst="0" w:colLast="0" w:name="_heading=h.v8vlgf6xm72a" w:id="296"/>
      <w:bookmarkEnd w:id="296"/>
      <w:r w:rsidDel="00000000" w:rsidR="00000000" w:rsidRPr="00000000">
        <w:rPr>
          <w:rtl w:val="0"/>
        </w:rPr>
        <w:t xml:space="preserve">4.12 Handling errors</w:t>
      </w:r>
    </w:p>
    <w:p w:rsidR="00000000" w:rsidDel="00000000" w:rsidP="00000000" w:rsidRDefault="00000000" w:rsidRPr="00000000" w14:paraId="00000A0B">
      <w:pPr>
        <w:pStyle w:val="Heading3"/>
        <w:ind w:left="0" w:firstLine="0"/>
        <w:rPr/>
      </w:pPr>
      <w:bookmarkStart w:colFirst="0" w:colLast="0" w:name="_heading=h.kbby30dtgah8" w:id="297"/>
      <w:bookmarkEnd w:id="297"/>
      <w:r w:rsidDel="00000000" w:rsidR="00000000" w:rsidRPr="00000000">
        <w:rPr>
          <w:rtl w:val="0"/>
        </w:rPr>
        <w:t xml:space="preserve">4.12.1 Malformed Packet and Protocol Errors</w:t>
      </w:r>
    </w:p>
    <w:p w:rsidR="00000000" w:rsidDel="00000000" w:rsidP="00000000" w:rsidRDefault="00000000" w:rsidRPr="00000000" w14:paraId="00000A0C">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0D">
      <w:pPr>
        <w:numPr>
          <w:ilvl w:val="0"/>
          <w:numId w:val="65"/>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0A0E">
      <w:pPr>
        <w:numPr>
          <w:ilvl w:val="0"/>
          <w:numId w:val="65"/>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0A0F">
      <w:pPr>
        <w:numPr>
          <w:ilvl w:val="0"/>
          <w:numId w:val="65"/>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0A10">
      <w:pPr>
        <w:numPr>
          <w:ilvl w:val="0"/>
          <w:numId w:val="65"/>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0A11">
      <w:pPr>
        <w:numPr>
          <w:ilvl w:val="0"/>
          <w:numId w:val="65"/>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0A12">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w:t>
      </w:r>
      <w:sdt>
        <w:sdtPr>
          <w:tag w:val="goog_rdk_269"/>
        </w:sdtPr>
        <w:sdtContent>
          <w:commentRangeStart w:id="166"/>
        </w:sdtContent>
      </w:sdt>
      <w:r w:rsidDel="00000000" w:rsidR="00000000" w:rsidRPr="00000000">
        <w:rPr>
          <w:rtl w:val="0"/>
        </w:rPr>
        <w:t xml:space="preserve">The Reason Codes used for Malformed Packet and Protocol Errors are:</w:t>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0A13">
      <w:pPr>
        <w:numPr>
          <w:ilvl w:val="0"/>
          <w:numId w:val="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0A14">
      <w:pPr>
        <w:numPr>
          <w:ilvl w:val="0"/>
          <w:numId w:val="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0A15">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0A16">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0A17">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0A18">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0A19">
      <w:pPr>
        <w:numPr>
          <w:ilvl w:val="0"/>
          <w:numId w:val="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0A1A">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0A1B">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270"/>
        </w:sdtPr>
        <w:sdtContent>
          <w:commentRangeStart w:id="167"/>
        </w:sdtContent>
      </w:sdt>
      <w:r w:rsidDel="00000000" w:rsidR="00000000" w:rsidRPr="00000000">
        <w:rPr>
          <w:highlight w:val="yellow"/>
          <w:rtl w:val="0"/>
        </w:rPr>
        <w:t xml:space="preserve">PUBWOS </w:t>
      </w:r>
      <w:commentRangeEnd w:id="167"/>
      <w:r w:rsidDel="00000000" w:rsidR="00000000" w:rsidRPr="00000000">
        <w:commentReference w:id="167"/>
      </w:r>
      <w:r w:rsidDel="00000000" w:rsidR="00000000" w:rsidRPr="00000000">
        <w:rPr>
          <w:highlight w:val="yellow"/>
          <w:rtl w:val="0"/>
        </w:rPr>
        <w:t xml:space="preserve">and CONNECT, the Server MAY</w:t>
      </w:r>
      <w:r w:rsidDel="00000000" w:rsidR="00000000" w:rsidRPr="00000000">
        <w:rPr>
          <w:highlight w:val="yellow"/>
          <w:rtl w:val="0"/>
        </w:rPr>
        <w:t xml:space="preserve"> </w:t>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0A1C">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1D">
      <w:pPr>
        <w:pStyle w:val="Heading3"/>
        <w:ind w:left="0" w:firstLine="0"/>
        <w:rPr/>
      </w:pPr>
      <w:bookmarkStart w:colFirst="0" w:colLast="0" w:name="_heading=h.j0ufrffgt029" w:id="298"/>
      <w:bookmarkEnd w:id="298"/>
      <w:r w:rsidDel="00000000" w:rsidR="00000000" w:rsidRPr="00000000">
        <w:rPr>
          <w:rtl w:val="0"/>
        </w:rPr>
        <w:t xml:space="preserve">4.12.2 Other errors</w:t>
      </w:r>
    </w:p>
    <w:p w:rsidR="00000000" w:rsidDel="00000000" w:rsidP="00000000" w:rsidRDefault="00000000" w:rsidRPr="00000000" w14:paraId="00000A1E">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1F">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20">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0A21">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22">
      <w:pPr>
        <w:spacing w:after="240" w:before="240" w:lineRule="auto"/>
        <w:ind w:left="0" w:right="0" w:firstLine="0"/>
        <w:rPr/>
      </w:pPr>
      <w:r w:rsidDel="00000000" w:rsidR="00000000" w:rsidRPr="00000000">
        <w:rPr>
          <w:rtl w:val="0"/>
        </w:rPr>
        <w:t xml:space="preserve">Refer to </w:t>
      </w:r>
      <w:hyperlink w:anchor="_heading=h.wh4qb21u9cfo">
        <w:r w:rsidDel="00000000" w:rsidR="00000000" w:rsidRPr="00000000">
          <w:rPr>
            <w:color w:val="1155cc"/>
            <w:u w:val="single"/>
            <w:rtl w:val="0"/>
          </w:rPr>
          <w:t xml:space="preserve">section </w:t>
        </w:r>
      </w:hyperlink>
      <w:hyperlink w:anchor="_heading=h.wh4qb21u9cfo">
        <w:r w:rsidDel="00000000" w:rsidR="00000000" w:rsidRPr="00000000">
          <w:rPr>
            <w:color w:val="1155cc"/>
            <w:u w:val="single"/>
            <w:rtl w:val="0"/>
          </w:rPr>
          <w:t xml:space="preserve">5.4.9</w:t>
        </w:r>
      </w:hyperlink>
      <w:r w:rsidDel="00000000" w:rsidR="00000000" w:rsidRPr="00000000">
        <w:rPr>
          <w:rtl w:val="0"/>
        </w:rPr>
        <w:t xml:space="preserve"> for information about handling Disallowed Unicode code points.</w:t>
      </w:r>
    </w:p>
    <w:p w:rsidR="00000000" w:rsidDel="00000000" w:rsidP="00000000" w:rsidRDefault="00000000" w:rsidRPr="00000000" w14:paraId="00000A23">
      <w:pPr>
        <w:pStyle w:val="Heading2"/>
        <w:spacing w:after="240" w:before="240" w:lineRule="auto"/>
        <w:ind w:left="0" w:right="0" w:firstLine="0"/>
        <w:rPr>
          <w:rFonts w:ascii="Arial" w:cs="Arial" w:eastAsia="Arial" w:hAnsi="Arial"/>
        </w:rPr>
      </w:pPr>
      <w:bookmarkStart w:colFirst="0" w:colLast="0" w:name="_heading=h.1vpy4wyrild2" w:id="299"/>
      <w:bookmarkEnd w:id="299"/>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0A2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w:t>
      </w:r>
      <w:sdt>
        <w:sdtPr>
          <w:tag w:val="goog_rdk_271"/>
        </w:sdtPr>
        <w:sdtContent>
          <w:ins w:author="davide.lenzarini@u-blox.com" w:id="52" w:date="2024-08-08T10:08:32Z">
            <w:r w:rsidDel="00000000" w:rsidR="00000000" w:rsidRPr="00000000">
              <w:rPr>
                <w:rFonts w:ascii="Arial" w:cs="Arial" w:eastAsia="Arial" w:hAnsi="Arial"/>
                <w:rtl w:val="0"/>
              </w:rPr>
              <w:t xml:space="preserve">MQTT-SN Gateway or to an </w:t>
            </w:r>
          </w:ins>
        </w:sdtContent>
      </w:sdt>
      <w:r w:rsidDel="00000000" w:rsidR="00000000" w:rsidRPr="00000000">
        <w:rPr>
          <w:rFonts w:ascii="Arial" w:cs="Arial" w:eastAsia="Arial" w:hAnsi="Arial"/>
          <w:rtl w:val="0"/>
        </w:rPr>
        <w:t xml:space="preserve">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0A25">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0A2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27">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0A28">
      <w:pPr>
        <w:spacing w:after="303" w:line="259" w:lineRule="auto"/>
        <w:ind w:left="284" w:right="4" w:firstLine="0"/>
        <w:rPr>
          <w:rFonts w:ascii="Arial" w:cs="Arial" w:eastAsia="Arial" w:hAnsi="Arial"/>
        </w:rPr>
      </w:pPr>
      <w:sdt>
        <w:sdtPr>
          <w:tag w:val="goog_rdk_273"/>
        </w:sdtPr>
        <w:sdtContent>
          <w:del w:author="davide.lenzarini@u-blox.com" w:id="53" w:date="2024-03-14T11:37:29Z">
            <w:r w:rsidDel="00000000" w:rsidR="00000000" w:rsidRPr="00000000">
              <w:rPr>
                <w:rFonts w:ascii="Arial" w:cs="Arial" w:eastAsia="Arial" w:hAnsi="Arial"/>
              </w:rPr>
              <w:drawing>
                <wp:inline distB="0" distT="0" distL="0" distR="0">
                  <wp:extent cx="5729288" cy="5321408"/>
                  <wp:effectExtent b="0" l="0" r="0" t="0"/>
                  <wp:docPr id="63" name="image27.png"/>
                  <a:graphic>
                    <a:graphicData uri="http://schemas.openxmlformats.org/drawingml/2006/picture">
                      <pic:pic>
                        <pic:nvPicPr>
                          <pic:cNvPr id="0" name="image27.png"/>
                          <pic:cNvPicPr preferRelativeResize="0"/>
                        </pic:nvPicPr>
                        <pic:blipFill>
                          <a:blip r:embed="rId107"/>
                          <a:srcRect b="1599" l="-1824" r="-1388" t="0"/>
                          <a:stretch>
                            <a:fillRect/>
                          </a:stretch>
                        </pic:blipFill>
                        <pic:spPr>
                          <a:xfrm>
                            <a:off x="0" y="0"/>
                            <a:ext cx="5729288" cy="5321408"/>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A29">
      <w:pPr>
        <w:spacing w:after="203" w:line="265" w:lineRule="auto"/>
        <w:ind w:right="4"/>
        <w:jc w:val="center"/>
        <w:rPr>
          <w:rFonts w:ascii="Arial" w:cs="Arial" w:eastAsia="Arial" w:hAnsi="Arial"/>
        </w:rPr>
      </w:pPr>
      <w:sdt>
        <w:sdtPr>
          <w:tag w:val="goog_rdk_275"/>
        </w:sdtPr>
        <w:sdtContent>
          <w:del w:author="davide.lenzarini@u-blox.com" w:id="54"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0A2A">
      <w:pPr>
        <w:pStyle w:val="Heading3"/>
        <w:ind w:left="0" w:right="4" w:firstLine="0"/>
        <w:rPr>
          <w:rFonts w:ascii="Arial" w:cs="Arial" w:eastAsia="Arial" w:hAnsi="Arial"/>
        </w:rPr>
      </w:pPr>
      <w:bookmarkStart w:colFirst="0" w:colLast="0" w:name="_heading=h.3pp52gy" w:id="300"/>
      <w:bookmarkEnd w:id="300"/>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2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0A2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78"/>
      </w:sdtPr>
      <w:sdtContent>
        <w:p w:rsidR="00000000" w:rsidDel="00000000" w:rsidP="00000000" w:rsidRDefault="00000000" w:rsidRPr="00000000" w14:paraId="00000A2D">
          <w:pPr>
            <w:spacing w:after="303" w:line="259" w:lineRule="auto"/>
            <w:ind w:right="4"/>
            <w:rPr>
              <w:ins w:author="davide.lenzarini@u-blox.com" w:id="55" w:date="2024-03-14T11:32:00Z"/>
              <w:rFonts w:ascii="Arial" w:cs="Arial" w:eastAsia="Arial" w:hAnsi="Arial"/>
            </w:rPr>
          </w:pPr>
          <w:r w:rsidDel="00000000" w:rsidR="00000000" w:rsidRPr="00000000">
            <w:rPr>
              <w:rFonts w:ascii="Arial" w:cs="Arial" w:eastAsia="Arial" w:hAnsi="Arial"/>
              <w:rtl w:val="0"/>
            </w:rPr>
            <w:t xml:space="preserve">          </w:t>
          </w:r>
          <w:sdt>
            <w:sdtPr>
              <w:tag w:val="goog_rdk_276"/>
            </w:sdtPr>
            <w:sdtContent>
              <w:del w:author="davide.lenzarini@u-blox.com" w:id="55" w:date="2024-03-14T11:32:00Z">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62" name="image31.png"/>
                      <a:graphic>
                        <a:graphicData uri="http://schemas.openxmlformats.org/drawingml/2006/picture">
                          <pic:pic>
                            <pic:nvPicPr>
                              <pic:cNvPr descr="A close up of a map&#10;&#10;Description automatically generated" id="0" name="image31.png"/>
                              <pic:cNvPicPr preferRelativeResize="0"/>
                            </pic:nvPicPr>
                            <pic:blipFill>
                              <a:blip r:embed="rId108"/>
                              <a:srcRect b="0" l="0" r="0" t="0"/>
                              <a:stretch>
                                <a:fillRect/>
                              </a:stretch>
                            </pic:blipFill>
                            <pic:spPr>
                              <a:xfrm>
                                <a:off x="0" y="0"/>
                                <a:ext cx="4861756" cy="1810693"/>
                              </a:xfrm>
                              <a:prstGeom prst="rect"/>
                              <a:ln/>
                            </pic:spPr>
                          </pic:pic>
                        </a:graphicData>
                      </a:graphic>
                    </wp:inline>
                  </w:drawing>
                </w:r>
              </w:del>
            </w:sdtContent>
          </w:sdt>
          <w:sdt>
            <w:sdtPr>
              <w:tag w:val="goog_rdk_277"/>
            </w:sdtPr>
            <w:sdtContent>
              <w:ins w:author="davide.lenzarini@u-blox.com" w:id="55" w:date="2024-03-14T11:32:00Z">
                <w:r w:rsidDel="00000000" w:rsidR="00000000" w:rsidRPr="00000000">
                  <w:rPr>
                    <w:rtl w:val="0"/>
                  </w:rPr>
                </w:r>
              </w:ins>
            </w:sdtContent>
          </w:sdt>
        </w:p>
      </w:sdtContent>
    </w:sdt>
    <w:sdt>
      <w:sdtPr>
        <w:tag w:val="goog_rdk_281"/>
      </w:sdtPr>
      <w:sdtContent>
        <w:p w:rsidR="00000000" w:rsidDel="00000000" w:rsidP="00000000" w:rsidRDefault="00000000" w:rsidRPr="00000000" w14:paraId="00000A2E">
          <w:pPr>
            <w:spacing w:after="303" w:line="259" w:lineRule="auto"/>
            <w:ind w:right="4"/>
            <w:jc w:val="center"/>
            <w:rPr>
              <w:shd w:fill="auto" w:val="clear"/>
              <w:rPrChange w:author="davide.lenzarini@u-blox.com" w:id="57"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80"/>
            </w:sdtPr>
            <w:sdtContent>
              <w:ins w:author="davide.lenzarini@u-blox.com" w:id="56" w:date="2024-03-14T11:32:06Z">
                <w:r w:rsidDel="00000000" w:rsidR="00000000" w:rsidRPr="00000000">
                  <w:rPr>
                    <w:rFonts w:ascii="Arial" w:cs="Arial" w:eastAsia="Arial" w:hAnsi="Arial"/>
                  </w:rPr>
                  <w:drawing>
                    <wp:inline distB="114300" distT="114300" distL="114300" distR="114300">
                      <wp:extent cx="3652838" cy="2437925"/>
                      <wp:effectExtent b="0" l="0" r="0" t="0"/>
                      <wp:docPr id="66" name="image43.png"/>
                      <a:graphic>
                        <a:graphicData uri="http://schemas.openxmlformats.org/drawingml/2006/picture">
                          <pic:pic>
                            <pic:nvPicPr>
                              <pic:cNvPr id="0" name="image43.png"/>
                              <pic:cNvPicPr preferRelativeResize="0"/>
                            </pic:nvPicPr>
                            <pic:blipFill>
                              <a:blip r:embed="rId109"/>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0A2F">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82"/>
        </w:sdtPr>
        <w:sdtContent>
          <w:ins w:author="davide.lenzarini@u-blox.com" w:id="58" w:date="2024-03-14T11:41:43Z">
            <w:r w:rsidDel="00000000" w:rsidR="00000000" w:rsidRPr="00000000">
              <w:rPr>
                <w:rFonts w:ascii="Arial" w:cs="Arial" w:eastAsia="Arial" w:hAnsi="Arial"/>
                <w:rtl w:val="0"/>
              </w:rPr>
              <w:t xml:space="preserve">XX</w:t>
            </w:r>
          </w:ins>
        </w:sdtContent>
      </w:sdt>
      <w:sdt>
        <w:sdtPr>
          <w:tag w:val="goog_rdk_283"/>
        </w:sdtPr>
        <w:sdtContent>
          <w:del w:author="davide.lenzarini@u-blox.com" w:id="58"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84"/>
        </w:sdtPr>
        <w:sdtContent>
          <w:del w:author="davide.lenzarini@u-blox.com" w:id="59"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85"/>
        </w:sdtPr>
        <w:sdtContent>
          <w:ins w:author="davide.lenzarini@u-blox.com" w:id="60" w:date="2024-03-14T11:35:46Z">
            <w:r w:rsidDel="00000000" w:rsidR="00000000" w:rsidRPr="00000000">
              <w:rPr>
                <w:rFonts w:ascii="Arial" w:cs="Arial" w:eastAsia="Arial" w:hAnsi="Arial"/>
                <w:rtl w:val="0"/>
              </w:rPr>
              <w:t xml:space="preserve"> scenario</w:t>
            </w:r>
          </w:ins>
        </w:sdtContent>
      </w:sdt>
      <w:sdt>
        <w:sdtPr>
          <w:tag w:val="goog_rdk_286"/>
        </w:sdtPr>
        <w:sdtContent>
          <w:del w:author="davide.lenzarini@u-blox.com" w:id="60"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0A30">
      <w:pPr>
        <w:ind w:left="0" w:firstLine="720"/>
        <w:rPr>
          <w:b w:val="1"/>
        </w:rPr>
      </w:pPr>
      <w:r w:rsidDel="00000000" w:rsidR="00000000" w:rsidRPr="00000000">
        <w:rPr>
          <w:b w:val="1"/>
          <w:rtl w:val="0"/>
        </w:rPr>
        <w:t xml:space="preserve">Informative comment</w:t>
      </w:r>
    </w:p>
    <w:p w:rsidR="00000000" w:rsidDel="00000000" w:rsidP="00000000" w:rsidRDefault="00000000" w:rsidRPr="00000000" w14:paraId="00000A31">
      <w:pPr>
        <w:spacing w:after="352" w:lineRule="auto"/>
        <w:ind w:left="715" w:firstLine="0"/>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Gateway needs to maintain for those packets a dedicated MQTT connection with the MQTT Server. An aggregating or hybrid Gateway may use any aggregating MQTT connection to forward those packets to the MQTT Server. </w:t>
      </w:r>
      <w:r w:rsidDel="00000000" w:rsidR="00000000" w:rsidRPr="00000000">
        <w:rPr>
          <w:rtl w:val="0"/>
        </w:rPr>
      </w:r>
    </w:p>
    <w:p w:rsidR="00000000" w:rsidDel="00000000" w:rsidP="00000000" w:rsidRDefault="00000000" w:rsidRPr="00000000" w14:paraId="00000A32">
      <w:pPr>
        <w:pStyle w:val="Heading3"/>
        <w:ind w:left="0" w:right="4" w:firstLine="0"/>
        <w:rPr>
          <w:rFonts w:ascii="Arial" w:cs="Arial" w:eastAsia="Arial" w:hAnsi="Arial"/>
        </w:rPr>
      </w:pPr>
      <w:bookmarkStart w:colFirst="0" w:colLast="0" w:name="_heading=h.24ufcor" w:id="301"/>
      <w:bookmarkEnd w:id="301"/>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289"/>
      </w:sdtPr>
      <w:sdtContent>
        <w:p w:rsidR="00000000" w:rsidDel="00000000" w:rsidP="00000000" w:rsidRDefault="00000000" w:rsidRPr="00000000" w14:paraId="00000A33">
          <w:pPr>
            <w:spacing w:after="460" w:lineRule="auto"/>
            <w:ind w:left="-5" w:right="4" w:firstLine="0"/>
            <w:rPr>
              <w:ins w:author="davide.lenzarini@u-blox.com" w:id="61"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MQTT Broker.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287"/>
            </w:sdtPr>
            <w:sdtContent>
              <w:commentRangeStart w:id="168"/>
            </w:sdtContent>
          </w:sdt>
          <w:r w:rsidDel="00000000" w:rsidR="00000000" w:rsidRPr="00000000">
            <w:rPr>
              <w:rFonts w:ascii="Arial" w:cs="Arial" w:eastAsia="Arial" w:hAnsi="Arial"/>
              <w:rtl w:val="0"/>
            </w:rPr>
            <w:t xml:space="preserve">SAs</w:t>
          </w:r>
          <w:commentRangeEnd w:id="168"/>
          <w:r w:rsidDel="00000000" w:rsidR="00000000" w:rsidRPr="00000000">
            <w:commentReference w:id="168"/>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88"/>
            </w:sdtPr>
            <w:sdtContent>
              <w:ins w:author="davide.lenzarini@u-blox.com" w:id="61" w:date="2024-03-14T11:38:25Z">
                <w:r w:rsidDel="00000000" w:rsidR="00000000" w:rsidRPr="00000000">
                  <w:rPr>
                    <w:rtl w:val="0"/>
                  </w:rPr>
                </w:r>
              </w:ins>
            </w:sdtContent>
          </w:sdt>
        </w:p>
      </w:sdtContent>
    </w:sdt>
    <w:sdt>
      <w:sdtPr>
        <w:tag w:val="goog_rdk_291"/>
      </w:sdtPr>
      <w:sdtContent>
        <w:p w:rsidR="00000000" w:rsidDel="00000000" w:rsidP="00000000" w:rsidRDefault="00000000" w:rsidRPr="00000000" w14:paraId="00000A34">
          <w:pPr>
            <w:spacing w:after="460" w:lineRule="auto"/>
            <w:ind w:left="-5" w:right="4" w:firstLine="0"/>
            <w:jc w:val="center"/>
            <w:rPr>
              <w:ins w:author="davide.lenzarini@u-blox.com" w:id="61" w:date="2024-03-14T11:38:25Z"/>
              <w:rFonts w:ascii="Arial" w:cs="Arial" w:eastAsia="Arial" w:hAnsi="Arial"/>
            </w:rPr>
          </w:pPr>
          <w:sdt>
            <w:sdtPr>
              <w:tag w:val="goog_rdk_290"/>
            </w:sdtPr>
            <w:sdtContent>
              <w:ins w:author="davide.lenzarini@u-blox.com" w:id="61" w:date="2024-03-14T11:38:25Z">
                <w:r w:rsidDel="00000000" w:rsidR="00000000" w:rsidRPr="00000000">
                  <w:rPr>
                    <w:rFonts w:ascii="Arial" w:cs="Arial" w:eastAsia="Arial" w:hAnsi="Arial"/>
                  </w:rPr>
                  <w:drawing>
                    <wp:inline distB="114300" distT="114300" distL="114300" distR="114300">
                      <wp:extent cx="4186238" cy="2793744"/>
                      <wp:effectExtent b="0" l="0" r="0" t="0"/>
                      <wp:docPr id="64" name="image41.png"/>
                      <a:graphic>
                        <a:graphicData uri="http://schemas.openxmlformats.org/drawingml/2006/picture">
                          <pic:pic>
                            <pic:nvPicPr>
                              <pic:cNvPr id="0" name="image41.png"/>
                              <pic:cNvPicPr preferRelativeResize="0"/>
                            </pic:nvPicPr>
                            <pic:blipFill>
                              <a:blip r:embed="rId110"/>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93"/>
      </w:sdtPr>
      <w:sdtContent>
        <w:p w:rsidR="00000000" w:rsidDel="00000000" w:rsidP="00000000" w:rsidRDefault="00000000" w:rsidRPr="00000000" w14:paraId="00000A35">
          <w:pPr>
            <w:spacing w:after="572" w:line="265" w:lineRule="auto"/>
            <w:jc w:val="center"/>
            <w:rPr>
              <w:shd w:fill="auto" w:val="clear"/>
              <w:rPrChange w:author="davide.lenzarini@u-blox.com" w:id="62"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92"/>
            </w:sdtPr>
            <w:sdtContent>
              <w:ins w:author="davide.lenzarini@u-blox.com" w:id="61"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96"/>
      </w:sdtPr>
      <w:sdtContent>
        <w:p w:rsidR="00000000" w:rsidDel="00000000" w:rsidP="00000000" w:rsidRDefault="00000000" w:rsidRPr="00000000" w14:paraId="00000A36">
          <w:pPr>
            <w:pStyle w:val="Heading3"/>
            <w:keepLines w:val="1"/>
            <w:spacing w:after="64" w:before="0" w:line="259" w:lineRule="auto"/>
            <w:ind w:left="0" w:firstLine="0"/>
            <w:rPr>
              <w:ins w:author="davide.lenzarini@u-blox.com" w:id="63" w:date="2024-03-14T11:39:33Z"/>
            </w:rPr>
          </w:pPr>
          <w:sdt>
            <w:sdtPr>
              <w:tag w:val="goog_rdk_295"/>
            </w:sdtPr>
            <w:sdtContent>
              <w:ins w:author="davide.lenzarini@u-blox.com" w:id="63" w:date="2024-03-14T11:39:33Z">
                <w:bookmarkStart w:colFirst="0" w:colLast="0" w:name="_heading=h.jzpmwk" w:id="302"/>
                <w:bookmarkEnd w:id="302"/>
                <w:r w:rsidDel="00000000" w:rsidR="00000000" w:rsidRPr="00000000">
                  <w:rPr>
                    <w:rtl w:val="0"/>
                  </w:rPr>
                  <w:t xml:space="preserve">4.11.3 Forwarder encapsulator</w:t>
                </w:r>
              </w:ins>
            </w:sdtContent>
          </w:sdt>
        </w:p>
      </w:sdtContent>
    </w:sdt>
    <w:sdt>
      <w:sdtPr>
        <w:tag w:val="goog_rdk_298"/>
      </w:sdtPr>
      <w:sdtContent>
        <w:p w:rsidR="00000000" w:rsidDel="00000000" w:rsidP="00000000" w:rsidRDefault="00000000" w:rsidRPr="00000000" w14:paraId="00000A37">
          <w:pPr>
            <w:spacing w:after="572" w:line="265" w:lineRule="auto"/>
            <w:jc w:val="center"/>
            <w:rPr>
              <w:ins w:author="davide.lenzarini@u-blox.com" w:id="63" w:date="2024-03-14T11:39:33Z"/>
              <w:rFonts w:ascii="Arial" w:cs="Arial" w:eastAsia="Arial" w:hAnsi="Arial"/>
            </w:rPr>
          </w:pPr>
          <w:sdt>
            <w:sdtPr>
              <w:tag w:val="goog_rdk_297"/>
            </w:sdtPr>
            <w:sdtContent>
              <w:ins w:author="davide.lenzarini@u-blox.com" w:id="63" w:date="2024-03-14T11:39:33Z">
                <w:r w:rsidDel="00000000" w:rsidR="00000000" w:rsidRPr="00000000">
                  <w:rPr>
                    <w:rFonts w:ascii="Arial" w:cs="Arial" w:eastAsia="Arial" w:hAnsi="Arial"/>
                  </w:rPr>
                  <w:drawing>
                    <wp:inline distB="114300" distT="114300" distL="114300" distR="114300">
                      <wp:extent cx="4302045" cy="2557083"/>
                      <wp:effectExtent b="0" l="0" r="0" t="0"/>
                      <wp:docPr id="68" name="image39.png"/>
                      <a:graphic>
                        <a:graphicData uri="http://schemas.openxmlformats.org/drawingml/2006/picture">
                          <pic:pic>
                            <pic:nvPicPr>
                              <pic:cNvPr id="0" name="image39.png"/>
                              <pic:cNvPicPr preferRelativeResize="0"/>
                            </pic:nvPicPr>
                            <pic:blipFill>
                              <a:blip r:embed="rId111"/>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300"/>
      </w:sdtPr>
      <w:sdtContent>
        <w:p w:rsidR="00000000" w:rsidDel="00000000" w:rsidP="00000000" w:rsidRDefault="00000000" w:rsidRPr="00000000" w14:paraId="00000A38">
          <w:pPr>
            <w:spacing w:after="572" w:line="265" w:lineRule="auto"/>
            <w:jc w:val="center"/>
            <w:rPr>
              <w:ins w:author="davide.lenzarini@u-blox.com" w:id="63" w:date="2024-03-14T11:39:33Z"/>
              <w:rFonts w:ascii="Arial" w:cs="Arial" w:eastAsia="Arial" w:hAnsi="Arial"/>
            </w:rPr>
          </w:pPr>
          <w:sdt>
            <w:sdtPr>
              <w:tag w:val="goog_rdk_299"/>
            </w:sdtPr>
            <w:sdtContent>
              <w:ins w:author="davide.lenzarini@u-blox.com" w:id="63"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67" name="image30.png"/>
                      <a:graphic>
                        <a:graphicData uri="http://schemas.openxmlformats.org/drawingml/2006/picture">
                          <pic:pic>
                            <pic:nvPicPr>
                              <pic:cNvPr id="0" name="image30.png"/>
                              <pic:cNvPicPr preferRelativeResize="0"/>
                            </pic:nvPicPr>
                            <pic:blipFill>
                              <a:blip r:embed="rId112"/>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302"/>
      </w:sdtPr>
      <w:sdtContent>
        <w:p w:rsidR="00000000" w:rsidDel="00000000" w:rsidP="00000000" w:rsidRDefault="00000000" w:rsidRPr="00000000" w14:paraId="00000A39">
          <w:pPr>
            <w:spacing w:after="572" w:line="265" w:lineRule="auto"/>
            <w:jc w:val="center"/>
            <w:rPr>
              <w:ins w:author="davide.lenzarini@u-blox.com" w:id="63" w:date="2024-03-14T11:39:33Z"/>
              <w:rFonts w:ascii="Arial" w:cs="Arial" w:eastAsia="Arial" w:hAnsi="Arial"/>
            </w:rPr>
          </w:pPr>
          <w:sdt>
            <w:sdtPr>
              <w:tag w:val="goog_rdk_301"/>
            </w:sdtPr>
            <w:sdtContent>
              <w:ins w:author="davide.lenzarini@u-blox.com" w:id="63"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304"/>
      </w:sdtPr>
      <w:sdtContent>
        <w:p w:rsidR="00000000" w:rsidDel="00000000" w:rsidP="00000000" w:rsidRDefault="00000000" w:rsidRPr="00000000" w14:paraId="00000A3A">
          <w:pPr>
            <w:pStyle w:val="Heading3"/>
            <w:keepLines w:val="1"/>
            <w:spacing w:after="64" w:before="0" w:line="259" w:lineRule="auto"/>
            <w:ind w:left="0" w:firstLine="0"/>
            <w:rPr>
              <w:ins w:author="davide.lenzarini@u-blox.com" w:id="63" w:date="2024-03-14T11:39:33Z"/>
            </w:rPr>
          </w:pPr>
          <w:sdt>
            <w:sdtPr>
              <w:tag w:val="goog_rdk_303"/>
            </w:sdtPr>
            <w:sdtContent>
              <w:ins w:author="davide.lenzarini@u-blox.com" w:id="63" w:date="2024-03-14T11:39:33Z">
                <w:bookmarkStart w:colFirst="0" w:colLast="0" w:name="_heading=h.1ypnvbsijucn" w:id="303"/>
                <w:bookmarkEnd w:id="303"/>
                <w:r w:rsidDel="00000000" w:rsidR="00000000" w:rsidRPr="00000000">
                  <w:rPr>
                    <w:rtl w:val="0"/>
                  </w:rPr>
                  <w:t xml:space="preserve">4.13.4 MQTT-SN broker</w:t>
                </w:r>
              </w:ins>
            </w:sdtContent>
          </w:sdt>
        </w:p>
      </w:sdtContent>
    </w:sdt>
    <w:sdt>
      <w:sdtPr>
        <w:tag w:val="goog_rdk_306"/>
      </w:sdtPr>
      <w:sdtContent>
        <w:p w:rsidR="00000000" w:rsidDel="00000000" w:rsidP="00000000" w:rsidRDefault="00000000" w:rsidRPr="00000000" w14:paraId="00000A3B">
          <w:pPr>
            <w:spacing w:after="572" w:line="265" w:lineRule="auto"/>
            <w:jc w:val="center"/>
            <w:rPr>
              <w:ins w:author="davide.lenzarini@u-blox.com" w:id="63" w:date="2024-03-14T11:39:33Z"/>
              <w:rFonts w:ascii="Arial" w:cs="Arial" w:eastAsia="Arial" w:hAnsi="Arial"/>
            </w:rPr>
          </w:pPr>
          <w:sdt>
            <w:sdtPr>
              <w:tag w:val="goog_rdk_305"/>
            </w:sdtPr>
            <w:sdtContent>
              <w:ins w:author="davide.lenzarini@u-blox.com" w:id="63" w:date="2024-03-14T11:39:33Z">
                <w:r w:rsidDel="00000000" w:rsidR="00000000" w:rsidRPr="00000000">
                  <w:rPr>
                    <w:rFonts w:ascii="Arial" w:cs="Arial" w:eastAsia="Arial" w:hAnsi="Arial"/>
                  </w:rPr>
                  <w:drawing>
                    <wp:inline distB="114300" distT="114300" distL="114300" distR="114300">
                      <wp:extent cx="2614834" cy="2728522"/>
                      <wp:effectExtent b="0" l="0" r="0" t="0"/>
                      <wp:docPr id="69" name="image44.png"/>
                      <a:graphic>
                        <a:graphicData uri="http://schemas.openxmlformats.org/drawingml/2006/picture">
                          <pic:pic>
                            <pic:nvPicPr>
                              <pic:cNvPr id="0" name="image44.png"/>
                              <pic:cNvPicPr preferRelativeResize="0"/>
                            </pic:nvPicPr>
                            <pic:blipFill>
                              <a:blip r:embed="rId113"/>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308"/>
      </w:sdtPr>
      <w:sdtContent>
        <w:p w:rsidR="00000000" w:rsidDel="00000000" w:rsidP="00000000" w:rsidRDefault="00000000" w:rsidRPr="00000000" w14:paraId="00000A3C">
          <w:pPr>
            <w:spacing w:after="572" w:line="265" w:lineRule="auto"/>
            <w:jc w:val="center"/>
            <w:rPr>
              <w:ins w:author="davide.lenzarini@u-blox.com" w:id="63" w:date="2024-03-14T11:39:33Z"/>
              <w:rFonts w:ascii="Arial" w:cs="Arial" w:eastAsia="Arial" w:hAnsi="Arial"/>
            </w:rPr>
          </w:pPr>
          <w:sdt>
            <w:sdtPr>
              <w:tag w:val="goog_rdk_307"/>
            </w:sdtPr>
            <w:sdtContent>
              <w:ins w:author="davide.lenzarini@u-blox.com" w:id="63"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0A3D">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pStyle w:val="Heading2"/>
        <w:keepLines w:val="1"/>
        <w:spacing w:after="64" w:before="0" w:line="259" w:lineRule="auto"/>
        <w:ind w:left="0" w:right="4" w:firstLine="0"/>
        <w:rPr>
          <w:rFonts w:ascii="Arial" w:cs="Arial" w:eastAsia="Arial" w:hAnsi="Arial"/>
        </w:rPr>
      </w:pPr>
      <w:bookmarkStart w:colFirst="0" w:colLast="0" w:name="_heading=h.1j4nfs6" w:id="304"/>
      <w:bookmarkEnd w:id="304"/>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0A4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309"/>
        </w:sdtPr>
        <w:sdtContent>
          <w:commentRangeStart w:id="169"/>
        </w:sdtContent>
      </w:sdt>
      <w:r w:rsidDel="00000000" w:rsidR="00000000" w:rsidRPr="00000000">
        <w:rPr>
          <w:rFonts w:ascii="Arial" w:cs="Arial" w:eastAsia="Arial" w:hAnsi="Arial"/>
          <w:rtl w:val="0"/>
        </w:rPr>
        <w:t xml:space="preserve">A gateway should only advertise its presence if it is connected to a server, or is itself a server.</w:t>
      </w:r>
      <w:commentRangeEnd w:id="169"/>
      <w:r w:rsidDel="00000000" w:rsidR="00000000" w:rsidRPr="00000000">
        <w:commentReference w:id="169"/>
      </w:r>
      <w:r w:rsidDel="00000000" w:rsidR="00000000" w:rsidRPr="00000000">
        <w:rPr>
          <w:rtl w:val="0"/>
        </w:rPr>
      </w:r>
    </w:p>
    <w:p w:rsidR="00000000" w:rsidDel="00000000" w:rsidP="00000000" w:rsidRDefault="00000000" w:rsidRPr="00000000" w14:paraId="00000A4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310"/>
        </w:sdtPr>
        <w:sdtContent>
          <w:commentRangeStart w:id="170"/>
        </w:sdtContent>
      </w:sdt>
      <w:sdt>
        <w:sdtPr>
          <w:tag w:val="goog_rdk_311"/>
        </w:sdtPr>
        <w:sdtContent>
          <w:commentRangeStart w:id="171"/>
        </w:sdtContent>
      </w:sdt>
      <w:sdt>
        <w:sdtPr>
          <w:tag w:val="goog_rdk_312"/>
        </w:sdtPr>
        <w:sdtContent>
          <w:commentRangeStart w:id="172"/>
        </w:sdtContent>
      </w:sdt>
      <w:r w:rsidDel="00000000" w:rsidR="00000000" w:rsidRPr="00000000">
        <w:rPr>
          <w:rFonts w:ascii="Arial" w:cs="Arial" w:eastAsia="Arial" w:hAnsi="Arial"/>
          <w:highlight w:val="yellow"/>
          <w:rtl w:val="0"/>
        </w:rPr>
        <w:t xml:space="preserve">At any point in time a Client is allowed to have a Virtual Connection to only one Gateway on the same network.</w:t>
      </w:r>
      <w:commentRangeEnd w:id="170"/>
      <w:r w:rsidDel="00000000" w:rsidR="00000000" w:rsidRPr="00000000">
        <w:commentReference w:id="170"/>
      </w:r>
      <w:commentRangeEnd w:id="171"/>
      <w:r w:rsidDel="00000000" w:rsidR="00000000" w:rsidRPr="00000000">
        <w:commentReference w:id="171"/>
      </w:r>
      <w:commentRangeEnd w:id="172"/>
      <w:r w:rsidDel="00000000" w:rsidR="00000000" w:rsidRPr="00000000">
        <w:commentReference w:id="172"/>
      </w:r>
      <w:r w:rsidDel="00000000" w:rsidR="00000000" w:rsidRPr="00000000">
        <w:rPr>
          <w:rtl w:val="0"/>
        </w:rPr>
      </w:r>
    </w:p>
    <w:p w:rsidR="00000000" w:rsidDel="00000000" w:rsidP="00000000" w:rsidRDefault="00000000" w:rsidRPr="00000000" w14:paraId="00000A42">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313"/>
        </w:sdtPr>
        <w:sdtContent>
          <w:commentRangeStart w:id="173"/>
        </w:sdtContent>
      </w:sdt>
      <w:r w:rsidDel="00000000" w:rsidR="00000000" w:rsidRPr="00000000">
        <w:rPr>
          <w:rFonts w:ascii="Arial" w:cs="Arial" w:eastAsia="Arial" w:hAnsi="Arial"/>
          <w:rtl w:val="0"/>
        </w:rPr>
        <w:t xml:space="preserve">should</w:t>
      </w:r>
      <w:commentRangeEnd w:id="173"/>
      <w:r w:rsidDel="00000000" w:rsidR="00000000" w:rsidRPr="00000000">
        <w:commentReference w:id="173"/>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0A43">
      <w:pPr>
        <w:spacing w:after="26" w:lineRule="auto"/>
        <w:ind w:left="-15" w:right="4" w:firstLine="0"/>
        <w:rPr>
          <w:rFonts w:ascii="Arial" w:cs="Arial" w:eastAsia="Arial" w:hAnsi="Arial"/>
        </w:rPr>
      </w:pPr>
      <w:sdt>
        <w:sdtPr>
          <w:tag w:val="goog_rdk_314"/>
        </w:sdtPr>
        <w:sdtContent>
          <w:commentRangeStart w:id="174"/>
        </w:sdtContent>
      </w:sdt>
      <w:r w:rsidDel="00000000" w:rsidR="00000000" w:rsidRPr="00000000">
        <w:rPr>
          <w:rFonts w:ascii="Arial" w:cs="Arial" w:eastAsia="Arial" w:hAnsi="Arial"/>
          <w:rtl w:val="0"/>
        </w:rPr>
        <w:t xml:space="preserve">The time duration</w:t>
      </w:r>
      <w:commentRangeEnd w:id="174"/>
      <w:r w:rsidDel="00000000" w:rsidR="00000000" w:rsidRPr="00000000">
        <w:commentReference w:id="174"/>
      </w:r>
      <w:r w:rsidDel="00000000" w:rsidR="00000000" w:rsidRPr="00000000">
        <w:rPr>
          <w:rFonts w:ascii="Arial" w:cs="Arial" w:eastAsia="Arial" w:hAnsi="Arial"/>
          <w:rtl w:val="0"/>
        </w:rPr>
        <w:t xml:space="preserve"> </w:t>
      </w:r>
      <w:sdt>
        <w:sdtPr>
          <w:tag w:val="goog_rdk_315"/>
        </w:sdtPr>
        <w:sdtContent>
          <w:commentRangeStart w:id="175"/>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75"/>
      <w:r w:rsidDel="00000000" w:rsidR="00000000" w:rsidRPr="00000000">
        <w:commentReference w:id="175"/>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0A44">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0A45">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316"/>
        </w:sdtPr>
        <w:sdtContent>
          <w:commentRangeStart w:id="176"/>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76"/>
      <w:r w:rsidDel="00000000" w:rsidR="00000000" w:rsidRPr="00000000">
        <w:commentReference w:id="176"/>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A46">
      <w:pPr>
        <w:spacing w:after="0" w:lineRule="auto"/>
        <w:ind w:left="-15" w:right="4" w:firstLine="0"/>
        <w:rPr>
          <w:rFonts w:ascii="Arial" w:cs="Arial" w:eastAsia="Arial" w:hAnsi="Arial"/>
        </w:rPr>
      </w:pPr>
      <w:sdt>
        <w:sdtPr>
          <w:tag w:val="goog_rdk_317"/>
        </w:sdtPr>
        <w:sdtContent>
          <w:commentRangeStart w:id="177"/>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77"/>
      <w:r w:rsidDel="00000000" w:rsidR="00000000" w:rsidRPr="00000000">
        <w:commentReference w:id="177"/>
      </w:r>
      <w:r w:rsidDel="00000000" w:rsidR="00000000" w:rsidRPr="00000000">
        <w:rPr>
          <w:rtl w:val="0"/>
        </w:rPr>
      </w:r>
    </w:p>
    <w:p w:rsidR="00000000" w:rsidDel="00000000" w:rsidP="00000000" w:rsidRDefault="00000000" w:rsidRPr="00000000" w14:paraId="00000A47">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0A48">
      <w:pPr>
        <w:spacing w:after="13" w:lineRule="auto"/>
        <w:ind w:left="-15" w:right="4" w:firstLine="0"/>
        <w:rPr>
          <w:rFonts w:ascii="Arial" w:cs="Arial" w:eastAsia="Arial" w:hAnsi="Arial"/>
        </w:rPr>
      </w:pPr>
      <w:sdt>
        <w:sdtPr>
          <w:tag w:val="goog_rdk_318"/>
        </w:sdtPr>
        <w:sdtContent>
          <w:commentRangeStart w:id="178"/>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178"/>
      <w:r w:rsidDel="00000000" w:rsidR="00000000" w:rsidRPr="00000000">
        <w:commentReference w:id="178"/>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0A49">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0A4A">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w:t>
      </w:r>
      <w:hyperlink w:anchor="_heading=h.1csj400">
        <w:r w:rsidDel="00000000" w:rsidR="00000000" w:rsidRPr="00000000">
          <w:rPr>
            <w:rFonts w:ascii="Arial" w:cs="Arial" w:eastAsia="Arial" w:hAnsi="Arial"/>
            <w:color w:val="1155cc"/>
            <w:u w:val="single"/>
            <w:rtl w:val="0"/>
          </w:rPr>
          <w:t xml:space="preserve">A</w:t>
        </w:r>
      </w:hyperlink>
      <w:hyperlink w:anchor="_heading=h.1csj400">
        <w:r w:rsidDel="00000000" w:rsidR="00000000" w:rsidRPr="00000000">
          <w:rPr>
            <w:rFonts w:ascii="Arial" w:cs="Arial" w:eastAsia="Arial" w:hAnsi="Arial"/>
            <w:color w:val="1155cc"/>
            <w:u w:val="single"/>
            <w:rtl w:val="0"/>
          </w:rPr>
          <w:t xml:space="preserve">ppendix</w:t>
        </w:r>
      </w:hyperlink>
      <w:hyperlink w:anchor="_heading=h.1csj400">
        <w:r w:rsidDel="00000000" w:rsidR="00000000" w:rsidRPr="00000000">
          <w:rPr>
            <w:rFonts w:ascii="Arial" w:cs="Arial" w:eastAsia="Arial" w:hAnsi="Arial"/>
            <w:color w:val="1155cc"/>
            <w:u w:val="single"/>
            <w:rtl w:val="0"/>
          </w:rPr>
          <w:t xml:space="preserve">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A4B">
      <w:pPr>
        <w:pStyle w:val="Heading2"/>
        <w:keepLines w:val="1"/>
        <w:spacing w:after="64" w:before="0" w:line="259" w:lineRule="auto"/>
        <w:ind w:left="0" w:firstLine="0"/>
        <w:rPr>
          <w:rFonts w:ascii="Arial" w:cs="Arial" w:eastAsia="Arial" w:hAnsi="Arial"/>
        </w:rPr>
      </w:pPr>
      <w:bookmarkStart w:colFirst="0" w:colLast="0" w:name="_heading=h.3mj2wkv" w:id="305"/>
      <w:bookmarkEnd w:id="305"/>
      <w:r w:rsidDel="00000000" w:rsidR="00000000" w:rsidRPr="00000000">
        <w:rPr>
          <w:rFonts w:ascii="Arial" w:cs="Arial" w:eastAsia="Arial" w:hAnsi="Arial"/>
          <w:rtl w:val="0"/>
        </w:rPr>
        <w:t xml:space="preserve">4.15 Client states</w:t>
      </w:r>
    </w:p>
    <w:p w:rsidR="00000000" w:rsidDel="00000000" w:rsidP="00000000" w:rsidRDefault="00000000" w:rsidRPr="00000000" w14:paraId="00000A4C">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146800"/>
            <wp:effectExtent b="0" l="0" r="0" t="0"/>
            <wp:docPr id="25" name="image33.png"/>
            <a:graphic>
              <a:graphicData uri="http://schemas.openxmlformats.org/drawingml/2006/picture">
                <pic:pic>
                  <pic:nvPicPr>
                    <pic:cNvPr id="0" name="image33.png"/>
                    <pic:cNvPicPr preferRelativeResize="0"/>
                  </pic:nvPicPr>
                  <pic:blipFill>
                    <a:blip r:embed="rId114"/>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A4D">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r w:rsidDel="00000000" w:rsidR="00000000" w:rsidRPr="00000000">
        <w:rPr>
          <w:rFonts w:ascii="Arial" w:cs="Arial" w:eastAsia="Arial" w:hAnsi="Arial"/>
          <w:rtl w:val="0"/>
        </w:rPr>
        <w:t xml:space="preserve">The Server View of the Client State</w:t>
      </w:r>
      <w:r w:rsidDel="00000000" w:rsidR="00000000" w:rsidRPr="00000000">
        <w:rPr>
          <w:rtl w:val="0"/>
        </w:rPr>
      </w:r>
    </w:p>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At any given point in time, a Client may be in one of 4</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states</w:t>
      </w:r>
      <w:r w:rsidDel="00000000" w:rsidR="00000000" w:rsidRPr="00000000">
        <w:rPr>
          <w:rFonts w:ascii="Arial" w:cs="Arial" w:eastAsia="Arial" w:hAnsi="Arial"/>
          <w:rtl w:val="0"/>
        </w:rPr>
        <w:t xml:space="preserve"> from the perspective of the Gateway</w:t>
      </w:r>
      <w:r w:rsidDel="00000000" w:rsidR="00000000" w:rsidRPr="00000000">
        <w:rPr>
          <w:rFonts w:ascii="Arial" w:cs="Arial" w:eastAsia="Arial" w:hAnsi="Arial"/>
          <w:rtl w:val="0"/>
        </w:rPr>
        <w:t xml:space="preserve">. Transition through these states is governed by a sequence of packets between Client and Gateway and mediated by timers resident on the gateway. A Client is in the Active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when the Gateway receives a CONNECT packet from that Client. This state is supervised by the gateway with the Keep Alive timer. If the gateway does not receive any packet from the client for a time longer than the keep alive interval (set in the CONNECT packet) plus grace period of 50%, the Gateway will consider that client as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activate for example the Will feature for that client. The Disconnected  state is governed by the Session Expiry timer - on expiry the Gateway is free to remove the Client session and delete the Client from its records (no state, or None). A client moves into the Asleep state by issuing a SLEEPREQ packet, and confirming that request by waiting for a SLEEPRESP packet. For more information on the sleep state, please refer to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w:t>
      </w:r>
    </w:p>
    <w:p w:rsidR="00000000" w:rsidDel="00000000" w:rsidP="00000000" w:rsidRDefault="00000000" w:rsidRPr="00000000" w14:paraId="00000A4F">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5" name="image38.png"/>
            <a:graphic>
              <a:graphicData uri="http://schemas.openxmlformats.org/drawingml/2006/picture">
                <pic:pic>
                  <pic:nvPicPr>
                    <pic:cNvPr id="0" name="image38.png"/>
                    <pic:cNvPicPr preferRelativeResize="0"/>
                  </pic:nvPicPr>
                  <pic:blipFill>
                    <a:blip r:embed="rId115"/>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  </w:t>
      </w:r>
      <w:r w:rsidDel="00000000" w:rsidR="00000000" w:rsidRPr="00000000">
        <w:rPr>
          <w:rFonts w:ascii="Arial" w:cs="Arial" w:eastAsia="Arial" w:hAnsi="Arial"/>
          <w:rtl w:val="0"/>
        </w:rPr>
        <w:t xml:space="preserve">The Client View of the Client State</w:t>
      </w:r>
      <w:r w:rsidDel="00000000" w:rsidR="00000000" w:rsidRPr="00000000">
        <w:rPr>
          <w:rtl w:val="0"/>
        </w:rPr>
      </w:r>
    </w:p>
    <w:p w:rsidR="00000000" w:rsidDel="00000000" w:rsidP="00000000" w:rsidRDefault="00000000" w:rsidRPr="00000000" w14:paraId="00000A51">
      <w:pPr>
        <w:spacing w:after="0" w:line="259" w:lineRule="auto"/>
        <w:ind w:left="705"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52">
      <w:pPr>
        <w:spacing w:after="303" w:line="259" w:lineRule="auto"/>
        <w:ind w:left="705" w:firstLine="0"/>
        <w:rPr>
          <w:rFonts w:ascii="Arial" w:cs="Arial" w:eastAsia="Arial" w:hAnsi="Arial"/>
        </w:rPr>
      </w:pPr>
      <w:r w:rsidDel="00000000" w:rsidR="00000000" w:rsidRPr="00000000">
        <w:rPr>
          <w:rFonts w:ascii="Arial" w:cs="Arial" w:eastAsia="Arial" w:hAnsi="Arial"/>
          <w:rtl w:val="0"/>
        </w:rPr>
        <w:t xml:space="preserve">In the previous version of MQTT-SN there existed the idea of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53">
      <w:pPr>
        <w:spacing w:after="303" w:line="259" w:lineRule="auto"/>
        <w:ind w:left="0" w:firstLine="0"/>
        <w:rPr>
          <w:rFonts w:ascii="Arial" w:cs="Arial" w:eastAsia="Arial" w:hAnsi="Arial"/>
        </w:rPr>
      </w:pPr>
      <w:r w:rsidDel="00000000" w:rsidR="00000000" w:rsidRPr="00000000">
        <w:rPr>
          <w:rFonts w:ascii="Arial" w:cs="Arial" w:eastAsia="Arial" w:hAnsi="Arial"/>
          <w:rtl w:val="0"/>
        </w:rPr>
        <w:t xml:space="preserve">Here follows a summary of the Client states and transitions set out in a table.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5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5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5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5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58">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A59">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5A">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5B">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p>
          <w:p w:rsidR="00000000" w:rsidDel="00000000" w:rsidP="00000000" w:rsidRDefault="00000000" w:rsidRPr="00000000" w14:paraId="00000A5C">
            <w:pPr>
              <w:rPr>
                <w:rFonts w:ascii="Arial" w:cs="Arial" w:eastAsia="Arial" w:hAnsi="Arial"/>
                <w:b w:val="1"/>
              </w:rPr>
            </w:pPr>
            <w:r w:rsidDel="00000000" w:rsidR="00000000" w:rsidRPr="00000000">
              <w:rPr>
                <w:rFonts w:ascii="Arial" w:cs="Arial" w:eastAsia="Arial" w:hAnsi="Arial"/>
                <w:rtl w:val="0"/>
              </w:rPr>
              <w:t xml:space="preserve">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Disconnected client</w:t>
            </w:r>
            <w:r w:rsidDel="00000000" w:rsidR="00000000" w:rsidRPr="00000000">
              <w:rPr>
                <w:rFonts w:ascii="Arial" w:cs="Arial" w:eastAsia="Arial" w:hAnsi="Arial"/>
                <w:b w:val="1"/>
                <w:rtl w:val="0"/>
              </w:rPr>
              <w:t xml:space="preserve">. </w:t>
            </w:r>
          </w:p>
          <w:p w:rsidR="00000000" w:rsidDel="00000000" w:rsidP="00000000" w:rsidRDefault="00000000" w:rsidRPr="00000000" w14:paraId="00000A5D">
            <w:pPr>
              <w:rPr>
                <w:rFonts w:ascii="Arial" w:cs="Arial" w:eastAsia="Arial" w:hAnsi="Arial"/>
                <w:b w:val="1"/>
              </w:rPr>
            </w:pPr>
            <w:r w:rsidDel="00000000" w:rsidR="00000000" w:rsidRPr="00000000">
              <w:rPr>
                <w:rFonts w:ascii="Arial" w:cs="Arial" w:eastAsia="Arial" w:hAnsi="Arial"/>
                <w:rtl w:val="0"/>
              </w:rPr>
              <w:t xml:space="preserve">Any packet received from a Disconnected Client should not be processed and a DISCONNECT with error should be sent in response, unless the packet received is PUBWOS.</w:t>
            </w:r>
            <w:r w:rsidDel="00000000" w:rsidR="00000000" w:rsidRPr="00000000">
              <w:rPr>
                <w:rtl w:val="0"/>
              </w:rPr>
            </w:r>
          </w:p>
          <w:p w:rsidR="00000000" w:rsidDel="00000000" w:rsidP="00000000" w:rsidRDefault="00000000" w:rsidRPr="00000000" w14:paraId="00000A5E">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5F">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60">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6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A63">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64">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65">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66">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Retry timeout). </w:t>
            </w:r>
          </w:p>
        </w:tc>
        <w:tc>
          <w:tcPr/>
          <w:p w:rsidR="00000000" w:rsidDel="00000000" w:rsidP="00000000" w:rsidRDefault="00000000" w:rsidRPr="00000000" w14:paraId="00000A68">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69">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6A">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6B">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6C">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 The Client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(on Keep Alive or Retry timeout for the possible PUBACK, PUBREL, PUBREC, PUBCOMP or REGACK packets to be received from the Client).</w:t>
            </w:r>
          </w:p>
        </w:tc>
        <w:tc>
          <w:tcPr/>
          <w:p w:rsidR="00000000" w:rsidDel="00000000" w:rsidP="00000000" w:rsidRDefault="00000000" w:rsidRPr="00000000" w14:paraId="00000A6D">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6E">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6F">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70">
      <w:pPr>
        <w:ind w:left="0" w:firstLine="0"/>
        <w:jc w:val="center"/>
        <w:rPr/>
      </w:pPr>
      <w:r w:rsidDel="00000000" w:rsidR="00000000" w:rsidRPr="00000000">
        <w:rPr>
          <w:rtl w:val="0"/>
        </w:rPr>
        <w:t xml:space="preserve">Table ???: Client States</w:t>
      </w:r>
    </w:p>
    <w:p w:rsidR="00000000" w:rsidDel="00000000" w:rsidP="00000000" w:rsidRDefault="00000000" w:rsidRPr="00000000" w14:paraId="00000A71">
      <w:pPr>
        <w:pStyle w:val="Heading3"/>
        <w:ind w:left="0" w:firstLine="0"/>
        <w:rPr/>
      </w:pPr>
      <w:bookmarkStart w:colFirst="0" w:colLast="0" w:name="_heading=h.qfa0p4gzzbmu" w:id="306"/>
      <w:bookmarkEnd w:id="306"/>
      <w:r w:rsidDel="00000000" w:rsidR="00000000" w:rsidRPr="00000000">
        <w:rPr>
          <w:rtl w:val="0"/>
        </w:rPr>
        <w:t xml:space="preserve">4.15.1 Gateway timers</w:t>
      </w:r>
    </w:p>
    <w:p w:rsidR="00000000" w:rsidDel="00000000" w:rsidP="00000000" w:rsidRDefault="00000000" w:rsidRPr="00000000" w14:paraId="00000A72">
      <w:pPr>
        <w:rPr/>
      </w:pPr>
      <w:r w:rsidDel="00000000" w:rsidR="00000000" w:rsidRPr="00000000">
        <w:rPr>
          <w:rtl w:val="0"/>
        </w:rPr>
        <w:t xml:space="preserve">The following timers are managed by a Gateway per Client to handle the Client states:</w:t>
      </w:r>
      <w:r w:rsidDel="00000000" w:rsidR="00000000" w:rsidRPr="00000000">
        <w:rPr>
          <w:rtl w:val="0"/>
        </w:rPr>
      </w:r>
    </w:p>
    <w:sdt>
      <w:sdtPr>
        <w:lock w:val="contentLocked"/>
        <w:tag w:val="goog_rdk_319"/>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Resulting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section 4.15.4</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7D">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section 4.15.3</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2">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section 4.1.1</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7">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section 4.4</w:t>
                  </w:r>
                </w:hyperlink>
                <w:r w:rsidDel="00000000" w:rsidR="00000000" w:rsidRPr="00000000">
                  <w:rPr>
                    <w:rtl w:val="0"/>
                  </w:rPr>
                </w:r>
              </w:p>
            </w:tc>
          </w:tr>
        </w:tbl>
      </w:sdtContent>
    </w:sdt>
    <w:p w:rsidR="00000000" w:rsidDel="00000000" w:rsidP="00000000" w:rsidRDefault="00000000" w:rsidRPr="00000000" w14:paraId="00000A8E">
      <w:pPr>
        <w:spacing w:before="0" w:lineRule="auto"/>
        <w:ind w:left="0" w:firstLine="0"/>
        <w:jc w:val="center"/>
        <w:rPr/>
      </w:pPr>
      <w:r w:rsidDel="00000000" w:rsidR="00000000" w:rsidRPr="00000000">
        <w:rPr>
          <w:rtl w:val="0"/>
        </w:rPr>
        <w:t xml:space="preserve">Table ???: Gateway Timers</w:t>
      </w:r>
    </w:p>
    <w:p w:rsidR="00000000" w:rsidDel="00000000" w:rsidP="00000000" w:rsidRDefault="00000000" w:rsidRPr="00000000" w14:paraId="00000A8F">
      <w:pPr>
        <w:pStyle w:val="Heading4"/>
        <w:ind w:left="0" w:firstLine="0"/>
        <w:rPr/>
      </w:pPr>
      <w:bookmarkStart w:colFirst="0" w:colLast="0" w:name="_heading=h.4ihyjke" w:id="307"/>
      <w:bookmarkEnd w:id="307"/>
      <w:r w:rsidDel="00000000" w:rsidR="00000000" w:rsidRPr="00000000">
        <w:rPr>
          <w:rtl w:val="0"/>
        </w:rPr>
        <w:t xml:space="preserve">4.15.1.1 Timer and Counter Values (Informative)</w:t>
      </w:r>
    </w:p>
    <w:p w:rsidR="00000000" w:rsidDel="00000000" w:rsidP="00000000" w:rsidRDefault="00000000" w:rsidRPr="00000000" w14:paraId="00000A90">
      <w:pPr>
        <w:spacing w:after="9" w:lineRule="auto"/>
        <w:ind w:left="-5"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1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A91">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A92">
            <w:pPr>
              <w:spacing w:after="0" w:line="259" w:lineRule="auto"/>
              <w:jc w:val="center"/>
              <w:rPr>
                <w:rFonts w:ascii="Arial" w:cs="Arial" w:eastAsia="Arial" w:hAnsi="Arial"/>
                <w:b w:val="1"/>
              </w:rPr>
            </w:pPr>
            <w:sdt>
              <w:sdtPr>
                <w:tag w:val="goog_rdk_320"/>
              </w:sdtPr>
              <w:sdtContent>
                <w:commentRangeStart w:id="17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3">
            <w:pPr>
              <w:spacing w:after="0" w:line="259" w:lineRule="auto"/>
              <w:rPr>
                <w:rFonts w:ascii="Arial" w:cs="Arial" w:eastAsia="Arial" w:hAnsi="Arial"/>
                <w:sz w:val="20"/>
                <w:szCs w:val="20"/>
                <w:vertAlign w:val="subscript"/>
              </w:rPr>
            </w:pPr>
            <w:commentRangeEnd w:id="179"/>
            <w:r w:rsidDel="00000000" w:rsidR="00000000" w:rsidRPr="00000000">
              <w:commentReference w:id="17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4">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spacing w:after="0" w:line="259" w:lineRule="auto"/>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AA3">
      <w:pPr>
        <w:spacing w:after="211" w:line="265" w:lineRule="auto"/>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0AA4">
      <w:pPr>
        <w:spacing w:after="354" w:lineRule="auto"/>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r w:rsidDel="00000000" w:rsidR="00000000" w:rsidRPr="00000000">
        <w:rPr>
          <w:rtl w:val="0"/>
        </w:rPr>
      </w:r>
    </w:p>
    <w:p w:rsidR="00000000" w:rsidDel="00000000" w:rsidP="00000000" w:rsidRDefault="00000000" w:rsidRPr="00000000" w14:paraId="00000AA5">
      <w:pPr>
        <w:pStyle w:val="Heading3"/>
        <w:keepLines w:val="1"/>
        <w:spacing w:after="64" w:before="0" w:line="259" w:lineRule="auto"/>
        <w:ind w:left="0" w:firstLine="0"/>
        <w:rPr/>
      </w:pPr>
      <w:bookmarkStart w:colFirst="0" w:colLast="0" w:name="_heading=h.gtnh0h" w:id="308"/>
      <w:bookmarkEnd w:id="308"/>
      <w:r w:rsidDel="00000000" w:rsidR="00000000" w:rsidRPr="00000000">
        <w:rPr>
          <w:rtl w:val="0"/>
        </w:rPr>
        <w:t xml:space="preserve">4.15.2 Clean start</w:t>
      </w:r>
    </w:p>
    <w:p w:rsidR="00000000" w:rsidDel="00000000" w:rsidP="00000000" w:rsidRDefault="00000000" w:rsidRPr="00000000" w14:paraId="00000AA6">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session state is retained for no less than the session expiration interval. The session state is persistent and valid for new (non clean start) sessions, until the client establishes a new session with the “clean start” flag set or the idle time exceeds the session expiry interval associated with the session.</w:t>
      </w:r>
    </w:p>
    <w:p w:rsidR="00000000" w:rsidDel="00000000" w:rsidP="00000000" w:rsidRDefault="00000000" w:rsidRPr="00000000" w14:paraId="00000AA7">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0AA8">
      <w:pPr>
        <w:numPr>
          <w:ilvl w:val="0"/>
          <w:numId w:val="3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state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0AA9">
      <w:pPr>
        <w:numPr>
          <w:ilvl w:val="0"/>
          <w:numId w:val="3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321"/>
        </w:sdtPr>
        <w:sdtContent>
          <w:ins w:author="davide.lenzarini@u-blox.com" w:id="64" w:date="2024-08-08T12:41:57Z">
            <w:r w:rsidDel="00000000" w:rsidR="00000000" w:rsidRPr="00000000">
              <w:rPr>
                <w:rFonts w:ascii="Arial" w:cs="Arial" w:eastAsia="Arial" w:hAnsi="Arial"/>
                <w:rtl w:val="0"/>
              </w:rPr>
              <w:t xml:space="preserve">session state data </w:t>
            </w:r>
          </w:ins>
        </w:sdtContent>
      </w:sdt>
      <w:sdt>
        <w:sdtPr>
          <w:tag w:val="goog_rdk_322"/>
        </w:sdtPr>
        <w:sdtContent>
          <w:del w:author="davide.lenzarini@u-blox.com" w:id="64"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0AAA">
      <w:pPr>
        <w:numPr>
          <w:ilvl w:val="0"/>
          <w:numId w:val="3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323"/>
        </w:sdtPr>
        <w:sdtContent>
          <w:ins w:author="davide.lenzarini@u-blox.com" w:id="65"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0AAB">
      <w:pPr>
        <w:numPr>
          <w:ilvl w:val="0"/>
          <w:numId w:val="3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324"/>
        </w:sdtPr>
        <w:sdtContent>
          <w:ins w:author="davide.lenzarini@u-blox.com" w:id="66" w:date="2024-08-08T12:42:42Z">
            <w:r w:rsidDel="00000000" w:rsidR="00000000" w:rsidRPr="00000000">
              <w:rPr>
                <w:rFonts w:ascii="Arial" w:cs="Arial" w:eastAsia="Arial" w:hAnsi="Arial"/>
                <w:rtl w:val="0"/>
              </w:rPr>
              <w:t xml:space="preserve">session state data</w:t>
            </w:r>
          </w:ins>
        </w:sdtContent>
      </w:sdt>
      <w:sdt>
        <w:sdtPr>
          <w:tag w:val="goog_rdk_325"/>
        </w:sdtPr>
        <w:sdtContent>
          <w:del w:author="davide.lenzarini@u-blox.com" w:id="66"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0AA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0AAD">
      <w:pPr>
        <w:pStyle w:val="Heading3"/>
        <w:keepLines w:val="1"/>
        <w:spacing w:after="94" w:before="0" w:line="259" w:lineRule="auto"/>
        <w:ind w:left="0" w:firstLine="0"/>
        <w:rPr/>
      </w:pPr>
      <w:bookmarkStart w:colFirst="0" w:colLast="0" w:name="_heading=h.pj8yyjomhafn" w:id="309"/>
      <w:bookmarkEnd w:id="309"/>
      <w:r w:rsidDel="00000000" w:rsidR="00000000" w:rsidRPr="00000000">
        <w:rPr>
          <w:rtl w:val="0"/>
        </w:rPr>
        <w:t xml:space="preserve">4.15.3 Sleeping clients</w:t>
      </w:r>
    </w:p>
    <w:p w:rsidR="00000000" w:rsidDel="00000000" w:rsidP="00000000" w:rsidRDefault="00000000" w:rsidRPr="00000000" w14:paraId="00000AA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Gateway needs to be aware of the sleeping state of these Clients and will buffer messages destined to them for later delivery when they wake up. </w:t>
      </w:r>
    </w:p>
    <w:p w:rsidR="00000000" w:rsidDel="00000000" w:rsidP="00000000" w:rsidRDefault="00000000" w:rsidRPr="00000000" w14:paraId="00000AAF">
      <w:pPr>
        <w:rPr>
          <w:rFonts w:ascii="Arial" w:cs="Arial" w:eastAsia="Arial" w:hAnsi="Arial"/>
        </w:rPr>
      </w:pPr>
      <w:r w:rsidDel="00000000" w:rsidR="00000000" w:rsidRPr="00000000">
        <w:rPr>
          <w:rFonts w:ascii="Arial" w:cs="Arial" w:eastAsia="Arial" w:hAnsi="Arial"/>
          <w:rtl w:val="0"/>
        </w:rPr>
        <w:t xml:space="preserve">If a Client wants to sleep, it sends a SLEEPREQ packet which contains a sleep duration in seconds. </w:t>
      </w:r>
      <w:r w:rsidDel="00000000" w:rsidR="00000000" w:rsidRPr="00000000">
        <w:rPr>
          <w:rFonts w:ascii="Arial" w:cs="Arial" w:eastAsia="Arial" w:hAnsi="Arial"/>
          <w:rtl w:val="0"/>
        </w:rPr>
        <w:t xml:space="preserve">The gateway acknowledges that packet with a SLEEPRESP packet and considers the client to be Asleep. </w:t>
      </w:r>
      <w:r w:rsidDel="00000000" w:rsidR="00000000" w:rsidRPr="00000000">
        <w:rPr>
          <w:rFonts w:ascii="Arial" w:cs="Arial" w:eastAsia="Arial" w:hAnsi="Arial"/>
          <w:rtl w:val="0"/>
        </w:rPr>
        <w:t xml:space="preserve">The 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is supervised by the gateway with the indicated sleep duration. If the gateway does not receive any packet from the client for a period longer than the sleep duration, the Gateway will consider that client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 as with the keep alive procedure - will </w:t>
      </w:r>
      <w:sdt>
        <w:sdtPr>
          <w:tag w:val="goog_rdk_326"/>
        </w:sdtPr>
        <w:sdtContent>
          <w:commentRangeStart w:id="180"/>
        </w:sdtContent>
      </w:sdt>
      <w:r w:rsidDel="00000000" w:rsidR="00000000" w:rsidRPr="00000000">
        <w:rPr>
          <w:rFonts w:ascii="Arial" w:cs="Arial" w:eastAsia="Arial" w:hAnsi="Arial"/>
          <w:rtl w:val="0"/>
        </w:rPr>
        <w:t xml:space="preserve">activate for example the Will feature</w:t>
      </w:r>
      <w:commentRangeEnd w:id="180"/>
      <w:r w:rsidDel="00000000" w:rsidR="00000000" w:rsidRPr="00000000">
        <w:commentReference w:id="180"/>
      </w:r>
      <w:r w:rsidDel="00000000" w:rsidR="00000000" w:rsidRPr="00000000">
        <w:rPr>
          <w:rFonts w:ascii="Arial" w:cs="Arial" w:eastAsia="Arial" w:hAnsi="Arial"/>
          <w:rtl w:val="0"/>
        </w:rPr>
        <w:t xml:space="preserve">. </w:t>
      </w:r>
    </w:p>
    <w:p w:rsidR="00000000" w:rsidDel="00000000" w:rsidP="00000000" w:rsidRDefault="00000000" w:rsidRPr="00000000" w14:paraId="00000AB0">
      <w:pPr>
        <w:rPr>
          <w:rFonts w:ascii="Arial" w:cs="Arial" w:eastAsia="Arial" w:hAnsi="Arial"/>
          <w:b w:val="1"/>
        </w:rPr>
      </w:pPr>
      <w:r w:rsidDel="00000000" w:rsidR="00000000" w:rsidRPr="00000000">
        <w:rPr>
          <w:rFonts w:ascii="Arial" w:cs="Arial" w:eastAsia="Arial" w:hAnsi="Arial"/>
          <w:highlight w:val="yellow"/>
          <w:rtl w:val="0"/>
        </w:rPr>
        <w:t xml:space="preserve">During the Asleep</w:t>
      </w:r>
      <w:r w:rsidDel="00000000" w:rsidR="00000000" w:rsidRPr="00000000">
        <w:rPr>
          <w:rFonts w:ascii="Arial" w:cs="Arial" w:eastAsia="Arial" w:hAnsi="Arial"/>
          <w:i w:val="1"/>
          <w:highlight w:val="yellow"/>
          <w:rtl w:val="0"/>
        </w:rPr>
        <w:t xml:space="preserve"> </w:t>
      </w:r>
      <w:r w:rsidDel="00000000" w:rsidR="00000000" w:rsidRPr="00000000">
        <w:rPr>
          <w:rFonts w:ascii="Arial" w:cs="Arial" w:eastAsia="Arial" w:hAnsi="Arial"/>
          <w:highlight w:val="yellow"/>
          <w:rtl w:val="0"/>
        </w:rPr>
        <w:t xml:space="preserve">state, packets that need to be sent to the client are buffered at the Gateway. The Gateway MUST buffer application messages of quality-of-service 1 and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AB1">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B2">
      <w:pPr>
        <w:ind w:left="72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QoS 0, while the client is sleeping and is within its sleep duration.</w:t>
      </w:r>
    </w:p>
    <w:p w:rsidR="00000000" w:rsidDel="00000000" w:rsidP="00000000" w:rsidRDefault="00000000" w:rsidRPr="00000000" w14:paraId="00000AB3">
      <w:pPr>
        <w:rPr>
          <w:rFonts w:ascii="Arial" w:cs="Arial" w:eastAsia="Arial" w:hAnsi="Arial"/>
          <w:color w:val="000000"/>
        </w:rPr>
      </w:pPr>
      <w:r w:rsidDel="00000000" w:rsidR="00000000" w:rsidRPr="00000000">
        <w:rPr>
          <w:rFonts w:ascii="Arial" w:cs="Arial" w:eastAsia="Arial" w:hAnsi="Arial"/>
          <w:color w:val="000000"/>
          <w:rtl w:val="0"/>
        </w:rPr>
        <w:t xml:space="preserve">The sleep duration timer is stopped when the Gateway receives a PINGREQ from the client. </w:t>
      </w:r>
      <w:sdt>
        <w:sdtPr>
          <w:tag w:val="goog_rdk_327"/>
        </w:sdtPr>
        <w:sdtContent>
          <w:commentRangeStart w:id="181"/>
        </w:sdtContent>
      </w:sdt>
      <w:r w:rsidDel="00000000" w:rsidR="00000000" w:rsidRPr="00000000">
        <w:rPr>
          <w:rFonts w:ascii="Arial" w:cs="Arial" w:eastAsia="Arial" w:hAnsi="Arial"/>
          <w:color w:val="000000"/>
          <w:rtl w:val="0"/>
        </w:rPr>
        <w:t xml:space="preserve">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w:t>
      </w:r>
      <w:commentRangeEnd w:id="181"/>
      <w:r w:rsidDel="00000000" w:rsidR="00000000" w:rsidRPr="00000000">
        <w:commentReference w:id="181"/>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B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328"/>
        </w:sdtPr>
        <w:sdtContent>
          <w:commentRangeStart w:id="182"/>
        </w:sdtContent>
      </w:sdt>
      <w:r w:rsidDel="00000000" w:rsidR="00000000" w:rsidRPr="00000000">
        <w:rPr>
          <w:rFonts w:ascii="Arial" w:cs="Arial" w:eastAsia="Arial" w:hAnsi="Arial"/>
          <w:color w:val="000000"/>
          <w:rtl w:val="0"/>
        </w:rPr>
        <w:t xml:space="preserve">the gateway detects a timeout in the delivery,</w:t>
      </w:r>
      <w:commentRangeEnd w:id="182"/>
      <w:r w:rsidDel="00000000" w:rsidR="00000000" w:rsidRPr="00000000">
        <w:commentReference w:id="182"/>
      </w:r>
      <w:sdt>
        <w:sdtPr>
          <w:tag w:val="goog_rdk_329"/>
        </w:sdtPr>
        <w:sdtContent>
          <w:commentRangeStart w:id="183"/>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183"/>
      <w:r w:rsidDel="00000000" w:rsidR="00000000" w:rsidRPr="00000000">
        <w:commentReference w:id="183"/>
      </w:r>
      <w:r w:rsidDel="00000000" w:rsidR="00000000" w:rsidRPr="00000000">
        <w:rPr>
          <w:rtl w:val="0"/>
        </w:rPr>
      </w:r>
    </w:p>
    <w:p w:rsidR="00000000" w:rsidDel="00000000" w:rsidP="00000000" w:rsidRDefault="00000000" w:rsidRPr="00000000" w14:paraId="00000AB5">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0AB6">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u w:val="single"/>
            <w:rtl w:val="0"/>
          </w:rPr>
          <w:t xml:space="preserve">section 4.4</w:t>
        </w:r>
      </w:hyperlink>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when it </w:t>
      </w:r>
      <w:sdt>
        <w:sdtPr>
          <w:tag w:val="goog_rdk_330"/>
        </w:sdtPr>
        <w:sdtContent>
          <w:commentRangeStart w:id="184"/>
        </w:sdtContent>
      </w:sdt>
      <w:r w:rsidDel="00000000" w:rsidR="00000000" w:rsidRPr="00000000">
        <w:rPr>
          <w:rFonts w:ascii="Arial" w:cs="Arial" w:eastAsia="Arial" w:hAnsi="Arial"/>
          <w:color w:val="000000"/>
          <w:rtl w:val="0"/>
        </w:rPr>
        <w:t xml:space="preserve">receives </w:t>
      </w:r>
      <w:commentRangeEnd w:id="184"/>
      <w:r w:rsidDel="00000000" w:rsidR="00000000" w:rsidRPr="00000000">
        <w:commentReference w:id="184"/>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331"/>
        </w:sdtPr>
        <w:sdtContent>
          <w:commentRangeStart w:id="185"/>
        </w:sdtContent>
      </w:sdt>
      <w:r w:rsidDel="00000000" w:rsidR="00000000" w:rsidRPr="00000000">
        <w:rPr>
          <w:rFonts w:ascii="Arial" w:cs="Arial" w:eastAsia="Arial" w:hAnsi="Arial"/>
          <w:color w:val="000000"/>
          <w:rtl w:val="0"/>
        </w:rPr>
        <w:t xml:space="preserve">PINGRESP</w:t>
      </w:r>
      <w:commentRangeEnd w:id="185"/>
      <w:r w:rsidDel="00000000" w:rsidR="00000000" w:rsidRPr="00000000">
        <w:commentReference w:id="185"/>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restarted when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B7">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B8">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0AB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0ABA">
      <w:pPr>
        <w:rPr>
          <w:rFonts w:ascii="Arial" w:cs="Arial" w:eastAsia="Arial" w:hAnsi="Arial"/>
          <w:color w:val="000000"/>
        </w:rPr>
      </w:pPr>
      <w:sdt>
        <w:sdtPr>
          <w:tag w:val="goog_rdk_332"/>
        </w:sdtPr>
        <w:sdtContent>
          <w:commentRangeStart w:id="186"/>
        </w:sdtContent>
      </w:sdt>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333"/>
        </w:sdtPr>
        <w:sdtContent>
          <w:commentRangeStart w:id="187"/>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87"/>
      <w:r w:rsidDel="00000000" w:rsidR="00000000" w:rsidRPr="00000000">
        <w:commentReference w:id="187"/>
      </w:r>
      <w:r w:rsidDel="00000000" w:rsidR="00000000" w:rsidRPr="00000000">
        <w:rPr>
          <w:rFonts w:ascii="Arial" w:cs="Arial" w:eastAsia="Arial" w:hAnsi="Arial"/>
          <w:color w:val="000000"/>
          <w:highlight w:val="yellow"/>
          <w:rtl w:val="0"/>
        </w:rPr>
        <w:t xml:space="preserve">.</w:t>
      </w:r>
      <w:sdt>
        <w:sdtPr>
          <w:tag w:val="goog_rdk_334"/>
        </w:sdtPr>
        <w:sdtContent>
          <w:commentRangeStart w:id="188"/>
        </w:sdtContent>
      </w:sdt>
      <w:r w:rsidDel="00000000" w:rsidR="00000000" w:rsidRPr="00000000">
        <w:rPr>
          <w:rFonts w:ascii="Arial" w:cs="Arial" w:eastAsia="Arial" w:hAnsi="Arial"/>
          <w:color w:val="000000"/>
          <w:highlight w:val="yellow"/>
          <w:rtl w:val="0"/>
        </w:rPr>
        <w:t xml:space="preserve"> </w:t>
      </w:r>
      <w:commentRangeEnd w:id="186"/>
      <w:r w:rsidDel="00000000" w:rsidR="00000000" w:rsidRPr="00000000">
        <w:commentReference w:id="186"/>
      </w:r>
      <w:sdt>
        <w:sdtPr>
          <w:tag w:val="goog_rdk_335"/>
        </w:sdtPr>
        <w:sdtContent>
          <w:commentRangeStart w:id="189"/>
        </w:sdtContent>
      </w:sdt>
      <w:sdt>
        <w:sdtPr>
          <w:tag w:val="goog_rdk_336"/>
        </w:sdtPr>
        <w:sdtContent>
          <w:commentRangeStart w:id="190"/>
        </w:sdtContent>
      </w:sdt>
      <w:sdt>
        <w:sdtPr>
          <w:tag w:val="goog_rdk_337"/>
        </w:sdtPr>
        <w:sdtContent>
          <w:commentRangeStart w:id="191"/>
        </w:sdtContent>
      </w:sdt>
      <w:sdt>
        <w:sdtPr>
          <w:tag w:val="goog_rdk_338"/>
        </w:sdtPr>
        <w:sdtContent>
          <w:commentRangeStart w:id="192"/>
        </w:sdtContent>
      </w:sdt>
      <w:sdt>
        <w:sdtPr>
          <w:tag w:val="goog_rdk_339"/>
        </w:sdtPr>
        <w:sdtContent>
          <w:commentRangeStart w:id="193"/>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90"/>
      <w:r w:rsidDel="00000000" w:rsidR="00000000" w:rsidRPr="00000000">
        <w:commentReference w:id="190"/>
      </w:r>
      <w:commentRangeEnd w:id="191"/>
      <w:r w:rsidDel="00000000" w:rsidR="00000000" w:rsidRPr="00000000">
        <w:commentReference w:id="191"/>
      </w:r>
      <w:commentRangeEnd w:id="192"/>
      <w:r w:rsidDel="00000000" w:rsidR="00000000" w:rsidRPr="00000000">
        <w:commentReference w:id="192"/>
      </w:r>
      <w:commentRangeEnd w:id="193"/>
      <w:r w:rsidDel="00000000" w:rsidR="00000000" w:rsidRPr="00000000">
        <w:commentReference w:id="193"/>
      </w:r>
      <w:r w:rsidDel="00000000" w:rsidR="00000000" w:rsidRPr="00000000">
        <w:rPr>
          <w:rFonts w:ascii="Arial" w:cs="Arial" w:eastAsia="Arial" w:hAnsi="Arial"/>
          <w:color w:val="000000"/>
          <w:highlight w:val="yellow"/>
          <w:rtl w:val="0"/>
        </w:rPr>
        <w:t xml:space="preserve">.</w:t>
      </w:r>
      <w:commentRangeEnd w:id="189"/>
      <w:r w:rsidDel="00000000" w:rsidR="00000000" w:rsidRPr="00000000">
        <w:commentReference w:id="189"/>
      </w:r>
      <w:r w:rsidDel="00000000" w:rsidR="00000000" w:rsidRPr="00000000">
        <w:rPr>
          <w:rFonts w:ascii="Arial" w:cs="Arial" w:eastAsia="Arial" w:hAnsi="Arial"/>
          <w:color w:val="000000"/>
          <w:rtl w:val="0"/>
        </w:rPr>
        <w:t xml:space="preserve"> </w:t>
      </w:r>
      <w:commentRangeEnd w:id="188"/>
      <w:r w:rsidDel="00000000" w:rsidR="00000000" w:rsidRPr="00000000">
        <w:commentReference w:id="188"/>
      </w:r>
      <w:r w:rsidDel="00000000" w:rsidR="00000000" w:rsidRPr="00000000">
        <w:rPr>
          <w:rtl w:val="0"/>
        </w:rPr>
      </w:r>
    </w:p>
    <w:p w:rsidR="00000000" w:rsidDel="00000000" w:rsidP="00000000" w:rsidRDefault="00000000" w:rsidRPr="00000000" w14:paraId="00000ABB">
      <w:pPr>
        <w:rPr>
          <w:rFonts w:ascii="Arial" w:cs="Arial" w:eastAsia="Arial" w:hAnsi="Arial"/>
          <w:color w:val="000000"/>
        </w:rPr>
      </w:pPr>
      <w:r w:rsidDel="00000000" w:rsidR="00000000" w:rsidRPr="00000000">
        <w:rPr>
          <w:rtl w:val="0"/>
        </w:rPr>
      </w:r>
    </w:p>
    <w:p w:rsidR="00000000" w:rsidDel="00000000" w:rsidP="00000000" w:rsidRDefault="00000000" w:rsidRPr="00000000" w14:paraId="00000ABC">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ABD">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0ABE">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9" name="image3.png"/>
            <a:graphic>
              <a:graphicData uri="http://schemas.openxmlformats.org/drawingml/2006/picture">
                <pic:pic>
                  <pic:nvPicPr>
                    <pic:cNvPr id="0" name="image3.png"/>
                    <pic:cNvPicPr preferRelativeResize="0"/>
                  </pic:nvPicPr>
                  <pic:blipFill>
                    <a:blip r:embed="rId116"/>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after="9" w:lineRule="auto"/>
        <w:ind w:right="930" w:firstLine="284"/>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340"/>
        </w:sdtPr>
        <w:sdtContent>
          <w:commentRangeStart w:id="194"/>
        </w:sdtContent>
      </w:sdt>
      <w:r w:rsidDel="00000000" w:rsidR="00000000" w:rsidRPr="00000000">
        <w:rPr>
          <w:rFonts w:ascii="Arial" w:cs="Arial" w:eastAsia="Arial" w:hAnsi="Arial"/>
          <w:rtl w:val="0"/>
        </w:rPr>
        <w:t xml:space="preserve">Awake ping packet flush</w:t>
      </w:r>
      <w:commentRangeEnd w:id="194"/>
      <w:r w:rsidDel="00000000" w:rsidR="00000000" w:rsidRPr="00000000">
        <w:commentReference w:id="194"/>
      </w:r>
      <w:r w:rsidDel="00000000" w:rsidR="00000000" w:rsidRPr="00000000">
        <w:rPr>
          <w:rtl w:val="0"/>
        </w:rPr>
      </w:r>
    </w:p>
    <w:p w:rsidR="00000000" w:rsidDel="00000000" w:rsidP="00000000" w:rsidRDefault="00000000" w:rsidRPr="00000000" w14:paraId="00000AC0">
      <w:pPr>
        <w:pStyle w:val="Heading3"/>
        <w:keepLines w:val="1"/>
        <w:spacing w:after="64" w:before="0" w:line="259" w:lineRule="auto"/>
        <w:ind w:left="0" w:firstLine="0"/>
        <w:rPr/>
      </w:pPr>
      <w:bookmarkStart w:colFirst="0" w:colLast="0" w:name="_heading=h.4ddeoix" w:id="310"/>
      <w:bookmarkEnd w:id="310"/>
      <w:r w:rsidDel="00000000" w:rsidR="00000000" w:rsidRPr="00000000">
        <w:rPr>
          <w:rtl w:val="0"/>
        </w:rPr>
        <w:t xml:space="preserve">4.15.4 Keep Alive</w:t>
      </w:r>
    </w:p>
    <w:p w:rsidR="00000000" w:rsidDel="00000000" w:rsidP="00000000" w:rsidRDefault="00000000" w:rsidRPr="00000000" w14:paraId="00000AC1">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at least one packet within each Keep Alive interval. If no other packet is sent within this time, the Client should send a PINGREQ, which the gateway acknowledges with a PINGRESP. </w:t>
      </w:r>
    </w:p>
    <w:p w:rsidR="00000000" w:rsidDel="00000000" w:rsidP="00000000" w:rsidRDefault="00000000" w:rsidRPr="00000000" w14:paraId="00000AC2">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Unlike MQTT, the MQTT-SN Keep Alive timeout can not be turned off (by setting a value of 0). This is because there is no other indication in MQTT-SN of a connection failure, as there is in MQTT with the underlying TCP/IP connection.</w:t>
      </w:r>
    </w:p>
    <w:p w:rsidR="00000000" w:rsidDel="00000000" w:rsidP="00000000" w:rsidRDefault="00000000" w:rsidRPr="00000000" w14:paraId="00000AC3">
      <w:pPr>
        <w:spacing w:after="0" w:lineRule="auto"/>
        <w:rPr>
          <w:rFonts w:ascii="Arial" w:cs="Arial" w:eastAsia="Arial" w:hAnsi="Arial"/>
        </w:rPr>
      </w:pPr>
      <w:r w:rsidDel="00000000" w:rsidR="00000000" w:rsidRPr="00000000">
        <w:rPr>
          <w:rFonts w:ascii="Arial" w:cs="Arial" w:eastAsia="Arial" w:hAnsi="Arial"/>
          <w:rtl w:val="0"/>
        </w:rPr>
        <w:t xml:space="preserve">A client answers with a PINGRESP packet when it receives a PINGREQ packet from the Gateway to which it is Virtually 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0AC4">
      <w:pPr>
        <w:spacing w:after="200" w:lineRule="auto"/>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might try to connect to another Gateway before trying to reconnect to this Gateway. Note that because the client Keep Alive timers are not synchronized with each other, in case of a Gateway failure there is a low risk of a storm of CONNECT packets sent almost at the same time by all affected clients towards a new Gateway.</w:t>
      </w:r>
    </w:p>
    <w:p w:rsidR="00000000" w:rsidDel="00000000" w:rsidP="00000000" w:rsidRDefault="00000000" w:rsidRPr="00000000" w14:paraId="00000AC5">
      <w:pPr>
        <w:spacing w:after="200" w:before="0" w:lineRule="auto"/>
        <w:ind w:left="0" w:firstLine="0"/>
        <w:rPr>
          <w:rFonts w:ascii="Arial" w:cs="Arial" w:eastAsia="Arial" w:hAnsi="Arial"/>
        </w:rPr>
      </w:pPr>
      <w:r w:rsidDel="00000000" w:rsidR="00000000" w:rsidRPr="00000000">
        <w:rPr>
          <w:rFonts w:ascii="Arial" w:cs="Arial" w:eastAsia="Arial" w:hAnsi="Arial"/>
          <w:rtl w:val="0"/>
        </w:rPr>
        <w:t xml:space="preserve">See also </w:t>
      </w:r>
      <w:hyperlink w:anchor="_heading=h.4h042r0">
        <w:r w:rsidDel="00000000" w:rsidR="00000000" w:rsidRPr="00000000">
          <w:rPr>
            <w:rFonts w:ascii="Arial" w:cs="Arial" w:eastAsia="Arial" w:hAnsi="Arial"/>
            <w:color w:val="1155cc"/>
            <w:u w:val="single"/>
            <w:rtl w:val="0"/>
          </w:rPr>
          <w:t xml:space="preserve">section 3.4.5</w:t>
        </w:r>
      </w:hyperlink>
      <w:r w:rsidDel="00000000" w:rsidR="00000000" w:rsidRPr="00000000">
        <w:rPr>
          <w:rFonts w:ascii="Arial" w:cs="Arial" w:eastAsia="Arial" w:hAnsi="Arial"/>
          <w:rtl w:val="0"/>
        </w:rPr>
        <w:t xml:space="preserve">.</w:t>
      </w:r>
    </w:p>
    <w:p w:rsidR="00000000" w:rsidDel="00000000" w:rsidP="00000000" w:rsidRDefault="00000000" w:rsidRPr="00000000" w14:paraId="00000AC6">
      <w:pPr>
        <w:pStyle w:val="Heading3"/>
        <w:keepLines w:val="1"/>
        <w:spacing w:after="64" w:before="0" w:line="259" w:lineRule="auto"/>
        <w:ind w:left="0" w:firstLine="0"/>
        <w:rPr/>
      </w:pPr>
      <w:bookmarkStart w:colFirst="0" w:colLast="0" w:name="_heading=h.2sioyqq" w:id="311"/>
      <w:bookmarkEnd w:id="311"/>
      <w:r w:rsidDel="00000000" w:rsidR="00000000" w:rsidRPr="00000000">
        <w:rPr>
          <w:rtl w:val="0"/>
        </w:rPr>
        <w:t xml:space="preserve">4.15.5 Client Disconnect</w:t>
      </w:r>
    </w:p>
    <w:p w:rsidR="00000000" w:rsidDel="00000000" w:rsidP="00000000" w:rsidRDefault="00000000" w:rsidRPr="00000000" w14:paraId="00000AC7">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p>
    <w:p w:rsidR="00000000" w:rsidDel="00000000" w:rsidP="00000000" w:rsidRDefault="00000000" w:rsidRPr="00000000" w14:paraId="00000AC8">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ending the DISCONNECT packet does not necessarily affect the Client Session data. It is persistent until it is either expired or explicitly deleted, or modified by the Client, or if the Client creates a new Virtual Connection with the CleanStart flag set. If the Session Expiry value on the DISCONNECT packet from the Client is 0, or the Session Expiry was 0 on the CONNECT and was not overridden in the DISCONNECT, then the Session state data will expire immediately the DISCONNECT is received by the Gateway and may be deleted. </w:t>
      </w:r>
      <w:r w:rsidDel="00000000" w:rsidR="00000000" w:rsidRPr="00000000">
        <w:rPr>
          <w:rtl w:val="0"/>
        </w:rPr>
      </w:r>
    </w:p>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A client may receive an unsolicited DISCONNECT sent by the gateway. This may happen for example when the gateway, due to an error, cannot identify the client to which a received packet belongs. Upon receiving such a DISCONNECT packet a client should try to create another Virtual Connection by sending a CONNECT packet to the gateway.</w:t>
      </w:r>
    </w:p>
    <w:p w:rsidR="00000000" w:rsidDel="00000000" w:rsidP="00000000" w:rsidRDefault="00000000" w:rsidRPr="00000000" w14:paraId="00000ACA">
      <w:pPr>
        <w:pStyle w:val="Heading2"/>
        <w:keepLines w:val="1"/>
        <w:spacing w:after="64" w:before="0" w:line="259" w:lineRule="auto"/>
        <w:ind w:left="0" w:firstLine="0"/>
        <w:rPr>
          <w:rFonts w:ascii="Arial" w:cs="Arial" w:eastAsia="Arial" w:hAnsi="Arial"/>
        </w:rPr>
      </w:pPr>
      <w:bookmarkStart w:colFirst="0" w:colLast="0" w:name="_heading=h.1fyl9w3" w:id="312"/>
      <w:bookmarkEnd w:id="312"/>
      <w:r w:rsidDel="00000000" w:rsidR="00000000" w:rsidRPr="00000000">
        <w:rPr>
          <w:rFonts w:ascii="Arial" w:cs="Arial" w:eastAsia="Arial" w:hAnsi="Arial"/>
          <w:rtl w:val="0"/>
        </w:rPr>
        <w:t xml:space="preserve">4.16 Topic Aliases</w:t>
      </w:r>
    </w:p>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0ACC">
      <w:pPr>
        <w:pStyle w:val="Heading3"/>
        <w:ind w:left="0" w:firstLine="0"/>
        <w:rPr/>
      </w:pPr>
      <w:bookmarkStart w:colFirst="0" w:colLast="0" w:name="_heading=h.9in506fc1wsl" w:id="313"/>
      <w:bookmarkEnd w:id="313"/>
      <w:r w:rsidDel="00000000" w:rsidR="00000000" w:rsidRPr="00000000">
        <w:rPr>
          <w:rtl w:val="0"/>
        </w:rPr>
        <w:t xml:space="preserve">4.16.1 Topic Registration</w:t>
      </w:r>
    </w:p>
    <w:p w:rsidR="00000000" w:rsidDel="00000000" w:rsidP="00000000" w:rsidRDefault="00000000" w:rsidRPr="00000000" w14:paraId="00000ACD">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0ACF">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sdt>
        <w:sdtPr>
          <w:tag w:val="goog_rdk_341"/>
        </w:sdtPr>
        <w:sdtContent>
          <w:del w:author="davide.lenzarini@u-blox.com" w:id="67" w:date="2024-08-08T12:51:41Z">
            <w:r w:rsidDel="00000000" w:rsidR="00000000" w:rsidRPr="00000000">
              <w:rPr>
                <w:rFonts w:ascii="Arial" w:cs="Arial" w:eastAsia="Arial" w:hAnsi="Arial"/>
                <w:rtl w:val="0"/>
              </w:rPr>
              <w:delText xml:space="preserve">, </w:delText>
            </w:r>
          </w:del>
          <w:sdt>
            <w:sdtPr>
              <w:tag w:val="goog_rdk_342"/>
            </w:sdtPr>
            <w:sdtContent>
              <w:commentRangeStart w:id="195"/>
            </w:sdtContent>
          </w:sdt>
          <w:del w:author="davide.lenzarini@u-blox.com" w:id="67" w:date="2024-08-08T12:51:41Z">
            <w:sdt>
              <w:sdtPr>
                <w:tag w:val="goog_rdk_343"/>
              </w:sdtPr>
              <w:sdtContent>
                <w:commentRangeStart w:id="196"/>
              </w:sdtContent>
            </w:sdt>
            <w:sdt>
              <w:sdtPr>
                <w:tag w:val="goog_rdk_344"/>
              </w:sdtPr>
              <w:sdtContent>
                <w:commentRangeStart w:id="197"/>
              </w:sdtContent>
            </w:sdt>
            <w:r w:rsidDel="00000000" w:rsidR="00000000" w:rsidRPr="00000000">
              <w:rPr>
                <w:rFonts w:ascii="Arial" w:cs="Arial" w:eastAsia="Arial" w:hAnsi="Arial"/>
                <w:rtl w:val="0"/>
              </w:rPr>
              <w:delText xml:space="preserve">but one which should not be terminal to the session since gateway updates could lead to this scenario</w:delText>
            </w:r>
          </w:del>
        </w:sdtContent>
      </w:sdt>
      <w:r w:rsidDel="00000000" w:rsidR="00000000" w:rsidRPr="00000000">
        <w:rPr>
          <w:rFonts w:ascii="Arial" w:cs="Arial" w:eastAsia="Arial" w:hAnsi="Arial"/>
          <w:rtl w:val="0"/>
        </w:rPr>
        <w:t xml:space="preserve">.</w:t>
      </w:r>
      <w:commentRangeEnd w:id="195"/>
      <w:r w:rsidDel="00000000" w:rsidR="00000000" w:rsidRPr="00000000">
        <w:commentReference w:id="195"/>
      </w:r>
      <w:commentRangeEnd w:id="196"/>
      <w:r w:rsidDel="00000000" w:rsidR="00000000" w:rsidRPr="00000000">
        <w:commentReference w:id="196"/>
      </w:r>
      <w:commentRangeEnd w:id="197"/>
      <w:r w:rsidDel="00000000" w:rsidR="00000000" w:rsidRPr="00000000">
        <w:commentReference w:id="197"/>
      </w:r>
      <w:r w:rsidDel="00000000" w:rsidR="00000000" w:rsidRPr="00000000">
        <w:rPr>
          <w:rFonts w:ascii="Arial" w:cs="Arial" w:eastAsia="Arial" w:hAnsi="Arial"/>
          <w:rtl w:val="0"/>
        </w:rPr>
        <w:t xml:space="preserve"> The gateway will specify </w:t>
      </w:r>
      <w:sdt>
        <w:sdtPr>
          <w:tag w:val="goog_rdk_345"/>
        </w:sdtPr>
        <w:sdtContent>
          <w:ins w:author="davide.lenzarini@u-blox.com" w:id="68" w:date="2024-08-08T12:54:35Z">
            <w:r w:rsidDel="00000000" w:rsidR="00000000" w:rsidRPr="00000000">
              <w:rPr>
                <w:rFonts w:ascii="Arial" w:cs="Arial" w:eastAsia="Arial" w:hAnsi="Arial"/>
                <w:rtl w:val="0"/>
              </w:rPr>
              <w:t xml:space="preserve">in the REGACK </w:t>
            </w:r>
          </w:ins>
        </w:sdtContent>
      </w:sdt>
      <w:r w:rsidDel="00000000" w:rsidR="00000000" w:rsidRPr="00000000">
        <w:rPr>
          <w:rFonts w:ascii="Arial" w:cs="Arial" w:eastAsia="Arial" w:hAnsi="Arial"/>
          <w:rtl w:val="0"/>
        </w:rPr>
        <w:t xml:space="preserve">its topic alias type to be predefined and set the topic alias value to match that </w:t>
      </w:r>
      <w:sdt>
        <w:sdtPr>
          <w:tag w:val="goog_rdk_346"/>
        </w:sdtPr>
        <w:sdtContent>
          <w:ins w:author="davide.lenzarini@u-blox.com" w:id="69" w:date="2024-08-08T12:55:18Z">
            <w:r w:rsidDel="00000000" w:rsidR="00000000" w:rsidRPr="00000000">
              <w:rPr>
                <w:rFonts w:ascii="Arial" w:cs="Arial" w:eastAsia="Arial" w:hAnsi="Arial"/>
                <w:rtl w:val="0"/>
              </w:rPr>
              <w:t xml:space="preserve">pre</w:t>
            </w:r>
          </w:ins>
        </w:sdtContent>
      </w:sdt>
      <w:r w:rsidDel="00000000" w:rsidR="00000000" w:rsidRPr="00000000">
        <w:rPr>
          <w:rFonts w:ascii="Arial" w:cs="Arial" w:eastAsia="Arial" w:hAnsi="Arial"/>
          <w:rtl w:val="0"/>
        </w:rPr>
        <w:t xml:space="preserve">defined on the gateway</w:t>
      </w:r>
      <w:sdt>
        <w:sdtPr>
          <w:tag w:val="goog_rdk_347"/>
        </w:sdtPr>
        <w:sdtContent>
          <w:del w:author="davide.lenzarini@u-blox.com" w:id="70" w:date="2024-08-08T12:54:33Z">
            <w:r w:rsidDel="00000000" w:rsidR="00000000" w:rsidRPr="00000000">
              <w:rPr>
                <w:rFonts w:ascii="Arial" w:cs="Arial" w:eastAsia="Arial" w:hAnsi="Arial"/>
                <w:rtl w:val="0"/>
              </w:rPr>
              <w:delText xml:space="preserve"> in the REGACK</w:delText>
            </w:r>
          </w:del>
        </w:sdtContent>
      </w:sdt>
      <w:r w:rsidDel="00000000" w:rsidR="00000000" w:rsidRPr="00000000">
        <w:rPr>
          <w:rFonts w:ascii="Arial" w:cs="Arial" w:eastAsia="Arial" w:hAnsi="Arial"/>
          <w:rtl w:val="0"/>
        </w:rPr>
        <w:t xml:space="preserve">, </w:t>
      </w:r>
      <w:sdt>
        <w:sdtPr>
          <w:tag w:val="goog_rdk_348"/>
        </w:sdtPr>
        <w:sdtContent>
          <w:commentRangeStart w:id="198"/>
        </w:sdtContent>
      </w:sdt>
      <w:r w:rsidDel="00000000" w:rsidR="00000000" w:rsidRPr="00000000">
        <w:rPr>
          <w:rFonts w:ascii="Arial" w:cs="Arial" w:eastAsia="Arial" w:hAnsi="Arial"/>
          <w:rtl w:val="0"/>
        </w:rPr>
        <w:t xml:space="preserve">it will also set a reason code on the REGACK to indicate the issue</w:t>
      </w:r>
      <w:commentRangeEnd w:id="198"/>
      <w:r w:rsidDel="00000000" w:rsidR="00000000" w:rsidRPr="00000000">
        <w:commentReference w:id="198"/>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0AD0">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w:t>
      </w:r>
      <w:sdt>
        <w:sdtPr>
          <w:tag w:val="goog_rdk_349"/>
        </w:sdtPr>
        <w:sdtContent>
          <w:ins w:author="davide.lenzarini@u-blox.com" w:id="71" w:date="2024-08-08T12:57:37Z">
            <w:r w:rsidDel="00000000" w:rsidR="00000000" w:rsidRPr="00000000">
              <w:rPr>
                <w:rFonts w:ascii="Arial" w:cs="Arial" w:eastAsia="Arial" w:hAnsi="Arial"/>
                <w:highlight w:val="yellow"/>
                <w:rtl w:val="0"/>
              </w:rPr>
              <w:t xml:space="preserve">error</w:t>
            </w:r>
          </w:ins>
        </w:sdtContent>
      </w:sdt>
      <w:sdt>
        <w:sdtPr>
          <w:tag w:val="goog_rdk_350"/>
        </w:sdtPr>
        <w:sdtContent>
          <w:del w:author="davide.lenzarini@u-blox.com" w:id="71" w:date="2024-08-08T12:57:37Z">
            <w:r w:rsidDel="00000000" w:rsidR="00000000" w:rsidRPr="00000000">
              <w:rPr>
                <w:rFonts w:ascii="Arial" w:cs="Arial" w:eastAsia="Arial" w:hAnsi="Arial"/>
                <w:highlight w:val="yellow"/>
                <w:rtl w:val="0"/>
              </w:rPr>
              <w:delText xml:space="preserve">v</w:delText>
            </w:r>
          </w:del>
        </w:sdtContent>
      </w:sdt>
      <w:sdt>
        <w:sdtPr>
          <w:tag w:val="goog_rdk_351"/>
        </w:sdtPr>
        <w:sdtContent>
          <w:del w:author="davide.lenzarini@u-blox.com" w:id="72" w:date="2024-08-08T13:26:12Z">
            <w:r w:rsidDel="00000000" w:rsidR="00000000" w:rsidRPr="00000000">
              <w:rPr>
                <w:rFonts w:ascii="Arial" w:cs="Arial" w:eastAsia="Arial" w:hAnsi="Arial"/>
                <w:highlight w:val="yellow"/>
                <w:rtl w:val="0"/>
              </w:rPr>
              <w:delText xml:space="preserve">iolation</w:delText>
            </w:r>
          </w:del>
        </w:sdtContent>
      </w:sdt>
      <w:r w:rsidDel="00000000" w:rsidR="00000000" w:rsidRPr="00000000">
        <w:rPr>
          <w:rFonts w:ascii="Arial" w:cs="Arial" w:eastAsia="Arial" w:hAnsi="Arial"/>
          <w:highlight w:val="yellow"/>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0AD1">
      <w:pPr>
        <w:rPr>
          <w:rFonts w:ascii="Arial" w:cs="Arial" w:eastAsia="Arial" w:hAnsi="Arial"/>
        </w:rPr>
      </w:pPr>
      <w:sdt>
        <w:sdtPr>
          <w:tag w:val="goog_rdk_352"/>
        </w:sdtPr>
        <w:sdtContent>
          <w:commentRangeStart w:id="199"/>
        </w:sdtContent>
      </w:sdt>
      <w:r w:rsidDel="00000000" w:rsidR="00000000" w:rsidRPr="00000000">
        <w:rPr>
          <w:rFonts w:ascii="Arial" w:cs="Arial" w:eastAsia="Arial" w:hAnsi="Arial"/>
          <w:rtl w:val="0"/>
        </w:rPr>
        <w:t xml:space="preserve">If there are no predefined topic aliases, the gateway will pass back a </w:t>
      </w:r>
      <w:sdt>
        <w:sdtPr>
          <w:tag w:val="goog_rdk_353"/>
        </w:sdtPr>
        <w:sdtContent>
          <w:ins w:author="davide.lenzarini@u-blox.com" w:id="73" w:date="2024-08-08T13:23:55Z">
            <w:r w:rsidDel="00000000" w:rsidR="00000000" w:rsidRPr="00000000">
              <w:rPr>
                <w:rFonts w:ascii="Arial" w:cs="Arial" w:eastAsia="Arial" w:hAnsi="Arial"/>
                <w:rtl w:val="0"/>
              </w:rPr>
              <w:t xml:space="preserve">Session </w:t>
            </w:r>
          </w:ins>
        </w:sdtContent>
      </w:sdt>
      <w:sdt>
        <w:sdtPr>
          <w:tag w:val="goog_rdk_354"/>
        </w:sdtPr>
        <w:sdtContent>
          <w:del w:author="davide.lenzarini@u-blox.com" w:id="73" w:date="2024-08-08T13:23:55Z">
            <w:r w:rsidDel="00000000" w:rsidR="00000000" w:rsidRPr="00000000">
              <w:rPr>
                <w:rFonts w:ascii="Arial" w:cs="Arial" w:eastAsia="Arial" w:hAnsi="Arial"/>
                <w:rtl w:val="0"/>
              </w:rPr>
              <w:delText xml:space="preserve">SESSION </w:delText>
            </w:r>
          </w:del>
        </w:sdtContent>
      </w:sdt>
      <w:r w:rsidDel="00000000" w:rsidR="00000000" w:rsidRPr="00000000">
        <w:rPr>
          <w:rFonts w:ascii="Arial" w:cs="Arial" w:eastAsia="Arial" w:hAnsi="Arial"/>
          <w:rtl w:val="0"/>
        </w:rPr>
        <w:t xml:space="preserve">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199"/>
      <w:r w:rsidDel="00000000" w:rsidR="00000000" w:rsidRPr="00000000">
        <w:commentReference w:id="199"/>
      </w:r>
      <w:r w:rsidDel="00000000" w:rsidR="00000000" w:rsidRPr="00000000">
        <w:rPr>
          <w:rtl w:val="0"/>
        </w:rPr>
      </w:r>
    </w:p>
    <w:p w:rsidR="00000000" w:rsidDel="00000000" w:rsidP="00000000" w:rsidRDefault="00000000" w:rsidRPr="00000000" w14:paraId="00000AD2">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355"/>
        </w:sdtPr>
        <w:sdtContent>
          <w:commentRangeStart w:id="200"/>
        </w:sdtContent>
      </w:sdt>
      <w:r w:rsidDel="00000000" w:rsidR="00000000" w:rsidRPr="00000000">
        <w:rPr>
          <w:rFonts w:ascii="Arial" w:cs="Arial" w:eastAsia="Arial" w:hAnsi="Arial"/>
          <w:i w:val="1"/>
          <w:rtl w:val="0"/>
        </w:rPr>
        <w:t xml:space="preserve">ReasonCode =“accepted”</w:t>
      </w:r>
      <w:commentRangeEnd w:id="200"/>
      <w:r w:rsidDel="00000000" w:rsidR="00000000" w:rsidRPr="00000000">
        <w:commentReference w:id="200"/>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w:t>
      </w:r>
      <w:sdt>
        <w:sdtPr>
          <w:tag w:val="goog_rdk_356"/>
        </w:sdtPr>
        <w:sdtContent>
          <w:ins w:author="davide.lenzarini@u-blox.com" w:id="74" w:date="2024-08-08T13:03:53Z">
            <w:r w:rsidDel="00000000" w:rsidR="00000000" w:rsidRPr="00000000">
              <w:rPr>
                <w:rFonts w:ascii="Arial" w:cs="Arial" w:eastAsia="Arial" w:hAnsi="Arial"/>
                <w:i w:val="1"/>
                <w:rtl w:val="0"/>
              </w:rPr>
              <w:t xml:space="preserve"> alias</w:t>
            </w:r>
          </w:ins>
        </w:sdtContent>
      </w:sdt>
      <w:sdt>
        <w:sdtPr>
          <w:tag w:val="goog_rdk_357"/>
        </w:sdtPr>
        <w:sdtContent>
          <w:del w:author="davide.lenzarini@u-blox.com" w:id="74" w:date="2024-08-08T13:03:53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0AD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D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D7">
      <w:pPr>
        <w:ind w:left="720" w:firstLine="0"/>
        <w:rPr>
          <w:b w:val="1"/>
        </w:rPr>
      </w:pPr>
      <w:r w:rsidDel="00000000" w:rsidR="00000000" w:rsidRPr="00000000">
        <w:rPr>
          <w:b w:val="1"/>
          <w:rtl w:val="0"/>
        </w:rPr>
        <w:t xml:space="preserve">Informative comment</w:t>
      </w:r>
      <w:r w:rsidDel="00000000" w:rsidR="00000000" w:rsidRPr="00000000">
        <w:rPr>
          <w:rtl w:val="0"/>
        </w:rPr>
      </w:r>
    </w:p>
    <w:p w:rsidR="00000000" w:rsidDel="00000000" w:rsidP="00000000" w:rsidRDefault="00000000" w:rsidRPr="00000000" w14:paraId="00000AD8">
      <w:pPr>
        <w:spacing w:after="352" w:lineRule="auto"/>
        <w:ind w:left="715" w:firstLine="0"/>
        <w:rPr>
          <w:rFonts w:ascii="Arial" w:cs="Arial" w:eastAsia="Arial" w:hAnsi="Arial"/>
          <w:color w:val="000000"/>
        </w:rPr>
      </w:pPr>
      <w:sdt>
        <w:sdtPr>
          <w:tag w:val="goog_rdk_358"/>
        </w:sdtPr>
        <w:sdtContent>
          <w:commentRangeStart w:id="201"/>
        </w:sdtContent>
      </w:sdt>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commentRangeEnd w:id="201"/>
      <w:r w:rsidDel="00000000" w:rsidR="00000000" w:rsidRPr="00000000">
        <w:commentReference w:id="201"/>
      </w:r>
      <w:r w:rsidDel="00000000" w:rsidR="00000000" w:rsidRPr="00000000">
        <w:rPr>
          <w:rtl w:val="0"/>
        </w:rPr>
      </w:r>
    </w:p>
    <w:p w:rsidR="00000000" w:rsidDel="00000000" w:rsidP="00000000" w:rsidRDefault="00000000" w:rsidRPr="00000000" w14:paraId="00000AD9">
      <w:pPr>
        <w:pStyle w:val="Heading3"/>
        <w:ind w:left="0" w:firstLine="0"/>
        <w:rPr/>
      </w:pPr>
      <w:bookmarkStart w:colFirst="0" w:colLast="0" w:name="_heading=h.3zy8sjw" w:id="314"/>
      <w:bookmarkEnd w:id="314"/>
      <w:r w:rsidDel="00000000" w:rsidR="00000000" w:rsidRPr="00000000">
        <w:rPr>
          <w:rtl w:val="0"/>
        </w:rPr>
        <w:t xml:space="preserve">4.16.2 Topic Mapping and Aliasing</w:t>
      </w:r>
    </w:p>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w:t>
      </w:r>
      <w:sdt>
        <w:sdtPr>
          <w:tag w:val="goog_rdk_359"/>
        </w:sdtPr>
        <w:sdtContent>
          <w:ins w:author="davide.lenzarini@u-blox.com" w:id="75" w:date="2024-08-08T13:35:01Z">
            <w:r w:rsidDel="00000000" w:rsidR="00000000" w:rsidRPr="00000000">
              <w:rPr>
                <w:rFonts w:ascii="Arial" w:cs="Arial" w:eastAsia="Arial" w:hAnsi="Arial"/>
                <w:highlight w:val="yellow"/>
                <w:rtl w:val="0"/>
              </w:rPr>
              <w:t xml:space="preserve">session </w:t>
            </w:r>
          </w:ins>
        </w:sdtContent>
      </w:sdt>
      <w:r w:rsidDel="00000000" w:rsidR="00000000" w:rsidRPr="00000000">
        <w:rPr>
          <w:rFonts w:ascii="Arial" w:cs="Arial" w:eastAsia="Arial" w:hAnsi="Arial"/>
          <w:highlight w:val="yellow"/>
          <w:rtl w:val="0"/>
        </w:rPr>
        <w:t xml:space="preserve">topic </w:t>
      </w:r>
      <w:sdt>
        <w:sdtPr>
          <w:tag w:val="goog_rdk_360"/>
        </w:sdtPr>
        <w:sdtContent>
          <w:ins w:author="davide.lenzarini@u-blox.com" w:id="76" w:date="2024-08-08T13:13:30Z">
            <w:r w:rsidDel="00000000" w:rsidR="00000000" w:rsidRPr="00000000">
              <w:rPr>
                <w:rFonts w:ascii="Arial" w:cs="Arial" w:eastAsia="Arial" w:hAnsi="Arial"/>
                <w:highlight w:val="yellow"/>
                <w:rtl w:val="0"/>
              </w:rPr>
              <w:t xml:space="preserve">alias </w:t>
            </w:r>
          </w:ins>
        </w:sdtContent>
      </w:sdt>
      <w:sdt>
        <w:sdtPr>
          <w:tag w:val="goog_rdk_361"/>
        </w:sdtPr>
        <w:sdtContent>
          <w:del w:author="davide.lenzarini@u-blox.com" w:id="76" w:date="2024-08-08T13:13:30Z">
            <w:r w:rsidDel="00000000" w:rsidR="00000000" w:rsidRPr="00000000">
              <w:rPr>
                <w:rFonts w:ascii="Arial" w:cs="Arial" w:eastAsia="Arial" w:hAnsi="Arial"/>
                <w:highlight w:val="yellow"/>
                <w:rtl w:val="0"/>
              </w:rPr>
              <w:delText xml:space="preserve">ids </w:delText>
            </w:r>
          </w:del>
        </w:sdtContent>
      </w:sdt>
      <w:r w:rsidDel="00000000" w:rsidR="00000000" w:rsidRPr="00000000">
        <w:rPr>
          <w:rFonts w:ascii="Arial" w:cs="Arial" w:eastAsia="Arial" w:hAnsi="Arial"/>
          <w:highlight w:val="yellow"/>
          <w:rtl w:val="0"/>
        </w:rPr>
        <w:t xml:space="preserve">and topic names MUST be implemented per client (and not by a single shared pool between all clients), to reduce the risk of an incorrect topic </w:t>
      </w:r>
      <w:sdt>
        <w:sdtPr>
          <w:tag w:val="goog_rdk_362"/>
        </w:sdtPr>
        <w:sdtContent>
          <w:ins w:author="davide.lenzarini@u-blox.com" w:id="77" w:date="2024-08-08T13:13:44Z">
            <w:r w:rsidDel="00000000" w:rsidR="00000000" w:rsidRPr="00000000">
              <w:rPr>
                <w:rFonts w:ascii="Arial" w:cs="Arial" w:eastAsia="Arial" w:hAnsi="Arial"/>
                <w:highlight w:val="yellow"/>
                <w:rtl w:val="0"/>
              </w:rPr>
              <w:t xml:space="preserve">alias </w:t>
            </w:r>
          </w:ins>
        </w:sdtContent>
      </w:sdt>
      <w:sdt>
        <w:sdtPr>
          <w:tag w:val="goog_rdk_363"/>
        </w:sdtPr>
        <w:sdtContent>
          <w:del w:author="davide.lenzarini@u-blox.com" w:id="77" w:date="2024-08-08T13:13:44Z">
            <w:r w:rsidDel="00000000" w:rsidR="00000000" w:rsidRPr="00000000">
              <w:rPr>
                <w:rFonts w:ascii="Arial" w:cs="Arial" w:eastAsia="Arial" w:hAnsi="Arial"/>
                <w:highlight w:val="yellow"/>
                <w:rtl w:val="0"/>
              </w:rPr>
              <w:delText xml:space="preserve">id </w:delText>
            </w:r>
          </w:del>
        </w:sdtContent>
      </w:sdt>
      <w:r w:rsidDel="00000000" w:rsidR="00000000" w:rsidRPr="00000000">
        <w:rPr>
          <w:rFonts w:ascii="Arial" w:cs="Arial" w:eastAsia="Arial" w:hAnsi="Arial"/>
          <w:highlight w:val="yellow"/>
          <w:rtl w:val="0"/>
        </w:rPr>
        <w:t xml:space="preserve">from a client matching another client’s valid topic.</w:t>
      </w:r>
      <w:r w:rsidDel="00000000" w:rsidR="00000000" w:rsidRPr="00000000">
        <w:rPr>
          <w:rtl w:val="0"/>
        </w:rPr>
      </w:r>
    </w:p>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w:t>
      </w:r>
      <w:sdt>
        <w:sdtPr>
          <w:tag w:val="goog_rdk_364"/>
        </w:sdtPr>
        <w:sdtContent>
          <w:ins w:author="davide.lenzarini@u-blox.com" w:id="78" w:date="2024-08-08T13:32:55Z">
            <w:r w:rsidDel="00000000" w:rsidR="00000000" w:rsidRPr="00000000">
              <w:rPr>
                <w:rFonts w:ascii="Arial" w:cs="Arial" w:eastAsia="Arial" w:hAnsi="Arial"/>
                <w:rtl w:val="0"/>
              </w:rPr>
              <w:t xml:space="preserve">session </w:t>
            </w:r>
          </w:ins>
        </w:sdtContent>
      </w:sdt>
      <w:sdt>
        <w:sdtPr>
          <w:tag w:val="goog_rdk_365"/>
        </w:sdtPr>
        <w:sdtContent>
          <w:del w:author="davide.lenzarini@u-blox.com" w:id="78" w:date="2024-08-08T13:32:55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aliases between multiple clients. The mapping table of predefined topic aliases is separate from </w:t>
      </w:r>
      <w:sdt>
        <w:sdtPr>
          <w:tag w:val="goog_rdk_366"/>
        </w:sdtPr>
        <w:sdtContent>
          <w:ins w:author="davide.lenzarini@u-blox.com" w:id="79" w:date="2024-08-08T13:33:06Z">
            <w:r w:rsidDel="00000000" w:rsidR="00000000" w:rsidRPr="00000000">
              <w:rPr>
                <w:rFonts w:ascii="Arial" w:cs="Arial" w:eastAsia="Arial" w:hAnsi="Arial"/>
                <w:rtl w:val="0"/>
              </w:rPr>
              <w:t xml:space="preserve">session </w:t>
            </w:r>
          </w:ins>
        </w:sdtContent>
      </w:sdt>
      <w:sdt>
        <w:sdtPr>
          <w:tag w:val="goog_rdk_367"/>
        </w:sdtPr>
        <w:sdtContent>
          <w:del w:author="davide.lenzarini@u-blox.com" w:id="79" w:date="2024-08-08T13:33:06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registered aliases. It is global and shared between all clients and gateways and may overlap with </w:t>
      </w:r>
      <w:sdt>
        <w:sdtPr>
          <w:tag w:val="goog_rdk_368"/>
        </w:sdtPr>
        <w:sdtContent>
          <w:ins w:author="davide.lenzarini@u-blox.com" w:id="80" w:date="2024-08-08T13:35:38Z">
            <w:r w:rsidDel="00000000" w:rsidR="00000000" w:rsidRPr="00000000">
              <w:rPr>
                <w:rFonts w:ascii="Arial" w:cs="Arial" w:eastAsia="Arial" w:hAnsi="Arial"/>
                <w:rtl w:val="0"/>
              </w:rPr>
              <w:t xml:space="preserve">session </w:t>
            </w:r>
          </w:ins>
        </w:sdtContent>
      </w:sdt>
      <w:r w:rsidDel="00000000" w:rsidR="00000000" w:rsidRPr="00000000">
        <w:rPr>
          <w:rFonts w:ascii="Arial" w:cs="Arial" w:eastAsia="Arial" w:hAnsi="Arial"/>
          <w:rtl w:val="0"/>
        </w:rPr>
        <w:t xml:space="preserve">registered aliases, since it is in a different pool.</w:t>
      </w:r>
    </w:p>
    <w:p w:rsidR="00000000" w:rsidDel="00000000" w:rsidP="00000000" w:rsidRDefault="00000000" w:rsidRPr="00000000" w14:paraId="00000ADC">
      <w:pPr>
        <w:pStyle w:val="Heading3"/>
        <w:keepLines w:val="1"/>
        <w:spacing w:after="64" w:before="0" w:line="259" w:lineRule="auto"/>
        <w:ind w:left="0" w:firstLine="0"/>
        <w:rPr>
          <w:rFonts w:ascii="Arial" w:cs="Arial" w:eastAsia="Arial" w:hAnsi="Arial"/>
        </w:rPr>
      </w:pPr>
      <w:bookmarkStart w:colFirst="0" w:colLast="0" w:name="_heading=h.2f3j2rp" w:id="315"/>
      <w:bookmarkEnd w:id="315"/>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16.3 Predefined topic aliases and short topic names</w:t>
      </w:r>
    </w:p>
    <w:p w:rsidR="00000000" w:rsidDel="00000000" w:rsidP="00000000" w:rsidRDefault="00000000" w:rsidRPr="00000000" w14:paraId="00000AD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w:t>
      </w:r>
      <w:sdt>
        <w:sdtPr>
          <w:tag w:val="goog_rdk_369"/>
        </w:sdtPr>
        <w:sdtContent>
          <w:del w:author="davide.lenzarini@u-blox.com" w:id="81" w:date="2024-08-08T13:21: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both sides can start immediately with the sending of PUBLISH packets; there is no need for the REGISTER procedure as in the case of </w:t>
      </w:r>
      <w:sdt>
        <w:sdtPr>
          <w:tag w:val="goog_rdk_370"/>
        </w:sdtPr>
        <w:sdtContent>
          <w:ins w:author="davide.lenzarini@u-blox.com" w:id="82" w:date="2024-08-08T13:23:11Z">
            <w:r w:rsidDel="00000000" w:rsidR="00000000" w:rsidRPr="00000000">
              <w:rPr>
                <w:rFonts w:ascii="Arial" w:cs="Arial" w:eastAsia="Arial" w:hAnsi="Arial"/>
                <w:rtl w:val="0"/>
              </w:rPr>
              <w:t xml:space="preserve">Session</w:t>
            </w:r>
          </w:ins>
        </w:sdtContent>
      </w:sdt>
      <w:sdt>
        <w:sdtPr>
          <w:tag w:val="goog_rdk_371"/>
        </w:sdtPr>
        <w:sdtContent>
          <w:del w:author="davide.lenzarini@u-blox.com" w:id="82" w:date="2024-08-08T13:23:11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ADE">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w:t>
      </w:r>
      <w:sdt>
        <w:sdtPr>
          <w:tag w:val="goog_rdk_372"/>
        </w:sdtPr>
        <w:sdtContent>
          <w:del w:author="davide.lenzarini@u-blox.com" w:id="83" w:date="2024-08-08T13:27:51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0ADF">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w:t>
      </w:r>
      <w:sdt>
        <w:sdtPr>
          <w:tag w:val="goog_rdk_373"/>
        </w:sdtPr>
        <w:sdtContent>
          <w:ins w:author="davide.lenzarini@u-blox.com" w:id="84" w:date="2024-08-08T13:33:57Z">
            <w:r w:rsidDel="00000000" w:rsidR="00000000" w:rsidRPr="00000000">
              <w:rPr>
                <w:rFonts w:ascii="Arial" w:cs="Arial" w:eastAsia="Arial" w:hAnsi="Arial"/>
                <w:rtl w:val="0"/>
              </w:rPr>
              <w:t xml:space="preserve">session </w:t>
            </w:r>
          </w:ins>
        </w:sdtContent>
      </w:sdt>
      <w:sdt>
        <w:sdtPr>
          <w:tag w:val="goog_rdk_374"/>
        </w:sdtPr>
        <w:sdtContent>
          <w:del w:author="davide.lenzarini@u-blox.com" w:id="84" w:date="2024-08-08T13:33:57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0AE0">
      <w:pPr>
        <w:pStyle w:val="Heading3"/>
        <w:keepLines w:val="1"/>
        <w:spacing w:after="64" w:before="0" w:line="259" w:lineRule="auto"/>
        <w:ind w:left="0" w:firstLine="0"/>
        <w:rPr/>
      </w:pPr>
      <w:bookmarkStart w:colFirst="0" w:colLast="0" w:name="_heading=h.u8tczi" w:id="316"/>
      <w:bookmarkEnd w:id="316"/>
      <w:r w:rsidDel="00000000" w:rsidR="00000000" w:rsidRPr="00000000">
        <w:rPr>
          <w:rtl w:val="0"/>
        </w:rPr>
        <w:t xml:space="preserve">4.17.4 Client Topic Subscribe/Unsubscribe Procedure</w:t>
      </w:r>
    </w:p>
    <w:p w:rsidR="00000000" w:rsidDel="00000000" w:rsidP="00000000" w:rsidRDefault="00000000" w:rsidRPr="00000000" w14:paraId="00000AE1">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375"/>
        </w:sdtPr>
        <w:sdtContent>
          <w:commentRangeStart w:id="202"/>
        </w:sdtContent>
      </w:sdt>
      <w:r w:rsidDel="00000000" w:rsidR="00000000" w:rsidRPr="00000000">
        <w:rPr>
          <w:rFonts w:ascii="Arial" w:cs="Arial" w:eastAsia="Arial" w:hAnsi="Arial"/>
          <w:rtl w:val="0"/>
        </w:rPr>
        <w:t xml:space="preserve">name </w:t>
      </w:r>
      <w:commentRangeEnd w:id="202"/>
      <w:r w:rsidDel="00000000" w:rsidR="00000000" w:rsidRPr="00000000">
        <w:commentReference w:id="202"/>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376"/>
        </w:sdtPr>
        <w:sdtContent>
          <w:commentRangeStart w:id="203"/>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203"/>
      <w:r w:rsidDel="00000000" w:rsidR="00000000" w:rsidRPr="00000000">
        <w:commentReference w:id="203"/>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0AE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w:t>
      </w:r>
      <w:sdt>
        <w:sdtPr>
          <w:tag w:val="goog_rdk_377"/>
        </w:sdtPr>
        <w:sdtContent>
          <w:ins w:author="davide.lenzarini@u-blox.com" w:id="85" w:date="2024-08-08T14:58:42Z">
            <w:r w:rsidDel="00000000" w:rsidR="00000000" w:rsidRPr="00000000">
              <w:rPr>
                <w:rFonts w:ascii="Arial" w:cs="Arial" w:eastAsia="Arial" w:hAnsi="Arial"/>
                <w:rtl w:val="0"/>
              </w:rPr>
              <w:t xml:space="preserve">data </w:t>
            </w:r>
          </w:ins>
        </w:sdtContent>
      </w:sdt>
      <w:sdt>
        <w:sdtPr>
          <w:tag w:val="goog_rdk_378"/>
        </w:sdtPr>
        <w:sdtContent>
          <w:del w:author="davide.lenzarini@u-blox.com" w:id="85" w:date="2024-08-08T14:58:42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0AE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0AE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0AE5">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0AE6">
      <w:pPr>
        <w:pStyle w:val="Heading3"/>
        <w:keepLines w:val="1"/>
        <w:spacing w:after="64" w:before="0" w:line="259" w:lineRule="auto"/>
        <w:ind w:left="0" w:firstLine="0"/>
        <w:rPr/>
      </w:pPr>
      <w:bookmarkStart w:colFirst="0" w:colLast="0" w:name="_heading=h.3e8gvnb" w:id="317"/>
      <w:bookmarkEnd w:id="317"/>
      <w:r w:rsidDel="00000000" w:rsidR="00000000" w:rsidRPr="00000000">
        <w:rPr>
          <w:rtl w:val="0"/>
        </w:rPr>
        <w:t xml:space="preserve">4.16.5 Client Publish Procedure</w:t>
      </w:r>
    </w:p>
    <w:p w:rsidR="00000000" w:rsidDel="00000000" w:rsidP="00000000" w:rsidRDefault="00000000" w:rsidRPr="00000000" w14:paraId="00000AE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379"/>
        </w:sdtPr>
        <w:sdtContent>
          <w:del w:author="davide.lenzarini@u-blox.com" w:id="86" w:date="2024-08-08T15:03:09Z"/>
          <w:sdt>
            <w:sdtPr>
              <w:tag w:val="goog_rdk_380"/>
            </w:sdtPr>
            <w:sdtContent>
              <w:commentRangeStart w:id="204"/>
            </w:sdtContent>
          </w:sdt>
          <w:del w:author="davide.lenzarini@u-blox.com" w:id="86" w:date="2024-08-08T15:03:09Z">
            <w:r w:rsidDel="00000000" w:rsidR="00000000" w:rsidRPr="00000000">
              <w:rPr>
                <w:rFonts w:ascii="Arial" w:cs="Arial" w:eastAsia="Arial" w:hAnsi="Arial"/>
                <w:rtl w:val="0"/>
              </w:rPr>
              <w:delText xml:space="preserve">The PUBLISH packets contain the assigned topic alias.</w:delText>
            </w:r>
          </w:del>
        </w:sdtContent>
      </w:sdt>
      <w:commentRangeEnd w:id="204"/>
      <w:r w:rsidDel="00000000" w:rsidR="00000000" w:rsidRPr="00000000">
        <w:commentReference w:id="204"/>
      </w:r>
      <w:r w:rsidDel="00000000" w:rsidR="00000000" w:rsidRPr="00000000">
        <w:rPr>
          <w:rtl w:val="0"/>
        </w:rPr>
      </w:r>
    </w:p>
    <w:p w:rsidR="00000000" w:rsidDel="00000000" w:rsidP="00000000" w:rsidRDefault="00000000" w:rsidRPr="00000000" w14:paraId="00000AE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0AE9">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0AEA">
      <w:pPr>
        <w:numPr>
          <w:ilvl w:val="0"/>
          <w:numId w:val="49"/>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0AEB">
      <w:pPr>
        <w:numPr>
          <w:ilvl w:val="0"/>
          <w:numId w:val="49"/>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0AEC">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sdt>
        <w:sdtPr>
          <w:tag w:val="goog_rdk_381"/>
        </w:sdtPr>
        <w:sdtContent>
          <w:ins w:author="davide.lenzarini@u-blox.com" w:id="87" w:date="2024-08-08T15:06:05Z">
            <w:r w:rsidDel="00000000" w:rsidR="00000000" w:rsidRPr="00000000">
              <w:rPr>
                <w:rFonts w:ascii="Arial" w:cs="Arial" w:eastAsia="Arial" w:hAnsi="Arial"/>
                <w:rtl w:val="0"/>
              </w:rPr>
              <w:t xml:space="preserve"> but it is possible to publish QoS 0 or PUBWOS </w:t>
            </w:r>
            <w:r w:rsidDel="00000000" w:rsidR="00000000" w:rsidRPr="00000000">
              <w:rPr>
                <w:rFonts w:ascii="Arial" w:cs="Arial" w:eastAsia="Arial" w:hAnsi="Arial"/>
                <w:rtl w:val="0"/>
              </w:rPr>
              <w:t xml:space="preserve">packets in the middle of a QoS 1 or QoS 2 exchange.</w:t>
            </w:r>
            <w:sdt>
              <w:sdtPr>
                <w:tag w:val="goog_rdk_382"/>
              </w:sdtPr>
              <w:sdtContent>
                <w:del w:author="davide.lenzarini@u-blox.com" w:id="87" w:date="2024-08-08T15:06:05Z">
                  <w:r w:rsidDel="00000000" w:rsidR="00000000" w:rsidRPr="00000000">
                    <w:rPr>
                      <w:rFonts w:ascii="Arial" w:cs="Arial" w:eastAsia="Arial" w:hAnsi="Arial"/>
                      <w:rtl w:val="0"/>
                    </w:rPr>
                    <w:delText xml:space="preserve"> </w:delText>
                  </w:r>
                </w:del>
              </w:sdtContent>
            </w:sdt>
          </w:ins>
        </w:sdtContent>
      </w:sdt>
      <w:sdt>
        <w:sdtPr>
          <w:tag w:val="goog_rdk_383"/>
        </w:sdtPr>
        <w:sdtContent>
          <w:del w:author="davide.lenzarini@u-blox.com" w:id="87" w:date="2024-08-08T15:06:05Z">
            <w:r w:rsidDel="00000000" w:rsidR="00000000" w:rsidRPr="00000000">
              <w:rPr>
                <w:rFonts w:ascii="Arial" w:cs="Arial" w:eastAsia="Arial" w:hAnsi="Arial"/>
                <w:rtl w:val="0"/>
              </w:rPr>
              <w:delText xml:space="preserve">packets in the midlle of a QoS 1 or QoS 2 exchange.</w:delText>
            </w:r>
          </w:del>
        </w:sdtContent>
      </w:sdt>
      <w:r w:rsidDel="00000000" w:rsidR="00000000" w:rsidRPr="00000000">
        <w:rPr>
          <w:rtl w:val="0"/>
        </w:rPr>
      </w:r>
    </w:p>
    <w:p w:rsidR="00000000" w:rsidDel="00000000" w:rsidP="00000000" w:rsidRDefault="00000000" w:rsidRPr="00000000" w14:paraId="00000AED">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0AEE">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0AEF">
      <w:pPr>
        <w:pStyle w:val="Heading3"/>
        <w:keepLines w:val="1"/>
        <w:spacing w:after="64" w:before="0" w:line="259" w:lineRule="auto"/>
        <w:ind w:left="0" w:firstLine="0"/>
        <w:rPr/>
      </w:pPr>
      <w:bookmarkStart w:colFirst="0" w:colLast="0" w:name="_heading=h.1tdr5v4" w:id="318"/>
      <w:bookmarkEnd w:id="318"/>
      <w:r w:rsidDel="00000000" w:rsidR="00000000" w:rsidRPr="00000000">
        <w:rPr>
          <w:rtl w:val="0"/>
        </w:rPr>
        <w:t xml:space="preserve">4.16.6 Gateway Publish Procedure</w:t>
      </w:r>
    </w:p>
    <w:p w:rsidR="00000000" w:rsidDel="00000000" w:rsidP="00000000" w:rsidRDefault="00000000" w:rsidRPr="00000000" w14:paraId="00000AF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4.16.5</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0AF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w:t>
      </w:r>
      <w:sdt>
        <w:sdtPr>
          <w:tag w:val="goog_rdk_384"/>
        </w:sdtPr>
        <w:sdtContent>
          <w:ins w:author="davide.lenzarini@u-blox.com" w:id="88" w:date="2024-08-08T15:12:1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0AF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0AF3">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0AF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0AF5">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0AF6">
      <w:pPr>
        <w:pStyle w:val="Heading2"/>
        <w:ind w:left="0" w:firstLine="0"/>
        <w:rPr>
          <w:rFonts w:ascii="Arial" w:cs="Arial" w:eastAsia="Arial" w:hAnsi="Arial"/>
        </w:rPr>
      </w:pPr>
      <w:bookmarkStart w:colFirst="0" w:colLast="0" w:name="_heading=h.ly7c1y" w:id="319"/>
      <w:bookmarkEnd w:id="319"/>
      <w:r w:rsidDel="00000000" w:rsidR="00000000" w:rsidRPr="00000000">
        <w:rPr>
          <w:rFonts w:ascii="Arial" w:cs="Arial" w:eastAsia="Arial" w:hAnsi="Arial"/>
          <w:rtl w:val="0"/>
        </w:rPr>
        <w:t xml:space="preserve">4.17 Retained Messages</w:t>
      </w:r>
    </w:p>
    <w:p w:rsidR="00000000" w:rsidDel="00000000" w:rsidP="00000000" w:rsidRDefault="00000000" w:rsidRPr="00000000" w14:paraId="00000AF7">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0AF8">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0AF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FA">
      <w:pPr>
        <w:numPr>
          <w:ilvl w:val="0"/>
          <w:numId w:val="6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0AFB">
      <w:pPr>
        <w:numPr>
          <w:ilvl w:val="0"/>
          <w:numId w:val="6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0AFC">
      <w:pPr>
        <w:numPr>
          <w:ilvl w:val="0"/>
          <w:numId w:val="6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0AF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AF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F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B00">
      <w:pPr>
        <w:numPr>
          <w:ilvl w:val="0"/>
          <w:numId w:val="5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0B01">
      <w:pPr>
        <w:numPr>
          <w:ilvl w:val="0"/>
          <w:numId w:val="56"/>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0B02">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03">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0B04">
      <w:pPr>
        <w:pStyle w:val="Heading2"/>
        <w:ind w:left="0" w:firstLine="0"/>
        <w:rPr>
          <w:rFonts w:ascii="Arial" w:cs="Arial" w:eastAsia="Arial" w:hAnsi="Arial"/>
        </w:rPr>
      </w:pPr>
      <w:bookmarkStart w:colFirst="0" w:colLast="0" w:name="_heading=h.mo7ahow0t2fa" w:id="320"/>
      <w:bookmarkEnd w:id="320"/>
      <w:r w:rsidDel="00000000" w:rsidR="00000000" w:rsidRPr="00000000">
        <w:rPr>
          <w:rFonts w:ascii="Arial" w:cs="Arial" w:eastAsia="Arial" w:hAnsi="Arial"/>
          <w:rtl w:val="0"/>
        </w:rPr>
        <w:t xml:space="preserve">4.18 Optional Features</w:t>
      </w:r>
    </w:p>
    <w:p w:rsidR="00000000" w:rsidDel="00000000" w:rsidP="00000000" w:rsidRDefault="00000000" w:rsidRPr="00000000" w14:paraId="00000B05">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0B06">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B08">
      <w:pPr>
        <w:pStyle w:val="Heading1"/>
        <w:ind w:left="0" w:firstLine="0"/>
        <w:rPr>
          <w:rFonts w:ascii="Arial" w:cs="Arial" w:eastAsia="Arial" w:hAnsi="Arial"/>
          <w:b w:val="0"/>
          <w:color w:val="000000"/>
          <w:sz w:val="40"/>
          <w:szCs w:val="40"/>
          <w:shd w:fill="auto" w:val="clear"/>
        </w:rPr>
      </w:pPr>
      <w:bookmarkStart w:colFirst="0" w:colLast="0" w:name="_heading=h.ao41zqqg0txn" w:id="321"/>
      <w:bookmarkEnd w:id="321"/>
      <w:r w:rsidDel="00000000" w:rsidR="00000000" w:rsidRPr="00000000">
        <w:rPr>
          <w:rFonts w:ascii="Arial" w:cs="Arial" w:eastAsia="Arial" w:hAnsi="Arial"/>
          <w:rtl w:val="0"/>
        </w:rPr>
        <w:t xml:space="preserve">5 Security (Informative)</w:t>
      </w:r>
      <w:r w:rsidDel="00000000" w:rsidR="00000000" w:rsidRPr="00000000">
        <w:rPr>
          <w:rtl w:val="0"/>
        </w:rPr>
      </w:r>
    </w:p>
    <w:p w:rsidR="00000000" w:rsidDel="00000000" w:rsidP="00000000" w:rsidRDefault="00000000" w:rsidRPr="00000000" w14:paraId="00000B09">
      <w:pPr>
        <w:pStyle w:val="Heading2"/>
        <w:ind w:left="0" w:firstLine="0"/>
        <w:rPr/>
      </w:pPr>
      <w:bookmarkStart w:colFirst="0" w:colLast="0" w:name="_heading=h.2w9qaq2wvr46" w:id="322"/>
      <w:bookmarkEnd w:id="322"/>
      <w:r w:rsidDel="00000000" w:rsidR="00000000" w:rsidRPr="00000000">
        <w:rPr>
          <w:rtl w:val="0"/>
        </w:rPr>
        <w:t xml:space="preserve">5.1 Introduction</w:t>
      </w:r>
    </w:p>
    <w:p w:rsidR="00000000" w:rsidDel="00000000" w:rsidP="00000000" w:rsidRDefault="00000000" w:rsidRPr="00000000" w14:paraId="00000B0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B0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17">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18">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0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B0D">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B0E">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B0F">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(e.g. “timing attacks”)</w:t>
      </w:r>
    </w:p>
    <w:p w:rsidR="00000000" w:rsidDel="00000000" w:rsidP="00000000" w:rsidRDefault="00000000" w:rsidRPr="00000000" w14:paraId="00000B10">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B11">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B12">
      <w:pPr>
        <w:numPr>
          <w:ilvl w:val="0"/>
          <w:numId w:val="22"/>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B1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B14">
      <w:pPr>
        <w:numPr>
          <w:ilvl w:val="0"/>
          <w:numId w:val="6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B15">
      <w:pPr>
        <w:numPr>
          <w:ilvl w:val="0"/>
          <w:numId w:val="6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B16">
      <w:pPr>
        <w:numPr>
          <w:ilvl w:val="0"/>
          <w:numId w:val="6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B17">
      <w:pPr>
        <w:numPr>
          <w:ilvl w:val="0"/>
          <w:numId w:val="62"/>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B1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(e.g. U.S.-EU Privacy Shield Framework</w:t>
      </w:r>
      <w:hyperlink r:id="rId119">
        <w:r w:rsidDel="00000000" w:rsidR="00000000" w:rsidRPr="00000000">
          <w:rPr>
            <w:rFonts w:ascii="Arial" w:cs="Arial" w:eastAsia="Arial" w:hAnsi="Arial"/>
            <w:color w:val="000000"/>
            <w:shd w:fill="auto" w:val="clear"/>
            <w:rtl w:val="0"/>
          </w:rPr>
          <w:t xml:space="preserve"> </w:t>
        </w:r>
      </w:hyperlink>
      <w:hyperlink r:id="rId120">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(e.g. PCI DSS</w:t>
      </w:r>
      <w:hyperlink r:id="rId121">
        <w:r w:rsidDel="00000000" w:rsidR="00000000" w:rsidRPr="00000000">
          <w:rPr>
            <w:rFonts w:ascii="Arial" w:cs="Arial" w:eastAsia="Arial" w:hAnsi="Arial"/>
            <w:color w:val="000000"/>
            <w:shd w:fill="auto" w:val="clear"/>
            <w:rtl w:val="0"/>
          </w:rPr>
          <w:t xml:space="preserve"> </w:t>
        </w:r>
      </w:hyperlink>
      <w:hyperlink r:id="rId122">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(e.g. Sarbanes-Oxley</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19">
      <w:pPr>
        <w:pStyle w:val="Heading2"/>
        <w:ind w:left="0" w:firstLine="0"/>
        <w:rPr/>
      </w:pPr>
      <w:bookmarkStart w:colFirst="0" w:colLast="0" w:name="_heading=h.igt8todq2le2" w:id="323"/>
      <w:bookmarkEnd w:id="323"/>
      <w:r w:rsidDel="00000000" w:rsidR="00000000" w:rsidRPr="00000000">
        <w:rPr>
          <w:rtl w:val="0"/>
        </w:rPr>
        <w:t xml:space="preserve">5.2 MQTT-SN solutions: security and certification</w:t>
      </w:r>
    </w:p>
    <w:p w:rsidR="00000000" w:rsidDel="00000000" w:rsidP="00000000" w:rsidRDefault="00000000" w:rsidRPr="00000000" w14:paraId="00000B1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25">
        <w:r w:rsidDel="00000000" w:rsidR="00000000" w:rsidRPr="00000000">
          <w:rPr>
            <w:rFonts w:ascii="Arial" w:cs="Arial" w:eastAsia="Arial" w:hAnsi="Arial"/>
            <w:color w:val="000000"/>
            <w:shd w:fill="auto" w:val="clear"/>
            <w:rtl w:val="0"/>
          </w:rPr>
          <w:t xml:space="preserve"> </w:t>
        </w:r>
      </w:hyperlink>
      <w:hyperlink r:id="rId126">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27">
        <w:r w:rsidDel="00000000" w:rsidR="00000000" w:rsidRPr="00000000">
          <w:rPr>
            <w:rFonts w:ascii="Arial" w:cs="Arial" w:eastAsia="Arial" w:hAnsi="Arial"/>
            <w:color w:val="000000"/>
            <w:shd w:fill="auto" w:val="clear"/>
            <w:rtl w:val="0"/>
          </w:rPr>
          <w:t xml:space="preserve"> </w:t>
        </w:r>
      </w:hyperlink>
      <w:hyperlink r:id="rId128">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9">
        <w:r w:rsidDel="00000000" w:rsidR="00000000" w:rsidRPr="00000000">
          <w:rPr>
            <w:rFonts w:ascii="Arial" w:cs="Arial" w:eastAsia="Arial" w:hAnsi="Arial"/>
            <w:color w:val="000000"/>
            <w:shd w:fill="auto" w:val="clear"/>
            <w:rtl w:val="0"/>
          </w:rPr>
          <w:t xml:space="preserve"> </w:t>
        </w:r>
      </w:hyperlink>
      <w:hyperlink r:id="rId130">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31">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B1B">
      <w:pPr>
        <w:pStyle w:val="Heading2"/>
        <w:ind w:left="0" w:firstLine="0"/>
        <w:rPr/>
      </w:pPr>
      <w:bookmarkStart w:colFirst="0" w:colLast="0" w:name="_heading=h.t81ayj7ar2ac" w:id="324"/>
      <w:bookmarkEnd w:id="324"/>
      <w:r w:rsidDel="00000000" w:rsidR="00000000" w:rsidRPr="00000000">
        <w:rPr>
          <w:rtl w:val="0"/>
        </w:rPr>
        <w:t xml:space="preserve">5.3 Lightweight cryptography and constrained devices</w:t>
      </w:r>
    </w:p>
    <w:p w:rsidR="00000000" w:rsidDel="00000000" w:rsidP="00000000" w:rsidRDefault="00000000" w:rsidRPr="00000000" w14:paraId="00000B1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B1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B1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B1F">
      <w:pPr>
        <w:numPr>
          <w:ilvl w:val="0"/>
          <w:numId w:val="15"/>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B20">
      <w:pPr>
        <w:numPr>
          <w:ilvl w:val="0"/>
          <w:numId w:val="15"/>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32">
        <w:r w:rsidDel="00000000" w:rsidR="00000000" w:rsidRPr="00000000">
          <w:rPr>
            <w:rFonts w:ascii="Arial" w:cs="Arial" w:eastAsia="Arial" w:hAnsi="Arial"/>
            <w:color w:val="000000"/>
            <w:shd w:fill="auto" w:val="clear"/>
            <w:rtl w:val="0"/>
          </w:rPr>
          <w:t xml:space="preserve"> </w:t>
        </w:r>
      </w:hyperlink>
      <w:hyperlink r:id="rId133">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B21">
      <w:pPr>
        <w:numPr>
          <w:ilvl w:val="0"/>
          <w:numId w:val="15"/>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34">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B2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B2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B24">
      <w:pPr>
        <w:pStyle w:val="Heading2"/>
        <w:ind w:left="0" w:firstLine="0"/>
        <w:rPr/>
      </w:pPr>
      <w:bookmarkStart w:colFirst="0" w:colLast="0" w:name="_heading=h.g0bezd2bi3zn" w:id="325"/>
      <w:bookmarkEnd w:id="325"/>
      <w:r w:rsidDel="00000000" w:rsidR="00000000" w:rsidRPr="00000000">
        <w:rPr>
          <w:rtl w:val="0"/>
        </w:rPr>
        <w:t xml:space="preserve">5.4 Implementation notes</w:t>
      </w:r>
    </w:p>
    <w:p w:rsidR="00000000" w:rsidDel="00000000" w:rsidP="00000000" w:rsidRDefault="00000000" w:rsidRPr="00000000" w14:paraId="00000B2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B2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B2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B29">
      <w:pPr>
        <w:pStyle w:val="Heading3"/>
        <w:ind w:left="0" w:firstLine="0"/>
        <w:rPr/>
      </w:pPr>
      <w:bookmarkStart w:colFirst="0" w:colLast="0" w:name="_heading=h.h5vxo4k0bdpo" w:id="326"/>
      <w:bookmarkEnd w:id="326"/>
      <w:r w:rsidDel="00000000" w:rsidR="00000000" w:rsidRPr="00000000">
        <w:rPr>
          <w:rtl w:val="0"/>
        </w:rPr>
        <w:t xml:space="preserve">5.4.1 Authentication of Clients by the Server</w:t>
      </w:r>
    </w:p>
    <w:p w:rsidR="00000000" w:rsidDel="00000000" w:rsidP="00000000" w:rsidRDefault="00000000" w:rsidRPr="00000000" w14:paraId="00000B2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37">
        <w:r w:rsidDel="00000000" w:rsidR="00000000" w:rsidRPr="00000000">
          <w:rPr>
            <w:rFonts w:ascii="Arial" w:cs="Arial" w:eastAsia="Arial" w:hAnsi="Arial"/>
            <w:color w:val="000000"/>
            <w:shd w:fill="auto" w:val="clear"/>
            <w:rtl w:val="0"/>
          </w:rPr>
          <w:t xml:space="preserve"> </w:t>
        </w:r>
      </w:hyperlink>
      <w:hyperlink r:id="rId138">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B2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B2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B2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B2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41">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B2F">
      <w:pPr>
        <w:pStyle w:val="Heading3"/>
        <w:ind w:left="0" w:firstLine="0"/>
        <w:rPr/>
      </w:pPr>
      <w:bookmarkStart w:colFirst="0" w:colLast="0" w:name="_heading=h.lexe5j11rq4v" w:id="327"/>
      <w:bookmarkEnd w:id="327"/>
      <w:r w:rsidDel="00000000" w:rsidR="00000000" w:rsidRPr="00000000">
        <w:rPr>
          <w:rtl w:val="0"/>
        </w:rPr>
        <w:t xml:space="preserve">5.4.2 Authorization of Clients by the Server</w:t>
      </w:r>
    </w:p>
    <w:p w:rsidR="00000000" w:rsidDel="00000000" w:rsidP="00000000" w:rsidRDefault="00000000" w:rsidRPr="00000000" w14:paraId="00000B3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B3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B3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B3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B34">
      <w:pPr>
        <w:pStyle w:val="Heading3"/>
        <w:ind w:left="0" w:firstLine="0"/>
        <w:rPr/>
      </w:pPr>
      <w:bookmarkStart w:colFirst="0" w:colLast="0" w:name="_heading=h.jysh3cxpsb6d" w:id="328"/>
      <w:bookmarkEnd w:id="328"/>
      <w:r w:rsidDel="00000000" w:rsidR="00000000" w:rsidRPr="00000000">
        <w:rPr>
          <w:rtl w:val="0"/>
        </w:rPr>
        <w:t xml:space="preserve">5.4.3 Authentication of the Server by the Client</w:t>
      </w:r>
    </w:p>
    <w:p w:rsidR="00000000" w:rsidDel="00000000" w:rsidP="00000000" w:rsidRDefault="00000000" w:rsidRPr="00000000" w14:paraId="00000B3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B3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4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B3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B3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B39">
      <w:pPr>
        <w:pStyle w:val="Heading3"/>
        <w:ind w:left="0" w:firstLine="0"/>
        <w:rPr/>
      </w:pPr>
      <w:bookmarkStart w:colFirst="0" w:colLast="0" w:name="_heading=h.ot7sd3b9qzjh" w:id="329"/>
      <w:bookmarkEnd w:id="329"/>
      <w:r w:rsidDel="00000000" w:rsidR="00000000" w:rsidRPr="00000000">
        <w:rPr>
          <w:rtl w:val="0"/>
        </w:rPr>
        <w:t xml:space="preserve">5.4.4 Integrity of Application Messages and MQTT-SN Control Packets</w:t>
      </w:r>
    </w:p>
    <w:p w:rsidR="00000000" w:rsidDel="00000000" w:rsidP="00000000" w:rsidRDefault="00000000" w:rsidRPr="00000000" w14:paraId="00000B3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B3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43">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B3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B3D">
      <w:pPr>
        <w:pStyle w:val="Heading3"/>
        <w:ind w:left="0" w:firstLine="0"/>
        <w:rPr/>
      </w:pPr>
      <w:bookmarkStart w:colFirst="0" w:colLast="0" w:name="_heading=h.zdgt1oam65sj" w:id="330"/>
      <w:bookmarkEnd w:id="330"/>
      <w:r w:rsidDel="00000000" w:rsidR="00000000" w:rsidRPr="00000000">
        <w:rPr>
          <w:rtl w:val="0"/>
        </w:rPr>
        <w:t xml:space="preserve">5.4.5 Privacy of Application Messages and MQTT-SN Control Packets</w:t>
      </w:r>
    </w:p>
    <w:p w:rsidR="00000000" w:rsidDel="00000000" w:rsidP="00000000" w:rsidRDefault="00000000" w:rsidRPr="00000000" w14:paraId="00000B3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B3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B4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B4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B42">
      <w:pPr>
        <w:pStyle w:val="Heading3"/>
        <w:ind w:left="0" w:firstLine="0"/>
        <w:rPr/>
      </w:pPr>
      <w:bookmarkStart w:colFirst="0" w:colLast="0" w:name="_heading=h.xh57vyfcv2nk" w:id="331"/>
      <w:bookmarkEnd w:id="331"/>
      <w:r w:rsidDel="00000000" w:rsidR="00000000" w:rsidRPr="00000000">
        <w:rPr>
          <w:rtl w:val="0"/>
        </w:rPr>
        <w:t xml:space="preserve">5.4.6 Non-repudiation of message transmission</w:t>
      </w:r>
    </w:p>
    <w:p w:rsidR="00000000" w:rsidDel="00000000" w:rsidP="00000000" w:rsidRDefault="00000000" w:rsidRPr="00000000" w14:paraId="00000B4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B44">
      <w:pPr>
        <w:pStyle w:val="Heading3"/>
        <w:ind w:left="0" w:firstLine="0"/>
        <w:rPr/>
      </w:pPr>
      <w:bookmarkStart w:colFirst="0" w:colLast="0" w:name="_heading=h.e8wrqxkc3xaj" w:id="332"/>
      <w:bookmarkEnd w:id="332"/>
      <w:r w:rsidDel="00000000" w:rsidR="00000000" w:rsidRPr="00000000">
        <w:rPr>
          <w:rtl w:val="0"/>
        </w:rPr>
        <w:t xml:space="preserve">5.4.7 Detecting compromise of Clients and Servers</w:t>
      </w:r>
    </w:p>
    <w:p w:rsidR="00000000" w:rsidDel="00000000" w:rsidP="00000000" w:rsidRDefault="00000000" w:rsidRPr="00000000" w14:paraId="00000B4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46">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B4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47">
        <w:r w:rsidDel="00000000" w:rsidR="00000000" w:rsidRPr="00000000">
          <w:rPr>
            <w:rFonts w:ascii="Arial" w:cs="Arial" w:eastAsia="Arial" w:hAnsi="Arial"/>
            <w:color w:val="000000"/>
            <w:shd w:fill="auto" w:val="clear"/>
            <w:rtl w:val="0"/>
          </w:rPr>
          <w:t xml:space="preserve"> </w:t>
        </w:r>
      </w:hyperlink>
      <w:hyperlink r:id="rId148">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9">
        <w:r w:rsidDel="00000000" w:rsidR="00000000" w:rsidRPr="00000000">
          <w:rPr>
            <w:rFonts w:ascii="Arial" w:cs="Arial" w:eastAsia="Arial" w:hAnsi="Arial"/>
            <w:color w:val="000000"/>
            <w:shd w:fill="auto" w:val="clear"/>
            <w:rtl w:val="0"/>
          </w:rPr>
          <w:t xml:space="preserve"> </w:t>
        </w:r>
      </w:hyperlink>
      <w:hyperlink r:id="rId150">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B4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51">
        <w:r w:rsidDel="00000000" w:rsidR="00000000" w:rsidRPr="00000000">
          <w:rPr>
            <w:rFonts w:ascii="Arial" w:cs="Arial" w:eastAsia="Arial" w:hAnsi="Arial"/>
            <w:color w:val="000000"/>
            <w:shd w:fill="auto" w:val="clear"/>
            <w:rtl w:val="0"/>
          </w:rPr>
          <w:t xml:space="preserve"> </w:t>
        </w:r>
      </w:hyperlink>
      <w:hyperlink r:id="rId152">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B48">
      <w:pPr>
        <w:pStyle w:val="Heading3"/>
        <w:ind w:left="0" w:firstLine="0"/>
        <w:rPr/>
      </w:pPr>
      <w:bookmarkStart w:colFirst="0" w:colLast="0" w:name="_heading=h.z4zuc51rmam1" w:id="333"/>
      <w:bookmarkEnd w:id="333"/>
      <w:r w:rsidDel="00000000" w:rsidR="00000000" w:rsidRPr="00000000">
        <w:rPr>
          <w:rtl w:val="0"/>
        </w:rPr>
        <w:t xml:space="preserve">5.4.8 Detecting abnormal behaviors</w:t>
      </w:r>
    </w:p>
    <w:p w:rsidR="00000000" w:rsidDel="00000000" w:rsidP="00000000" w:rsidRDefault="00000000" w:rsidRPr="00000000" w14:paraId="00000B4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B4A">
      <w:pPr>
        <w:numPr>
          <w:ilvl w:val="0"/>
          <w:numId w:val="8"/>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B4B">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B4C">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B4D">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4E">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4F">
      <w:pPr>
        <w:numPr>
          <w:ilvl w:val="0"/>
          <w:numId w:val="8"/>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5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5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5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53">
      <w:pPr>
        <w:pStyle w:val="Heading3"/>
        <w:ind w:left="0" w:firstLine="0"/>
        <w:rPr/>
      </w:pPr>
      <w:bookmarkStart w:colFirst="0" w:colLast="0" w:name="_heading=h.wh4qb21u9cfo" w:id="334"/>
      <w:bookmarkEnd w:id="334"/>
      <w:r w:rsidDel="00000000" w:rsidR="00000000" w:rsidRPr="00000000">
        <w:rPr>
          <w:rtl w:val="0"/>
        </w:rPr>
        <w:t xml:space="preserve">5.4.9 Handling of Disallowed Unicode code points</w:t>
      </w:r>
    </w:p>
    <w:p w:rsidR="00000000" w:rsidDel="00000000" w:rsidP="00000000" w:rsidRDefault="00000000" w:rsidRPr="00000000" w14:paraId="00000B54">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5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5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57">
      <w:pPr>
        <w:pStyle w:val="Heading4"/>
        <w:ind w:left="0" w:firstLine="0"/>
        <w:rPr/>
      </w:pPr>
      <w:bookmarkStart w:colFirst="0" w:colLast="0" w:name="_heading=h.nz5eemy59ri" w:id="335"/>
      <w:bookmarkEnd w:id="335"/>
      <w:r w:rsidDel="00000000" w:rsidR="00000000" w:rsidRPr="00000000">
        <w:rPr>
          <w:rtl w:val="0"/>
        </w:rPr>
        <w:t xml:space="preserve">5.4.9.1 Considerations for the use of Disallowed Unicode code points</w:t>
      </w:r>
    </w:p>
    <w:p w:rsidR="00000000" w:rsidDel="00000000" w:rsidP="00000000" w:rsidRDefault="00000000" w:rsidRPr="00000000" w14:paraId="00000B5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5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5A">
      <w:pPr>
        <w:pStyle w:val="Heading4"/>
        <w:ind w:left="0" w:firstLine="0"/>
        <w:rPr/>
      </w:pPr>
      <w:bookmarkStart w:colFirst="0" w:colLast="0" w:name="_heading=h.bynx7fjpvxum" w:id="336"/>
      <w:bookmarkEnd w:id="336"/>
      <w:r w:rsidDel="00000000" w:rsidR="00000000" w:rsidRPr="00000000">
        <w:rPr>
          <w:rtl w:val="0"/>
        </w:rPr>
        <w:t xml:space="preserve">5.4.9.2 Interactions between Publishers and Subscribers</w:t>
      </w:r>
    </w:p>
    <w:p w:rsidR="00000000" w:rsidDel="00000000" w:rsidP="00000000" w:rsidRDefault="00000000" w:rsidRPr="00000000" w14:paraId="00000B5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5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5D">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5E">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5F">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60">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61">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62">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63">
      <w:pPr>
        <w:numPr>
          <w:ilvl w:val="1"/>
          <w:numId w:val="63"/>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64">
      <w:pPr>
        <w:numPr>
          <w:ilvl w:val="1"/>
          <w:numId w:val="63"/>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65">
      <w:pPr>
        <w:numPr>
          <w:ilvl w:val="1"/>
          <w:numId w:val="63"/>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66">
      <w:pPr>
        <w:numPr>
          <w:ilvl w:val="1"/>
          <w:numId w:val="63"/>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6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68">
      <w:pPr>
        <w:pStyle w:val="Heading4"/>
        <w:ind w:left="0" w:firstLine="0"/>
        <w:rPr/>
      </w:pPr>
      <w:bookmarkStart w:colFirst="0" w:colLast="0" w:name="_heading=h.d4dvwf8lgj0z" w:id="337"/>
      <w:bookmarkEnd w:id="337"/>
      <w:r w:rsidDel="00000000" w:rsidR="00000000" w:rsidRPr="00000000">
        <w:rPr>
          <w:rtl w:val="0"/>
        </w:rPr>
        <w:t xml:space="preserve">5.4.9.3  Remedies</w:t>
      </w:r>
    </w:p>
    <w:p w:rsidR="00000000" w:rsidDel="00000000" w:rsidP="00000000" w:rsidRDefault="00000000" w:rsidRPr="00000000" w14:paraId="00000B6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6A">
      <w:pPr>
        <w:numPr>
          <w:ilvl w:val="0"/>
          <w:numId w:val="5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6B">
      <w:pPr>
        <w:numPr>
          <w:ilvl w:val="0"/>
          <w:numId w:val="54"/>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6C">
      <w:pPr>
        <w:pStyle w:val="Heading3"/>
        <w:ind w:left="0" w:firstLine="0"/>
        <w:rPr/>
      </w:pPr>
      <w:bookmarkStart w:colFirst="0" w:colLast="0" w:name="_heading=h.tdlqgir6zrnb" w:id="338"/>
      <w:bookmarkEnd w:id="338"/>
      <w:r w:rsidDel="00000000" w:rsidR="00000000" w:rsidRPr="00000000">
        <w:rPr>
          <w:rtl w:val="0"/>
        </w:rPr>
        <w:t xml:space="preserve">5.4.10 Other security considerations</w:t>
      </w:r>
    </w:p>
    <w:p w:rsidR="00000000" w:rsidDel="00000000" w:rsidP="00000000" w:rsidRDefault="00000000" w:rsidRPr="00000000" w14:paraId="00000B6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53">
        <w:r w:rsidDel="00000000" w:rsidR="00000000" w:rsidRPr="00000000">
          <w:rPr>
            <w:rFonts w:ascii="Arial" w:cs="Arial" w:eastAsia="Arial" w:hAnsi="Arial"/>
            <w:color w:val="000000"/>
            <w:shd w:fill="auto" w:val="clear"/>
            <w:rtl w:val="0"/>
          </w:rPr>
          <w:t xml:space="preserve"> </w:t>
        </w:r>
      </w:hyperlink>
      <w:hyperlink r:id="rId154">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55">
        <w:r w:rsidDel="00000000" w:rsidR="00000000" w:rsidRPr="00000000">
          <w:rPr>
            <w:rFonts w:ascii="Arial" w:cs="Arial" w:eastAsia="Arial" w:hAnsi="Arial"/>
            <w:color w:val="000000"/>
            <w:shd w:fill="auto" w:val="clear"/>
            <w:rtl w:val="0"/>
          </w:rPr>
          <w:t xml:space="preserve"> </w:t>
        </w:r>
      </w:hyperlink>
      <w:hyperlink r:id="rId156">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6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70">
      <w:pPr>
        <w:numPr>
          <w:ilvl w:val="0"/>
          <w:numId w:val="31"/>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71">
      <w:pPr>
        <w:numPr>
          <w:ilvl w:val="0"/>
          <w:numId w:val="31"/>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72">
      <w:pPr>
        <w:numPr>
          <w:ilvl w:val="0"/>
          <w:numId w:val="31"/>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7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74">
      <w:pPr>
        <w:pStyle w:val="Heading3"/>
        <w:ind w:left="0" w:firstLine="0"/>
        <w:rPr/>
      </w:pPr>
      <w:bookmarkStart w:colFirst="0" w:colLast="0" w:name="_heading=h.ndkmfsfe6rvr" w:id="339"/>
      <w:bookmarkEnd w:id="339"/>
      <w:r w:rsidDel="00000000" w:rsidR="00000000" w:rsidRPr="00000000">
        <w:rPr>
          <w:rtl w:val="0"/>
        </w:rPr>
        <w:t xml:space="preserve">5.4.11 Use of SOCKS</w:t>
      </w:r>
    </w:p>
    <w:p w:rsidR="00000000" w:rsidDel="00000000" w:rsidP="00000000" w:rsidRDefault="00000000" w:rsidRPr="00000000" w14:paraId="00000B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57">
        <w:r w:rsidDel="00000000" w:rsidR="00000000" w:rsidRPr="00000000">
          <w:rPr>
            <w:rFonts w:ascii="Arial" w:cs="Arial" w:eastAsia="Arial" w:hAnsi="Arial"/>
            <w:color w:val="000000"/>
            <w:shd w:fill="auto" w:val="clear"/>
            <w:rtl w:val="0"/>
          </w:rPr>
          <w:t xml:space="preserve"> </w:t>
        </w:r>
      </w:hyperlink>
      <w:hyperlink r:id="rId158">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76">
      <w:pPr>
        <w:pStyle w:val="Heading3"/>
        <w:ind w:left="0" w:firstLine="0"/>
        <w:rPr/>
      </w:pPr>
      <w:bookmarkStart w:colFirst="0" w:colLast="0" w:name="_heading=h.3e16slc3oya2" w:id="340"/>
      <w:bookmarkEnd w:id="340"/>
      <w:r w:rsidDel="00000000" w:rsidR="00000000" w:rsidRPr="00000000">
        <w:rPr>
          <w:rtl w:val="0"/>
        </w:rPr>
        <w:t xml:space="preserve">5.4.12 Security profiles</w:t>
      </w:r>
    </w:p>
    <w:p w:rsidR="00000000" w:rsidDel="00000000" w:rsidP="00000000" w:rsidRDefault="00000000" w:rsidRPr="00000000" w14:paraId="00000B7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78">
      <w:pPr>
        <w:pStyle w:val="Heading4"/>
        <w:ind w:left="0" w:firstLine="0"/>
        <w:rPr/>
      </w:pPr>
      <w:bookmarkStart w:colFirst="0" w:colLast="0" w:name="_heading=h.mkfs4hgl2fw9" w:id="341"/>
      <w:bookmarkEnd w:id="341"/>
      <w:r w:rsidDel="00000000" w:rsidR="00000000" w:rsidRPr="00000000">
        <w:rPr>
          <w:rtl w:val="0"/>
        </w:rPr>
        <w:t xml:space="preserve">5.4.12.1 Clear communication profile</w:t>
      </w:r>
    </w:p>
    <w:p w:rsidR="00000000" w:rsidDel="00000000" w:rsidP="00000000" w:rsidRDefault="00000000" w:rsidRPr="00000000" w14:paraId="00000B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7A">
      <w:pPr>
        <w:pStyle w:val="Heading4"/>
        <w:ind w:left="0" w:firstLine="0"/>
        <w:rPr/>
      </w:pPr>
      <w:bookmarkStart w:colFirst="0" w:colLast="0" w:name="_heading=h.z2enj073z0k8" w:id="342"/>
      <w:bookmarkEnd w:id="342"/>
      <w:r w:rsidDel="00000000" w:rsidR="00000000" w:rsidRPr="00000000">
        <w:rPr>
          <w:rtl w:val="0"/>
        </w:rPr>
        <w:t xml:space="preserve">5.4.12.2 Secured network communication profile</w:t>
      </w:r>
    </w:p>
    <w:p w:rsidR="00000000" w:rsidDel="00000000" w:rsidP="00000000" w:rsidRDefault="00000000" w:rsidRPr="00000000" w14:paraId="00000B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e.g., VPNs or physically secure network.</w:t>
      </w:r>
    </w:p>
    <w:p w:rsidR="00000000" w:rsidDel="00000000" w:rsidP="00000000" w:rsidRDefault="00000000" w:rsidRPr="00000000" w14:paraId="00000B7C">
      <w:pPr>
        <w:pStyle w:val="Heading4"/>
        <w:ind w:left="0" w:firstLine="0"/>
        <w:rPr/>
      </w:pPr>
      <w:bookmarkStart w:colFirst="0" w:colLast="0" w:name="_heading=h.uimbujrr2hqo" w:id="343"/>
      <w:bookmarkEnd w:id="343"/>
      <w:r w:rsidDel="00000000" w:rsidR="00000000" w:rsidRPr="00000000">
        <w:rPr>
          <w:rtl w:val="0"/>
        </w:rPr>
        <w:t xml:space="preserve">5.4.12.3 Secured transport profile</w:t>
      </w:r>
    </w:p>
    <w:p w:rsidR="00000000" w:rsidDel="00000000" w:rsidP="00000000" w:rsidRDefault="00000000" w:rsidRPr="00000000" w14:paraId="00000B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9">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7F">
      <w:pPr>
        <w:pStyle w:val="Heading4"/>
        <w:ind w:left="0" w:firstLine="0"/>
        <w:rPr/>
      </w:pPr>
      <w:bookmarkStart w:colFirst="0" w:colLast="0" w:name="_heading=h.5h0rls4zwxer" w:id="344"/>
      <w:bookmarkEnd w:id="344"/>
      <w:r w:rsidDel="00000000" w:rsidR="00000000" w:rsidRPr="00000000">
        <w:rPr>
          <w:rtl w:val="0"/>
        </w:rPr>
        <w:t xml:space="preserve">5.4.12.4 Industry specific security profiles</w:t>
      </w:r>
    </w:p>
    <w:p w:rsidR="00000000" w:rsidDel="00000000" w:rsidP="00000000" w:rsidRDefault="00000000" w:rsidRPr="00000000" w14:paraId="00000B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81">
      <w:pPr>
        <w:spacing w:after="0" w:before="0" w:line="276" w:lineRule="auto"/>
        <w:ind w:left="0" w:right="0" w:firstLine="0"/>
        <w:rPr>
          <w:rFonts w:ascii="Arial" w:cs="Arial" w:eastAsia="Arial" w:hAnsi="Arial"/>
          <w:color w:val="000000"/>
          <w:shd w:fill="auto" w:val="clear"/>
        </w:rPr>
      </w:pPr>
      <w:hyperlink r:id="rId160">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61">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83">
      <w:pPr>
        <w:pStyle w:val="Heading1"/>
        <w:ind w:left="0" w:firstLine="0"/>
        <w:rPr>
          <w:rFonts w:ascii="Arial" w:cs="Arial" w:eastAsia="Arial" w:hAnsi="Arial"/>
        </w:rPr>
      </w:pPr>
      <w:bookmarkStart w:colFirst="0" w:colLast="0" w:name="_heading=h.2k82xt6" w:id="345"/>
      <w:bookmarkEnd w:id="345"/>
      <w:r w:rsidDel="00000000" w:rsidR="00000000" w:rsidRPr="00000000">
        <w:rPr>
          <w:rFonts w:ascii="Arial" w:cs="Arial" w:eastAsia="Arial" w:hAnsi="Arial"/>
          <w:rtl w:val="0"/>
        </w:rPr>
        <w:t xml:space="preserve">6 Conformance</w:t>
      </w:r>
    </w:p>
    <w:p w:rsidR="00000000" w:rsidDel="00000000" w:rsidP="00000000" w:rsidRDefault="00000000" w:rsidRPr="00000000" w14:paraId="00000B84">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62">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63">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64">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88">
      <w:pPr>
        <w:pStyle w:val="Heading1"/>
        <w:spacing w:after="360" w:before="360" w:lineRule="auto"/>
        <w:ind w:left="0" w:firstLine="0"/>
        <w:rPr/>
      </w:pPr>
      <w:bookmarkStart w:colFirst="0" w:colLast="0" w:name="_heading=h.bc8w7ov5oli4" w:id="346"/>
      <w:bookmarkEnd w:id="346"/>
      <w:r w:rsidDel="00000000" w:rsidR="00000000" w:rsidRPr="00000000">
        <w:rPr>
          <w:rtl w:val="0"/>
        </w:rPr>
        <w:t xml:space="preserve">Appendix A. Acknowledgments</w:t>
      </w:r>
    </w:p>
    <w:p w:rsidR="00000000" w:rsidDel="00000000" w:rsidP="00000000" w:rsidRDefault="00000000" w:rsidRPr="00000000" w14:paraId="00000B89">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8C">
      <w:pPr>
        <w:pStyle w:val="Heading2"/>
        <w:spacing w:after="120" w:before="240" w:lineRule="auto"/>
        <w:ind w:left="0" w:firstLine="0"/>
        <w:rPr/>
      </w:pPr>
      <w:bookmarkStart w:colFirst="0" w:colLast="0" w:name="_heading=h.glow6i83isd5" w:id="347"/>
      <w:bookmarkEnd w:id="347"/>
      <w:r w:rsidDel="00000000" w:rsidR="00000000" w:rsidRPr="00000000">
        <w:rPr>
          <w:rtl w:val="0"/>
        </w:rPr>
        <w:t xml:space="preserve">A.1 Special Thanks</w:t>
      </w:r>
    </w:p>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90">
      <w:pPr>
        <w:pStyle w:val="Heading2"/>
        <w:spacing w:after="120" w:before="240" w:lineRule="auto"/>
        <w:ind w:left="0" w:firstLine="0"/>
        <w:rPr/>
      </w:pPr>
      <w:bookmarkStart w:colFirst="0" w:colLast="0" w:name="_heading=h.tdeowwajj1wf" w:id="348"/>
      <w:bookmarkEnd w:id="348"/>
      <w:r w:rsidDel="00000000" w:rsidR="00000000" w:rsidRPr="00000000">
        <w:rPr>
          <w:rtl w:val="0"/>
        </w:rPr>
        <w:t xml:space="preserve">A.2 Participants</w:t>
      </w:r>
    </w:p>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92">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94">
      <w:pPr>
        <w:pStyle w:val="Heading1"/>
        <w:spacing w:after="0" w:before="0" w:lineRule="auto"/>
        <w:ind w:left="0" w:right="0" w:firstLine="0"/>
        <w:rPr>
          <w:rFonts w:ascii="Arial" w:cs="Arial" w:eastAsia="Arial" w:hAnsi="Arial"/>
        </w:rPr>
      </w:pPr>
      <w:bookmarkStart w:colFirst="0" w:colLast="0" w:name="_heading=h.v94r25kxc2gv" w:id="349"/>
      <w:bookmarkEnd w:id="349"/>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95">
      <w:pPr>
        <w:pStyle w:val="Heading1"/>
        <w:spacing w:after="360" w:before="360" w:lineRule="auto"/>
        <w:ind w:left="0" w:firstLine="0"/>
        <w:rPr>
          <w:rFonts w:ascii="Arial" w:cs="Arial" w:eastAsia="Arial" w:hAnsi="Arial"/>
          <w:highlight w:val="yellow"/>
        </w:rPr>
      </w:pPr>
      <w:bookmarkStart w:colFirst="0" w:colLast="0" w:name="_heading=h.ewpzaw2f211a" w:id="350"/>
      <w:bookmarkEnd w:id="350"/>
      <w:r w:rsidDel="00000000" w:rsidR="00000000" w:rsidRPr="00000000">
        <w:rPr>
          <w:rFonts w:ascii="Arial" w:cs="Arial" w:eastAsia="Arial" w:hAnsi="Arial"/>
          <w:highlight w:val="yellow"/>
          <w:rtl w:val="0"/>
        </w:rPr>
        <w:t xml:space="preserve">Appendix C. Revision History</w:t>
      </w:r>
    </w:p>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20"/>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0E">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0F">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13">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2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C2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C2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C2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C33">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51"/>
      <w:bookmarkEnd w:id="351"/>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59" w:date="2024-08-06T14:44:03Z">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65" w:date="2024-08-06T14:55:28Z">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14" w:date="2024-02-02T15:03:53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5" w:date="2024-02-22T15:03:28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49" w:date="2024-08-07T13:56:01Z">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203" w:date="2023-10-26T13:21:10Z">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44" w:date="2024-08-07T13:49:15Z">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46" w:date="2024-08-07T13:51:40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davide.lenzarini@u-blox.com" w:id="134" w:date="2024-08-07T13:27:53Z">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43" w:date="2024-08-07T13:40:43Z">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33" w:date="2024-08-07T13:30:25Z">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36" w:date="2024-08-07T13:41:12Z">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35" w:date="2024-08-07T13:32:30Z">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Simon Johnson" w:id="118" w:date="2023-10-20T09:26:02Z">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19" w:date="2024-01-04T16:48:28Z">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48" w:date="2024-08-07T13:53:53Z">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183" w:date="2024-08-08T15:31:03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204" w:date="2024-08-08T15:04:06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50" w:date="2024-08-06T09:16:37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8" w:date="2024-08-06T09:15:55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155" w:date="2024-08-07T14:03:47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57" w:date="2024-08-06T14:31:51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99" w:date="2024-08-07T10:20:14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12" w:date="2024-03-19T16:09:39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85" w:date="2024-08-06T09:18:55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60" w:date="2024-03-18T15:44:35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61" w:date="2024-06-20T11:10:24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Ian Craggs" w:id="162" w:date="2024-08-27T11:54:40Z">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 these sections were taken directly from MQTT 5)</w:t>
      </w:r>
    </w:p>
  </w:comment>
  <w:comment w:author="davide.lenzarini@u-blox.com" w:id="70" w:date="2024-08-06T09:18:23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58" w:date="2024-08-06T09:17:57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56" w:date="2024-08-06T09:17:27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23" w:date="2024-08-07T10:44:02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29" w:date="2024-08-07T10:58:02Z">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51" w:date="2024-08-06T09:17:02Z">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24" w:date="2024-08-07T10:44:47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98" w:date="2024-08-08T12:55:57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27" w:date="2024-03-19T12:22:45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199" w:date="2024-08-08T12:59:07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davide.lenzarini@u-blox.com" w:id="104" w:date="2024-08-07T10:14:08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Ian Craggs" w:id="105" w:date="2024-10-15T11:50:52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Session Expiry now means with Sleep Duration - the client is going to sleep. The Virtual Connection is not deleted in this case (see state diagrams), so retransmitting the Disconnect is possible.</w:t>
      </w:r>
    </w:p>
  </w:comment>
  <w:comment w:author="Andrew Banks" w:id="106" w:date="2024-10-15T14:13:22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description of what the Sleep duration means, and what it means to have no sleep duration. I'm assuming that a sleep duration  present and not yet passed, means that the virtual connection is not ended.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DISCONNECT packet the sender:"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become something like</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DISCONNECT packet, or a DISCONNECT packet including a sleep duration which has not yet passed, the sender:"</w:t>
      </w:r>
    </w:p>
  </w:comment>
  <w:comment w:author="davide.lenzarini@u-blox.com" w:id="107" w:date="2024-10-15T18:03:33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on the basis of the drawings on https://issues.oasis-open.org/browse/MQTT-625,  when the server put the client in the DISCONNECTED status the virtual connection is deleted and the session is maintained if not expired. Do I miss something?</w:t>
      </w:r>
    </w:p>
  </w:comment>
  <w:comment w:author="Richard Coppen" w:id="13" w:date="2024-03-19T12:05:40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1" w:date="2024-03-19T12:04:36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davide.lenzarini@u-blox.com" w:id="52" w:date="2024-08-08T08:38:01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11" w:date="2024-08-06T09:20:02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86" w:date="2024-08-08T08:38:38Z">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98" w:date="2024-08-06T09:19:50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00" w:date="2024-08-06T09:19:50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08" w:date="2024-08-06T09:19:50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72" w:date="2024-08-08T08:38:24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200" w:date="2024-08-08T13:02:23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93" w:date="2024-08-06T09:19:18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Ian Craggs" w:id="42" w:date="2024-08-29T15:08:45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a conformance clause</w:t>
      </w:r>
    </w:p>
  </w:comment>
  <w:comment w:author="davide.lenzarini@u-blox.com" w:id="165" w:date="2024-08-08T08:49:55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"PINGREQ, PUBREC, AUTH"?</w:t>
      </w:r>
    </w:p>
  </w:comment>
  <w:comment w:author="Andrew Banks" w:id="114" w:date="2024-03-19T16:20:12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15" w:date="2024-05-02T12:17:44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34" w:date="2024-08-06T10:19:55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Ian Craggs" w:id="35" w:date="2024-12-02T19:51:50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Will Retain defines whether the Retain Flag is set on the Will Message if it gets published.</w:t>
      </w:r>
    </w:p>
  </w:comment>
  <w:comment w:author="davide.lenzarini@u-blox.com" w:id="0" w:date="2023-12-08T14:05:17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116" w:date="2024-03-19T16:39:58Z">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17" w:date="2024-05-02T12:18:26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83" w:date="2024-08-08T13:01:00Z">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39" w:date="2024-08-06T10:24:07Z">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40" w:date="2024-08-07T10:26:25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41" w:date="2024-08-07T12:02:02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69" w:date="2024-08-07T11:03:24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davide.lenzarini@u-blox.com" w:id="132" w:date="2024-08-07T11:05:55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50" w:date="2024-03-20T08:54:09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94" w:date="2023-10-12T19:28:02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01" w:date="2024-08-12T14:36:51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02" w:date="2024-08-12T14:36:51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03" w:date="2024-08-12T14:36:51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09" w:date="2024-08-12T14:36:51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13" w:date="2024-08-12T14:36:51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Andrew Banks" w:id="97" w:date="2024-03-19T15:53:06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54" w:date="2024-03-20T09:00:07Z">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126" w:date="2024-03-19T15:21:48Z">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27" w:date="2024-03-19T15:23:50Z">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42" w:date="2024-02-22T16:19:54Z">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85" w:date="2024-03-20T09:04:50Z">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36" w:date="2024-07-30T19:20:35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184" w:date="2024-03-20T09:04:24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davide.lenzarini@u-blox.com" w:id="202" w:date="2024-03-20T08:35:53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47" w:date="2024-06-25T10:18:44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51" w:date="2024-03-20T08:55:23Z">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88" w:date="2024-03-20T09:07:26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53" w:date="2024-03-20T08:57:22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44" w:date="2024-08-06T10:48:39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davide.lenzarini@u-blox.com" w:id="53" w:date="2024-08-06T14:21:51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Andrew Banks" w:id="157" w:date="2024-08-29T16:25:25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brief explanation of the grammar.</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are a label for the message, they consist of a series of topic levels, each one separated by the topic level separator. The Topic Filter can be generic and matches several Topic Names by replacing the topic levels with wildcards.</w:t>
      </w:r>
    </w:p>
  </w:comment>
  <w:comment w:author="davide.lenzarini@u-blox.com" w:id="54" w:date="2024-08-06T14:20:14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Stefan Hagen" w:id="121" w:date="2023-11-16T16:45:21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47" w:date="2024-08-06T10:52:22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Ian Craggs" w:id="48" w:date="2024-11-12T17:55:35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the auth method and data are strings and could be longer, I suggest this limit should be much lower, such as 64 bytes?</w:t>
      </w:r>
    </w:p>
  </w:comment>
  <w:comment w:author="Ian Craggs" w:id="49" w:date="2024-11-12T17:59:02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UUIDs are 36 chars or 128 bits, so this would be plenty.</w:t>
      </w:r>
    </w:p>
  </w:comment>
  <w:comment w:author="davide.lenzarini@u-blox.com" w:id="95" w:date="2024-08-12T14:33:48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visibility of the vertical field is very low. I would recommend to increase the font</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"Reason String" we should have "(N)" to be consistent with the other images</w:t>
      </w:r>
    </w:p>
  </w:comment>
  <w:comment w:author="Ian Craggs" w:id="96" w:date="2024-11-07T18:36:53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tried several ways so far but none worked successfully</w:t>
      </w:r>
    </w:p>
  </w:comment>
  <w:comment w:author="davide.lenzarini@u-blox.com" w:id="55" w:date="2024-08-06T14:23:10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45" w:date="2024-11-14T16:39:39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there is no need to resend a CONNECT, PINGREQ, AUTH, right?</w:t>
      </w:r>
    </w:p>
  </w:comment>
  <w:comment w:author="davide.lenzarini@u-blox.com" w:id="168" w:date="2024-08-08T10:15:19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174" w:date="2024-03-18T16:14:25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75" w:date="2024-03-18T16:13:21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91" w:date="2024-11-14T17:14:11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required here, it is required also for all other packets. I think we can remove it. Otherwise we should add also to WAKEUP and SLEEPREQ</w:t>
      </w:r>
    </w:p>
  </w:comment>
  <w:comment w:author="Stefan Hagen" w:id="173" w:date="2024-03-18T16:09:57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78" w:date="2024-08-08T10:24:21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177" w:date="2024-03-18T16:20:57Z">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79" w:date="2023-10-05T18:07:12Z">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110" w:date="2024-08-12T14:34:59Z">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davide.lenzarini@u-blox.com" w:id="169" w:date="2024-08-08T10:17:31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Stefan Hagen" w:id="176" w:date="2024-03-18T16:19:29Z">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66" w:date="2024-08-08T09:55:47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list? Is it complete? For instance, why all "not supported" error codes or "payload format invalid" error code?</w:t>
      </w:r>
    </w:p>
  </w:comment>
  <w:comment w:author="davide.lenzarini@u-blox.com" w:id="187" w:date="2024-03-20T14:35:28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Richard Coppen" w:id="25" w:date="2024-03-19T14:22:50Z">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Ian Craggs" w:id="26" w:date="2024-09-23T15:15:04Z">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67" w:date="2024-08-08T09:57:23Z">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Ian Craggs" w:id="71" w:date="2024-12-01T19:12:47Z">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Session present should be retain handling</w:t>
      </w:r>
    </w:p>
  </w:comment>
  <w:comment w:author="davide.lenzarini@u-blox.com" w:id="158" w:date="2024-08-07T15:05:20Z">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Ian Craggs" w:id="159" w:date="2024-08-27T11:53:28Z">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is reproduced from MQTT 5 - I saw no reason to change it.</w:t>
      </w:r>
    </w:p>
  </w:comment>
  <w:comment w:author="davide.lenzarini@u-blox.com" w:id="186" w:date="2024-08-08T15:38:06Z">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seems incorrect. The session topic alias are part of the Session state.</w:t>
      </w:r>
    </w:p>
  </w:comment>
  <w:comment w:author="davide.lenzarini@u-blox.com" w:id="163" w:date="2024-08-07T15:06:43Z">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Ian Craggs" w:id="164" w:date="2024-08-27T11:57:36Z">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this is taken directly from MQTT 5 so I'm careful about changing.</w:t>
      </w:r>
    </w:p>
  </w:comment>
  <w:comment w:author="davide.lenzarini@u-blox.com" w:id="18" w:date="2024-07-30T18:47:07Z">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19" w:date="2024-07-31T09:57:04Z">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0" w:date="2024-08-06T08:15:17Z">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180" w:date="2024-08-08T15:26:10Z">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16" w:date="2024-07-30T18:42:18Z">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Richard Coppen" w:id="43" w:date="2024-03-19T14:40:45Z">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davide.lenzarini@u-blox.com" w:id="76" w:date="2024-08-08T15:44:40Z">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 case is covered by this?</w:t>
      </w:r>
    </w:p>
  </w:comment>
  <w:comment w:author="davide.lenzarini@u-blox.com" w:id="189" w:date="2024-08-08T15:39:08Z">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Asleep and awake the session is always the same so there is no need to re-register</w:t>
      </w:r>
    </w:p>
  </w:comment>
  <w:comment w:author="davide.lenzarini@u-blox.com" w:id="17" w:date="2024-07-30T18:41:45Z">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2" w:date="2024-07-30T18:33:47Z">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182" w:date="2023-10-05T17:55:10Z">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Stefan Hagen" w:id="120" w:date="2024-03-03T17:43:50Z">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28" w:date="2024-07-30T19:08:51Z">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28" w:date="2024-03-19T15:25:59Z">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3" w:date="2024-08-06T14:54:46Z">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70" w:date="2023-10-12T19:15:52Z">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71" w:date="2023-10-20T08:59:01Z">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72" w:date="2023-10-20T08:59:10Z">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73" w:date="2024-08-12T14:29:20Z">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that "TopicType='b11" is not allowed?</w:t>
      </w:r>
    </w:p>
  </w:comment>
  <w:comment w:author="davide.lenzarini@u-blox.com" w:id="75" w:date="2024-08-12T14:29:20Z">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that "TopicType='b11" is not allowed?</w:t>
      </w:r>
    </w:p>
  </w:comment>
  <w:comment w:author="davide.lenzarini@u-blox.com" w:id="92" w:date="2024-08-12T14:32:45Z">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Remaining is not aligned with the title of the chapter 3.1.22.3</w:t>
      </w:r>
    </w:p>
  </w:comment>
  <w:comment w:author="davide.lenzarini@u-blox.com" w:id="152" w:date="2024-08-06T14:59:19Z">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190" w:date="2023-10-05T17:51:33Z">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91" w:date="2024-03-20T14:36:59Z">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92" w:date="2024-03-20T14:37:44Z">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93" w:date="2024-03-20T14:39:15Z">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25" w:date="2024-08-06T14:49:36Z">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60" w:date="2024-08-06T14:44:46Z">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39" w:date="2024-03-19T15:48:20Z">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40" w:date="2024-06-20T11:05:09Z">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41" w:date="2024-08-07T13:37:00Z">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Ian Craggs" w:id="21" w:date="2024-09-23T15:12:36Z">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about this. I think the receiver could just send another PINGRESP</w:t>
      </w:r>
    </w:p>
  </w:comment>
  <w:comment w:author="davide.lenzarini@u-blox.com" w:id="22" w:date="2024-09-23T17:57:38Z">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PUBACK, PINGRESP has a packet identifier</w:t>
      </w:r>
    </w:p>
  </w:comment>
  <w:comment w:author="Ian Craggs" w:id="37" w:date="2024-10-06T13:23:06Z">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can't be negative as the value is unsigned, right?</w:t>
      </w:r>
    </w:p>
  </w:comment>
  <w:comment w:author="davide.lenzarini@u-blox.com" w:id="38" w:date="2024-10-07T04:44:22Z">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implementation so for clarity I would specify that it is a protocol error any value &lt;=0</w:t>
      </w:r>
    </w:p>
  </w:comment>
  <w:comment w:author="Ian Craggs" w:id="3" w:date="2024-06-12T08:52:02Z">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4" w:date="2024-06-12T08:52:58Z">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Ian Craggs" w:id="5" w:date="2024-09-23T13:28:03Z">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think this is done.</w:t>
      </w:r>
    </w:p>
  </w:comment>
  <w:comment w:author="Ian Craggs" w:id="181" w:date="2024-11-08T18:06:50Z">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don't need this as the Virtual Connection is active?</w:t>
      </w:r>
    </w:p>
  </w:comment>
  <w:comment w:author="davide.lenzarini@u-blox.com" w:id="29" w:date="2024-08-12T12:50:22Z">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left of "2" there is a character to be removed</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flags field, if the length is over 1 byte, is on byte 4, the "Packet identifier MSB" is on byte Z, with Z=4 if the will flag is 0 and Z=5 if the will flag is 1.</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data section, present only if the will flag is 1, should start at  Q=Z+11 so Q=16 and finish at P=Q+4+K. So P=15 if the will flag is 0 and P=20+K (where K is the number by will payload bytes) if the will flag is 1.</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auth data section, present only if the auth flag is 1, should start at R=P and finish at S=P+4+L (where L is the number of Auth Data bytes). So S=P if the auth flag is 0 and S=P+4+L if the auth flag is 1.</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client identifier starts at byte 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I would recommend to avoid using 14+1 but use instead Q,Q+1 etc (for the will section) and R,R+1 (for the auth section) and S for the client identifier start</w:t>
      </w:r>
    </w:p>
  </w:comment>
  <w:comment w:author="davide.lenzarini@u-blox.com" w:id="30" w:date="2024-08-28T16:54:21Z">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fixed</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fixed</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fixed</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 think S should be =R+3+L to be consistent with the above field (as R=P+1)</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 think U should be =S+N to be consistent with the above field (as T=S+1)</w:t>
      </w:r>
    </w:p>
  </w:comment>
  <w:comment w:author="Ian Craggs" w:id="64" w:date="2024-06-27T15:24:32Z">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Ian Craggs" w:id="61" w:date="2024-06-27T15:27:19Z">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62" w:date="2024-08-06T14:59:58Z">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davide.lenzarini@u-blox.com" w:id="195" w:date="2024-03-19T17:55:57Z">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96" w:date="2024-03-20T14:04:25Z">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97" w:date="2024-03-20T14:22:55Z">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66" w:date="2024-08-06T15:27:54Z">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Ian Craggs" w:id="122" w:date="2024-03-18T12:26:05Z">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67" w:date="2024-08-06T15:30:36Z">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davide.lenzarini@u-blox.com" w:id="84" w:date="2024-03-14T09:44:26Z">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2" w:date="2023-12-08T14:25:46Z">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9" w:date="2024-05-30T14:20:06Z">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0" w:date="2024-07-30T18:34:29Z">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37" w:date="2024-03-20T10:34:54Z">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38" w:date="2024-08-07T13:34:54Z">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23" w:date="2024-02-07T16:41:05Z">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24" w:date="2024-06-24T14:39:36Z">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94" w:date="2024-08-07T09:07:37Z">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davide.lenzarini@u-blox.com" w:id="31" w:date="2024-08-08T12:23:57Z">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send the Will Message if while attempting to resend a packet multiple times it reached the N_RETRY max?</w:t>
      </w:r>
    </w:p>
  </w:comment>
  <w:comment w:author="Ian Craggs" w:id="32" w:date="2024-10-29T16:55:32Z">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whether that results in the deletion of the Virtual Connection</w:t>
      </w:r>
    </w:p>
  </w:comment>
  <w:comment w:author="davide.lenzarini@u-blox.com" w:id="33" w:date="2024-10-29T17:28:39Z">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that we could add that in case N_RETRY max  the server "may" delete the Virtual Connection, right?</w:t>
      </w:r>
    </w:p>
  </w:comment>
  <w:comment w:author="davide.lenzarini@u-blox.com" w:id="156" w:date="2024-08-08T12:22:41Z">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89" w:date="2024-08-07T08:58:40Z">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90" w:date="2024-08-07T08:58:49Z">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7" w:date="2024-08-07T08:58:16Z">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8" w:date="2024-08-07T08:58:27Z">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6" w:date="2023-12-08T14:31:19Z">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7" w:date="2024-01-11T09:01:06Z">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5" w:date="2024-02-13T14:12:29Z">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46" w:date="2024-06-13T12:56:25Z">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Ian Craggs" w:id="201" w:date="2024-11-05T10:38:48Z">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not required anyway? If one client registers a topic alias, that should not apply to any other client? Or is this referring solely to predefined aliases?</w:t>
      </w:r>
    </w:p>
  </w:comment>
  <w:comment w:author="davide.lenzarini@u-blox.com" w:id="82" w:date="2024-08-07T08:39:49Z">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74" w:date="2024-08-07T08:51:15Z">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30" w:date="2023-11-23T17:39:04Z">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31" w:date="2023-11-23T17:42:22Z">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68" w:date="2024-09-08T19:05:16Z">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QoS -1 is now PUBWOS, so no we don't need that.</w:t>
      </w:r>
    </w:p>
  </w:comment>
  <w:comment w:author="davide.lenzarini@u-blox.com" w:id="77" w:date="2024-08-07T07:46:46Z">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Ian Craggs" w:id="78" w:date="2024-12-05T16:22:25Z">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is a link between client ID and Network ID (such as address), so you can identify a Virtual Connection by Client ID.</w:t>
      </w:r>
    </w:p>
  </w:comment>
  <w:comment w:author="davide.lenzarini@u-blox.com" w:id="81" w:date="2024-08-07T08:11:50Z">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79" w:date="2024-08-07T08:03:59Z">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 w:author="Ian Craggs" w:id="80" w:date="2024-12-05T16:26:03Z">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statement is a copied over from MQTT and needs to be changed.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39" w15:done="0"/>
  <w15:commentEx w15:paraId="00000C3A" w15:done="0"/>
  <w15:commentEx w15:paraId="00000C3B" w15:done="0"/>
  <w15:commentEx w15:paraId="00000C3C" w15:paraIdParent="00000C3B" w15:done="0"/>
  <w15:commentEx w15:paraId="00000C3D" w15:done="0"/>
  <w15:commentEx w15:paraId="00000C3E" w15:done="0"/>
  <w15:commentEx w15:paraId="00000C40" w15:done="0"/>
  <w15:commentEx w15:paraId="00000C41" w15:done="0"/>
  <w15:commentEx w15:paraId="00000C43" w15:done="0"/>
  <w15:commentEx w15:paraId="00000C44" w15:done="0"/>
  <w15:commentEx w15:paraId="00000C46" w15:done="0"/>
  <w15:commentEx w15:paraId="00000C47" w15:done="0"/>
  <w15:commentEx w15:paraId="00000C48" w15:done="0"/>
  <w15:commentEx w15:paraId="00000C49" w15:done="0"/>
  <w15:commentEx w15:paraId="00000C4B" w15:paraIdParent="00000C49" w15:done="0"/>
  <w15:commentEx w15:paraId="00000C4C" w15:done="0"/>
  <w15:commentEx w15:paraId="00000C4D" w15:done="0"/>
  <w15:commentEx w15:paraId="00000C4E" w15:done="0"/>
  <w15:commentEx w15:paraId="00000C4F" w15:done="0"/>
  <w15:commentEx w15:paraId="00000C50" w15:done="0"/>
  <w15:commentEx w15:paraId="00000C51" w15:done="0"/>
  <w15:commentEx w15:paraId="00000C53" w15:done="0"/>
  <w15:commentEx w15:paraId="00000C54" w15:done="0"/>
  <w15:commentEx w15:paraId="00000C55" w15:done="0"/>
  <w15:commentEx w15:paraId="00000C56" w15:done="0"/>
  <w15:commentEx w15:paraId="00000C61" w15:done="0"/>
  <w15:commentEx w15:paraId="00000C62" w15:paraIdParent="00000C61" w15:done="0"/>
  <w15:commentEx w15:paraId="00000C63" w15:paraIdParent="00000C61" w15:done="0"/>
  <w15:commentEx w15:paraId="00000C64" w15:done="0"/>
  <w15:commentEx w15:paraId="00000C65" w15:done="0"/>
  <w15:commentEx w15:paraId="00000C66" w15:done="0"/>
  <w15:commentEx w15:paraId="00000C68" w15:done="0"/>
  <w15:commentEx w15:paraId="00000C69" w15:done="0"/>
  <w15:commentEx w15:paraId="00000C6A" w15:done="0"/>
  <w15:commentEx w15:paraId="00000C6C" w15:done="0"/>
  <w15:commentEx w15:paraId="00000C6D" w15:done="0"/>
  <w15:commentEx w15:paraId="00000C6E" w15:done="0"/>
  <w15:commentEx w15:paraId="00000C6F" w15:done="0"/>
  <w15:commentEx w15:paraId="00000C70" w15:done="0"/>
  <w15:commentEx w15:paraId="00000C71" w15:paraIdParent="00000C70" w15:done="0"/>
  <w15:commentEx w15:paraId="00000C7A" w15:paraIdParent="00000C70" w15:done="0"/>
  <w15:commentEx w15:paraId="00000C7B" w15:paraIdParent="00000C70" w15:done="0"/>
  <w15:commentEx w15:paraId="00000C7E" w15:done="0"/>
  <w15:commentEx w15:paraId="00000C7F" w15:done="0"/>
  <w15:commentEx w15:paraId="00000C80" w15:done="0"/>
  <w15:commentEx w15:paraId="00000C81" w15:done="0"/>
  <w15:commentEx w15:paraId="00000C82" w15:done="0"/>
  <w15:commentEx w15:paraId="00000C83" w15:done="0"/>
  <w15:commentEx w15:paraId="00000C84" w15:done="0"/>
  <w15:commentEx w15:paraId="00000C85" w15:done="0"/>
  <w15:commentEx w15:paraId="00000C86" w15:done="0"/>
  <w15:commentEx w15:paraId="00000C87" w15:done="0"/>
  <w15:commentEx w15:paraId="00000C88" w15:done="0"/>
  <w15:commentEx w15:paraId="00000C89" w15:done="0"/>
  <w15:commentEx w15:paraId="00000C8A" w15:done="0"/>
  <w15:commentEx w15:paraId="00000C8B" w15:done="0"/>
  <w15:commentEx w15:paraId="00000C8C" w15:paraIdParent="00000C8B" w15:done="0"/>
  <w15:commentEx w15:paraId="00000C8D" w15:done="0"/>
  <w15:commentEx w15:paraId="00000C8E" w15:paraIdParent="00000C8D" w15:done="0"/>
  <w15:commentEx w15:paraId="00000C8F" w15:done="0"/>
  <w15:commentEx w15:paraId="00000C90" w15:done="0"/>
  <w15:commentEx w15:paraId="00000C91" w15:done="0"/>
  <w15:commentEx w15:paraId="00000C92" w15:paraIdParent="00000C91" w15:done="0"/>
  <w15:commentEx w15:paraId="00000C93" w15:done="0"/>
  <w15:commentEx w15:paraId="00000C94" w15:done="0"/>
  <w15:commentEx w15:paraId="00000C95" w15:paraIdParent="00000C94" w15:done="0"/>
  <w15:commentEx w15:paraId="00000C96" w15:paraIdParent="00000C94" w15:done="0"/>
  <w15:commentEx w15:paraId="00000C97" w15:done="0"/>
  <w15:commentEx w15:paraId="00000C98" w15:done="0"/>
  <w15:commentEx w15:paraId="00000C99" w15:done="0"/>
  <w15:commentEx w15:paraId="00000C9A" w15:done="0"/>
  <w15:commentEx w15:paraId="00000C9C" w15:done="0"/>
  <w15:commentEx w15:paraId="00000C9E" w15:done="0"/>
  <w15:commentEx w15:paraId="00000CA0" w15:done="0"/>
  <w15:commentEx w15:paraId="00000CA2" w15:done="0"/>
  <w15:commentEx w15:paraId="00000CA4" w15:done="0"/>
  <w15:commentEx w15:paraId="00000CA9" w15:done="0"/>
  <w15:commentEx w15:paraId="00000CAA" w15:done="0"/>
  <w15:commentEx w15:paraId="00000CAB" w15:done="0"/>
  <w15:commentEx w15:paraId="00000CAC" w15:paraIdParent="00000CAB" w15:done="0"/>
  <w15:commentEx w15:paraId="00000CAD" w15:done="0"/>
  <w15:commentEx w15:paraId="00000CAE" w15:done="0"/>
  <w15:commentEx w15:paraId="00000CAF" w15:done="0"/>
  <w15:commentEx w15:paraId="00000CB0" w15:done="0"/>
  <w15:commentEx w15:paraId="00000CB1" w15:done="0"/>
  <w15:commentEx w15:paraId="00000CB2" w15:done="0"/>
  <w15:commentEx w15:paraId="00000CB3" w15:done="0"/>
  <w15:commentEx w15:paraId="00000CB4" w15:done="0"/>
  <w15:commentEx w15:paraId="00000CB5" w15:done="0"/>
  <w15:commentEx w15:paraId="00000CB6" w15:done="0"/>
  <w15:commentEx w15:paraId="00000CB7" w15:done="0"/>
  <w15:commentEx w15:paraId="00000CBA" w15:done="0"/>
  <w15:commentEx w15:paraId="00000CBB" w15:done="0"/>
  <w15:commentEx w15:paraId="00000CBC" w15:done="0"/>
  <w15:commentEx w15:paraId="00000CBD" w15:done="0"/>
  <w15:commentEx w15:paraId="00000CBE" w15:paraIdParent="00000CBD" w15:done="0"/>
  <w15:commentEx w15:paraId="00000CBF" w15:paraIdParent="00000CBD" w15:done="0"/>
  <w15:commentEx w15:paraId="00000CC1" w15:done="0"/>
  <w15:commentEx w15:paraId="00000CC2" w15:paraIdParent="00000CC1" w15:done="0"/>
  <w15:commentEx w15:paraId="00000CC3" w15:done="0"/>
  <w15:commentEx w15:paraId="00000CC4" w15:done="0"/>
  <w15:commentEx w15:paraId="00000CC5" w15:done="0"/>
  <w15:commentEx w15:paraId="00000CC6" w15:done="0"/>
  <w15:commentEx w15:paraId="00000CC8" w15:done="0"/>
  <w15:commentEx w15:paraId="00000CC9" w15:done="0"/>
  <w15:commentEx w15:paraId="00000CCA" w15:done="0"/>
  <w15:commentEx w15:paraId="00000CCB" w15:done="0"/>
  <w15:commentEx w15:paraId="00000CCC" w15:done="0"/>
  <w15:commentEx w15:paraId="00000CCD" w15:done="0"/>
  <w15:commentEx w15:paraId="00000CCE" w15:done="0"/>
  <w15:commentEx w15:paraId="00000CCF" w15:done="0"/>
  <w15:commentEx w15:paraId="00000CD2" w15:done="0"/>
  <w15:commentEx w15:paraId="00000CD3" w15:done="0"/>
  <w15:commentEx w15:paraId="00000CD4" w15:done="0"/>
  <w15:commentEx w15:paraId="00000CD5" w15:done="0"/>
  <w15:commentEx w15:paraId="00000CD6" w15:paraIdParent="00000CD5" w15:done="0"/>
  <w15:commentEx w15:paraId="00000CD7" w15:done="0"/>
  <w15:commentEx w15:paraId="00000CD8" w15:done="0"/>
  <w15:commentEx w15:paraId="00000CD9" w15:done="0"/>
  <w15:commentEx w15:paraId="00000CDA" w15:paraIdParent="00000CD9" w15:done="0"/>
  <w15:commentEx w15:paraId="00000CDB" w15:done="0"/>
  <w15:commentEx w15:paraId="00000CDC" w15:done="0"/>
  <w15:commentEx w15:paraId="00000CDD" w15:paraIdParent="00000CDC" w15:done="0"/>
  <w15:commentEx w15:paraId="00000CDE" w15:done="0"/>
  <w15:commentEx w15:paraId="00000CDF" w15:paraIdParent="00000CDE" w15:done="0"/>
  <w15:commentEx w15:paraId="00000CE0" w15:paraIdParent="00000CDE" w15:done="0"/>
  <w15:commentEx w15:paraId="00000CE1" w15:done="0"/>
  <w15:commentEx w15:paraId="00000CE2" w15:done="0"/>
  <w15:commentEx w15:paraId="00000CE3" w15:done="0"/>
  <w15:commentEx w15:paraId="00000CE4" w15:done="0"/>
  <w15:commentEx w15:paraId="00000CE5" w15:done="0"/>
  <w15:commentEx w15:paraId="00000CE6" w15:done="0"/>
  <w15:commentEx w15:paraId="00000CE7" w15:done="0"/>
  <w15:commentEx w15:paraId="00000CE8" w15:done="0"/>
  <w15:commentEx w15:paraId="00000CE9" w15:done="0"/>
  <w15:commentEx w15:paraId="00000CEA" w15:done="0"/>
  <w15:commentEx w15:paraId="00000CEB" w15:done="0"/>
  <w15:commentEx w15:paraId="00000CEC" w15:done="0"/>
  <w15:commentEx w15:paraId="00000CF1" w15:done="0"/>
  <w15:commentEx w15:paraId="00000CF2" w15:paraIdParent="00000CF1" w15:done="0"/>
  <w15:commentEx w15:paraId="00000CF3" w15:paraIdParent="00000CF1" w15:done="0"/>
  <w15:commentEx w15:paraId="00000CF4" w15:done="0"/>
  <w15:commentEx w15:paraId="00000CF5" w15:done="0"/>
  <w15:commentEx w15:paraId="00000CF6" w15:done="0"/>
  <w15:commentEx w15:paraId="00000CF7" w15:done="0"/>
  <w15:commentEx w15:paraId="00000CF8" w15:done="0"/>
  <w15:commentEx w15:paraId="00000CF9" w15:paraIdParent="00000CF8" w15:done="0"/>
  <w15:commentEx w15:paraId="00000CFA" w15:paraIdParent="00000CF8" w15:done="0"/>
  <w15:commentEx w15:paraId="00000CFB" w15:paraIdParent="00000CF8" w15:done="0"/>
  <w15:commentEx w15:paraId="00000CFC" w15:done="0"/>
  <w15:commentEx w15:paraId="00000CFD" w15:done="0"/>
  <w15:commentEx w15:paraId="00000CFE" w15:done="0"/>
  <w15:commentEx w15:paraId="00000CFF" w15:paraIdParent="00000CFE" w15:done="0"/>
  <w15:commentEx w15:paraId="00000D00" w15:paraIdParent="00000CFE" w15:done="0"/>
  <w15:commentEx w15:paraId="00000D01" w15:done="0"/>
  <w15:commentEx w15:paraId="00000D02" w15:paraIdParent="00000D01" w15:done="0"/>
  <w15:commentEx w15:paraId="00000D03" w15:done="0"/>
  <w15:commentEx w15:paraId="00000D04" w15:paraIdParent="00000D03" w15:done="0"/>
  <w15:commentEx w15:paraId="00000D05" w15:done="0"/>
  <w15:commentEx w15:paraId="00000D06" w15:paraIdParent="00000D05" w15:done="0"/>
  <w15:commentEx w15:paraId="00000D07" w15:paraIdParent="00000D05" w15:done="0"/>
  <w15:commentEx w15:paraId="00000D08" w15:done="0"/>
  <w15:commentEx w15:paraId="00000D0F" w15:done="0"/>
  <w15:commentEx w15:paraId="00000D14" w15:paraIdParent="00000D0F" w15:done="0"/>
  <w15:commentEx w15:paraId="00000D15" w15:done="0"/>
  <w15:commentEx w15:paraId="00000D16" w15:done="0"/>
  <w15:commentEx w15:paraId="00000D17" w15:paraIdParent="00000D16" w15:done="0"/>
  <w15:commentEx w15:paraId="00000D18" w15:done="0"/>
  <w15:commentEx w15:paraId="00000D19" w15:paraIdParent="00000D18" w15:done="0"/>
  <w15:commentEx w15:paraId="00000D1A" w15:paraIdParent="00000D18" w15:done="0"/>
  <w15:commentEx w15:paraId="00000D1B" w15:done="0"/>
  <w15:commentEx w15:paraId="00000D24" w15:done="0"/>
  <w15:commentEx w15:paraId="00000D25" w15:done="0"/>
  <w15:commentEx w15:paraId="00000D26" w15:done="0"/>
  <w15:commentEx w15:paraId="00000D27" w15:done="0"/>
  <w15:commentEx w15:paraId="00000D28" w15:done="0"/>
  <w15:commentEx w15:paraId="00000D29" w15:paraIdParent="00000D28" w15:done="0"/>
  <w15:commentEx w15:paraId="00000D2B" w15:done="0"/>
  <w15:commentEx w15:paraId="00000D2C" w15:paraIdParent="00000D2B" w15:done="0"/>
  <w15:commentEx w15:paraId="00000D2D" w15:done="0"/>
  <w15:commentEx w15:paraId="00000D2E" w15:paraIdParent="00000D2D" w15:done="0"/>
  <w15:commentEx w15:paraId="00000D2F" w15:done="0"/>
  <w15:commentEx w15:paraId="00000D30" w15:done="0"/>
  <w15:commentEx w15:paraId="00000D31" w15:paraIdParent="00000D30" w15:done="0"/>
  <w15:commentEx w15:paraId="00000D32" w15:paraIdParent="00000D30" w15:done="0"/>
  <w15:commentEx w15:paraId="00000D35" w15:done="0"/>
  <w15:commentEx w15:paraId="00000D36" w15:done="0"/>
  <w15:commentEx w15:paraId="00000D37" w15:done="0"/>
  <w15:commentEx w15:paraId="00000D38" w15:done="0"/>
  <w15:commentEx w15:paraId="00000D39" w15:done="0"/>
  <w15:commentEx w15:paraId="00000D3A" w15:done="0"/>
  <w15:commentEx w15:paraId="00000D3B" w15:paraIdParent="00000D3A" w15:done="0"/>
  <w15:commentEx w15:paraId="00000D3C" w15:done="0"/>
  <w15:commentEx w15:paraId="00000D3D" w15:paraIdParent="00000D3C" w15:done="0"/>
  <w15:commentEx w15:paraId="00000D3E" w15:done="0"/>
  <w15:commentEx w15:paraId="00000D3F" w15:done="0"/>
  <w15:commentEx w15:paraId="00000D40" w15:done="0"/>
  <w15:commentEx w15:paraId="00000D42" w15:done="0"/>
  <w15:commentEx w15:paraId="00000D44" w15:paraIdParent="00000D42" w15:done="0"/>
  <w15:commentEx w15:paraId="00000D45" w15:done="0"/>
  <w15:commentEx w15:paraId="00000D46" w15:done="0"/>
  <w15:commentEx w15:paraId="00000D47" w15:paraIdParent="00000D46" w15:done="0"/>
  <w15:commentEx w15:paraId="00000D48" w15:done="0"/>
  <w15:commentEx w15:paraId="00000D49" w15:done="0"/>
  <w15:commentEx w15:paraId="00000D4A" w15:paraIdParent="00000D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4">
    <w:pPr>
      <w:rPr/>
    </w:pPr>
    <w:r w:rsidDel="00000000" w:rsidR="00000000" w:rsidRPr="00000000">
      <w:rPr/>
      <w:drawing>
        <wp:inline distB="114300" distT="114300" distL="114300" distR="114300">
          <wp:extent cx="2200275" cy="457200"/>
          <wp:effectExtent b="0" l="0" r="0" t="0"/>
          <wp:docPr id="70" name="image37.png"/>
          <a:graphic>
            <a:graphicData uri="http://schemas.openxmlformats.org/drawingml/2006/picture">
              <pic:pic>
                <pic:nvPicPr>
                  <pic:cNvPr id="0" name="image37.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image" Target="media/image27.png"/><Relationship Id="rId106" Type="http://schemas.openxmlformats.org/officeDocument/2006/relationships/hyperlink" Target="https://datatracker.ietf.org/doc/html/rfc4422" TargetMode="External"/><Relationship Id="rId105" Type="http://schemas.openxmlformats.org/officeDocument/2006/relationships/hyperlink" Target="https://docs.oasis-open.org/mqtt/mqtt/v5.0/os/mqtt-v5.0-os.html#Unicode" TargetMode="External"/><Relationship Id="rId104" Type="http://schemas.openxmlformats.org/officeDocument/2006/relationships/hyperlink" Target="https://docs.oasis-open.org/mqtt/mqtt/v5.0/os/mqtt-v5.0-os.html#Unicode" TargetMode="External"/><Relationship Id="rId109" Type="http://schemas.openxmlformats.org/officeDocument/2006/relationships/image" Target="media/image43.png"/><Relationship Id="rId108" Type="http://schemas.openxmlformats.org/officeDocument/2006/relationships/image" Target="media/image31.png"/><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image" Target="media/image24.png"/><Relationship Id="rId102" Type="http://schemas.openxmlformats.org/officeDocument/2006/relationships/image" Target="media/image10.png"/><Relationship Id="rId101" Type="http://schemas.openxmlformats.org/officeDocument/2006/relationships/hyperlink" Target="https://en.wikipedia.org/wiki/Galois/Counter_Mode" TargetMode="External"/><Relationship Id="rId100" Type="http://schemas.openxmlformats.org/officeDocument/2006/relationships/hyperlink" Target="https://en.wikipedia.org/wiki/CCM_mode"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FIPS1402" TargetMode="External"/><Relationship Id="rId128" Type="http://schemas.openxmlformats.org/officeDocument/2006/relationships/hyperlink" Target="https://docs.oasis-open.org/mqtt/mqtt/v5.0/cos02/mqtt-v5.0-cos02.html#PCIDSS" TargetMode="External"/><Relationship Id="rId127" Type="http://schemas.openxmlformats.org/officeDocument/2006/relationships/hyperlink" Target="https://docs.oasis-open.org/mqtt/mqtt/v5.0/cos02/mqtt-v5.0-cos02.html#PCIDSS" TargetMode="External"/><Relationship Id="rId126" Type="http://schemas.openxmlformats.org/officeDocument/2006/relationships/hyperlink" Target="https://docs.oasis-open.org/mqtt/mqtt/v5.0/cos02/mqtt-v5.0-cos02.html#NISTCSF"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PCIDS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USEUPRIVSH"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NISTCSF"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SARBANES" TargetMode="External"/><Relationship Id="rId123" Type="http://schemas.openxmlformats.org/officeDocument/2006/relationships/hyperlink" Target="https://docs.oasis-open.org/mqtt/mqtt/v5.0/cos02/mqtt-v5.0-cos02.html#SARBANES" TargetMode="External"/><Relationship Id="rId122" Type="http://schemas.openxmlformats.org/officeDocument/2006/relationships/hyperlink" Target="https://docs.oasis-open.org/mqtt/mqtt/v5.0/cos02/mqtt-v5.0-cos02.html#PCIDSS" TargetMode="External"/><Relationship Id="rId95"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94" Type="http://schemas.openxmlformats.org/officeDocument/2006/relationships/hyperlink" Target="https://nvlpubs.nist.gov/nistpubs/FIPS/NIST.FIPS.198-1.pdf" TargetMode="External"/><Relationship Id="rId97"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96" Type="http://schemas.openxmlformats.org/officeDocument/2006/relationships/hyperlink" Target="https://nvlpubs.nist.gov/nistpubs/SpecialPublications/NIST.SP.800-38b.pdf" TargetMode="External"/><Relationship Id="rId11" Type="http://schemas.openxmlformats.org/officeDocument/2006/relationships/hyperlink" Target="mailto:davide.lenzarini@u-blox.com" TargetMode="External"/><Relationship Id="rId99"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0" Type="http://schemas.openxmlformats.org/officeDocument/2006/relationships/hyperlink" Target="mailto:icraggs@gmail.com" TargetMode="External"/><Relationship Id="rId98" Type="http://schemas.openxmlformats.org/officeDocument/2006/relationships/hyperlink" Target="https://www.rfc-editor.org/rfc/rfc3610"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image" Target="media/image5.png"/><Relationship Id="rId90" Type="http://schemas.openxmlformats.org/officeDocument/2006/relationships/image" Target="media/image32.png"/><Relationship Id="rId93" Type="http://schemas.openxmlformats.org/officeDocument/2006/relationships/hyperlink" Target="https://www.rfc-editor.org/rfc/rfc2104" TargetMode="External"/><Relationship Id="rId92" Type="http://schemas.openxmlformats.org/officeDocument/2006/relationships/image" Target="media/image40.png"/><Relationship Id="rId118" Type="http://schemas.openxmlformats.org/officeDocument/2006/relationships/hyperlink" Target="https://docs.oasis-open.org/mqtt/mqtt/v5.0/mqtt-v5.0.html" TargetMode="External"/><Relationship Id="rId117" Type="http://schemas.openxmlformats.org/officeDocument/2006/relationships/hyperlink" Target="https://docs.oasis-open.org/mqtt/mqtt/v3.1.1/os/mqtt-v3.1.1-os.html" TargetMode="External"/><Relationship Id="rId116" Type="http://schemas.openxmlformats.org/officeDocument/2006/relationships/image" Target="media/image3.png"/><Relationship Id="rId115" Type="http://schemas.openxmlformats.org/officeDocument/2006/relationships/image" Target="media/image38.png"/><Relationship Id="rId119" Type="http://schemas.openxmlformats.org/officeDocument/2006/relationships/hyperlink" Target="https://docs.oasis-open.org/mqtt/mqtt/v5.0/cos02/mqtt-v5.0-cos02.html#USEUPRIVSH" TargetMode="External"/><Relationship Id="rId15" Type="http://schemas.openxmlformats.org/officeDocument/2006/relationships/hyperlink" Target="mailto:simon622@gmail.com" TargetMode="External"/><Relationship Id="rId110" Type="http://schemas.openxmlformats.org/officeDocument/2006/relationships/image" Target="media/image41.png"/><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image" Target="media/image33.png"/><Relationship Id="rId18" Type="http://schemas.openxmlformats.org/officeDocument/2006/relationships/hyperlink" Target="http://www.microsoft.com/" TargetMode="External"/><Relationship Id="rId113" Type="http://schemas.openxmlformats.org/officeDocument/2006/relationships/image" Target="media/image44.png"/><Relationship Id="rId112" Type="http://schemas.openxmlformats.org/officeDocument/2006/relationships/image" Target="media/image30.png"/><Relationship Id="rId111" Type="http://schemas.openxmlformats.org/officeDocument/2006/relationships/image" Target="media/image39.png"/><Relationship Id="rId84" Type="http://schemas.openxmlformats.org/officeDocument/2006/relationships/image" Target="media/image23.png"/><Relationship Id="rId83" Type="http://schemas.openxmlformats.org/officeDocument/2006/relationships/image" Target="media/image48.png"/><Relationship Id="rId86" Type="http://schemas.openxmlformats.org/officeDocument/2006/relationships/image" Target="media/image42.png"/><Relationship Id="rId85" Type="http://schemas.openxmlformats.org/officeDocument/2006/relationships/image" Target="media/image2.png"/><Relationship Id="rId88" Type="http://schemas.openxmlformats.org/officeDocument/2006/relationships/hyperlink" Target="https://docs.google.com/document/d/1Q_l-TOttOqktQmnupRv7Un1Y8KzULIxc/edit?pli=1#heading=h.23ckvvd" TargetMode="External"/><Relationship Id="rId150" Type="http://schemas.openxmlformats.org/officeDocument/2006/relationships/hyperlink" Target="https://docs.oasis-open.org/mqtt/mqtt/v5.0/cos02/mqtt-v5.0-cos02.html#RFC6960" TargetMode="External"/><Relationship Id="rId87" Type="http://schemas.openxmlformats.org/officeDocument/2006/relationships/image" Target="media/image18.png"/><Relationship Id="rId89" Type="http://schemas.openxmlformats.org/officeDocument/2006/relationships/image" Target="media/image26.png"/><Relationship Id="rId80" Type="http://schemas.openxmlformats.org/officeDocument/2006/relationships/image" Target="media/image1.png"/><Relationship Id="rId82" Type="http://schemas.openxmlformats.org/officeDocument/2006/relationships/image" Target="media/image34.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6960"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80"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46" TargetMode="External"/><Relationship Id="rId142" Type="http://schemas.openxmlformats.org/officeDocument/2006/relationships/hyperlink" Target="https://docs.oasis-open.org/mqtt/mqtt/v5.0/cos02/mqtt-v5.0-cos02.html#RFC5246" TargetMode="External"/><Relationship Id="rId141" Type="http://schemas.openxmlformats.org/officeDocument/2006/relationships/hyperlink" Target="https://datatracker.ietf.org/doc/rfc9147/" TargetMode="External"/><Relationship Id="rId140" Type="http://schemas.openxmlformats.org/officeDocument/2006/relationships/hyperlink" Target="https://docs.oasis-open.org/mqtt/mqtt/v5.0/cos02/mqtt-v5.0-cos02.html#RFC6749"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5280"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5246" TargetMode="External"/><Relationship Id="rId7" Type="http://schemas.openxmlformats.org/officeDocument/2006/relationships/customXml" Target="../customXML/item1.xml"/><Relationship Id="rId145" Type="http://schemas.openxmlformats.org/officeDocument/2006/relationships/hyperlink" Target="https://datatracker.ietf.org/doc/rfc9147/"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5246" TargetMode="External"/><Relationship Id="rId73" Type="http://schemas.openxmlformats.org/officeDocument/2006/relationships/image" Target="media/image20.png"/><Relationship Id="rId72" Type="http://schemas.openxmlformats.org/officeDocument/2006/relationships/image" Target="media/image28.png"/><Relationship Id="rId75" Type="http://schemas.openxmlformats.org/officeDocument/2006/relationships/image" Target="media/image12.png"/><Relationship Id="rId74" Type="http://schemas.openxmlformats.org/officeDocument/2006/relationships/image" Target="media/image7.png"/><Relationship Id="rId77" Type="http://schemas.openxmlformats.org/officeDocument/2006/relationships/image" Target="media/image17.png"/><Relationship Id="rId76" Type="http://schemas.openxmlformats.org/officeDocument/2006/relationships/image" Target="media/image21.png"/><Relationship Id="rId79" Type="http://schemas.openxmlformats.org/officeDocument/2006/relationships/image" Target="media/image19.png"/><Relationship Id="rId78" Type="http://schemas.openxmlformats.org/officeDocument/2006/relationships/image" Target="media/image11.png"/><Relationship Id="rId71" Type="http://schemas.openxmlformats.org/officeDocument/2006/relationships/image" Target="media/image45.png"/><Relationship Id="rId70" Type="http://schemas.openxmlformats.org/officeDocument/2006/relationships/image" Target="media/image35.png"/><Relationship Id="rId139" Type="http://schemas.openxmlformats.org/officeDocument/2006/relationships/hyperlink" Target="https://docs.oasis-open.org/mqtt/mqtt/v5.0/cos02/mqtt-v5.0-cos02.html#RFC6749" TargetMode="External"/><Relationship Id="rId138" Type="http://schemas.openxmlformats.org/officeDocument/2006/relationships/hyperlink" Target="https://docs.oasis-open.org/mqtt/mqtt/v5.0/cos02/mqtt-v5.0-cos02.html#RFC4511" TargetMode="External"/><Relationship Id="rId137" Type="http://schemas.openxmlformats.org/officeDocument/2006/relationships/hyperlink" Target="https://docs.oasis-open.org/mqtt/mqtt/v5.0/cos02/mqtt-v5.0-cos02.html#RFC4511" TargetMode="External"/><Relationship Id="rId132" Type="http://schemas.openxmlformats.org/officeDocument/2006/relationships/hyperlink" Target="https://docs.oasis-open.org/mqtt/mqtt/v5.0/cos02/mqtt-v5.0-cos02.html#AES" TargetMode="External"/><Relationship Id="rId131" Type="http://schemas.openxmlformats.org/officeDocument/2006/relationships/hyperlink" Target="https://media.defense.gov/2022/Sep/07/2003071834/-1/-1/0/CSA_CNSA_2.0_ALGORITHMS_.PDF" TargetMode="External"/><Relationship Id="rId130" Type="http://schemas.openxmlformats.org/officeDocument/2006/relationships/hyperlink" Target="https://docs.oasis-open.org/mqtt/mqtt/v5.0/cos02/mqtt-v5.0-cos02.html#FIPS1402" TargetMode="External"/><Relationship Id="rId136" Type="http://schemas.openxmlformats.org/officeDocument/2006/relationships/hyperlink" Target="https://docs.oasis-open.org/mqtt/mqtt/v5.0/cos02/mqtt-v5.0-cos02.html#ISO29192" TargetMode="External"/><Relationship Id="rId135" Type="http://schemas.openxmlformats.org/officeDocument/2006/relationships/hyperlink" Target="https://docs.oasis-open.org/mqtt/mqtt/v5.0/cos02/mqtt-v5.0-cos02.html#ISO29192" TargetMode="External"/><Relationship Id="rId134" Type="http://schemas.openxmlformats.org/officeDocument/2006/relationships/hyperlink" Target="https://docs.oasis-open.org/mqtt/mqtt/v5.0/cos02/mqtt-v5.0-cos02.html#CHACHA20" TargetMode="External"/><Relationship Id="rId133" Type="http://schemas.openxmlformats.org/officeDocument/2006/relationships/hyperlink" Target="https://docs.oasis-open.org/mqtt/mqtt/v5.0/cos02/mqtt-v5.0-cos02.html#AES" TargetMode="External"/><Relationship Id="rId62" Type="http://schemas.openxmlformats.org/officeDocument/2006/relationships/image" Target="media/image22.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9.png"/><Relationship Id="rId63" Type="http://schemas.openxmlformats.org/officeDocument/2006/relationships/image" Target="media/image8.png"/><Relationship Id="rId66" Type="http://schemas.openxmlformats.org/officeDocument/2006/relationships/image" Target="media/image47.png"/><Relationship Id="rId65" Type="http://schemas.openxmlformats.org/officeDocument/2006/relationships/image" Target="media/image36.png"/><Relationship Id="rId68" Type="http://schemas.openxmlformats.org/officeDocument/2006/relationships/image" Target="media/image6.png"/><Relationship Id="rId67" Type="http://schemas.openxmlformats.org/officeDocument/2006/relationships/image" Target="media/image25.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29.png"/><Relationship Id="rId164" Type="http://schemas.openxmlformats.org/officeDocument/2006/relationships/hyperlink" Target="https://docs.oasis-open.org/templates/TCHandbook/ConformanceGuidelines.html" TargetMode="External"/><Relationship Id="rId163" Type="http://schemas.openxmlformats.org/officeDocument/2006/relationships/hyperlink" Target="https://www.oasis-open.org/policies-guidelines/oasis-defined-terms-2017-05-26#dConformanceClause" TargetMode="External"/><Relationship Id="rId162" Type="http://schemas.openxmlformats.org/officeDocument/2006/relationships/hyperlink" Target="https://www.oasis-open.org/policies-guidelines/tc-process#wpComponentsConfClause" TargetMode="External"/><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hyperlink" Target="https://media.defense.gov/2022/Sep/07/2003071834/-1/-1/0/CSA_CNSA_2.0_ALGORITHMS_.PDF" TargetMode="External"/><Relationship Id="rId54" Type="http://schemas.openxmlformats.org/officeDocument/2006/relationships/hyperlink" Target="https://www.rfc-editor.org/info/rfc3552" TargetMode="External"/><Relationship Id="rId160" Type="http://schemas.openxmlformats.org/officeDocument/2006/relationships/hyperlink" Target="https://docs.oasis-open.org/mqtt/mqtt/v5.0/cos02/mqtt-v5.0-cos02.html#NSAB" TargetMode="External"/><Relationship Id="rId57" Type="http://schemas.openxmlformats.org/officeDocument/2006/relationships/image" Target="media/image46.png"/><Relationship Id="rId56" Type="http://schemas.openxmlformats.org/officeDocument/2006/relationships/hyperlink" Target="https://docs.oasis-open.org/mqtt/mqtt/v5.0/cos02/mqtt-v5.0-cos02.html#Unicode" TargetMode="External"/><Relationship Id="rId159" Type="http://schemas.openxmlformats.org/officeDocument/2006/relationships/hyperlink" Target="https://docs.oasis-open.org/mqtt/mqtt/v5.0/cos02/mqtt-v5.0-cos02.html#RFC5246" TargetMode="External"/><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docs.oasis-open.org/mqtt/mqtt/v5.0/cos02/mqtt-v5.0-cos02.html#RFC5280"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mqtt/mqtt/v5.0/cos02/mqtt-v5.0-cos02.html#RFC5280" TargetMode="External"/><Relationship Id="rId152" Type="http://schemas.openxmlformats.org/officeDocument/2006/relationships/hyperlink" Target="https://docs.oasis-open.org/mqtt/mqtt/v5.0/cos02/mqtt-v5.0-cos02.html#IEEE8021AR" TargetMode="External"/><Relationship Id="rId151" Type="http://schemas.openxmlformats.org/officeDocument/2006/relationships/hyperlink" Target="https://docs.oasis-open.org/mqtt/mqtt/v5.0/cos02/mqtt-v5.0-cos02.html#IEEE8021AR" TargetMode="External"/><Relationship Id="rId158" Type="http://schemas.openxmlformats.org/officeDocument/2006/relationships/hyperlink" Target="https://docs.oasis-open.org/mqtt/mqtt/v5.0/cos02/mqtt-v5.0-cos02.html#RFC1928" TargetMode="External"/><Relationship Id="rId157" Type="http://schemas.openxmlformats.org/officeDocument/2006/relationships/hyperlink" Target="https://docs.oasis-open.org/mqtt/mqtt/v5.0/cos02/mqtt-v5.0-cos02.html#RFC1928" TargetMode="External"/><Relationship Id="rId156" Type="http://schemas.openxmlformats.org/officeDocument/2006/relationships/hyperlink" Target="https://docs.oasis-open.org/mqtt/mqtt/v5.0/cos02/mqtt-v5.0-cos02.html#RFC6960" TargetMode="External"/><Relationship Id="rId155" Type="http://schemas.openxmlformats.org/officeDocument/2006/relationships/hyperlink" Target="https://docs.oasis-open.org/mqtt/mqtt/v5.0/cos02/mqtt-v5.0-cos02.html#RFC69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eEGAm+rmE6IuzAH5BFgdbH8yg==">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i8wEKCnRleHQvcGxhaW4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qGyIVMTEzOTY1MjI0NDI4MDU4MDkzNzM5KAA4ADDK/uPS1jE4yv7j0tYxWgx1ejR6b2o1MDdjbnpyAiAAeACIAQKaAQYIABAAGACqAecB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sAEAuAEBQpcGCgtBQUFCSEpMb21MaxILQUFBQkZ4d1hqMjAa5AEKCXRleHQvaHRtbB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i5QEKCnRleHQvcGxhaW4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KhsiFTEwMzk3NDExODkxNDQwMzA3ODg3NigAOAAw9Zjfit0xOPWY34rdMVoMdmoybjhnaWs1b3l4cgIgAHgAiAECmgEGCAAQABgAqgHZAR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yL/AQoKdGV4dC9wbGFpbhLwAUNvbnNpZGVyaW5nIGNoYXB0ZXIgNC4xNSAoY2xpZW50IHN0YXRlcyksIGluIHdoaWNoIHN0YXRlIHRoZSBDbGllbnQgc2hvdWxkIGJlIHRvIGJlIHdha2VkIHVwPyBJbiB0aGUgU0xFRVAgc3RhdGUgaXQgaXMgY2xlYXJseSBzdGF0ZWQgdGhhdCAiaXQgY2Fubm90IHJlY2VpdmUgcGFja2V0cyIuIERvIHdlIG5lZWQgdG8gYWRhcHQgY2hhcHRlciA0LjE1IGZvciB0aGF0LCBhdCBsZWFzdCBmb3IgdGhlIFNMRUVQIHN0YXRlPyobIhUxMTU2MjYzNTcxNDI3MzU4MTIyNjYoADgAMOGC6uKSMjis8OvikjJKHAoKdGV4dC9wbGFpbhIOV0FLRVVQIEFjdGlvbnNaDGd5MjdpcGNhd2F2dHICIAB4AJoBBggAEAAYAKoB/QE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vAgoLQUFBQlRGSGxMbUES+gEKC0FBQUJURkhsTG1BEgtBQUFCVEZIbExtQRoNCgl0ZXh0L2h0bWwSACIOCgp0ZXh0L3BsYWluEgAqGyIVMTE1NjI2MzU3MTQyNzM1ODEyMjY2KAA4ADDmwcORkzI4kszDkZMySlsKJGFwcGxpY2F0aW9uL3ZuZC5nb29nbGUtYXBwcy5kb2NzLm1kcxozwtfa5AEtCisKGQoTc2Vzc2lvbiB0b3BpYyBhbGlhcxABGAASDAoGbm9ybWFsEAEYABgBWgw0OW8yNmZkNmt4OWRyAiAAeACCARNzdWdnZXN0LjJ2bXlhaGdib3Q5mgEGCAAQABgAsAEAuAEAGObBw5GTMiCSzMORkzIwAEITc3VnZ2VzdC4ydm15YWhnYm90OS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rcCCgtBQUFCVFV1dFJpVRKFAgoLQUFBQlRVdXRSaVUSC0FBQUJUVXV0UmlVGi4KCXRleHQvaHRtbBIhRG8gd2UgbmVlZCB0byBhZGQgYWxzbyBQVUJMSVNILTE/Ii8KCnRleHQvcGxhaW4SIURvIHdlIG5lZWQgdG8gYWRkIGFsc28gUFVCTElTSC0xPyobIhUxMTU2MjYzNTcxNDI3MzU4MTIyNjYoADgAMNamkeSSMjjWppHkkjJKFAoKdGV4dC9wbGFpbhIGUFVCV09TWgxuaTc0c3ppdGJwbmtyAiAAeACaAQYIABAAGACqASMSIURvIHdlIG5lZWQgdG8gYWRkIGFsc28gUFVCTElTSC0xP7ABALgBABjWppHkkjIg1qaR5JIyMABCEGtpeC42aXo2a3h0bm81d3I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qwMKC0FBQUJISkxvbnRNEvkCCgtBQUFCSEpMb250TRILQUFBQkhKTG9udE0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twIKC0FBQUJUWEZUZGRVEoUCCgtBQUFCVFhGVGRkVRILQUFBQlRYRlRkZFUaLgoJdGV4dC9odG1sEiFTaG91bGQgd2UgYWRkIGhlcmUgUHVibGlzaCBRMFMtMT8iLwoKdGV4dC9wbGFpbhIhU2hvdWxkIHdlIGFkZCBoZXJlIFB1Ymxpc2ggUTBTLTE/KhsiFTExNTYyNjM1NzE0MjczNTgxMjI2NigAOAAwiuKvi5MyOIrir4uTMkoUCgp0ZXh0L3BsYWluEgZQVUJXT1NaDGpibHp2c3F6dWxzeHICIAB4AJoBBggAEAAYAKoBIxIhU2hvdWxkIHdlIGFkZCBoZXJlIFB1Ymxpc2ggUTBTLTE/sAEAuAEAGIrir4uTMiCK4q+LkzIwAEIQa2l4LmhlendhdHUycTh3ZC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Fs8X4oT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sAEAuAEAGKbTu9KFMiCr1rDCkjIwAEIQa2l4Ljl5NDRibG5xZHI0ZC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KEBAoKdGV4dC9wbGFpbhL1A0FTQyBzYXlzLCBhZGQgc29tZXRoaW5nIGxpa2U6C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PjwsuiSMjAAQhBraXguZjgxcXZ2d2pvYW1k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Mjzw4+TMk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MzNDE2NTg4NzE4MDM5JmFtcDt1c2c9QU92VmF3M1FrLUVXYks1MV9ycDVZUDl1NEhqaC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ItwCCgp0ZXh0L3BsYWlu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dG5uOHhzeWFiNGp4EhtkYXZpZGUubGVuemFyaW5pQHUtYmxveC5jb21qMwoUc3VnZ2VzdC45ZTJ0MTNkNTZvcjUSG2RhdmlkZS5sZW56YXJpbmlAdS1ibG94LmNvbWoiChRzdWdnZXN0LnlpczQwbzh1OTZ3ZBIKSWFuIENyYWdnc2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bmU0MGJhbWRoZzk4EhtkYXZpZGUubGVuemFyaW5pQHUtYmxveC5jb21qMwoUc3VnZ2VzdC5qdHoweWo0YjM4ZzASG2RhdmlkZS5sZW56YXJpbmlAdS1ibG94LmNvbWoyChNzdWdnZXN0LnNlbjczMmw5OGlk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aHZpNGI3OG9tbnIx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yChNzdWdnZXN0Lm45c2cycDF4MDR5EhtkYXZpZGUubGVuemFyaW5pQHUtYmxveC5jb21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