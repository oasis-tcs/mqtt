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3znysh7" w:id="2"/>
    <w:bookmarkEnd w:id="2"/>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Additional artifacts: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prose specification is one component of a Work Product that also includes:</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
        </w:sdtPr>
        <w:sdtContent>
          <w:commentRangeStart w:id="1"/>
        </w:sdtContent>
      </w:sdt>
      <w:sdt>
        <w:sdtPr>
          <w:tag w:val="goog_rdk_2"/>
        </w:sdtPr>
        <w:sdtContent>
          <w:commentRangeStart w:id="2"/>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XML schemas:</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(list file names or directory name)</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Other parts (list titles and/or file names)</w:t>
      </w:r>
    </w:p>
    <w:p w:rsidR="00000000" w:rsidDel="00000000" w:rsidP="00000000" w:rsidRDefault="00000000" w:rsidRPr="00000000" w14:paraId="000000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8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Any normative computer language definitions that are part of the Work Product, such as XML instances, schemas and Java(TM) code, including fragments of such, must be (a) well formed and valid, (b) provided in separate plain text files, (c) referenced from the Work Product; and (d) where any definition in these separate files disagrees with the definition found in the specification, the definition in the separate file prevails. Remove this note before submitting for publication.)</w:t>
      </w:r>
      <w:r w:rsidDel="00000000" w:rsidR="00000000" w:rsidRPr="00000000">
        <w:rPr>
          <w:rtl w:val="0"/>
        </w:rPr>
      </w:r>
    </w:p>
    <w:bookmarkStart w:colFirst="0" w:colLast="0" w:name="bookmark=id.2et92p0" w:id="3"/>
    <w:bookmarkEnd w:id="3"/>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rsidR="00000000" w:rsidDel="00000000" w:rsidP="00000000" w:rsidRDefault="00000000" w:rsidRPr="00000000" w14:paraId="0000002A">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Keywords: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The key words "MUST", "MUST NOT", "REQUIRED", "SHALL", "SHALL NOT", "SHOULD", "SHOULD NOT", "RECOMMENDED", "NOT RECOMMENDED", "MAY", and "OPTIONAL" in this document are to be interpreted as described in BCP 14 [</w:t>
      </w:r>
      <w:r w:rsidDel="00000000" w:rsidR="00000000" w:rsidRPr="00000000">
        <w:rPr>
          <w:rFonts w:ascii="Arial" w:cs="Arial" w:eastAsia="Arial" w:hAnsi="Arial"/>
          <w:color w:val="800080"/>
          <w:rtl w:val="0"/>
        </w:rPr>
        <w:t xml:space="preserve">RFC2119</w:t>
      </w:r>
      <w:r w:rsidDel="00000000" w:rsidR="00000000" w:rsidRPr="00000000">
        <w:rPr>
          <w:rFonts w:ascii="Arial" w:cs="Arial" w:eastAsia="Arial" w:hAnsi="Arial"/>
          <w:rtl w:val="0"/>
        </w:rPr>
        <w:t xml:space="preserve">] and [</w:t>
      </w:r>
      <w:r w:rsidDel="00000000" w:rsidR="00000000" w:rsidRPr="00000000">
        <w:rPr>
          <w:rFonts w:ascii="Arial" w:cs="Arial" w:eastAsia="Arial" w:hAnsi="Arial"/>
          <w:color w:val="800080"/>
          <w:rtl w:val="0"/>
        </w:rPr>
        <w:t xml:space="preserve">RFC8174</w:t>
      </w:r>
      <w:r w:rsidDel="00000000" w:rsidR="00000000" w:rsidRPr="00000000">
        <w:rPr>
          <w:rFonts w:ascii="Arial" w:cs="Arial" w:eastAsia="Arial" w:hAnsi="Arial"/>
          <w:rtl w:val="0"/>
        </w:rPr>
        <w:t xml:space="preserve">] when, and only when, they appear in all capitals, as shown here.</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D">
      <w:pPr>
        <w:spacing w:after="120" w:before="0" w:lineRule="auto"/>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E">
      <w:pPr>
        <w:spacing w:after="120" w:before="0" w:lineRule="auto"/>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3"/>
        </w:sdtPr>
        <w:sdtContent>
          <w:commentRangeStart w:id="3"/>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31">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32">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33">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MQTT For Sensor Networks (MQTT-SN)</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and MQTT Differences</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Changes from earlier Versions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1.2.1 MQTT-SN v1.2</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Organization of the MQTT-SN specification</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Terminology</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 Data representation</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1.4.1 Bits (Byte)</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1.4.2 Two Byte Integer</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1.4.3 Four Byte Integer</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1.4.4 UTF-8 Encoded String</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w:t>
              <w:tab/>
              <w:t xml:space="preserve">30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w:t>
              <w:tab/>
              <w:t xml:space="preserve">31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Correlation Id</w:t>
              <w:tab/>
              <w:t xml:space="preserve">34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 Packet Size</w:t>
              <w:tab/>
              <w:t xml:space="preserve">35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w:t>
              <w:tab/>
              <w:t xml:space="preserve">36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38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38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Correlation Id</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39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39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39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w:t>
              <w:tab/>
              <w:t xml:space="preserve">41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Topic Alias</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Correlation Id</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Alias</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Correlation Id</w:t>
              <w:tab/>
              <w:t xml:space="preserve">42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PUBLISH WITHOUT SESSION</w:t>
              <w:tab/>
              <w:t xml:space="preserve">43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44</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PUBLISH Flags</w:t>
              <w:tab/>
              <w:t xml:space="preserve">44</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44</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(used for QoS 0)</w:t>
              <w:tab/>
              <w:t xml:space="preserve">44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45</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45</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45</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(used for QoS 1 &amp; 2)</w:t>
              <w:tab/>
              <w:t xml:space="preserve">46</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46</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w:t>
              <w:tab/>
              <w:t xml:space="preserve">47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47</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47</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47</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47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w:t>
              <w:tab/>
              <w:t xml:space="preserve">47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47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48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48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w:t>
              <w:tab/>
              <w:t xml:space="preserve">48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48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48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49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w:t>
              <w:tab/>
              <w:t xml:space="preserve">49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49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(QoS 2 delivery part 3)</w:t>
              <w:tab/>
              <w:t xml:space="preserve">49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49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49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49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w:t>
              <w:tab/>
              <w:t xml:space="preserve">49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w:t>
              <w:tab/>
              <w:t xml:space="preserve">50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51</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w:t>
              <w:tab/>
              <w:t xml:space="preserve">51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w:t>
              <w:tab/>
              <w:t xml:space="preserve">52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w:t>
              <w:tab/>
              <w:t xml:space="preserve">53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w:t>
              <w:tab/>
              <w:t xml:space="preserve">53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54</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Correlation Id</w:t>
              <w:tab/>
              <w:t xml:space="preserve">54</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w:t>
              <w:tab/>
              <w:t xml:space="preserve">54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54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Correlation Id</w:t>
              <w:tab/>
              <w:t xml:space="preserve">54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Messages Remaining</w:t>
              <w:tab/>
              <w:t xml:space="preserve">54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w:t>
              <w:tab/>
              <w:t xml:space="preserve">55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56</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56</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56</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56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56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56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57</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57</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57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57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57</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57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58</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59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59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59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60</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w:t>
              <w:tab/>
              <w:t xml:space="preserve">61</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62</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62</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62</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62</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64</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64</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81vmuzffuu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Session State informative examples</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Session Establishment</w:t>
              <w:tab/>
              <w:t xml:space="preserve">65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66</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67</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4.3.1 QoS 0: At most once delivery</w:t>
              <w:tab/>
              <w:t xml:space="preserve">67</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4.3.1.1 Publish without session</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1: At least once delivery</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2: Exactly once delivery</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Message delivery retry</w:t>
              <w:tab/>
              <w:t xml:space="preserve">70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Message receipt</w:t>
              <w:tab/>
              <w:t xml:space="preserve">71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Message ordering</w:t>
              <w:tab/>
              <w:t xml:space="preserve">71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72</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73</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74</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Server redirection</w:t>
              <w:tab/>
              <w:t xml:space="preserve">75</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Enhanced authentication</w:t>
              <w:tab/>
              <w:t xml:space="preserve">75</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4.10.1 Re-authentication</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Handling errors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Malformed Packet and Protocol Errors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4.11.2 Other errors</w:t>
              <w:tab/>
              <w:t xml:space="preserve">78</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Example MQTT-SN Architecture(s)</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4.12.1 Transparent Gateway</w:t>
              <w:tab/>
              <w:t xml:space="preserve">79</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4.12.2 Aggregating Gateway</w:t>
              <w:tab/>
              <w:t xml:space="preserve">80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Gateway Advertisement and Discovery</w:t>
              <w:tab/>
              <w:t xml:space="preserve">83</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84</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Gateway timers</w:t>
              <w:tab/>
              <w:t xml:space="preserve">86</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Clean start</w:t>
              <w:tab/>
              <w:t xml:space="preserve">86</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Topic Registration</w:t>
              <w:tab/>
              <w:t xml:space="preserve">86</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Mapping and Aliasing</w:t>
              <w:tab/>
              <w:t xml:space="preserve">87</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Predefined topic alias and short topic names</w:t>
              <w:tab/>
              <w:t xml:space="preserve">88</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Client’s Topic Subscribe/Unsubscribe Procedure</w:t>
              <w:tab/>
              <w:t xml:space="preserve">88</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Publish Procedure</w:t>
              <w:tab/>
              <w:t xml:space="preserve">88</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Gateway’s Publish Procedure</w:t>
              <w:tab/>
              <w:t xml:space="preserve">89</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Keep Alive and PING Procedure</w:t>
              <w:tab/>
              <w:t xml:space="preserve">89</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Client’s Disconnect Procedure</w:t>
              <w:tab/>
              <w:t xml:space="preserve">90</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Retransmission Procedure in the Client and Gateway</w:t>
              <w:tab/>
              <w:t xml:space="preserve">90</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90</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6sx1u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Authentication</w:t>
              <w:tab/>
              <w:t xml:space="preserve">93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Retained Packets</w:t>
              <w:tab/>
              <w:t xml:space="preserve">95</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4.28 Optional Features</w:t>
              <w:tab/>
              <w:t xml:space="preserve">95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5 Conformance</w:t>
              <w:tab/>
              <w:t xml:space="preserve">96</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97</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98</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98</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99</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99</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99</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99</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100</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100</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101</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102</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108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108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108</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108</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108</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2">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4"/>
      <w:bookmarkEnd w:id="4"/>
      <w:r w:rsidDel="00000000" w:rsidR="00000000" w:rsidRPr="00000000">
        <w:rPr>
          <w:rtl w:val="0"/>
        </w:rPr>
      </w:r>
    </w:p>
    <w:p w:rsidR="00000000" w:rsidDel="00000000" w:rsidP="00000000" w:rsidRDefault="00000000" w:rsidRPr="00000000" w14:paraId="00000123">
      <w:pPr>
        <w:pStyle w:val="Heading1"/>
        <w:ind w:left="0" w:firstLine="0"/>
        <w:rPr/>
      </w:pPr>
      <w:bookmarkStart w:colFirst="0" w:colLast="0" w:name="_heading=h.3dy6vkm" w:id="5"/>
      <w:bookmarkEnd w:id="5"/>
      <w:r w:rsidDel="00000000" w:rsidR="00000000" w:rsidRPr="00000000">
        <w:rPr>
          <w:rtl w:val="0"/>
        </w:rPr>
        <w:t xml:space="preserve">1 Introduction</w:t>
      </w:r>
    </w:p>
    <w:p w:rsidR="00000000" w:rsidDel="00000000" w:rsidP="00000000" w:rsidRDefault="00000000" w:rsidRPr="00000000" w14:paraId="00000124">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25">
      <w:pPr>
        <w:pStyle w:val="Heading2"/>
        <w:keepNext w:val="0"/>
        <w:pBdr>
          <w:top w:color="auto" w:space="0" w:sz="0" w:val="none"/>
        </w:pBdr>
        <w:spacing w:after="80" w:before="360" w:lineRule="auto"/>
        <w:ind w:left="-15" w:firstLine="0"/>
        <w:rPr/>
      </w:pPr>
      <w:bookmarkStart w:colFirst="0" w:colLast="0" w:name="_heading=h.uokut45h8sy1" w:id="6"/>
      <w:bookmarkEnd w:id="6"/>
      <w:r w:rsidDel="00000000" w:rsidR="00000000" w:rsidRPr="00000000">
        <w:rPr>
          <w:rtl w:val="0"/>
        </w:rPr>
        <w:t xml:space="preserve">1.0 Intellectual property rights policy</w:t>
      </w:r>
    </w:p>
    <w:p w:rsidR="00000000" w:rsidDel="00000000" w:rsidP="00000000" w:rsidRDefault="00000000" w:rsidRPr="00000000" w14:paraId="0000012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27">
      <w:pPr>
        <w:pStyle w:val="Heading2"/>
        <w:ind w:left="0" w:firstLine="0"/>
        <w:rPr/>
      </w:pPr>
      <w:bookmarkStart w:colFirst="0" w:colLast="0" w:name="_heading=h.v5qicb1pcnem" w:id="7"/>
      <w:bookmarkEnd w:id="7"/>
      <w:r w:rsidDel="00000000" w:rsidR="00000000" w:rsidRPr="00000000">
        <w:rPr>
          <w:rtl w:val="0"/>
        </w:rPr>
        <w:t xml:space="preserve">1.1 Changes from earlier Versions</w:t>
      </w:r>
    </w:p>
    <w:p w:rsidR="00000000" w:rsidDel="00000000" w:rsidP="00000000" w:rsidRDefault="00000000" w:rsidRPr="00000000" w14:paraId="00000128">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29">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2A">
      <w:pPr>
        <w:pStyle w:val="Heading3"/>
        <w:ind w:left="0" w:firstLine="0"/>
        <w:rPr>
          <w:rFonts w:ascii="Arial" w:cs="Arial" w:eastAsia="Arial" w:hAnsi="Arial"/>
        </w:rPr>
      </w:pPr>
      <w:bookmarkStart w:colFirst="0" w:colLast="0" w:name="_heading=h.5u7dbejbytfw" w:id="8"/>
      <w:bookmarkEnd w:id="8"/>
      <w:r w:rsidDel="00000000" w:rsidR="00000000" w:rsidRPr="00000000">
        <w:rPr>
          <w:rFonts w:ascii="Arial" w:cs="Arial" w:eastAsia="Arial" w:hAnsi="Arial"/>
          <w:rtl w:val="0"/>
        </w:rPr>
        <w:t xml:space="preserve">1.1.1 MQTT-SN v1.2</w:t>
      </w:r>
    </w:p>
    <w:p w:rsidR="00000000" w:rsidDel="00000000" w:rsidP="00000000" w:rsidRDefault="00000000" w:rsidRPr="00000000" w14:paraId="0000012B">
      <w:pPr>
        <w:rPr/>
      </w:pPr>
      <w:sdt>
        <w:sdtPr>
          <w:tag w:val="goog_rdk_4"/>
        </w:sdtPr>
        <w:sdtContent>
          <w:commentRangeStart w:id="4"/>
        </w:sdtContent>
      </w:sdt>
      <w:r w:rsidDel="00000000" w:rsidR="00000000" w:rsidRPr="00000000">
        <w:rPr>
          <w:rFonts w:ascii="Arial" w:cs="Arial" w:eastAsia="Arial" w:hAnsi="Arial"/>
          <w:rtl w:val="0"/>
        </w:rPr>
        <w:t xml:space="preserve">Text describing the changes/differences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2C">
      <w:pPr>
        <w:pStyle w:val="Heading2"/>
        <w:ind w:left="0" w:firstLine="0"/>
        <w:rPr>
          <w:rFonts w:ascii="Arial" w:cs="Arial" w:eastAsia="Arial" w:hAnsi="Arial"/>
        </w:rPr>
      </w:pPr>
      <w:bookmarkStart w:colFirst="0" w:colLast="0" w:name="_heading=h.4d34og8" w:id="9"/>
      <w:bookmarkEnd w:id="9"/>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2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10"/>
      <w:bookmarkEnd w:id="10"/>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2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3">
      <w:pPr>
        <w:pStyle w:val="Heading2"/>
        <w:ind w:left="0" w:firstLine="0"/>
        <w:rPr>
          <w:rFonts w:ascii="Arial" w:cs="Arial" w:eastAsia="Arial" w:hAnsi="Arial"/>
        </w:rPr>
      </w:pPr>
      <w:bookmarkStart w:colFirst="0" w:colLast="0" w:name="_heading=h.17dp8vu" w:id="11"/>
      <w:bookmarkEnd w:id="11"/>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34">
      <w:pPr>
        <w:spacing w:after="240" w:before="240" w:lineRule="auto"/>
        <w:rPr>
          <w:rFonts w:ascii="Arial" w:cs="Arial" w:eastAsia="Arial" w:hAnsi="Arial"/>
          <w:b w:val="1"/>
        </w:rPr>
      </w:pPr>
      <w:bookmarkStart w:colFirst="0" w:colLast="0" w:name="_heading=h.3rdcrjn" w:id="12"/>
      <w:bookmarkEnd w:id="12"/>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3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3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3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3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39">
      <w:pPr>
        <w:spacing w:after="240" w:before="0" w:line="276" w:lineRule="auto"/>
        <w:ind w:left="0" w:right="0" w:firstLine="0"/>
        <w:rPr>
          <w:rFonts w:ascii="Arial" w:cs="Arial" w:eastAsia="Arial" w:hAnsi="Arial"/>
          <w:color w:val="000000"/>
          <w:sz w:val="22"/>
          <w:szCs w:val="22"/>
          <w:shd w:fill="auto" w:val="clear"/>
        </w:rPr>
      </w:pPr>
      <w:sdt>
        <w:sdtPr>
          <w:tag w:val="goog_rdk_5"/>
        </w:sdtPr>
        <w:sdtContent>
          <w:commentRangeStart w:id="5"/>
        </w:sdtContent>
      </w:sdt>
      <w:sdt>
        <w:sdtPr>
          <w:tag w:val="goog_rdk_6"/>
        </w:sdtPr>
        <w:sdtContent>
          <w:commentRangeStart w:id="6"/>
        </w:sdtContent>
      </w:sdt>
      <w:r w:rsidDel="00000000" w:rsidR="00000000" w:rsidRPr="00000000">
        <w:rPr>
          <w:rFonts w:ascii="Arial" w:cs="Arial" w:eastAsia="Arial" w:hAnsi="Arial"/>
          <w:color w:val="000000"/>
          <w:sz w:val="22"/>
          <w:szCs w:val="22"/>
          <w:shd w:fill="auto" w:val="clear"/>
          <w:rtl w:val="0"/>
        </w:rPr>
        <w:t xml:space="preserve">Th</w:t>
      </w:r>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3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3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3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messages addressed to a specific Network Address.</w:t>
      </w:r>
    </w:p>
    <w:p w:rsidR="00000000" w:rsidDel="00000000" w:rsidP="00000000" w:rsidRDefault="00000000" w:rsidRPr="00000000" w14:paraId="0000013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3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messages intended to reach one network endpoint.</w:t>
      </w:r>
    </w:p>
    <w:p w:rsidR="00000000" w:rsidDel="00000000" w:rsidP="00000000" w:rsidRDefault="00000000" w:rsidRPr="00000000" w14:paraId="0000013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messages intended for more than one network endpoint.</w:t>
      </w:r>
    </w:p>
    <w:p w:rsidR="00000000" w:rsidDel="00000000" w:rsidP="00000000" w:rsidRDefault="00000000" w:rsidRPr="00000000" w14:paraId="0000014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Informative:</w:t>
      </w:r>
    </w:p>
    <w:p w:rsidR="00000000" w:rsidDel="00000000" w:rsidP="00000000" w:rsidRDefault="00000000" w:rsidRPr="00000000" w14:paraId="0000014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ab/>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4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4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4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47">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49">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4A">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4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4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4D">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4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4F">
      <w:pPr>
        <w:numPr>
          <w:ilvl w:val="0"/>
          <w:numId w:val="3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1">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56">
      <w:pPr>
        <w:numPr>
          <w:ilvl w:val="0"/>
          <w:numId w:val="3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57">
      <w:pPr>
        <w:numPr>
          <w:ilvl w:val="0"/>
          <w:numId w:val="3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58">
      <w:pPr>
        <w:numPr>
          <w:ilvl w:val="0"/>
          <w:numId w:val="3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59">
      <w:pPr>
        <w:numPr>
          <w:ilvl w:val="0"/>
          <w:numId w:val="3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5A">
      <w:pPr>
        <w:numPr>
          <w:ilvl w:val="0"/>
          <w:numId w:val="3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5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C">
      <w:pPr>
        <w:numPr>
          <w:ilvl w:val="0"/>
          <w:numId w:val="3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messages from a Multicast Address.</w:t>
      </w:r>
    </w:p>
    <w:p w:rsidR="00000000" w:rsidDel="00000000" w:rsidP="00000000" w:rsidRDefault="00000000" w:rsidRPr="00000000" w14:paraId="0000015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E">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5F">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0">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2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3">
      <w:pPr>
        <w:numPr>
          <w:ilvl w:val="0"/>
          <w:numId w:val="2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messages to the MQTT Server for each MQTT-SN message received</w:t>
      </w:r>
    </w:p>
    <w:p w:rsidR="00000000" w:rsidDel="00000000" w:rsidP="00000000" w:rsidRDefault="00000000" w:rsidRPr="00000000" w14:paraId="00000164">
      <w:pPr>
        <w:numPr>
          <w:ilvl w:val="0"/>
          <w:numId w:val="2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messages to the MQTT-SN Client for each MQTT messages received</w:t>
      </w:r>
    </w:p>
    <w:p w:rsidR="00000000" w:rsidDel="00000000" w:rsidP="00000000" w:rsidRDefault="00000000" w:rsidRPr="00000000" w14:paraId="00000165">
      <w:pPr>
        <w:numPr>
          <w:ilvl w:val="0"/>
          <w:numId w:val="2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6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6A">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6B">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6C">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6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6E">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6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75">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7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7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7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integer v</w:t>
      </w:r>
      <w:sdt>
        <w:sdtPr>
          <w:tag w:val="goog_rdk_8"/>
        </w:sdtPr>
        <w:sdtContent>
          <w:commentRangeStart w:id="8"/>
        </w:sdtContent>
      </w:sdt>
      <w:r w:rsidDel="00000000" w:rsidR="00000000" w:rsidRPr="00000000">
        <w:rPr>
          <w:rFonts w:ascii="Arial" w:cs="Arial" w:eastAsia="Arial" w:hAnsi="Arial"/>
          <w:color w:val="000000"/>
          <w:sz w:val="22"/>
          <w:szCs w:val="22"/>
          <w:shd w:fill="auto" w:val="clear"/>
          <w:rtl w:val="0"/>
        </w:rPr>
        <w:t xml:space="preserve">alue that is used instead of the </w:t>
      </w:r>
      <w:commentRangeEnd w:id="8"/>
      <w:r w:rsidDel="00000000" w:rsidR="00000000" w:rsidRPr="00000000">
        <w:commentReference w:id="8"/>
      </w:r>
      <w:r w:rsidDel="00000000" w:rsidR="00000000" w:rsidRPr="00000000">
        <w:rPr>
          <w:rFonts w:ascii="Arial" w:cs="Arial" w:eastAsia="Arial" w:hAnsi="Arial"/>
          <w:color w:val="000000"/>
          <w:sz w:val="22"/>
          <w:szCs w:val="22"/>
          <w:shd w:fill="auto" w:val="clear"/>
          <w:rtl w:val="0"/>
        </w:rPr>
        <w:t xml:space="preserve">Topic Name to reduce packet size.</w:t>
      </w:r>
    </w:p>
    <w:p w:rsidR="00000000" w:rsidDel="00000000" w:rsidP="00000000" w:rsidRDefault="00000000" w:rsidRPr="00000000" w14:paraId="0000017B">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7E">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7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87">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88">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89">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8A">
      <w:pPr>
        <w:pStyle w:val="Heading2"/>
        <w:keepNext w:val="0"/>
        <w:pBdr>
          <w:top w:color="auto" w:space="0" w:sz="0" w:val="none"/>
        </w:pBdr>
        <w:spacing w:after="80" w:before="360" w:lineRule="auto"/>
        <w:ind w:left="-15" w:firstLine="0"/>
        <w:rPr/>
      </w:pPr>
      <w:bookmarkStart w:colFirst="0" w:colLast="0" w:name="_heading=h.k1nv0xr6w25" w:id="13"/>
      <w:bookmarkEnd w:id="13"/>
      <w:r w:rsidDel="00000000" w:rsidR="00000000" w:rsidRPr="00000000">
        <w:rPr>
          <w:rtl w:val="0"/>
        </w:rPr>
        <w:t xml:space="preserve">1.4 Normative references</w:t>
      </w:r>
    </w:p>
    <w:p w:rsidR="00000000" w:rsidDel="00000000" w:rsidP="00000000" w:rsidRDefault="00000000" w:rsidRPr="00000000" w14:paraId="0000018B">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8C">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8D">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8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8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0">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3">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9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9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96">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97">
      <w:pPr>
        <w:pStyle w:val="Heading2"/>
        <w:spacing w:after="240" w:before="240" w:lineRule="auto"/>
        <w:ind w:left="0" w:right="0" w:firstLine="0"/>
        <w:rPr/>
      </w:pPr>
      <w:bookmarkStart w:colFirst="0" w:colLast="0" w:name="_heading=h.wi8cs5zgi8fo" w:id="14"/>
      <w:bookmarkEnd w:id="14"/>
      <w:r w:rsidDel="00000000" w:rsidR="00000000" w:rsidRPr="00000000">
        <w:rPr>
          <w:rtl w:val="0"/>
        </w:rPr>
        <w:t xml:space="preserve">1.5 Informative References</w:t>
      </w:r>
    </w:p>
    <w:p w:rsidR="00000000" w:rsidDel="00000000" w:rsidP="00000000" w:rsidRDefault="00000000" w:rsidRPr="00000000" w14:paraId="00000198">
      <w:pPr>
        <w:pStyle w:val="Heading2"/>
        <w:ind w:left="0" w:firstLine="0"/>
        <w:rPr/>
      </w:pPr>
      <w:bookmarkStart w:colFirst="0" w:colLast="0" w:name="_heading=h.4olrp2glo5nb" w:id="15"/>
      <w:bookmarkEnd w:id="15"/>
      <w:r w:rsidDel="00000000" w:rsidR="00000000" w:rsidRPr="00000000">
        <w:rPr>
          <w:rtl w:val="0"/>
        </w:rPr>
        <w:t xml:space="preserve">1.6 MQTT For Sensor Networks (MQTT-SN) </w:t>
      </w:r>
    </w:p>
    <w:p w:rsidR="00000000" w:rsidDel="00000000" w:rsidP="00000000" w:rsidRDefault="00000000" w:rsidRPr="00000000" w14:paraId="00000199">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9C">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9D">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9F">
      <w:pPr>
        <w:pStyle w:val="Heading3"/>
        <w:ind w:left="0" w:firstLine="0"/>
        <w:rPr/>
      </w:pPr>
      <w:bookmarkStart w:colFirst="0" w:colLast="0" w:name="_heading=h.ox4v8n854qgm" w:id="16"/>
      <w:bookmarkEnd w:id="16"/>
      <w:r w:rsidDel="00000000" w:rsidR="00000000" w:rsidRPr="00000000">
        <w:rPr>
          <w:rtl w:val="0"/>
        </w:rPr>
        <w:t xml:space="preserve">1.6.1 MQTT-SN and MQTT Differences</w:t>
      </w:r>
    </w:p>
    <w:p w:rsidR="00000000" w:rsidDel="00000000" w:rsidP="00000000" w:rsidRDefault="00000000" w:rsidRPr="00000000" w14:paraId="000001A0">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1">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2">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3">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A4">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messages for the client are buffered by the Gateway and delivered when the client wakes.</w:t>
      </w:r>
    </w:p>
    <w:p w:rsidR="00000000" w:rsidDel="00000000" w:rsidP="00000000" w:rsidRDefault="00000000" w:rsidRPr="00000000" w14:paraId="000001A5">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A6">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A7">
      <w:pPr>
        <w:numPr>
          <w:ilvl w:val="0"/>
          <w:numId w:val="51"/>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message-based security based on symmetric-key cryptography. </w:t>
      </w:r>
      <w:r w:rsidDel="00000000" w:rsidR="00000000" w:rsidRPr="00000000">
        <w:rPr>
          <w:rtl w:val="0"/>
        </w:rPr>
      </w:r>
    </w:p>
    <w:p w:rsidR="00000000" w:rsidDel="00000000" w:rsidP="00000000" w:rsidRDefault="00000000" w:rsidRPr="00000000" w14:paraId="000001A8">
      <w:pPr>
        <w:pStyle w:val="Heading2"/>
        <w:ind w:left="0" w:firstLine="0"/>
        <w:rPr/>
      </w:pPr>
      <w:bookmarkStart w:colFirst="0" w:colLast="0" w:name="_heading=h.2bn6wsx" w:id="17"/>
      <w:bookmarkEnd w:id="17"/>
      <w:r w:rsidDel="00000000" w:rsidR="00000000" w:rsidRPr="00000000">
        <w:rPr>
          <w:rtl w:val="0"/>
        </w:rPr>
        <w:t xml:space="preserve">1.7 Data representation</w:t>
      </w:r>
    </w:p>
    <w:p w:rsidR="00000000" w:rsidDel="00000000" w:rsidP="00000000" w:rsidRDefault="00000000" w:rsidRPr="00000000" w14:paraId="000001A9">
      <w:pPr>
        <w:pStyle w:val="Heading3"/>
        <w:ind w:left="0" w:firstLine="0"/>
        <w:rPr>
          <w:rFonts w:ascii="Arial" w:cs="Arial" w:eastAsia="Arial" w:hAnsi="Arial"/>
        </w:rPr>
      </w:pPr>
      <w:bookmarkStart w:colFirst="0" w:colLast="0" w:name="_heading=h.qsh70q" w:id="18"/>
      <w:bookmarkEnd w:id="18"/>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AB">
      <w:pPr>
        <w:pStyle w:val="Heading3"/>
        <w:ind w:left="0" w:firstLine="0"/>
        <w:rPr>
          <w:rFonts w:ascii="Arial" w:cs="Arial" w:eastAsia="Arial" w:hAnsi="Arial"/>
        </w:rPr>
      </w:pPr>
      <w:bookmarkStart w:colFirst="0" w:colLast="0" w:name="_heading=h.3as4poj" w:id="19"/>
      <w:bookmarkEnd w:id="19"/>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AD">
      <w:pPr>
        <w:pStyle w:val="Heading3"/>
        <w:ind w:left="0" w:firstLine="0"/>
        <w:rPr>
          <w:rFonts w:ascii="Arial" w:cs="Arial" w:eastAsia="Arial" w:hAnsi="Arial"/>
        </w:rPr>
      </w:pPr>
      <w:bookmarkStart w:colFirst="0" w:colLast="0" w:name="_heading=h.1pxezwc" w:id="20"/>
      <w:bookmarkEnd w:id="20"/>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AF">
      <w:pPr>
        <w:pStyle w:val="Heading3"/>
        <w:ind w:left="0" w:firstLine="0"/>
        <w:rPr>
          <w:rFonts w:ascii="Arial" w:cs="Arial" w:eastAsia="Arial" w:hAnsi="Arial"/>
        </w:rPr>
      </w:pPr>
      <w:bookmarkStart w:colFirst="0" w:colLast="0" w:name="_heading=h.49x2ik5" w:id="21"/>
      <w:bookmarkEnd w:id="21"/>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0">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B2">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B3">
      <w:pPr>
        <w:rPr>
          <w:rFonts w:ascii="Arial" w:cs="Arial" w:eastAsia="Arial" w:hAnsi="Arial"/>
          <w:color w:val="000000"/>
        </w:rPr>
      </w:pPr>
      <w:r w:rsidDel="00000000" w:rsidR="00000000" w:rsidRPr="00000000">
        <w:rPr>
          <w:rFonts w:ascii="Arial" w:cs="Arial" w:eastAsia="Arial" w:hAnsi="Arial"/>
          <w:color w:val="000000"/>
          <w:rtl w:val="0"/>
        </w:rPr>
        <w:t xml:space="preserve"> </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4">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5">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6">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7">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8">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9">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A">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C">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BE">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C6">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C7">
      <w:pPr>
        <w:rPr>
          <w:rFonts w:ascii="Arial" w:cs="Arial" w:eastAsia="Arial" w:hAnsi="Arial"/>
          <w:color w:val="000000"/>
        </w:rPr>
      </w:pPr>
      <w:r w:rsidDel="00000000" w:rsidR="00000000" w:rsidRPr="00000000">
        <w:rPr>
          <w:rtl w:val="0"/>
        </w:rPr>
      </w:r>
    </w:p>
    <w:p w:rsidR="00000000" w:rsidDel="00000000" w:rsidP="00000000" w:rsidRDefault="00000000" w:rsidRPr="00000000" w14:paraId="000001C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If the Client or Server receives an </w:t>
      </w:r>
      <w:sdt>
        <w:sdtPr>
          <w:tag w:val="goog_rdk_9"/>
        </w:sdtPr>
        <w:sdtContent>
          <w:commentRangeStart w:id="9"/>
        </w:sdtContent>
      </w:sdt>
      <w:sdt>
        <w:sdtPr>
          <w:tag w:val="goog_rdk_10"/>
        </w:sdtPr>
        <w:sdtContent>
          <w:commentRangeStart w:id="10"/>
        </w:sdtContent>
      </w:sdt>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C9">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 </w:t>
      </w:r>
      <w:r w:rsidDel="00000000" w:rsidR="00000000" w:rsidRPr="00000000">
        <w:rPr>
          <w:rFonts w:ascii="Arial" w:cs="Arial" w:eastAsia="Arial" w:hAnsi="Arial"/>
          <w:color w:val="000000"/>
          <w:rtl w:val="0"/>
        </w:rPr>
        <w:t xml:space="preserve">If a receiver (Server or Client)</w:t>
      </w:r>
      <w:sdt>
        <w:sdtPr>
          <w:tag w:val="goog_rdk_11"/>
        </w:sdtPr>
        <w:sdtContent>
          <w:commentRangeStart w:id="11"/>
        </w:sdtContent>
      </w:sdt>
      <w:sdt>
        <w:sdtPr>
          <w:tag w:val="goog_rdk_12"/>
        </w:sdtPr>
        <w:sdtContent>
          <w:commentRangeStart w:id="12"/>
        </w:sdtContent>
      </w:sdt>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it is a Malformed Packet.</w:t>
      </w:r>
    </w:p>
    <w:p w:rsidR="00000000" w:rsidDel="00000000" w:rsidP="00000000" w:rsidRDefault="00000000" w:rsidRPr="00000000" w14:paraId="000001CB">
      <w:pPr>
        <w:rPr>
          <w:rFonts w:ascii="Arial" w:cs="Arial" w:eastAsia="Arial" w:hAnsi="Arial"/>
          <w:color w:val="000000"/>
        </w:rPr>
      </w:pPr>
      <w:r w:rsidDel="00000000" w:rsidR="00000000" w:rsidRPr="00000000">
        <w:rPr>
          <w:rtl w:val="0"/>
        </w:rPr>
      </w:r>
    </w:p>
    <w:p w:rsidR="00000000" w:rsidDel="00000000" w:rsidP="00000000" w:rsidRDefault="00000000" w:rsidRPr="00000000" w14:paraId="000001CC">
      <w:pPr>
        <w:rPr>
          <w:rFonts w:ascii="Arial" w:cs="Arial" w:eastAsia="Arial" w:hAnsi="Arial"/>
          <w:color w:val="000000"/>
        </w:rPr>
      </w:pPr>
      <w:sdt>
        <w:sdtPr>
          <w:tag w:val="goog_rdk_13"/>
        </w:sdtPr>
        <w:sdtContent>
          <w:commentRangeStart w:id="13"/>
        </w:sdtContent>
      </w:sdt>
      <w:sdt>
        <w:sdtPr>
          <w:tag w:val="goog_rdk_14"/>
        </w:sdtPr>
        <w:sdtContent>
          <w:commentRangeStart w:id="14"/>
        </w:sdtContent>
      </w:sdt>
      <w:r w:rsidDel="00000000" w:rsidR="00000000" w:rsidRPr="00000000">
        <w:rPr>
          <w:rFonts w:ascii="Arial" w:cs="Arial" w:eastAsia="Arial" w:hAnsi="Arial"/>
          <w:color w:val="000000"/>
          <w:rtl w:val="0"/>
        </w:rPr>
        <w:t xml:space="preserve">The data</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Arial" w:cs="Arial" w:eastAsia="Arial" w:hAnsi="Arial"/>
          <w:color w:val="000000"/>
          <w:rtl w:val="0"/>
        </w:rPr>
        <w:t xml:space="preserve"> SHOULD NOT include encodings of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sdt>
        <w:sdtPr>
          <w:tag w:val="goog_rdk_15"/>
        </w:sdtPr>
        <w:sdtContent>
          <w:commentRangeStart w:id="15"/>
        </w:sdtContent>
      </w:sdt>
      <w:r w:rsidDel="00000000" w:rsidR="00000000" w:rsidRPr="00000000">
        <w:rPr>
          <w:rFonts w:ascii="Arial" w:cs="Arial" w:eastAsia="Arial" w:hAnsi="Arial"/>
          <w:color w:val="000000"/>
          <w:rtl w:val="0"/>
        </w:rPr>
        <w:t xml:space="preserve">receives an MQTT-SN </w:t>
      </w:r>
      <w:commentRangeEnd w:id="15"/>
      <w:r w:rsidDel="00000000" w:rsidR="00000000" w:rsidRPr="00000000">
        <w:commentReference w:id="15"/>
      </w:r>
      <w:r w:rsidDel="00000000" w:rsidR="00000000" w:rsidRPr="00000000">
        <w:rPr>
          <w:rFonts w:ascii="Arial" w:cs="Arial" w:eastAsia="Arial" w:hAnsi="Arial"/>
          <w:color w:val="000000"/>
          <w:rtl w:val="0"/>
        </w:rPr>
        <w:t xml:space="preserve">Control Packet containing any of them it MAY treat it as a Malformed Packet. These are the Disallowed Unicode code points.</w:t>
      </w:r>
    </w:p>
    <w:p w:rsidR="00000000" w:rsidDel="00000000" w:rsidP="00000000" w:rsidRDefault="00000000" w:rsidRPr="00000000" w14:paraId="000001CD">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3">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D4">
      <w:pPr>
        <w:ind w:left="540" w:firstLine="0"/>
        <w:rPr>
          <w:rFonts w:ascii="Arial" w:cs="Arial" w:eastAsia="Arial" w:hAnsi="Arial"/>
          <w:b w:val="1"/>
        </w:rPr>
      </w:pPr>
      <w:bookmarkStart w:colFirst="0" w:colLast="0" w:name="_heading=h.2p2csry" w:id="22"/>
      <w:bookmarkEnd w:id="22"/>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5">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6"/>
        </w:sdtPr>
        <w:sdtContent>
          <w:commentRangeStart w:id="16"/>
        </w:sdtContent>
      </w:sdt>
      <w:sdt>
        <w:sdtPr>
          <w:tag w:val="goog_rdk_17"/>
        </w:sdtPr>
        <w:sdtContent>
          <w:commentRangeStart w:id="17"/>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16"/>
      <w:r w:rsidDel="00000000" w:rsidR="00000000" w:rsidRPr="00000000">
        <w:commentReference w:id="16"/>
      </w:r>
      <w:commentRangeEnd w:id="17"/>
      <w:r w:rsidDel="00000000" w:rsidR="00000000" w:rsidRPr="00000000">
        <w:commentReference w:id="17"/>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D6">
      <w:pPr>
        <w:rPr>
          <w:rFonts w:ascii="Arial" w:cs="Arial" w:eastAsia="Arial" w:hAnsi="Arial"/>
        </w:rPr>
      </w:pPr>
      <w:bookmarkStart w:colFirst="0" w:colLast="0" w:name="_heading=h.147n2zr" w:id="23"/>
      <w:bookmarkEnd w:id="23"/>
      <w:r w:rsidDel="00000000" w:rsidR="00000000" w:rsidRPr="00000000">
        <w:rPr>
          <w:rtl w:val="0"/>
        </w:rPr>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A">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1">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9">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0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1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B">
      <w:pPr>
        <w:pStyle w:val="Heading1"/>
        <w:ind w:left="0" w:firstLine="0"/>
        <w:rPr>
          <w:rFonts w:ascii="Arial" w:cs="Arial" w:eastAsia="Arial" w:hAnsi="Arial"/>
        </w:rPr>
      </w:pPr>
      <w:bookmarkStart w:colFirst="0" w:colLast="0" w:name="_heading=h.3o7alnk" w:id="24"/>
      <w:bookmarkEnd w:id="24"/>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3C">
      <w:pPr>
        <w:pStyle w:val="Heading2"/>
        <w:ind w:left="0" w:firstLine="0"/>
        <w:rPr>
          <w:rFonts w:ascii="Arial" w:cs="Arial" w:eastAsia="Arial" w:hAnsi="Arial"/>
        </w:rPr>
      </w:pPr>
      <w:bookmarkStart w:colFirst="0" w:colLast="0" w:name="_heading=h.23ckvvd" w:id="25"/>
      <w:bookmarkEnd w:id="25"/>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3D">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3E">
      <w:pPr>
        <w:rPr>
          <w:rFonts w:ascii="Arial" w:cs="Arial" w:eastAsia="Arial" w:hAnsi="Arial"/>
        </w:rPr>
      </w:pPr>
      <w:r w:rsidDel="00000000" w:rsidR="00000000" w:rsidRPr="00000000">
        <w:rPr>
          <w:rtl w:val="0"/>
        </w:rPr>
      </w:r>
    </w:p>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p w:rsidR="00000000" w:rsidDel="00000000" w:rsidP="00000000" w:rsidRDefault="00000000" w:rsidRPr="00000000" w14:paraId="00000240">
      <w:pPr>
        <w:rPr>
          <w:rFonts w:ascii="Arial" w:cs="Arial" w:eastAsia="Arial" w:hAnsi="Arial"/>
        </w:rPr>
      </w:pPr>
      <w:bookmarkStart w:colFirst="0" w:colLast="0" w:name="_heading=h.ihv636" w:id="26"/>
      <w:bookmarkEnd w:id="26"/>
      <w:r w:rsidDel="00000000" w:rsidR="00000000" w:rsidRPr="00000000">
        <w:rPr>
          <w:rtl w:val="0"/>
        </w:rPr>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2">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32hioqz" w:id="27"/>
      <w:bookmarkEnd w:id="27"/>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p>
    <w:p w:rsidR="00000000" w:rsidDel="00000000" w:rsidP="00000000" w:rsidRDefault="00000000" w:rsidRPr="00000000" w14:paraId="00000244">
      <w:pPr>
        <w:rPr>
          <w:rFonts w:ascii="Arial" w:cs="Arial" w:eastAsia="Arial" w:hAnsi="Arial"/>
        </w:rPr>
      </w:pPr>
      <w:r w:rsidDel="00000000" w:rsidR="00000000" w:rsidRPr="00000000">
        <w:rPr>
          <w:rtl w:val="0"/>
        </w:rPr>
      </w:r>
    </w:p>
    <w:p w:rsidR="00000000" w:rsidDel="00000000" w:rsidP="00000000" w:rsidRDefault="00000000" w:rsidRPr="00000000" w14:paraId="00000245">
      <w:pPr>
        <w:pStyle w:val="Heading3"/>
        <w:ind w:left="1440" w:firstLine="0"/>
        <w:rPr>
          <w:rFonts w:ascii="Arial" w:cs="Arial" w:eastAsia="Arial" w:hAnsi="Arial"/>
        </w:rPr>
      </w:pPr>
      <w:bookmarkStart w:colFirst="0" w:colLast="0" w:name="_heading=h.1hmsyys" w:id="28"/>
      <w:bookmarkEnd w:id="28"/>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6">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9"/>
            <w:bookmarkEnd w:id="29"/>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30"/>
            <w:bookmarkEnd w:id="30"/>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24F">
      <w:pPr>
        <w:spacing w:after="245" w:line="265" w:lineRule="auto"/>
        <w:ind w:right="4"/>
        <w:jc w:val="center"/>
        <w:rPr>
          <w:rFonts w:ascii="Arial" w:cs="Arial" w:eastAsia="Arial" w:hAnsi="Arial"/>
        </w:rPr>
      </w:pP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1">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p>
    <w:p w:rsidR="00000000" w:rsidDel="00000000" w:rsidP="00000000" w:rsidRDefault="00000000" w:rsidRPr="00000000" w14:paraId="0000025B">
      <w:pPr>
        <w:rPr>
          <w:rFonts w:ascii="Arial" w:cs="Arial" w:eastAsia="Arial" w:hAnsi="Arial"/>
        </w:rPr>
      </w:pPr>
      <w:r w:rsidDel="00000000" w:rsidR="00000000" w:rsidRPr="00000000">
        <w:rPr>
          <w:rtl w:val="0"/>
        </w:rPr>
      </w:r>
    </w:p>
    <w:p w:rsidR="00000000" w:rsidDel="00000000" w:rsidP="00000000" w:rsidRDefault="00000000" w:rsidRPr="00000000" w14:paraId="0000025C">
      <w:pPr>
        <w:pStyle w:val="Heading3"/>
        <w:keepLines w:val="1"/>
        <w:spacing w:after="145" w:before="0" w:line="259" w:lineRule="auto"/>
        <w:ind w:left="1440" w:firstLine="0"/>
        <w:rPr>
          <w:rFonts w:ascii="Arial" w:cs="Arial" w:eastAsia="Arial" w:hAnsi="Arial"/>
        </w:rPr>
      </w:pPr>
      <w:bookmarkStart w:colFirst="0" w:colLast="0" w:name="_heading=h.vx1227" w:id="31"/>
      <w:bookmarkEnd w:id="31"/>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D">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E">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sdt>
      <w:sdtPr>
        <w:tag w:val="goog_rdk_30"/>
      </w:sdtPr>
      <w:sdtContent>
        <w:p w:rsidR="00000000" w:rsidDel="00000000" w:rsidP="00000000" w:rsidRDefault="00000000" w:rsidRPr="00000000" w14:paraId="0000025F">
          <w:pPr>
            <w:spacing w:after="0" w:lineRule="auto"/>
            <w:ind w:left="-15" w:right="4" w:firstLine="0"/>
            <w:rPr>
              <w:ins w:author="Anonymous" w:id="8" w:date="2024-03-19T16:21:00Z"/>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w:t>
          </w:r>
          <w:sdt>
            <w:sdtPr>
              <w:tag w:val="goog_rdk_18"/>
            </w:sdtPr>
            <w:sdtContent>
              <w:ins w:author="Anonymous" w:id="0" w:date="2024-03-19T16:20:18Z">
                <w:r w:rsidDel="00000000" w:rsidR="00000000" w:rsidRPr="00000000">
                  <w:rPr>
                    <w:rFonts w:ascii="Arial" w:cs="Arial" w:eastAsia="Arial" w:hAnsi="Arial"/>
                    <w:rtl w:val="0"/>
                  </w:rPr>
                  <w:t xml:space="preserve">It </w:t>
                </w:r>
              </w:ins>
            </w:sdtContent>
          </w:sdt>
          <w:sdt>
            <w:sdtPr>
              <w:tag w:val="goog_rdk_19"/>
            </w:sdtPr>
            <w:sdtContent>
              <w:ins w:author="Anonymous" w:id="1" w:date="2024-03-19T16:20:21Z">
                <w:r w:rsidDel="00000000" w:rsidR="00000000" w:rsidRPr="00000000">
                  <w:rPr>
                    <w:rFonts w:ascii="Arial" w:cs="Arial" w:eastAsia="Arial" w:hAnsi="Arial"/>
                    <w:rtl w:val="0"/>
                  </w:rPr>
                  <w:t xml:space="preserve">is more effi</w:t>
                </w:r>
              </w:ins>
            </w:sdtContent>
          </w:sdt>
          <w:sdt>
            <w:sdtPr>
              <w:tag w:val="goog_rdk_20"/>
            </w:sdtPr>
            <w:sdtContent>
              <w:ins w:author="Anonymous" w:id="2" w:date="2024-03-19T16:20:26Z">
                <w:r w:rsidDel="00000000" w:rsidR="00000000" w:rsidRPr="00000000">
                  <w:rPr>
                    <w:rFonts w:ascii="Arial" w:cs="Arial" w:eastAsia="Arial" w:hAnsi="Arial"/>
                    <w:rtl w:val="0"/>
                  </w:rPr>
                  <w:t xml:space="preserve">cient</w:t>
                </w:r>
              </w:ins>
            </w:sdtContent>
          </w:sdt>
          <w:sdt>
            <w:sdtPr>
              <w:tag w:val="goog_rdk_21"/>
            </w:sdtPr>
            <w:sdtContent>
              <w:ins w:author="Anonymous" w:id="3" w:date="2024-03-19T16:20:31Z">
                <w:r w:rsidDel="00000000" w:rsidR="00000000" w:rsidRPr="00000000">
                  <w:rPr>
                    <w:rFonts w:ascii="Arial" w:cs="Arial" w:eastAsia="Arial" w:hAnsi="Arial"/>
                    <w:rtl w:val="0"/>
                  </w:rPr>
                  <w:t xml:space="preserve"> to use the shorter </w:t>
                </w:r>
              </w:ins>
            </w:sdtContent>
          </w:sdt>
          <w:sdt>
            <w:sdtPr>
              <w:tag w:val="goog_rdk_22"/>
            </w:sdtPr>
            <w:sdtContent>
              <w:ins w:author="Anonymous" w:id="4" w:date="2024-03-19T16:21:22Z">
                <w:r w:rsidDel="00000000" w:rsidR="00000000" w:rsidRPr="00000000">
                  <w:rPr>
                    <w:rFonts w:ascii="Arial" w:cs="Arial" w:eastAsia="Arial" w:hAnsi="Arial"/>
                    <w:rtl w:val="0"/>
                  </w:rPr>
                  <w:t xml:space="preserve">1-</w:t>
                </w:r>
              </w:ins>
            </w:sdtContent>
          </w:sdt>
          <w:sdt>
            <w:sdtPr>
              <w:tag w:val="goog_rdk_23"/>
            </w:sdtPr>
            <w:sdtContent>
              <w:ins w:author="Anonymous" w:id="3" w:date="2024-03-19T16:20:31Z">
                <w:r w:rsidDel="00000000" w:rsidR="00000000" w:rsidRPr="00000000">
                  <w:rPr>
                    <w:rFonts w:ascii="Arial" w:cs="Arial" w:eastAsia="Arial" w:hAnsi="Arial"/>
                    <w:rtl w:val="0"/>
                  </w:rPr>
                  <w:t xml:space="preserve">byte format</w:t>
                </w:r>
              </w:ins>
            </w:sdtContent>
          </w:sdt>
          <w:sdt>
            <w:sdtPr>
              <w:tag w:val="goog_rdk_24"/>
            </w:sdtPr>
            <w:sdtContent>
              <w:ins w:author="Anonymous" w:id="5" w:date="2024-03-19T16:20:48Z">
                <w:r w:rsidDel="00000000" w:rsidR="00000000" w:rsidRPr="00000000">
                  <w:rPr>
                    <w:rFonts w:ascii="Arial" w:cs="Arial" w:eastAsia="Arial" w:hAnsi="Arial"/>
                    <w:rtl w:val="0"/>
                  </w:rPr>
                  <w:t xml:space="preserve"> for </w:t>
                </w:r>
              </w:ins>
            </w:sdtContent>
          </w:sdt>
          <w:sdt>
            <w:sdtPr>
              <w:tag w:val="goog_rdk_25"/>
            </w:sdtPr>
            <w:sdtContent>
              <w:ins w:author="Anonymous" w:id="6" w:date="2024-03-19T16:20:51Z">
                <w:r w:rsidDel="00000000" w:rsidR="00000000" w:rsidRPr="00000000">
                  <w:rPr>
                    <w:rFonts w:ascii="Arial" w:cs="Arial" w:eastAsia="Arial" w:hAnsi="Arial"/>
                    <w:rtl w:val="0"/>
                  </w:rPr>
                  <w:t xml:space="preserve">p</w:t>
                </w:r>
              </w:ins>
            </w:sdtContent>
          </w:sdt>
          <w:sdt>
            <w:sdtPr>
              <w:tag w:val="goog_rdk_26"/>
            </w:sdtPr>
            <w:sdtContent>
              <w:ins w:author="Anonymous" w:id="7" w:date="2024-03-19T16:20:58Z">
                <w:r w:rsidDel="00000000" w:rsidR="00000000" w:rsidRPr="00000000">
                  <w:rPr>
                    <w:rFonts w:ascii="Arial" w:cs="Arial" w:eastAsia="Arial" w:hAnsi="Arial"/>
                    <w:rtl w:val="0"/>
                  </w:rPr>
                  <w:t xml:space="preserve">,</w:t>
                </w:r>
              </w:ins>
            </w:sdtContent>
          </w:sdt>
          <w:sdt>
            <w:sdtPr>
              <w:tag w:val="goog_rdk_27"/>
            </w:sdtPr>
            <w:sdtContent>
              <w:del w:author="Anonymous" w:id="6" w:date="2024-03-19T16:20:51Z"/>
              <w:sdt>
                <w:sdtPr>
                  <w:tag w:val="goog_rdk_28"/>
                </w:sdtPr>
                <w:sdtContent>
                  <w:commentRangeStart w:id="18"/>
                </w:sdtContent>
              </w:sdt>
              <w:del w:author="Anonymous" w:id="6" w:date="2024-03-19T16:20:51Z">
                <w:r w:rsidDel="00000000" w:rsidR="00000000" w:rsidRPr="00000000">
                  <w:rPr>
                    <w:rFonts w:ascii="Arial" w:cs="Arial" w:eastAsia="Arial" w:hAnsi="Arial"/>
                    <w:rtl w:val="0"/>
                  </w:rPr>
                  <w:delText xml:space="preserve">P</w:delText>
                </w:r>
              </w:del>
            </w:sdtContent>
          </w:sdt>
          <w:r w:rsidDel="00000000" w:rsidR="00000000" w:rsidRPr="00000000">
            <w:rPr>
              <w:rFonts w:ascii="Arial" w:cs="Arial" w:eastAsia="Arial" w:hAnsi="Arial"/>
              <w:rtl w:val="0"/>
            </w:rPr>
            <w:t xml:space="preserve">ackets with lengths up to and including 255 bytes</w:t>
          </w:r>
          <w:sdt>
            <w:sdtPr>
              <w:tag w:val="goog_rdk_29"/>
            </w:sdtPr>
            <w:sdtContent>
              <w:ins w:author="Anonymous" w:id="8" w:date="2024-03-19T16:21:00Z">
                <w:r w:rsidDel="00000000" w:rsidR="00000000" w:rsidRPr="00000000">
                  <w:rPr>
                    <w:rFonts w:ascii="Arial" w:cs="Arial" w:eastAsia="Arial" w:hAnsi="Arial"/>
                    <w:rtl w:val="0"/>
                  </w:rPr>
                  <w:t xml:space="preserve">.</w:t>
                </w:r>
              </w:ins>
            </w:sdtContent>
          </w:sdt>
        </w:p>
      </w:sdtContent>
    </w:sdt>
    <w:sdt>
      <w:sdtPr>
        <w:tag w:val="goog_rdk_34"/>
      </w:sdtPr>
      <w:sdtContent>
        <w:p w:rsidR="00000000" w:rsidDel="00000000" w:rsidP="00000000" w:rsidRDefault="00000000" w:rsidRPr="00000000" w14:paraId="00000260">
          <w:pPr>
            <w:spacing w:after="0" w:lineRule="auto"/>
            <w:ind w:left="-15" w:right="4" w:firstLine="0"/>
            <w:rPr>
              <w:del w:author="Anonymous" w:id="9" w:date="2024-03-19T16:21:02Z"/>
              <w:rFonts w:ascii="Arial" w:cs="Arial" w:eastAsia="Arial" w:hAnsi="Arial"/>
            </w:rPr>
          </w:pPr>
          <w:sdt>
            <w:sdtPr>
              <w:tag w:val="goog_rdk_32"/>
            </w:sdtPr>
            <w:sdtContent>
              <w:del w:author="Anonymous" w:id="9" w:date="2024-03-19T16:21:02Z"/>
              <w:sdt>
                <w:sdtPr>
                  <w:tag w:val="goog_rdk_33"/>
                </w:sdtPr>
                <w:sdtContent>
                  <w:commentRangeStart w:id="19"/>
                </w:sdtContent>
              </w:sdt>
              <w:del w:author="Anonymous" w:id="9" w:date="2024-03-19T16:21:02Z">
                <w:r w:rsidDel="00000000" w:rsidR="00000000" w:rsidRPr="00000000">
                  <w:rPr>
                    <w:rFonts w:ascii="Arial" w:cs="Arial" w:eastAsia="Arial" w:hAnsi="Arial"/>
                    <w:rtl w:val="0"/>
                  </w:rPr>
                  <w:delText xml:space="preserve"> MUST use the shorter byte format.</w:delText>
                </w:r>
              </w:del>
            </w:sdtContent>
          </w:sdt>
        </w:p>
      </w:sdtContent>
    </w:sdt>
    <w:p w:rsidR="00000000" w:rsidDel="00000000" w:rsidP="00000000" w:rsidRDefault="00000000" w:rsidRPr="00000000" w14:paraId="00000261">
      <w:pPr>
        <w:spacing w:after="307" w:lineRule="auto"/>
        <w:ind w:left="-15" w:right="4" w:firstLine="299"/>
        <w:rPr>
          <w:rFonts w:ascii="Arial" w:cs="Arial" w:eastAsia="Arial" w:hAnsi="Arial"/>
        </w:rPr>
      </w:pP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62">
      <w:pPr>
        <w:ind w:right="4" w:firstLine="583"/>
        <w:rPr>
          <w:rFonts w:ascii="Arial" w:cs="Arial" w:eastAsia="Arial" w:hAnsi="Arial"/>
          <w:b w:val="1"/>
        </w:rPr>
      </w:pPr>
      <w:bookmarkStart w:colFirst="0" w:colLast="0" w:name="_heading=h.3fwokq0" w:id="32"/>
      <w:bookmarkEnd w:id="32"/>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3">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4">
      <w:pPr>
        <w:pStyle w:val="Heading3"/>
        <w:keepLines w:val="1"/>
        <w:spacing w:after="145" w:before="0" w:line="259" w:lineRule="auto"/>
        <w:ind w:left="0" w:right="4" w:firstLine="0"/>
        <w:rPr>
          <w:rFonts w:ascii="Arial" w:cs="Arial" w:eastAsia="Arial" w:hAnsi="Arial"/>
        </w:rPr>
      </w:pPr>
      <w:bookmarkStart w:colFirst="0" w:colLast="0" w:name="_heading=h.1v1yuxt" w:id="33"/>
      <w:bookmarkEnd w:id="33"/>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5">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8">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9">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3">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8">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D">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2">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8">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9">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E0">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3">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4">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5">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2">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5">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9">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D">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1">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5">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9">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D">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5">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9">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D">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1">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5">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9">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D">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F">
      <w:pPr>
        <w:pStyle w:val="Heading2"/>
        <w:ind w:left="0" w:firstLine="0"/>
        <w:rPr>
          <w:rFonts w:ascii="Arial" w:cs="Arial" w:eastAsia="Arial" w:hAnsi="Arial"/>
        </w:rPr>
      </w:pPr>
      <w:bookmarkStart w:colFirst="0" w:colLast="0" w:name="_heading=h.19c6y18" w:id="34"/>
      <w:bookmarkEnd w:id="34"/>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0">
      <w:pPr>
        <w:rPr>
          <w:rFonts w:ascii="Arial" w:cs="Arial" w:eastAsia="Arial" w:hAnsi="Arial"/>
        </w:rPr>
      </w:pPr>
      <w:bookmarkStart w:colFirst="0" w:colLast="0" w:name="_heading=h.3tbugp1" w:id="35"/>
      <w:bookmarkEnd w:id="35"/>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35"/>
        </w:sdtPr>
        <w:sdtContent>
          <w:commentRangeStart w:id="20"/>
        </w:sdtContent>
      </w:sdt>
      <w:sdt>
        <w:sdtPr>
          <w:tag w:val="goog_rdk_36"/>
        </w:sdtPr>
        <w:sdtContent>
          <w:commentRangeStart w:id="21"/>
        </w:sdtContent>
      </w:sdt>
      <w:r w:rsidDel="00000000" w:rsidR="00000000" w:rsidRPr="00000000">
        <w:rPr>
          <w:rFonts w:ascii="Arial" w:cs="Arial" w:eastAsia="Arial" w:hAnsi="Arial"/>
          <w:rtl w:val="0"/>
        </w:rPr>
        <w:t xml:space="preserve">MQTT-SN Control Packets that require a Packet Identifier are shown below</w:t>
      </w:r>
      <w:commentRangeEnd w:id="20"/>
      <w:r w:rsidDel="00000000" w:rsidR="00000000" w:rsidRPr="00000000">
        <w:commentReference w:id="20"/>
      </w:r>
      <w:commentRangeEnd w:id="21"/>
      <w:r w:rsidDel="00000000" w:rsidR="00000000" w:rsidRPr="00000000">
        <w:commentReference w:id="21"/>
      </w:r>
      <w:r w:rsidDel="00000000" w:rsidR="00000000" w:rsidRPr="00000000">
        <w:rPr>
          <w:rFonts w:ascii="Arial" w:cs="Arial" w:eastAsia="Arial" w:hAnsi="Arial"/>
          <w:rtl w:val="0"/>
        </w:rPr>
        <w:t xml:space="preserve">:</w:t>
      </w:r>
    </w:p>
    <w:p w:rsidR="00000000" w:rsidDel="00000000" w:rsidP="00000000" w:rsidRDefault="00000000" w:rsidRPr="00000000" w14:paraId="00000361">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2">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3">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F">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1">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3">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7"/>
        </w:sdtPr>
        <w:sdtContent>
          <w:commentRangeStart w:id="22"/>
        </w:sdtContent>
      </w:sdt>
      <w:r w:rsidDel="00000000" w:rsidR="00000000" w:rsidRPr="00000000">
        <w:rPr>
          <w:rFonts w:ascii="Arial" w:cs="Arial" w:eastAsia="Arial" w:hAnsi="Arial"/>
          <w:highlight w:val="yellow"/>
          <w:rtl w:val="0"/>
        </w:rPr>
        <w:t xml:space="preserve">SUBSCRIBE, UNSUBSCRIBE, or PUBLISH</w:t>
      </w:r>
      <w:commentRangeEnd w:id="22"/>
      <w:r w:rsidDel="00000000" w:rsidR="00000000" w:rsidRPr="00000000">
        <w:commentReference w:id="2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6">
      <w:pPr>
        <w:rPr>
          <w:rFonts w:ascii="Arial" w:cs="Arial" w:eastAsia="Arial" w:hAnsi="Arial"/>
        </w:rPr>
      </w:pPr>
      <w:sdt>
        <w:sdtPr>
          <w:tag w:val="goog_rdk_38"/>
        </w:sdtPr>
        <w:sdtContent>
          <w:commentRangeStart w:id="2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7">
      <w:pPr>
        <w:rPr>
          <w:rFonts w:ascii="Arial" w:cs="Arial" w:eastAsia="Arial" w:hAnsi="Arial"/>
        </w:rPr>
      </w:pPr>
      <w:r w:rsidDel="00000000" w:rsidR="00000000" w:rsidRPr="00000000">
        <w:rPr>
          <w:rtl w:val="0"/>
        </w:rPr>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A">
      <w:pPr>
        <w:rPr>
          <w:rFonts w:ascii="Arial" w:cs="Arial" w:eastAsia="Arial" w:hAnsi="Arial"/>
        </w:rPr>
      </w:pPr>
      <w:sdt>
        <w:sdtPr>
          <w:tag w:val="goog_rdk_39"/>
        </w:sdtPr>
        <w:sdtContent>
          <w:commentRangeStart w:id="2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message exchanges using the same Packet Identifiers. </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39B">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C">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D">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43"/>
      </w:sdtPr>
      <w:sdtContent>
        <w:p w:rsidR="00000000" w:rsidDel="00000000" w:rsidP="00000000" w:rsidRDefault="00000000" w:rsidRPr="00000000" w14:paraId="0000039E">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1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6"/>
          <w:bookmarkEnd w:id="36"/>
          <w:r w:rsidDel="00000000" w:rsidR="00000000" w:rsidRPr="00000000">
            <w:rPr>
              <w:rFonts w:ascii="Arial" w:cs="Arial" w:eastAsia="Arial" w:hAnsi="Arial"/>
              <w:rtl w:val="0"/>
            </w:rPr>
            <w:t xml:space="preserve">2.3 MQTT-SN Packet Fields</w:t>
          </w:r>
          <w:sdt>
            <w:sdtPr>
              <w:tag w:val="goog_rdk_40"/>
            </w:sdtPr>
            <w:sdtContent>
              <w:commentRangeStart w:id="25"/>
            </w:sdtContent>
          </w:sdt>
          <w:commentRangeEnd w:id="25"/>
          <w:r w:rsidDel="00000000" w:rsidR="00000000" w:rsidRPr="00000000">
            <w:commentReference w:id="25"/>
          </w:r>
          <w:sdt>
            <w:sdtPr>
              <w:tag w:val="goog_rdk_41"/>
            </w:sdtPr>
            <w:sdtContent>
              <w:commentRangeStart w:id="26"/>
            </w:sdtContent>
          </w:sdt>
          <w:commentRangeEnd w:id="26"/>
          <w:r w:rsidDel="00000000" w:rsidR="00000000" w:rsidRPr="00000000">
            <w:commentReference w:id="26"/>
          </w:r>
          <w:sdt>
            <w:sdtPr>
              <w:tag w:val="goog_rdk_42"/>
            </w:sdtPr>
            <w:sdtContent>
              <w:r w:rsidDel="00000000" w:rsidR="00000000" w:rsidRPr="00000000">
                <w:rPr>
                  <w:rtl w:val="0"/>
                </w:rPr>
              </w:r>
            </w:sdtContent>
          </w:sdt>
        </w:p>
      </w:sdtContent>
    </w:sdt>
    <w:p w:rsidR="00000000" w:rsidDel="00000000" w:rsidP="00000000" w:rsidRDefault="00000000" w:rsidRPr="00000000" w14:paraId="0000039F">
      <w:pPr>
        <w:pStyle w:val="Heading3"/>
        <w:keepLines w:val="1"/>
        <w:spacing w:after="145" w:before="0" w:line="259" w:lineRule="auto"/>
        <w:ind w:left="0" w:right="4" w:firstLine="0"/>
        <w:rPr>
          <w:rFonts w:ascii="Arial" w:cs="Arial" w:eastAsia="Arial" w:hAnsi="Arial"/>
        </w:rPr>
      </w:pPr>
      <w:bookmarkStart w:colFirst="0" w:colLast="0" w:name="_heading=h.37m2jsg" w:id="37"/>
      <w:bookmarkEnd w:id="37"/>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A0">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1">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1mrcu09" w:id="38"/>
      <w:bookmarkEnd w:id="38"/>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3">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4">
      <w:pPr>
        <w:pStyle w:val="Heading3"/>
        <w:keepLines w:val="1"/>
        <w:spacing w:after="145" w:before="0" w:line="259" w:lineRule="auto"/>
        <w:ind w:left="0" w:right="4" w:firstLine="0"/>
        <w:rPr>
          <w:rFonts w:ascii="Arial" w:cs="Arial" w:eastAsia="Arial" w:hAnsi="Arial"/>
        </w:rPr>
      </w:pPr>
      <w:bookmarkStart w:colFirst="0" w:colLast="0" w:name="_heading=h.46r0co2" w:id="39"/>
      <w:bookmarkEnd w:id="39"/>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5">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6">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7">
            <w:pPr>
              <w:spacing w:after="9" w:lineRule="auto"/>
              <w:ind w:right="4"/>
              <w:jc w:val="center"/>
              <w:rPr>
                <w:rFonts w:ascii="Arial" w:cs="Arial" w:eastAsia="Arial" w:hAnsi="Arial"/>
              </w:rPr>
            </w:pPr>
            <w:bookmarkStart w:colFirst="0" w:colLast="0" w:name="_heading=h.2lwamvv" w:id="40"/>
            <w:bookmarkEnd w:id="40"/>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4">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The message is accepted but there are no subscribers.If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E">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Message rate too high</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E">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1">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3">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8">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9">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E">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F">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4">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F">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4">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connection has been exceeded.</w:t>
            </w:r>
          </w:p>
        </w:tc>
      </w:tr>
      <w:tr>
        <w:trPr>
          <w:cantSplit w:val="0"/>
          <w:trHeight w:val="778.9414062499999" w:hRule="atLeast"/>
          <w:tblHeader w:val="0"/>
        </w:trPr>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F">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4">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5">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6">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A">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C">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F">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SEARCHGW not supported</w:t>
            </w:r>
          </w:p>
        </w:tc>
        <w:tc>
          <w:tcPr/>
          <w:p w:rsidR="00000000" w:rsidDel="00000000" w:rsidP="00000000" w:rsidRDefault="00000000" w:rsidRPr="00000000" w14:paraId="000004C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sdt>
        <w:sdtPr>
          <w:tag w:val="goog_rdk_45"/>
        </w:sdtPr>
        <w:sdtContent>
          <w:tr>
            <w:trPr>
              <w:cantSplit w:val="0"/>
              <w:trHeight w:val="778.9414062499999" w:hRule="atLeast"/>
              <w:tblHeader w:val="0"/>
              <w:ins w:author="davide.lenzarini@u-blox.com" w:id="11" w:date="2024-02-07T16:37:28Z"/>
            </w:trPr>
            <w:tc>
              <w:tcPr/>
              <w:sdt>
                <w:sdtPr>
                  <w:tag w:val="goog_rdk_47"/>
                </w:sdtPr>
                <w:sdtContent>
                  <w:p w:rsidR="00000000" w:rsidDel="00000000" w:rsidP="00000000" w:rsidRDefault="00000000" w:rsidRPr="00000000" w14:paraId="000004C2">
                    <w:pPr>
                      <w:spacing w:after="9" w:lineRule="auto"/>
                      <w:ind w:right="4"/>
                      <w:rPr>
                        <w:ins w:author="davide.lenzarini@u-blox.com" w:id="11" w:date="2024-02-07T16:37:28Z"/>
                        <w:rFonts w:ascii="Arial" w:cs="Arial" w:eastAsia="Arial" w:hAnsi="Arial"/>
                      </w:rPr>
                    </w:pPr>
                    <w:sdt>
                      <w:sdtPr>
                        <w:tag w:val="goog_rdk_46"/>
                      </w:sdtPr>
                      <w:sdtContent>
                        <w:ins w:author="davide.lenzarini@u-blox.com" w:id="11" w:date="2024-02-07T16:37:28Z">
                          <w:r w:rsidDel="00000000" w:rsidR="00000000" w:rsidRPr="00000000">
                            <w:rPr>
                              <w:rFonts w:ascii="Arial" w:cs="Arial" w:eastAsia="Arial" w:hAnsi="Arial"/>
                              <w:rtl w:val="0"/>
                            </w:rPr>
                            <w:t xml:space="preserve">245</w:t>
                          </w:r>
                        </w:ins>
                      </w:sdtContent>
                    </w:sdt>
                  </w:p>
                </w:sdtContent>
              </w:sdt>
            </w:tc>
            <w:tc>
              <w:tcPr/>
              <w:sdt>
                <w:sdtPr>
                  <w:tag w:val="goog_rdk_49"/>
                </w:sdtPr>
                <w:sdtContent>
                  <w:p w:rsidR="00000000" w:rsidDel="00000000" w:rsidP="00000000" w:rsidRDefault="00000000" w:rsidRPr="00000000" w14:paraId="000004C3">
                    <w:pPr>
                      <w:spacing w:after="9" w:lineRule="auto"/>
                      <w:ind w:right="4"/>
                      <w:rPr>
                        <w:ins w:author="davide.lenzarini@u-blox.com" w:id="11" w:date="2024-02-07T16:37:28Z"/>
                        <w:rFonts w:ascii="Arial" w:cs="Arial" w:eastAsia="Arial" w:hAnsi="Arial"/>
                      </w:rPr>
                    </w:pPr>
                    <w:sdt>
                      <w:sdtPr>
                        <w:tag w:val="goog_rdk_48"/>
                      </w:sdtPr>
                      <w:sdtContent>
                        <w:ins w:author="davide.lenzarini@u-blox.com" w:id="11" w:date="2024-02-07T16:37:28Z">
                          <w:r w:rsidDel="00000000" w:rsidR="00000000" w:rsidRPr="00000000">
                            <w:rPr>
                              <w:rFonts w:ascii="Arial" w:cs="Arial" w:eastAsia="Arial" w:hAnsi="Arial"/>
                              <w:rtl w:val="0"/>
                            </w:rPr>
                            <w:t xml:space="preserve">0xF5</w:t>
                          </w:r>
                        </w:ins>
                      </w:sdtContent>
                    </w:sdt>
                  </w:p>
                </w:sdtContent>
              </w:sdt>
            </w:tc>
            <w:tc>
              <w:tcPr/>
              <w:sdt>
                <w:sdtPr>
                  <w:tag w:val="goog_rdk_51"/>
                </w:sdtPr>
                <w:sdtContent>
                  <w:p w:rsidR="00000000" w:rsidDel="00000000" w:rsidP="00000000" w:rsidRDefault="00000000" w:rsidRPr="00000000" w14:paraId="000004C4">
                    <w:pPr>
                      <w:spacing w:after="9" w:lineRule="auto"/>
                      <w:ind w:right="4"/>
                      <w:rPr>
                        <w:ins w:author="davide.lenzarini@u-blox.com" w:id="11" w:date="2024-02-07T16:37:28Z"/>
                        <w:rFonts w:ascii="Arial" w:cs="Arial" w:eastAsia="Arial" w:hAnsi="Arial"/>
                      </w:rPr>
                    </w:pPr>
                    <w:sdt>
                      <w:sdtPr>
                        <w:tag w:val="goog_rdk_50"/>
                      </w:sdtPr>
                      <w:sdtContent>
                        <w:ins w:author="davide.lenzarini@u-blox.com" w:id="11" w:date="2024-02-07T16:37:28Z">
                          <w:r w:rsidDel="00000000" w:rsidR="00000000" w:rsidRPr="00000000">
                            <w:rPr>
                              <w:rFonts w:ascii="Arial" w:cs="Arial" w:eastAsia="Arial" w:hAnsi="Arial"/>
                              <w:rtl w:val="0"/>
                            </w:rPr>
                            <w:t xml:space="preserve">ADVERTISE not supported</w:t>
                          </w:r>
                        </w:ins>
                      </w:sdtContent>
                    </w:sdt>
                  </w:p>
                </w:sdtContent>
              </w:sdt>
            </w:tc>
            <w:tc>
              <w:tcPr/>
              <w:sdt>
                <w:sdtPr>
                  <w:tag w:val="goog_rdk_53"/>
                </w:sdtPr>
                <w:sdtContent>
                  <w:p w:rsidR="00000000" w:rsidDel="00000000" w:rsidP="00000000" w:rsidRDefault="00000000" w:rsidRPr="00000000" w14:paraId="000004C5">
                    <w:pPr>
                      <w:keepNext w:val="1"/>
                      <w:spacing w:after="9" w:lineRule="auto"/>
                      <w:ind w:right="4"/>
                      <w:rPr>
                        <w:ins w:author="davide.lenzarini@u-blox.com" w:id="11" w:date="2024-02-07T16:37:28Z"/>
                        <w:rFonts w:ascii="Arial" w:cs="Arial" w:eastAsia="Arial" w:hAnsi="Arial"/>
                      </w:rPr>
                    </w:pPr>
                    <w:sdt>
                      <w:sdtPr>
                        <w:tag w:val="goog_rdk_52"/>
                      </w:sdtPr>
                      <w:sdtContent>
                        <w:ins w:author="davide.lenzarini@u-blox.com" w:id="11" w:date="2024-02-07T16:37:28Z">
                          <w:r w:rsidDel="00000000" w:rsidR="00000000" w:rsidRPr="00000000">
                            <w:rPr>
                              <w:rFonts w:ascii="Arial" w:cs="Arial" w:eastAsia="Arial" w:hAnsi="Arial"/>
                              <w:rtl w:val="0"/>
                            </w:rPr>
                            <w:t xml:space="preserve">DISCONNECT</w:t>
                          </w:r>
                        </w:ins>
                      </w:sdtContent>
                    </w:sdt>
                  </w:p>
                </w:sdtContent>
              </w:sdt>
            </w:tc>
            <w:tc>
              <w:tcPr/>
              <w:sdt>
                <w:sdtPr>
                  <w:tag w:val="goog_rdk_55"/>
                </w:sdtPr>
                <w:sdtContent>
                  <w:p w:rsidR="00000000" w:rsidDel="00000000" w:rsidP="00000000" w:rsidRDefault="00000000" w:rsidRPr="00000000" w14:paraId="000004C6">
                    <w:pPr>
                      <w:keepNext w:val="1"/>
                      <w:spacing w:after="9" w:lineRule="auto"/>
                      <w:ind w:right="4"/>
                      <w:rPr>
                        <w:ins w:author="davide.lenzarini@u-blox.com" w:id="11" w:date="2024-02-07T16:37:28Z"/>
                        <w:rFonts w:ascii="Arial" w:cs="Arial" w:eastAsia="Arial" w:hAnsi="Arial"/>
                      </w:rPr>
                    </w:pPr>
                    <w:sdt>
                      <w:sdtPr>
                        <w:tag w:val="goog_rdk_54"/>
                      </w:sdtPr>
                      <w:sdtContent>
                        <w:ins w:author="davide.lenzarini@u-blox.com" w:id="1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56"/>
        </w:sdtPr>
        <w:sdtContent>
          <w:tr>
            <w:trPr>
              <w:cantSplit w:val="0"/>
              <w:trHeight w:val="778.9414062499999" w:hRule="atLeast"/>
              <w:tblHeader w:val="0"/>
              <w:ins w:author="davide.lenzarini@u-blox.com" w:id="11" w:date="2024-02-07T16:37:28Z"/>
            </w:trPr>
            <w:tc>
              <w:tcPr/>
              <w:sdt>
                <w:sdtPr>
                  <w:tag w:val="goog_rdk_58"/>
                </w:sdtPr>
                <w:sdtContent>
                  <w:p w:rsidR="00000000" w:rsidDel="00000000" w:rsidP="00000000" w:rsidRDefault="00000000" w:rsidRPr="00000000" w14:paraId="000004C7">
                    <w:pPr>
                      <w:spacing w:after="9" w:lineRule="auto"/>
                      <w:ind w:right="4"/>
                      <w:rPr>
                        <w:ins w:author="davide.lenzarini@u-blox.com" w:id="11" w:date="2024-02-07T16:37:28Z"/>
                        <w:rFonts w:ascii="Arial" w:cs="Arial" w:eastAsia="Arial" w:hAnsi="Arial"/>
                      </w:rPr>
                    </w:pPr>
                    <w:sdt>
                      <w:sdtPr>
                        <w:tag w:val="goog_rdk_57"/>
                      </w:sdtPr>
                      <w:sdtContent>
                        <w:ins w:author="davide.lenzarini@u-blox.com" w:id="11" w:date="2024-02-07T16:37:28Z">
                          <w:r w:rsidDel="00000000" w:rsidR="00000000" w:rsidRPr="00000000">
                            <w:rPr>
                              <w:rFonts w:ascii="Arial" w:cs="Arial" w:eastAsia="Arial" w:hAnsi="Arial"/>
                              <w:rtl w:val="0"/>
                            </w:rPr>
                            <w:t xml:space="preserve">246</w:t>
                          </w:r>
                        </w:ins>
                      </w:sdtContent>
                    </w:sdt>
                  </w:p>
                </w:sdtContent>
              </w:sdt>
            </w:tc>
            <w:tc>
              <w:tcPr/>
              <w:sdt>
                <w:sdtPr>
                  <w:tag w:val="goog_rdk_60"/>
                </w:sdtPr>
                <w:sdtContent>
                  <w:p w:rsidR="00000000" w:rsidDel="00000000" w:rsidP="00000000" w:rsidRDefault="00000000" w:rsidRPr="00000000" w14:paraId="000004C8">
                    <w:pPr>
                      <w:spacing w:after="9" w:lineRule="auto"/>
                      <w:ind w:right="4"/>
                      <w:rPr>
                        <w:ins w:author="davide.lenzarini@u-blox.com" w:id="11" w:date="2024-02-07T16:37:28Z"/>
                        <w:rFonts w:ascii="Arial" w:cs="Arial" w:eastAsia="Arial" w:hAnsi="Arial"/>
                      </w:rPr>
                    </w:pPr>
                    <w:sdt>
                      <w:sdtPr>
                        <w:tag w:val="goog_rdk_59"/>
                      </w:sdtPr>
                      <w:sdtContent>
                        <w:ins w:author="davide.lenzarini@u-blox.com" w:id="11" w:date="2024-02-07T16:37:28Z">
                          <w:r w:rsidDel="00000000" w:rsidR="00000000" w:rsidRPr="00000000">
                            <w:rPr>
                              <w:rFonts w:ascii="Arial" w:cs="Arial" w:eastAsia="Arial" w:hAnsi="Arial"/>
                              <w:rtl w:val="0"/>
                            </w:rPr>
                            <w:t xml:space="preserve">0xF6</w:t>
                          </w:r>
                        </w:ins>
                      </w:sdtContent>
                    </w:sdt>
                  </w:p>
                </w:sdtContent>
              </w:sdt>
            </w:tc>
            <w:tc>
              <w:tcPr/>
              <w:sdt>
                <w:sdtPr>
                  <w:tag w:val="goog_rdk_62"/>
                </w:sdtPr>
                <w:sdtContent>
                  <w:p w:rsidR="00000000" w:rsidDel="00000000" w:rsidP="00000000" w:rsidRDefault="00000000" w:rsidRPr="00000000" w14:paraId="000004C9">
                    <w:pPr>
                      <w:spacing w:after="9" w:lineRule="auto"/>
                      <w:ind w:right="4"/>
                      <w:rPr>
                        <w:ins w:author="davide.lenzarini@u-blox.com" w:id="11" w:date="2024-02-07T16:37:28Z"/>
                        <w:rFonts w:ascii="Arial" w:cs="Arial" w:eastAsia="Arial" w:hAnsi="Arial"/>
                      </w:rPr>
                    </w:pPr>
                    <w:sdt>
                      <w:sdtPr>
                        <w:tag w:val="goog_rdk_61"/>
                      </w:sdtPr>
                      <w:sdtContent>
                        <w:ins w:author="davide.lenzarini@u-blox.com" w:id="11" w:date="2024-02-07T16:37:28Z">
                          <w:r w:rsidDel="00000000" w:rsidR="00000000" w:rsidRPr="00000000">
                            <w:rPr>
                              <w:rFonts w:ascii="Arial" w:cs="Arial" w:eastAsia="Arial" w:hAnsi="Arial"/>
                              <w:rtl w:val="0"/>
                            </w:rPr>
                            <w:t xml:space="preserve">GWINFO not supported</w:t>
                          </w:r>
                        </w:ins>
                      </w:sdtContent>
                    </w:sdt>
                  </w:p>
                </w:sdtContent>
              </w:sdt>
            </w:tc>
            <w:tc>
              <w:tcPr/>
              <w:sdt>
                <w:sdtPr>
                  <w:tag w:val="goog_rdk_64"/>
                </w:sdtPr>
                <w:sdtContent>
                  <w:p w:rsidR="00000000" w:rsidDel="00000000" w:rsidP="00000000" w:rsidRDefault="00000000" w:rsidRPr="00000000" w14:paraId="000004CA">
                    <w:pPr>
                      <w:keepNext w:val="1"/>
                      <w:spacing w:after="9" w:lineRule="auto"/>
                      <w:ind w:right="4"/>
                      <w:rPr>
                        <w:ins w:author="davide.lenzarini@u-blox.com" w:id="11" w:date="2024-02-07T16:37:28Z"/>
                        <w:rFonts w:ascii="Arial" w:cs="Arial" w:eastAsia="Arial" w:hAnsi="Arial"/>
                      </w:rPr>
                    </w:pPr>
                    <w:sdt>
                      <w:sdtPr>
                        <w:tag w:val="goog_rdk_63"/>
                      </w:sdtPr>
                      <w:sdtContent>
                        <w:ins w:author="davide.lenzarini@u-blox.com" w:id="11" w:date="2024-02-07T16:37:28Z">
                          <w:r w:rsidDel="00000000" w:rsidR="00000000" w:rsidRPr="00000000">
                            <w:rPr>
                              <w:rFonts w:ascii="Arial" w:cs="Arial" w:eastAsia="Arial" w:hAnsi="Arial"/>
                              <w:rtl w:val="0"/>
                            </w:rPr>
                            <w:t xml:space="preserve">DISCONNECT</w:t>
                          </w:r>
                        </w:ins>
                      </w:sdtContent>
                    </w:sdt>
                  </w:p>
                </w:sdtContent>
              </w:sdt>
            </w:tc>
            <w:tc>
              <w:tcPr/>
              <w:sdt>
                <w:sdtPr>
                  <w:tag w:val="goog_rdk_66"/>
                </w:sdtPr>
                <w:sdtContent>
                  <w:p w:rsidR="00000000" w:rsidDel="00000000" w:rsidP="00000000" w:rsidRDefault="00000000" w:rsidRPr="00000000" w14:paraId="000004CB">
                    <w:pPr>
                      <w:keepNext w:val="1"/>
                      <w:spacing w:after="9" w:lineRule="auto"/>
                      <w:ind w:right="4"/>
                      <w:rPr>
                        <w:ins w:author="davide.lenzarini@u-blox.com" w:id="11" w:date="2024-02-07T16:37:28Z"/>
                        <w:rFonts w:ascii="Arial" w:cs="Arial" w:eastAsia="Arial" w:hAnsi="Arial"/>
                      </w:rPr>
                    </w:pPr>
                    <w:sdt>
                      <w:sdtPr>
                        <w:tag w:val="goog_rdk_65"/>
                      </w:sdtPr>
                      <w:sdtContent>
                        <w:ins w:author="davide.lenzarini@u-blox.com" w:id="1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67"/>
        </w:sdtPr>
        <w:sdtContent>
          <w:tr>
            <w:trPr>
              <w:cantSplit w:val="0"/>
              <w:trHeight w:val="778.9414062499999" w:hRule="atLeast"/>
              <w:tblHeader w:val="0"/>
              <w:ins w:author="davide.lenzarini@u-blox.com" w:id="11" w:date="2024-02-07T16:37:28Z"/>
            </w:trPr>
            <w:tc>
              <w:tcPr/>
              <w:sdt>
                <w:sdtPr>
                  <w:tag w:val="goog_rdk_69"/>
                </w:sdtPr>
                <w:sdtContent>
                  <w:p w:rsidR="00000000" w:rsidDel="00000000" w:rsidP="00000000" w:rsidRDefault="00000000" w:rsidRPr="00000000" w14:paraId="000004CC">
                    <w:pPr>
                      <w:spacing w:after="9" w:lineRule="auto"/>
                      <w:ind w:right="4"/>
                      <w:rPr>
                        <w:ins w:author="davide.lenzarini@u-blox.com" w:id="11" w:date="2024-02-07T16:37:28Z"/>
                        <w:rFonts w:ascii="Arial" w:cs="Arial" w:eastAsia="Arial" w:hAnsi="Arial"/>
                      </w:rPr>
                    </w:pPr>
                    <w:sdt>
                      <w:sdtPr>
                        <w:tag w:val="goog_rdk_68"/>
                      </w:sdtPr>
                      <w:sdtContent>
                        <w:ins w:author="davide.lenzarini@u-blox.com" w:id="11" w:date="2024-02-07T16:37:28Z">
                          <w:r w:rsidDel="00000000" w:rsidR="00000000" w:rsidRPr="00000000">
                            <w:rPr>
                              <w:rFonts w:ascii="Arial" w:cs="Arial" w:eastAsia="Arial" w:hAnsi="Arial"/>
                              <w:rtl w:val="0"/>
                            </w:rPr>
                            <w:t xml:space="preserve">247</w:t>
                          </w:r>
                        </w:ins>
                      </w:sdtContent>
                    </w:sdt>
                  </w:p>
                </w:sdtContent>
              </w:sdt>
            </w:tc>
            <w:tc>
              <w:tcPr/>
              <w:sdt>
                <w:sdtPr>
                  <w:tag w:val="goog_rdk_71"/>
                </w:sdtPr>
                <w:sdtContent>
                  <w:p w:rsidR="00000000" w:rsidDel="00000000" w:rsidP="00000000" w:rsidRDefault="00000000" w:rsidRPr="00000000" w14:paraId="000004CD">
                    <w:pPr>
                      <w:spacing w:after="9" w:lineRule="auto"/>
                      <w:ind w:right="4"/>
                      <w:rPr>
                        <w:ins w:author="davide.lenzarini@u-blox.com" w:id="11" w:date="2024-02-07T16:37:28Z"/>
                        <w:rFonts w:ascii="Arial" w:cs="Arial" w:eastAsia="Arial" w:hAnsi="Arial"/>
                      </w:rPr>
                    </w:pPr>
                    <w:sdt>
                      <w:sdtPr>
                        <w:tag w:val="goog_rdk_70"/>
                      </w:sdtPr>
                      <w:sdtContent>
                        <w:ins w:author="davide.lenzarini@u-blox.com" w:id="11" w:date="2024-02-07T16:37:28Z">
                          <w:r w:rsidDel="00000000" w:rsidR="00000000" w:rsidRPr="00000000">
                            <w:rPr>
                              <w:rFonts w:ascii="Arial" w:cs="Arial" w:eastAsia="Arial" w:hAnsi="Arial"/>
                              <w:rtl w:val="0"/>
                            </w:rPr>
                            <w:t xml:space="preserve">0xF7</w:t>
                          </w:r>
                        </w:ins>
                      </w:sdtContent>
                    </w:sdt>
                  </w:p>
                </w:sdtContent>
              </w:sdt>
            </w:tc>
            <w:tc>
              <w:tcPr/>
              <w:sdt>
                <w:sdtPr>
                  <w:tag w:val="goog_rdk_73"/>
                </w:sdtPr>
                <w:sdtContent>
                  <w:p w:rsidR="00000000" w:rsidDel="00000000" w:rsidP="00000000" w:rsidRDefault="00000000" w:rsidRPr="00000000" w14:paraId="000004CE">
                    <w:pPr>
                      <w:spacing w:after="9" w:lineRule="auto"/>
                      <w:ind w:right="4"/>
                      <w:rPr>
                        <w:ins w:author="davide.lenzarini@u-blox.com" w:id="11" w:date="2024-02-07T16:37:28Z"/>
                        <w:rFonts w:ascii="Arial" w:cs="Arial" w:eastAsia="Arial" w:hAnsi="Arial"/>
                      </w:rPr>
                    </w:pPr>
                    <w:sdt>
                      <w:sdtPr>
                        <w:tag w:val="goog_rdk_72"/>
                      </w:sdtPr>
                      <w:sdtContent>
                        <w:ins w:author="davide.lenzarini@u-blox.com" w:id="11" w:date="2024-02-07T16:37:28Z">
                          <w:r w:rsidDel="00000000" w:rsidR="00000000" w:rsidRPr="00000000">
                            <w:rPr>
                              <w:rFonts w:ascii="Arial" w:cs="Arial" w:eastAsia="Arial" w:hAnsi="Arial"/>
                              <w:rtl w:val="0"/>
                            </w:rPr>
                            <w:t xml:space="preserve">PUBLISH WITHOUT SESSION not supported</w:t>
                          </w:r>
                        </w:ins>
                      </w:sdtContent>
                    </w:sdt>
                  </w:p>
                </w:sdtContent>
              </w:sdt>
            </w:tc>
            <w:tc>
              <w:tcPr/>
              <w:sdt>
                <w:sdtPr>
                  <w:tag w:val="goog_rdk_75"/>
                </w:sdtPr>
                <w:sdtContent>
                  <w:p w:rsidR="00000000" w:rsidDel="00000000" w:rsidP="00000000" w:rsidRDefault="00000000" w:rsidRPr="00000000" w14:paraId="000004CF">
                    <w:pPr>
                      <w:keepNext w:val="1"/>
                      <w:spacing w:after="9" w:lineRule="auto"/>
                      <w:ind w:right="4"/>
                      <w:rPr>
                        <w:ins w:author="davide.lenzarini@u-blox.com" w:id="11" w:date="2024-02-07T16:37:28Z"/>
                        <w:rFonts w:ascii="Arial" w:cs="Arial" w:eastAsia="Arial" w:hAnsi="Arial"/>
                      </w:rPr>
                    </w:pPr>
                    <w:sdt>
                      <w:sdtPr>
                        <w:tag w:val="goog_rdk_74"/>
                      </w:sdtPr>
                      <w:sdtContent>
                        <w:ins w:author="davide.lenzarini@u-blox.com" w:id="11" w:date="2024-02-07T16:37:28Z">
                          <w:r w:rsidDel="00000000" w:rsidR="00000000" w:rsidRPr="00000000">
                            <w:rPr>
                              <w:rFonts w:ascii="Arial" w:cs="Arial" w:eastAsia="Arial" w:hAnsi="Arial"/>
                              <w:rtl w:val="0"/>
                            </w:rPr>
                            <w:t xml:space="preserve">DISCONNECT</w:t>
                          </w:r>
                        </w:ins>
                      </w:sdtContent>
                    </w:sdt>
                  </w:p>
                </w:sdtContent>
              </w:sdt>
            </w:tc>
            <w:tc>
              <w:tcPr/>
              <w:sdt>
                <w:sdtPr>
                  <w:tag w:val="goog_rdk_77"/>
                </w:sdtPr>
                <w:sdtContent>
                  <w:p w:rsidR="00000000" w:rsidDel="00000000" w:rsidP="00000000" w:rsidRDefault="00000000" w:rsidRPr="00000000" w14:paraId="000004D0">
                    <w:pPr>
                      <w:keepNext w:val="1"/>
                      <w:spacing w:after="9" w:lineRule="auto"/>
                      <w:ind w:right="4"/>
                      <w:rPr>
                        <w:ins w:author="davide.lenzarini@u-blox.com" w:id="11" w:date="2024-02-07T16:37:28Z"/>
                        <w:rFonts w:ascii="Arial" w:cs="Arial" w:eastAsia="Arial" w:hAnsi="Arial"/>
                      </w:rPr>
                    </w:pPr>
                    <w:sdt>
                      <w:sdtPr>
                        <w:tag w:val="goog_rdk_76"/>
                      </w:sdtPr>
                      <w:sdtContent>
                        <w:ins w:author="davide.lenzarini@u-blox.com" w:id="1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78"/>
        </w:sdtPr>
        <w:sdtContent>
          <w:tr>
            <w:trPr>
              <w:cantSplit w:val="0"/>
              <w:trHeight w:val="778.9414062499999" w:hRule="atLeast"/>
              <w:tblHeader w:val="0"/>
              <w:ins w:author="davide.lenzarini@u-blox.com" w:id="11" w:date="2024-02-07T16:37:28Z"/>
            </w:trPr>
            <w:tc>
              <w:tcPr/>
              <w:sdt>
                <w:sdtPr>
                  <w:tag w:val="goog_rdk_80"/>
                </w:sdtPr>
                <w:sdtContent>
                  <w:p w:rsidR="00000000" w:rsidDel="00000000" w:rsidP="00000000" w:rsidRDefault="00000000" w:rsidRPr="00000000" w14:paraId="000004D1">
                    <w:pPr>
                      <w:spacing w:after="9" w:lineRule="auto"/>
                      <w:ind w:right="4"/>
                      <w:rPr>
                        <w:ins w:author="davide.lenzarini@u-blox.com" w:id="11" w:date="2024-02-07T16:37:28Z"/>
                        <w:rFonts w:ascii="Arial" w:cs="Arial" w:eastAsia="Arial" w:hAnsi="Arial"/>
                      </w:rPr>
                    </w:pPr>
                    <w:sdt>
                      <w:sdtPr>
                        <w:tag w:val="goog_rdk_79"/>
                      </w:sdtPr>
                      <w:sdtContent>
                        <w:ins w:author="davide.lenzarini@u-blox.com" w:id="11" w:date="2024-02-07T16:37:28Z">
                          <w:r w:rsidDel="00000000" w:rsidR="00000000" w:rsidRPr="00000000">
                            <w:rPr>
                              <w:rFonts w:ascii="Arial" w:cs="Arial" w:eastAsia="Arial" w:hAnsi="Arial"/>
                              <w:rtl w:val="0"/>
                            </w:rPr>
                            <w:t xml:space="preserve">248</w:t>
                          </w:r>
                        </w:ins>
                      </w:sdtContent>
                    </w:sdt>
                  </w:p>
                </w:sdtContent>
              </w:sdt>
            </w:tc>
            <w:tc>
              <w:tcPr/>
              <w:sdt>
                <w:sdtPr>
                  <w:tag w:val="goog_rdk_82"/>
                </w:sdtPr>
                <w:sdtContent>
                  <w:p w:rsidR="00000000" w:rsidDel="00000000" w:rsidP="00000000" w:rsidRDefault="00000000" w:rsidRPr="00000000" w14:paraId="000004D2">
                    <w:pPr>
                      <w:spacing w:after="9" w:lineRule="auto"/>
                      <w:ind w:right="4"/>
                      <w:rPr>
                        <w:ins w:author="davide.lenzarini@u-blox.com" w:id="11" w:date="2024-02-07T16:37:28Z"/>
                        <w:rFonts w:ascii="Arial" w:cs="Arial" w:eastAsia="Arial" w:hAnsi="Arial"/>
                      </w:rPr>
                    </w:pPr>
                    <w:sdt>
                      <w:sdtPr>
                        <w:tag w:val="goog_rdk_81"/>
                      </w:sdtPr>
                      <w:sdtContent>
                        <w:ins w:author="davide.lenzarini@u-blox.com" w:id="11" w:date="2024-02-07T16:37:28Z">
                          <w:r w:rsidDel="00000000" w:rsidR="00000000" w:rsidRPr="00000000">
                            <w:rPr>
                              <w:rFonts w:ascii="Arial" w:cs="Arial" w:eastAsia="Arial" w:hAnsi="Arial"/>
                              <w:rtl w:val="0"/>
                            </w:rPr>
                            <w:t xml:space="preserve">0xF8</w:t>
                          </w:r>
                        </w:ins>
                      </w:sdtContent>
                    </w:sdt>
                  </w:p>
                </w:sdtContent>
              </w:sdt>
            </w:tc>
            <w:tc>
              <w:tcPr/>
              <w:sdt>
                <w:sdtPr>
                  <w:tag w:val="goog_rdk_84"/>
                </w:sdtPr>
                <w:sdtContent>
                  <w:p w:rsidR="00000000" w:rsidDel="00000000" w:rsidP="00000000" w:rsidRDefault="00000000" w:rsidRPr="00000000" w14:paraId="000004D3">
                    <w:pPr>
                      <w:spacing w:after="9" w:lineRule="auto"/>
                      <w:ind w:right="4"/>
                      <w:rPr>
                        <w:ins w:author="davide.lenzarini@u-blox.com" w:id="11" w:date="2024-02-07T16:37:28Z"/>
                        <w:rFonts w:ascii="Arial" w:cs="Arial" w:eastAsia="Arial" w:hAnsi="Arial"/>
                      </w:rPr>
                    </w:pPr>
                    <w:sdt>
                      <w:sdtPr>
                        <w:tag w:val="goog_rdk_83"/>
                      </w:sdtPr>
                      <w:sdtContent>
                        <w:ins w:author="davide.lenzarini@u-blox.com" w:id="11" w:date="2024-02-07T16:37:28Z">
                          <w:r w:rsidDel="00000000" w:rsidR="00000000" w:rsidRPr="00000000">
                            <w:rPr>
                              <w:rFonts w:ascii="Arial" w:cs="Arial" w:eastAsia="Arial" w:hAnsi="Arial"/>
                              <w:rtl w:val="0"/>
                            </w:rPr>
                            <w:t xml:space="preserve">Unknown topic alias</w:t>
                          </w:r>
                        </w:ins>
                      </w:sdtContent>
                    </w:sdt>
                  </w:p>
                </w:sdtContent>
              </w:sdt>
            </w:tc>
            <w:tc>
              <w:tcPr/>
              <w:sdt>
                <w:sdtPr>
                  <w:tag w:val="goog_rdk_86"/>
                </w:sdtPr>
                <w:sdtContent>
                  <w:p w:rsidR="00000000" w:rsidDel="00000000" w:rsidP="00000000" w:rsidRDefault="00000000" w:rsidRPr="00000000" w14:paraId="000004D4">
                    <w:pPr>
                      <w:keepNext w:val="1"/>
                      <w:spacing w:after="9" w:lineRule="auto"/>
                      <w:ind w:right="4"/>
                      <w:rPr>
                        <w:ins w:author="davide.lenzarini@u-blox.com" w:id="11" w:date="2024-02-07T16:37:28Z"/>
                        <w:rFonts w:ascii="Arial" w:cs="Arial" w:eastAsia="Arial" w:hAnsi="Arial"/>
                      </w:rPr>
                    </w:pPr>
                    <w:sdt>
                      <w:sdtPr>
                        <w:tag w:val="goog_rdk_85"/>
                      </w:sdtPr>
                      <w:sdtContent>
                        <w:ins w:author="davide.lenzarini@u-blox.com" w:id="11" w:date="2024-02-07T16:37:28Z">
                          <w:r w:rsidDel="00000000" w:rsidR="00000000" w:rsidRPr="00000000">
                            <w:rPr>
                              <w:rFonts w:ascii="Arial" w:cs="Arial" w:eastAsia="Arial" w:hAnsi="Arial"/>
                              <w:rtl w:val="0"/>
                            </w:rPr>
                            <w:t xml:space="preserve">SUBACK, UNSUBACK, PUBACK, REGACK</w:t>
                          </w:r>
                        </w:ins>
                      </w:sdtContent>
                    </w:sdt>
                  </w:p>
                </w:sdtContent>
              </w:sdt>
            </w:tc>
            <w:tc>
              <w:tcPr/>
              <w:sdt>
                <w:sdtPr>
                  <w:tag w:val="goog_rdk_88"/>
                </w:sdtPr>
                <w:sdtContent>
                  <w:p w:rsidR="00000000" w:rsidDel="00000000" w:rsidP="00000000" w:rsidRDefault="00000000" w:rsidRPr="00000000" w14:paraId="000004D5">
                    <w:pPr>
                      <w:keepNext w:val="1"/>
                      <w:spacing w:after="9" w:lineRule="auto"/>
                      <w:ind w:right="4"/>
                      <w:rPr>
                        <w:ins w:author="davide.lenzarini@u-blox.com" w:id="11" w:date="2024-02-07T16:37:28Z"/>
                        <w:rFonts w:ascii="Arial" w:cs="Arial" w:eastAsia="Arial" w:hAnsi="Arial"/>
                      </w:rPr>
                    </w:pPr>
                    <w:sdt>
                      <w:sdtPr>
                        <w:tag w:val="goog_rdk_87"/>
                      </w:sdtPr>
                      <w:sdtContent>
                        <w:ins w:author="davide.lenzarini@u-blox.com" w:id="11" w:date="2024-02-07T16:37:28Z">
                          <w:r w:rsidDel="00000000" w:rsidR="00000000" w:rsidRPr="00000000">
                            <w:rPr>
                              <w:rFonts w:ascii="Arial" w:cs="Arial" w:eastAsia="Arial" w:hAnsi="Arial"/>
                              <w:rtl w:val="0"/>
                            </w:rPr>
                            <w:t xml:space="preserve">Specific to MQTT-SN</w:t>
                          </w:r>
                        </w:ins>
                      </w:sdtContent>
                    </w:sdt>
                  </w:p>
                </w:sdtContent>
              </w:sdt>
            </w:tc>
          </w:tr>
        </w:sdtContent>
      </w:sdt>
      <w:sdt>
        <w:sdtPr>
          <w:tag w:val="goog_rdk_89"/>
        </w:sdtPr>
        <w:sdtContent>
          <w:tr>
            <w:trPr>
              <w:cantSplit w:val="0"/>
              <w:trHeight w:val="778.9414062499999" w:hRule="atLeast"/>
              <w:tblHeader w:val="0"/>
              <w:ins w:author="davide.lenzarini@u-blox.com" w:id="11" w:date="2024-02-07T16:37:28Z"/>
            </w:trPr>
            <w:tc>
              <w:tcPr/>
              <w:sdt>
                <w:sdtPr>
                  <w:tag w:val="goog_rdk_91"/>
                </w:sdtPr>
                <w:sdtContent>
                  <w:p w:rsidR="00000000" w:rsidDel="00000000" w:rsidP="00000000" w:rsidRDefault="00000000" w:rsidRPr="00000000" w14:paraId="000004D6">
                    <w:pPr>
                      <w:spacing w:after="9" w:lineRule="auto"/>
                      <w:ind w:right="4"/>
                      <w:rPr>
                        <w:ins w:author="davide.lenzarini@u-blox.com" w:id="11" w:date="2024-02-07T16:37:28Z"/>
                        <w:rFonts w:ascii="Arial" w:cs="Arial" w:eastAsia="Arial" w:hAnsi="Arial"/>
                      </w:rPr>
                    </w:pPr>
                    <w:sdt>
                      <w:sdtPr>
                        <w:tag w:val="goog_rdk_90"/>
                      </w:sdtPr>
                      <w:sdtContent>
                        <w:ins w:author="davide.lenzarini@u-blox.com" w:id="11" w:date="2024-02-07T16:37:28Z">
                          <w:r w:rsidDel="00000000" w:rsidR="00000000" w:rsidRPr="00000000">
                            <w:rPr>
                              <w:rFonts w:ascii="Arial" w:cs="Arial" w:eastAsia="Arial" w:hAnsi="Arial"/>
                              <w:rtl w:val="0"/>
                            </w:rPr>
                            <w:t xml:space="preserve">249-255</w:t>
                          </w:r>
                        </w:ins>
                      </w:sdtContent>
                    </w:sdt>
                  </w:p>
                </w:sdtContent>
              </w:sdt>
            </w:tc>
            <w:tc>
              <w:tcPr/>
              <w:sdt>
                <w:sdtPr>
                  <w:tag w:val="goog_rdk_93"/>
                </w:sdtPr>
                <w:sdtContent>
                  <w:p w:rsidR="00000000" w:rsidDel="00000000" w:rsidP="00000000" w:rsidRDefault="00000000" w:rsidRPr="00000000" w14:paraId="000004D7">
                    <w:pPr>
                      <w:spacing w:after="9" w:lineRule="auto"/>
                      <w:ind w:right="4"/>
                      <w:rPr>
                        <w:ins w:author="davide.lenzarini@u-blox.com" w:id="11" w:date="2024-02-07T16:37:28Z"/>
                        <w:rFonts w:ascii="Arial" w:cs="Arial" w:eastAsia="Arial" w:hAnsi="Arial"/>
                      </w:rPr>
                    </w:pPr>
                    <w:sdt>
                      <w:sdtPr>
                        <w:tag w:val="goog_rdk_92"/>
                      </w:sdtPr>
                      <w:sdtContent>
                        <w:ins w:author="davide.lenzarini@u-blox.com" w:id="11" w:date="2024-02-07T16:37:28Z">
                          <w:r w:rsidDel="00000000" w:rsidR="00000000" w:rsidRPr="00000000">
                            <w:rPr>
                              <w:rFonts w:ascii="Arial" w:cs="Arial" w:eastAsia="Arial" w:hAnsi="Arial"/>
                              <w:rtl w:val="0"/>
                            </w:rPr>
                            <w:t xml:space="preserve">0xF9-0xFF</w:t>
                          </w:r>
                        </w:ins>
                      </w:sdtContent>
                    </w:sdt>
                  </w:p>
                </w:sdtContent>
              </w:sdt>
            </w:tc>
            <w:tc>
              <w:tcPr/>
              <w:sdt>
                <w:sdtPr>
                  <w:tag w:val="goog_rdk_95"/>
                </w:sdtPr>
                <w:sdtContent>
                  <w:p w:rsidR="00000000" w:rsidDel="00000000" w:rsidP="00000000" w:rsidRDefault="00000000" w:rsidRPr="00000000" w14:paraId="000004D8">
                    <w:pPr>
                      <w:spacing w:after="9" w:lineRule="auto"/>
                      <w:ind w:right="4"/>
                      <w:rPr>
                        <w:ins w:author="davide.lenzarini@u-blox.com" w:id="11" w:date="2024-02-07T16:37:28Z"/>
                        <w:rFonts w:ascii="Arial" w:cs="Arial" w:eastAsia="Arial" w:hAnsi="Arial"/>
                      </w:rPr>
                    </w:pPr>
                    <w:sdt>
                      <w:sdtPr>
                        <w:tag w:val="goog_rdk_94"/>
                      </w:sdtPr>
                      <w:sdtContent>
                        <w:ins w:author="davide.lenzarini@u-blox.com" w:id="11" w:date="2024-02-07T16:37:28Z">
                          <w:r w:rsidDel="00000000" w:rsidR="00000000" w:rsidRPr="00000000">
                            <w:rPr>
                              <w:rFonts w:ascii="Arial" w:cs="Arial" w:eastAsia="Arial" w:hAnsi="Arial"/>
                              <w:rtl w:val="0"/>
                            </w:rPr>
                            <w:t xml:space="preserve">Reserved for MQTT-SN</w:t>
                          </w:r>
                        </w:ins>
                      </w:sdtContent>
                    </w:sdt>
                  </w:p>
                </w:sdtContent>
              </w:sdt>
            </w:tc>
            <w:tc>
              <w:tcPr/>
              <w:sdt>
                <w:sdtPr>
                  <w:tag w:val="goog_rdk_97"/>
                </w:sdtPr>
                <w:sdtContent>
                  <w:p w:rsidR="00000000" w:rsidDel="00000000" w:rsidP="00000000" w:rsidRDefault="00000000" w:rsidRPr="00000000" w14:paraId="000004D9">
                    <w:pPr>
                      <w:keepNext w:val="1"/>
                      <w:spacing w:after="9" w:lineRule="auto"/>
                      <w:ind w:right="4"/>
                      <w:rPr>
                        <w:ins w:author="davide.lenzarini@u-blox.com" w:id="11" w:date="2024-02-07T16:37:28Z"/>
                        <w:rFonts w:ascii="Arial" w:cs="Arial" w:eastAsia="Arial" w:hAnsi="Arial"/>
                      </w:rPr>
                    </w:pPr>
                    <w:sdt>
                      <w:sdtPr>
                        <w:tag w:val="goog_rdk_96"/>
                      </w:sdtPr>
                      <w:sdtContent>
                        <w:ins w:author="davide.lenzarini@u-blox.com" w:id="11" w:date="2024-02-07T16:37:28Z">
                          <w:r w:rsidDel="00000000" w:rsidR="00000000" w:rsidRPr="00000000">
                            <w:rPr>
                              <w:rtl w:val="0"/>
                            </w:rPr>
                          </w:r>
                        </w:ins>
                      </w:sdtContent>
                    </w:sdt>
                  </w:p>
                </w:sdtContent>
              </w:sdt>
            </w:tc>
            <w:tc>
              <w:tcPr/>
              <w:sdt>
                <w:sdtPr>
                  <w:tag w:val="goog_rdk_99"/>
                </w:sdtPr>
                <w:sdtContent>
                  <w:p w:rsidR="00000000" w:rsidDel="00000000" w:rsidP="00000000" w:rsidRDefault="00000000" w:rsidRPr="00000000" w14:paraId="000004DA">
                    <w:pPr>
                      <w:keepNext w:val="1"/>
                      <w:spacing w:after="9" w:lineRule="auto"/>
                      <w:ind w:right="4"/>
                      <w:rPr>
                        <w:ins w:author="davide.lenzarini@u-blox.com" w:id="11" w:date="2024-02-07T16:37:28Z"/>
                        <w:rFonts w:ascii="Arial" w:cs="Arial" w:eastAsia="Arial" w:hAnsi="Arial"/>
                      </w:rPr>
                    </w:pPr>
                    <w:sdt>
                      <w:sdtPr>
                        <w:tag w:val="goog_rdk_98"/>
                      </w:sdtPr>
                      <w:sdtContent>
                        <w:ins w:author="davide.lenzarini@u-blox.com" w:id="11" w:date="2024-02-07T16:37:28Z">
                          <w:r w:rsidDel="00000000" w:rsidR="00000000" w:rsidRPr="00000000">
                            <w:rPr>
                              <w:rFonts w:ascii="Arial" w:cs="Arial" w:eastAsia="Arial" w:hAnsi="Arial"/>
                              <w:rtl w:val="0"/>
                            </w:rPr>
                            <w:t xml:space="preserve">Specific to MQTT-SN</w:t>
                          </w:r>
                        </w:ins>
                      </w:sdtContent>
                    </w:sdt>
                  </w:p>
                </w:sdtContent>
              </w:sdt>
            </w:tc>
          </w:tr>
        </w:sdtContent>
      </w:sdt>
    </w:tbl>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DC">
      <w:pPr>
        <w:rPr/>
      </w:pPr>
      <w:r w:rsidDel="00000000" w:rsidR="00000000" w:rsidRPr="00000000">
        <w:rPr>
          <w:rtl w:val="0"/>
        </w:rPr>
        <w:t xml:space="preserve">Note(s):</w:t>
      </w:r>
    </w:p>
    <w:sdt>
      <w:sdtPr>
        <w:tag w:val="goog_rdk_101"/>
      </w:sdtPr>
      <w:sdtContent>
        <w:p w:rsidR="00000000" w:rsidDel="00000000" w:rsidP="00000000" w:rsidRDefault="00000000" w:rsidRPr="00000000" w14:paraId="000004DD">
          <w:pPr>
            <w:numPr>
              <w:ilvl w:val="0"/>
              <w:numId w:val="52"/>
            </w:numPr>
            <w:spacing w:after="0" w:before="0" w:lineRule="auto"/>
            <w:ind w:left="720" w:hanging="360"/>
            <w:rPr>
              <w:ins w:author="davide.lenzarini@u-blox.com" w:id="12"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00"/>
            </w:sdtPr>
            <w:sdtContent>
              <w:ins w:author="davide.lenzarini@u-blox.com" w:id="12" w:date="2024-02-07T16:36:36Z">
                <w:r w:rsidDel="00000000" w:rsidR="00000000" w:rsidRPr="00000000">
                  <w:rPr>
                    <w:rtl w:val="0"/>
                  </w:rPr>
                </w:r>
              </w:ins>
            </w:sdtContent>
          </w:sdt>
        </w:p>
      </w:sdtContent>
    </w:sdt>
    <w:p w:rsidR="00000000" w:rsidDel="00000000" w:rsidP="00000000" w:rsidRDefault="00000000" w:rsidRPr="00000000" w14:paraId="000004DE">
      <w:pPr>
        <w:numPr>
          <w:ilvl w:val="0"/>
          <w:numId w:val="52"/>
        </w:numPr>
        <w:spacing w:after="0" w:before="0" w:lineRule="auto"/>
        <w:ind w:left="720" w:hanging="360"/>
        <w:rPr>
          <w:rFonts w:ascii="Arial" w:cs="Arial" w:eastAsia="Arial" w:hAnsi="Arial"/>
          <w:u w:val="none"/>
        </w:rPr>
      </w:pPr>
      <w:sdt>
        <w:sdtPr>
          <w:tag w:val="goog_rdk_102"/>
        </w:sdtPr>
        <w:sdtContent>
          <w:ins w:author="davide.lenzarini@u-blox.com" w:id="12" w:date="2024-02-07T16:36:36Z"/>
          <w:sdt>
            <w:sdtPr>
              <w:tag w:val="goog_rdk_103"/>
            </w:sdtPr>
            <w:sdtContent>
              <w:commentRangeStart w:id="27"/>
            </w:sdtContent>
          </w:sdt>
          <w:ins w:author="davide.lenzarini@u-blox.com" w:id="12" w:date="2024-02-07T16:36:36Z">
            <w:r w:rsidDel="00000000" w:rsidR="00000000" w:rsidRPr="00000000">
              <w:rPr>
                <w:rFonts w:ascii="Arial" w:cs="Arial" w:eastAsia="Arial" w:hAnsi="Arial"/>
                <w:rtl w:val="0"/>
              </w:rPr>
              <w:t xml:space="preserve">The MQTT-SN dedicated range of reason codes is from 0xE6 (230) to 0xFF(255).</w:t>
            </w:r>
          </w:ins>
        </w:sdtContent>
      </w:sdt>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4DF">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E0">
      <w:pPr>
        <w:pStyle w:val="Heading3"/>
        <w:keepLines w:val="1"/>
        <w:spacing w:after="145" w:before="0" w:line="259" w:lineRule="auto"/>
        <w:ind w:left="1440" w:right="4" w:firstLine="0"/>
        <w:rPr>
          <w:rFonts w:ascii="Arial" w:cs="Arial" w:eastAsia="Arial" w:hAnsi="Arial"/>
        </w:rPr>
      </w:pPr>
      <w:bookmarkStart w:colFirst="0" w:colLast="0" w:name="_heading=h.111kx3o" w:id="41"/>
      <w:bookmarkEnd w:id="41"/>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E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E2">
      <w:pPr>
        <w:pStyle w:val="Heading3"/>
        <w:keepLines w:val="1"/>
        <w:spacing w:after="145" w:before="0" w:line="259" w:lineRule="auto"/>
        <w:ind w:left="0" w:right="4" w:firstLine="0"/>
        <w:rPr>
          <w:rFonts w:ascii="Arial" w:cs="Arial" w:eastAsia="Arial" w:hAnsi="Arial"/>
        </w:rPr>
      </w:pPr>
      <w:bookmarkStart w:colFirst="0" w:colLast="0" w:name="_heading=h.3l18frh" w:id="42"/>
      <w:bookmarkEnd w:id="42"/>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E3">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E4">
      <w:pPr>
        <w:pStyle w:val="Heading2"/>
        <w:keepLines w:val="1"/>
        <w:spacing w:after="64" w:before="0" w:line="259" w:lineRule="auto"/>
        <w:ind w:left="0" w:firstLine="0"/>
        <w:rPr>
          <w:rFonts w:ascii="Arial" w:cs="Arial" w:eastAsia="Arial" w:hAnsi="Arial"/>
        </w:rPr>
      </w:pPr>
      <w:bookmarkStart w:colFirst="0" w:colLast="0" w:name="_heading=h.2zbgiuw" w:id="43"/>
      <w:bookmarkEnd w:id="43"/>
      <w:r w:rsidDel="00000000" w:rsidR="00000000" w:rsidRPr="00000000">
        <w:rPr>
          <w:rFonts w:ascii="Arial" w:cs="Arial" w:eastAsia="Arial" w:hAnsi="Arial"/>
          <w:rtl w:val="0"/>
        </w:rPr>
        <w:t xml:space="preserve">2.4 Topic Types</w:t>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E6">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E7">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E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E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EA">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EB">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EC">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ED">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EE">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EF">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F0">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F1">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F2">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F3">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F4">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F5">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F6">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104"/>
              </w:sdtPr>
              <w:sdtContent>
                <w:commentRangeStart w:id="28"/>
              </w:sdtContent>
            </w:sdt>
            <w:r w:rsidDel="00000000" w:rsidR="00000000" w:rsidRPr="00000000">
              <w:rPr>
                <w:rFonts w:ascii="Arial" w:cs="Arial" w:eastAsia="Arial" w:hAnsi="Arial"/>
                <w:rtl w:val="0"/>
              </w:rPr>
              <w:t xml:space="preserve">no negotiation.</w:t>
            </w:r>
            <w:commentRangeEnd w:id="28"/>
            <w:r w:rsidDel="00000000" w:rsidR="00000000" w:rsidRPr="00000000">
              <w:commentReference w:id="28"/>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F7">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F8">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F9">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FA">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F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105"/>
        </w:sdtPr>
        <w:sdtContent>
          <w:commentRangeStart w:id="29"/>
        </w:sdtContent>
      </w:sdt>
      <w:r w:rsidDel="00000000" w:rsidR="00000000" w:rsidRPr="00000000">
        <w:rPr>
          <w:rFonts w:ascii="Arial" w:cs="Arial" w:eastAsia="Arial" w:hAnsi="Arial"/>
          <w:rtl w:val="0"/>
        </w:rPr>
        <w:t xml:space="preserve"> topic names and aliases.</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4FD">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FE">
      <w:pPr>
        <w:pStyle w:val="Heading1"/>
        <w:ind w:left="0" w:firstLine="0"/>
        <w:rPr>
          <w:rFonts w:ascii="Arial" w:cs="Arial" w:eastAsia="Arial" w:hAnsi="Arial"/>
        </w:rPr>
      </w:pPr>
      <w:bookmarkStart w:colFirst="0" w:colLast="0" w:name="_heading=h.1egqt2p" w:id="44"/>
      <w:bookmarkEnd w:id="44"/>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FF">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500">
      <w:pPr>
        <w:pStyle w:val="Heading2"/>
        <w:keepLines w:val="1"/>
        <w:spacing w:after="64" w:before="0" w:line="259" w:lineRule="auto"/>
        <w:ind w:left="0" w:firstLine="0"/>
        <w:rPr>
          <w:rFonts w:ascii="Arial" w:cs="Arial" w:eastAsia="Arial" w:hAnsi="Arial"/>
        </w:rPr>
      </w:pPr>
      <w:bookmarkStart w:colFirst="0" w:colLast="0" w:name="_heading=h.3ygebqi" w:id="45"/>
      <w:bookmarkEnd w:id="45"/>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501">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502">
      <w:pPr>
        <w:rPr>
          <w:rFonts w:ascii="Arial" w:cs="Arial" w:eastAsia="Arial" w:hAnsi="Arial"/>
        </w:rPr>
      </w:pPr>
      <w:r w:rsidDel="00000000" w:rsidR="00000000" w:rsidRPr="00000000">
        <w:rPr>
          <w:rtl w:val="0"/>
        </w:rPr>
      </w:r>
    </w:p>
    <w:p w:rsidR="00000000" w:rsidDel="00000000" w:rsidP="00000000" w:rsidRDefault="00000000" w:rsidRPr="00000000" w14:paraId="00000503">
      <w:pPr>
        <w:pStyle w:val="Heading3"/>
        <w:keepLines w:val="1"/>
        <w:spacing w:after="77" w:before="0" w:line="259" w:lineRule="auto"/>
        <w:ind w:left="0" w:right="4" w:firstLine="0"/>
        <w:rPr>
          <w:rFonts w:ascii="Arial" w:cs="Arial" w:eastAsia="Arial" w:hAnsi="Arial"/>
        </w:rPr>
      </w:pPr>
      <w:bookmarkStart w:colFirst="0" w:colLast="0" w:name="_heading=h.2dlolyb" w:id="46"/>
      <w:bookmarkEnd w:id="46"/>
      <w:r w:rsidDel="00000000" w:rsidR="00000000" w:rsidRPr="00000000">
        <w:rPr>
          <w:rtl w:val="0"/>
        </w:rPr>
        <w:t xml:space="preserve">3.1.1 </w:t>
      </w:r>
      <w:r w:rsidDel="00000000" w:rsidR="00000000" w:rsidRPr="00000000">
        <w:rPr>
          <w:rFonts w:ascii="Arial" w:cs="Arial" w:eastAsia="Arial" w:hAnsi="Arial"/>
          <w:rtl w:val="0"/>
        </w:rPr>
        <w:t xml:space="preserve">ADVERTISE</w:t>
      </w:r>
    </w:p>
    <w:p w:rsidR="00000000" w:rsidDel="00000000" w:rsidP="00000000" w:rsidRDefault="00000000" w:rsidRPr="00000000" w14:paraId="00000504">
      <w:pPr>
        <w:ind w:right="4"/>
        <w:rPr>
          <w:rFonts w:ascii="Arial" w:cs="Arial" w:eastAsia="Arial" w:hAnsi="Arial"/>
        </w:rPr>
      </w:pPr>
      <w:r w:rsidDel="00000000" w:rsidR="00000000" w:rsidRPr="00000000">
        <w:rPr>
          <w:rtl w:val="0"/>
        </w:rPr>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05">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06">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07">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08">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09">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0A">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0B">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0C">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0D">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0E">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0F">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17">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18">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20">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21">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29">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2A">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32">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33">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3C">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3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E">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3F">
      <w:pPr>
        <w:pStyle w:val="Heading4"/>
        <w:ind w:left="0" w:right="4" w:firstLine="0"/>
        <w:rPr>
          <w:rFonts w:ascii="Arial" w:cs="Arial" w:eastAsia="Arial" w:hAnsi="Arial"/>
        </w:rPr>
      </w:pPr>
      <w:bookmarkStart w:colFirst="0" w:colLast="0" w:name="_heading=h.sqyw64" w:id="47"/>
      <w:bookmarkEnd w:id="47"/>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4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1">
      <w:pPr>
        <w:pStyle w:val="Heading4"/>
        <w:ind w:left="0" w:right="4" w:firstLine="0"/>
        <w:rPr>
          <w:rFonts w:ascii="Arial" w:cs="Arial" w:eastAsia="Arial" w:hAnsi="Arial"/>
        </w:rPr>
      </w:pPr>
      <w:bookmarkStart w:colFirst="0" w:colLast="0" w:name="_heading=h.3cqmetx" w:id="48"/>
      <w:bookmarkEnd w:id="48"/>
      <w:r w:rsidDel="00000000" w:rsidR="00000000" w:rsidRPr="00000000">
        <w:rPr>
          <w:rFonts w:ascii="Arial" w:cs="Arial" w:eastAsia="Arial" w:hAnsi="Arial"/>
          <w:rtl w:val="0"/>
        </w:rPr>
        <w:t xml:space="preserve">3.1.1.2 GwId</w:t>
      </w:r>
    </w:p>
    <w:p w:rsidR="00000000" w:rsidDel="00000000" w:rsidP="00000000" w:rsidRDefault="00000000" w:rsidRPr="00000000" w14:paraId="000005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4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4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45">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46">
      <w:pPr>
        <w:pStyle w:val="Heading4"/>
        <w:ind w:left="0" w:right="4" w:firstLine="0"/>
        <w:rPr>
          <w:rFonts w:ascii="Arial" w:cs="Arial" w:eastAsia="Arial" w:hAnsi="Arial"/>
        </w:rPr>
      </w:pPr>
      <w:bookmarkStart w:colFirst="0" w:colLast="0" w:name="_heading=h.1rvwp1q" w:id="49"/>
      <w:bookmarkEnd w:id="49"/>
      <w:r w:rsidDel="00000000" w:rsidR="00000000" w:rsidRPr="00000000">
        <w:rPr>
          <w:rFonts w:ascii="Arial" w:cs="Arial" w:eastAsia="Arial" w:hAnsi="Arial"/>
          <w:rtl w:val="0"/>
        </w:rPr>
        <w:t xml:space="preserve">3.1.1.3 Duration</w:t>
      </w:r>
    </w:p>
    <w:p w:rsidR="00000000" w:rsidDel="00000000" w:rsidP="00000000" w:rsidRDefault="00000000" w:rsidRPr="00000000" w14:paraId="00000547">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48">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49">
      <w:pPr>
        <w:pStyle w:val="Heading3"/>
        <w:keepLines w:val="1"/>
        <w:spacing w:after="77" w:before="0" w:line="259" w:lineRule="auto"/>
        <w:ind w:left="1440" w:right="4" w:firstLine="0"/>
        <w:rPr>
          <w:rFonts w:ascii="Arial" w:cs="Arial" w:eastAsia="Arial" w:hAnsi="Arial"/>
        </w:rPr>
      </w:pPr>
      <w:bookmarkStart w:colFirst="0" w:colLast="0" w:name="_heading=h.4bvk7pj" w:id="50"/>
      <w:bookmarkEnd w:id="50"/>
      <w:r w:rsidDel="00000000" w:rsidR="00000000" w:rsidRPr="00000000">
        <w:rPr>
          <w:rtl w:val="0"/>
        </w:rPr>
        <w:t xml:space="preserve">3.1.2 </w:t>
      </w:r>
      <w:r w:rsidDel="00000000" w:rsidR="00000000" w:rsidRPr="00000000">
        <w:rPr>
          <w:rFonts w:ascii="Arial" w:cs="Arial" w:eastAsia="Arial" w:hAnsi="Arial"/>
          <w:rtl w:val="0"/>
        </w:rPr>
        <w:t xml:space="preserve">SEARCHGW</w:t>
      </w:r>
    </w:p>
    <w:p w:rsidR="00000000" w:rsidDel="00000000" w:rsidP="00000000" w:rsidRDefault="00000000" w:rsidRPr="00000000" w14:paraId="0000054A">
      <w:pPr>
        <w:rPr>
          <w:rFonts w:ascii="Arial" w:cs="Arial" w:eastAsia="Arial" w:hAnsi="Arial"/>
        </w:rPr>
      </w:pPr>
      <w:r w:rsidDel="00000000" w:rsidR="00000000" w:rsidRPr="00000000">
        <w:rPr>
          <w:rtl w:val="0"/>
        </w:rPr>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4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4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4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4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4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5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5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5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5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5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5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5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5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6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67">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70">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106"/>
        </w:sdtPr>
        <w:sdtContent>
          <w:commentRangeStart w:id="30"/>
        </w:sdtContent>
      </w:sdt>
      <w:r w:rsidDel="00000000" w:rsidR="00000000" w:rsidRPr="00000000">
        <w:rPr>
          <w:rFonts w:ascii="Arial" w:cs="Arial" w:eastAsia="Arial" w:hAnsi="Arial"/>
          <w:rtl w:val="0"/>
        </w:rPr>
        <w:t xml:space="preserve">1-hop </w:t>
      </w:r>
      <w:commentRangeEnd w:id="30"/>
      <w:r w:rsidDel="00000000" w:rsidR="00000000" w:rsidRPr="00000000">
        <w:commentReference w:id="30"/>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7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7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73">
      <w:pPr>
        <w:pStyle w:val="Heading4"/>
        <w:ind w:left="0" w:right="4" w:firstLine="0"/>
        <w:rPr>
          <w:rFonts w:ascii="Arial" w:cs="Arial" w:eastAsia="Arial" w:hAnsi="Arial"/>
        </w:rPr>
      </w:pPr>
      <w:bookmarkStart w:colFirst="0" w:colLast="0" w:name="_heading=h.2r0uhxc" w:id="51"/>
      <w:bookmarkEnd w:id="51"/>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7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5">
      <w:pPr>
        <w:pStyle w:val="Heading4"/>
        <w:ind w:left="0" w:right="4" w:firstLine="0"/>
        <w:rPr>
          <w:rFonts w:ascii="Arial" w:cs="Arial" w:eastAsia="Arial" w:hAnsi="Arial"/>
        </w:rPr>
      </w:pPr>
      <w:bookmarkStart w:colFirst="0" w:colLast="0" w:name="_heading=h.1664s55" w:id="52"/>
      <w:bookmarkEnd w:id="52"/>
      <w:r w:rsidDel="00000000" w:rsidR="00000000" w:rsidRPr="00000000">
        <w:rPr>
          <w:rFonts w:ascii="Arial" w:cs="Arial" w:eastAsia="Arial" w:hAnsi="Arial"/>
          <w:rtl w:val="0"/>
        </w:rPr>
        <w:t xml:space="preserve">3.1.2.2 Radius</w:t>
      </w:r>
    </w:p>
    <w:p w:rsidR="00000000" w:rsidDel="00000000" w:rsidP="00000000" w:rsidRDefault="00000000" w:rsidRPr="00000000" w14:paraId="00000576">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77">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78">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79">
      <w:pPr>
        <w:pStyle w:val="Heading3"/>
        <w:keepLines w:val="1"/>
        <w:spacing w:after="77" w:before="0" w:line="259" w:lineRule="auto"/>
        <w:ind w:left="0" w:right="4" w:firstLine="0"/>
        <w:rPr>
          <w:rFonts w:ascii="Arial" w:cs="Arial" w:eastAsia="Arial" w:hAnsi="Arial"/>
        </w:rPr>
      </w:pPr>
      <w:bookmarkStart w:colFirst="0" w:colLast="0" w:name="_heading=h.3q5sasy" w:id="53"/>
      <w:bookmarkEnd w:id="53"/>
      <w:r w:rsidDel="00000000" w:rsidR="00000000" w:rsidRPr="00000000">
        <w:rPr>
          <w:rtl w:val="0"/>
        </w:rPr>
        <w:t xml:space="preserve">3.1.3 </w:t>
      </w:r>
      <w:r w:rsidDel="00000000" w:rsidR="00000000" w:rsidRPr="00000000">
        <w:rPr>
          <w:rFonts w:ascii="Arial" w:cs="Arial" w:eastAsia="Arial" w:hAnsi="Arial"/>
          <w:rtl w:val="0"/>
        </w:rPr>
        <w:t xml:space="preserve">GWINFO</w:t>
      </w:r>
    </w:p>
    <w:p w:rsidR="00000000" w:rsidDel="00000000" w:rsidP="00000000" w:rsidRDefault="00000000" w:rsidRPr="00000000" w14:paraId="0000057A">
      <w:pPr>
        <w:ind w:right="4"/>
        <w:rPr>
          <w:rFonts w:ascii="Arial" w:cs="Arial" w:eastAsia="Arial" w:hAnsi="Arial"/>
        </w:rPr>
      </w:pPr>
      <w:r w:rsidDel="00000000" w:rsidR="00000000" w:rsidRPr="00000000">
        <w:rPr>
          <w:rtl w:val="0"/>
        </w:rPr>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7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7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7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7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7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8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8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8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8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8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8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8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8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9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9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9F">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A0">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A9">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A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AC">
      <w:pPr>
        <w:pStyle w:val="Heading4"/>
        <w:ind w:left="0" w:right="4" w:firstLine="0"/>
        <w:rPr>
          <w:rFonts w:ascii="Arial" w:cs="Arial" w:eastAsia="Arial" w:hAnsi="Arial"/>
        </w:rPr>
      </w:pPr>
      <w:bookmarkStart w:colFirst="0" w:colLast="0" w:name="_heading=h.25b2l0r" w:id="54"/>
      <w:bookmarkEnd w:id="54"/>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A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E">
      <w:pPr>
        <w:pStyle w:val="Heading4"/>
        <w:ind w:left="0" w:right="4" w:firstLine="0"/>
        <w:rPr>
          <w:rFonts w:ascii="Arial" w:cs="Arial" w:eastAsia="Arial" w:hAnsi="Arial"/>
        </w:rPr>
      </w:pPr>
      <w:bookmarkStart w:colFirst="0" w:colLast="0" w:name="_heading=h.kgcv8k" w:id="55"/>
      <w:bookmarkEnd w:id="55"/>
      <w:r w:rsidDel="00000000" w:rsidR="00000000" w:rsidRPr="00000000">
        <w:rPr>
          <w:rFonts w:ascii="Arial" w:cs="Arial" w:eastAsia="Arial" w:hAnsi="Arial"/>
          <w:rtl w:val="0"/>
        </w:rPr>
        <w:t xml:space="preserve">3.1.3.2 GwId</w:t>
      </w:r>
    </w:p>
    <w:p w:rsidR="00000000" w:rsidDel="00000000" w:rsidP="00000000" w:rsidRDefault="00000000" w:rsidRPr="00000000" w14:paraId="000005AF">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B0">
      <w:pPr>
        <w:pStyle w:val="Heading4"/>
        <w:ind w:left="0" w:right="4" w:firstLine="0"/>
        <w:rPr>
          <w:rFonts w:ascii="Arial" w:cs="Arial" w:eastAsia="Arial" w:hAnsi="Arial"/>
        </w:rPr>
      </w:pPr>
      <w:bookmarkStart w:colFirst="0" w:colLast="0" w:name="_heading=h.34g0dwd" w:id="56"/>
      <w:bookmarkEnd w:id="56"/>
      <w:r w:rsidDel="00000000" w:rsidR="00000000" w:rsidRPr="00000000">
        <w:rPr>
          <w:rFonts w:ascii="Arial" w:cs="Arial" w:eastAsia="Arial" w:hAnsi="Arial"/>
          <w:rtl w:val="0"/>
        </w:rPr>
        <w:t xml:space="preserve">3.1.3.3 GwAdd</w:t>
      </w:r>
    </w:p>
    <w:p w:rsidR="00000000" w:rsidDel="00000000" w:rsidP="00000000" w:rsidRDefault="00000000" w:rsidRPr="00000000" w14:paraId="000005B1">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B2">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7"/>
      <w:bookmarkEnd w:id="57"/>
      <w:r w:rsidDel="00000000" w:rsidR="00000000" w:rsidRPr="00000000">
        <w:rPr>
          <w:rtl w:val="0"/>
        </w:rPr>
        <w:t xml:space="preserve">3.1.4 </w:t>
      </w:r>
      <w:r w:rsidDel="00000000" w:rsidR="00000000" w:rsidRPr="00000000">
        <w:rPr>
          <w:rFonts w:ascii="Arial" w:cs="Arial" w:eastAsia="Arial" w:hAnsi="Arial"/>
          <w:rtl w:val="0"/>
        </w:rPr>
        <w:t xml:space="preserve">CONNECT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B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B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B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B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B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B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B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B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B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C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C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C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D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DD">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D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E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EE">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F4">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F6">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F8">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F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F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6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606">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07">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08">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15">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1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61B">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1C">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20">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2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2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2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2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30">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3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4E">
            <w:pPr>
              <w:jc w:val="center"/>
              <w:rPr>
                <w:rFonts w:ascii="Arial" w:cs="Arial" w:eastAsia="Arial" w:hAnsi="Arial"/>
              </w:rPr>
            </w:pPr>
            <w:sdt>
              <w:sdtPr>
                <w:tag w:val="goog_rdk_107"/>
              </w:sdtPr>
              <w:sdtContent>
                <w:commentRangeStart w:id="31"/>
              </w:sdtContent>
            </w:sdt>
            <w:sdt>
              <w:sdtPr>
                <w:tag w:val="goog_rdk_108"/>
              </w:sdtPr>
              <w:sdtContent>
                <w:commentRangeStart w:id="32"/>
              </w:sdtContent>
            </w:sdt>
            <w:r w:rsidDel="00000000" w:rsidR="00000000" w:rsidRPr="00000000">
              <w:rPr>
                <w:rFonts w:ascii="Arial" w:cs="Arial" w:eastAsia="Arial" w:hAnsi="Arial"/>
                <w:rtl w:val="0"/>
              </w:rPr>
              <w:t xml:space="preserve">Protocol Version</w:t>
            </w:r>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B0">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C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C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703">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04">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1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20">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58">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65">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66">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73">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74">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83">
      <w:pPr>
        <w:pStyle w:val="Heading4"/>
        <w:ind w:left="0" w:firstLine="0"/>
        <w:rPr>
          <w:rFonts w:ascii="Arial" w:cs="Arial" w:eastAsia="Arial" w:hAnsi="Arial"/>
        </w:rPr>
      </w:pPr>
      <w:bookmarkStart w:colFirst="0" w:colLast="0" w:name="_heading=h.43ky6rz" w:id="58"/>
      <w:bookmarkEnd w:id="58"/>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85">
      <w:pPr>
        <w:pStyle w:val="Heading4"/>
        <w:ind w:left="0" w:firstLine="0"/>
        <w:rPr>
          <w:rFonts w:ascii="Arial" w:cs="Arial" w:eastAsia="Arial" w:hAnsi="Arial"/>
        </w:rPr>
      </w:pPr>
      <w:bookmarkStart w:colFirst="0" w:colLast="0" w:name="_heading=h.2iq8gzs" w:id="59"/>
      <w:bookmarkEnd w:id="59"/>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87">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8C">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8D">
      <w:pPr>
        <w:pStyle w:val="Heading4"/>
        <w:ind w:left="0" w:firstLine="0"/>
        <w:rPr>
          <w:rFonts w:ascii="Arial" w:cs="Arial" w:eastAsia="Arial" w:hAnsi="Arial"/>
        </w:rPr>
      </w:pPr>
      <w:bookmarkStart w:colFirst="0" w:colLast="0" w:name="_heading=h.kxsqte300p6i" w:id="60"/>
      <w:bookmarkEnd w:id="60"/>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8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8F">
      <w:pPr>
        <w:pStyle w:val="Heading4"/>
        <w:ind w:left="0" w:firstLine="0"/>
        <w:rPr>
          <w:rFonts w:ascii="Arial" w:cs="Arial" w:eastAsia="Arial" w:hAnsi="Arial"/>
        </w:rPr>
      </w:pPr>
      <w:bookmarkStart w:colFirst="0" w:colLast="0" w:name="_heading=h.xvir7l" w:id="61"/>
      <w:bookmarkEnd w:id="61"/>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90">
      <w:pPr>
        <w:rPr>
          <w:rFonts w:ascii="Arial" w:cs="Arial" w:eastAsia="Arial" w:hAnsi="Arial"/>
          <w:color w:val="000000"/>
        </w:rPr>
      </w:pPr>
      <w:bookmarkStart w:colFirst="0" w:colLast="0" w:name="_heading=h.3hv69ve" w:id="62"/>
      <w:bookmarkEnd w:id="62"/>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9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92">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94">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95">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9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98">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9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9B">
      <w:pPr>
        <w:rPr>
          <w:rFonts w:ascii="Arial" w:cs="Arial" w:eastAsia="Arial" w:hAnsi="Arial"/>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p>
    <w:p w:rsidR="00000000" w:rsidDel="00000000" w:rsidP="00000000" w:rsidRDefault="00000000" w:rsidRPr="00000000" w14:paraId="0000079C">
      <w:pPr>
        <w:rPr>
          <w:rFonts w:ascii="Arial" w:cs="Arial" w:eastAsia="Arial" w:hAnsi="Arial"/>
          <w:color w:val="000000"/>
        </w:rPr>
      </w:pPr>
      <w:sdt>
        <w:sdtPr>
          <w:tag w:val="goog_rdk_109"/>
        </w:sdtPr>
        <w:sdtContent>
          <w:commentRangeStart w:id="33"/>
        </w:sdtContent>
      </w:sdt>
      <w:sdt>
        <w:sdtPr>
          <w:tag w:val="goog_rdk_110"/>
        </w:sdtPr>
        <w:sdtContent>
          <w:commentRangeStart w:id="34"/>
        </w:sdtContent>
      </w:sdt>
      <w:sdt>
        <w:sdtPr>
          <w:tag w:val="goog_rdk_111"/>
        </w:sdtPr>
        <w:sdtContent>
          <w:commentRangeStart w:id="35"/>
        </w:sdtContent>
      </w:sdt>
      <w:sdt>
        <w:sdtPr>
          <w:tag w:val="goog_rdk_112"/>
        </w:sdtPr>
        <w:sdtContent>
          <w:commentRangeStart w:id="36"/>
        </w:sdtContent>
      </w:sdt>
      <w:sdt>
        <w:sdtPr>
          <w:tag w:val="goog_rdk_113"/>
        </w:sdtPr>
        <w:sdtContent>
          <w:commentRangeStart w:id="37"/>
        </w:sdtContent>
      </w:sdt>
      <w:sdt>
        <w:sdtPr>
          <w:tag w:val="goog_rdk_114"/>
        </w:sdtPr>
        <w:sdtContent>
          <w:commentRangeStart w:id="38"/>
        </w:sdtContent>
      </w:sdt>
      <w:r w:rsidDel="00000000" w:rsidR="00000000" w:rsidRPr="00000000">
        <w:rPr>
          <w:rFonts w:ascii="Arial" w:cs="Arial" w:eastAsia="Arial" w:hAnsi="Arial"/>
          <w:highlight w:val="yellow"/>
          <w:rtl w:val="0"/>
        </w:rPr>
        <w:t xml:space="preserve">If the Protocol Version is valid but it is not the latest one available (for instance 0x02) and the Gateway does not want to accept the CONNECT packet, the Server MAY send a CONNACK packet with Reason Code 0x84 (Unsupported Protocol Version) and consider the session closed.</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79D">
      <w:pPr>
        <w:pStyle w:val="Heading4"/>
        <w:ind w:left="0" w:firstLine="0"/>
        <w:rPr>
          <w:rFonts w:ascii="Arial" w:cs="Arial" w:eastAsia="Arial" w:hAnsi="Arial"/>
        </w:rPr>
      </w:pPr>
      <w:bookmarkStart w:colFirst="0" w:colLast="0" w:name="_heading=h.4h042r0" w:id="63"/>
      <w:bookmarkEnd w:id="63"/>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9E">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9F">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A1">
      <w:pPr>
        <w:rPr>
          <w:rFonts w:ascii="Arial" w:cs="Arial" w:eastAsia="Arial" w:hAnsi="Arial"/>
          <w:color w:val="000000"/>
        </w:rPr>
      </w:pPr>
      <w:sdt>
        <w:sdtPr>
          <w:tag w:val="goog_rdk_115"/>
        </w:sdtPr>
        <w:sdtContent>
          <w:commentRangeStart w:id="39"/>
        </w:sdtContent>
      </w:sdt>
      <w:sdt>
        <w:sdtPr>
          <w:tag w:val="goog_rdk_116"/>
        </w:sdtPr>
        <w:sdtContent>
          <w:commentRangeStart w:id="40"/>
        </w:sdtContent>
      </w:sdt>
      <w:sdt>
        <w:sdtPr>
          <w:tag w:val="goog_rdk_117"/>
        </w:sdtPr>
        <w:sdtContent>
          <w:commentRangeStart w:id="41"/>
        </w:sdtContent>
      </w:sdt>
      <w:sdt>
        <w:sdtPr>
          <w:tag w:val="goog_rdk_118"/>
        </w:sdtPr>
        <w:sdtContent>
          <w:commentRangeStart w:id="42"/>
        </w:sdtContent>
      </w:sdt>
      <w:sdt>
        <w:sdtPr>
          <w:tag w:val="goog_rdk_119"/>
        </w:sdtPr>
        <w:sdtContent>
          <w:commentRangeStart w:id="43"/>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7A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120"/>
        </w:sdtPr>
        <w:sdtContent>
          <w:commentRangeStart w:id="44"/>
        </w:sdtContent>
      </w:sdt>
      <w:r w:rsidDel="00000000" w:rsidR="00000000" w:rsidRPr="00000000">
        <w:rPr>
          <w:rFonts w:ascii="Arial" w:cs="Arial" w:eastAsia="Arial" w:hAnsi="Arial"/>
          <w:color w:val="000000"/>
          <w:highlight w:val="yellow"/>
          <w:rtl w:val="0"/>
        </w:rPr>
        <w:t xml:space="preserve">B4</w:t>
      </w:r>
      <w:commentRangeEnd w:id="44"/>
      <w:r w:rsidDel="00000000" w:rsidR="00000000" w:rsidRPr="00000000">
        <w:commentReference w:id="44"/>
      </w:r>
      <w:r w:rsidDel="00000000" w:rsidR="00000000" w:rsidRPr="00000000">
        <w:rPr>
          <w:rFonts w:ascii="Arial" w:cs="Arial" w:eastAsia="Arial" w:hAnsi="Arial"/>
          <w:color w:val="000000"/>
          <w:highlight w:val="yellow"/>
          <w:rtl w:val="0"/>
        </w:rPr>
        <w:t xml:space="preserve"> up to the max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A4">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A5">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A6">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A7">
      <w:pPr>
        <w:pStyle w:val="Heading4"/>
        <w:ind w:left="0" w:firstLine="0"/>
        <w:rPr>
          <w:rFonts w:ascii="Arial" w:cs="Arial" w:eastAsia="Arial" w:hAnsi="Arial"/>
        </w:rPr>
      </w:pPr>
      <w:bookmarkStart w:colFirst="0" w:colLast="0" w:name="_heading=h.1baon6m" w:id="64"/>
      <w:bookmarkEnd w:id="64"/>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A8">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A9">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AA">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AB">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AC">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AD">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AE">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AF">
      <w:pPr>
        <w:pStyle w:val="Heading4"/>
        <w:ind w:left="0" w:firstLine="0"/>
        <w:rPr>
          <w:rFonts w:ascii="Arial" w:cs="Arial" w:eastAsia="Arial" w:hAnsi="Arial"/>
        </w:rPr>
      </w:pPr>
      <w:bookmarkStart w:colFirst="0" w:colLast="0" w:name="_heading=h.3vac5uf" w:id="65"/>
      <w:bookmarkEnd w:id="65"/>
      <w:r w:rsidDel="00000000" w:rsidR="00000000" w:rsidRPr="00000000">
        <w:rPr>
          <w:rFonts w:ascii="Arial" w:cs="Arial" w:eastAsia="Arial" w:hAnsi="Arial"/>
          <w:rtl w:val="0"/>
        </w:rPr>
        <w:t xml:space="preserve">3.1.4.7 Max Packet Size</w:t>
      </w:r>
    </w:p>
    <w:p w:rsidR="00000000" w:rsidDel="00000000" w:rsidP="00000000" w:rsidRDefault="00000000" w:rsidRPr="00000000" w14:paraId="000007B0">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B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2">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B3">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sdt>
        <w:sdtPr>
          <w:tag w:val="goog_rdk_121"/>
        </w:sdtPr>
        <w:sdtContent>
          <w:commentRangeStart w:id="45"/>
        </w:sdtContent>
      </w:sdt>
      <w:r w:rsidDel="00000000" w:rsidR="00000000" w:rsidRPr="00000000">
        <w:rPr>
          <w:rFonts w:ascii="Arial" w:cs="Arial" w:eastAsia="Arial" w:hAnsi="Arial"/>
          <w:color w:val="000000"/>
          <w:rtl w:val="0"/>
        </w:rPr>
        <w:t xml:space="preserve">MQTT Control Packet,</w:t>
      </w:r>
      <w:commentRangeEnd w:id="45"/>
      <w:r w:rsidDel="00000000" w:rsidR="00000000" w:rsidRPr="00000000">
        <w:commentReference w:id="45"/>
      </w:r>
      <w:r w:rsidDel="00000000" w:rsidR="00000000" w:rsidRPr="00000000">
        <w:rPr>
          <w:rFonts w:ascii="Arial" w:cs="Arial" w:eastAsia="Arial" w:hAnsi="Arial"/>
          <w:color w:val="000000"/>
          <w:rtl w:val="0"/>
        </w:rPr>
        <w:t xml:space="preserve"> as defined in section 3.1. The Client uses the Maximum Packet Size to inform the Server that it will not process packets exceeding this limit.</w:t>
      </w:r>
    </w:p>
    <w:p w:rsidR="00000000" w:rsidDel="00000000" w:rsidP="00000000" w:rsidRDefault="00000000" w:rsidRPr="00000000" w14:paraId="000007B4">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B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B6">
      <w:pPr>
        <w:ind w:left="720" w:firstLine="0"/>
        <w:rPr>
          <w:rFonts w:ascii="Arial" w:cs="Arial" w:eastAsia="Arial" w:hAnsi="Arial"/>
          <w:color w:val="000000"/>
        </w:rPr>
      </w:pPr>
      <w:bookmarkStart w:colFirst="0" w:colLast="0" w:name="_heading=h.2afmg28" w:id="66"/>
      <w:bookmarkEnd w:id="66"/>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7">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place the discarded packet on a</w:t>
      </w:r>
      <w:sdt>
        <w:sdtPr>
          <w:tag w:val="goog_rdk_122"/>
        </w:sdtPr>
        <w:sdtContent>
          <w:commentRangeStart w:id="46"/>
        </w:sdtContent>
      </w:sdt>
      <w:r w:rsidDel="00000000" w:rsidR="00000000" w:rsidRPr="00000000">
        <w:rPr>
          <w:rFonts w:ascii="Arial" w:cs="Arial" w:eastAsia="Arial" w:hAnsi="Arial"/>
          <w:color w:val="000000"/>
          <w:rtl w:val="0"/>
        </w:rPr>
        <w:t xml:space="preserve"> ‘dead letter queue’</w:t>
      </w:r>
      <w:commentRangeEnd w:id="46"/>
      <w:r w:rsidDel="00000000" w:rsidR="00000000" w:rsidRPr="00000000">
        <w:commentReference w:id="46"/>
      </w:r>
      <w:r w:rsidDel="00000000" w:rsidR="00000000" w:rsidRPr="00000000">
        <w:rPr>
          <w:rFonts w:ascii="Arial" w:cs="Arial" w:eastAsia="Arial" w:hAnsi="Arial"/>
          <w:color w:val="000000"/>
          <w:rtl w:val="0"/>
        </w:rPr>
        <w:t xml:space="preserve"> or perform other diagnostic action. Such actions are outside the scope of this specification.</w:t>
      </w:r>
      <w:r w:rsidDel="00000000" w:rsidR="00000000" w:rsidRPr="00000000">
        <w:rPr>
          <w:rtl w:val="0"/>
        </w:rPr>
      </w:r>
    </w:p>
    <w:p w:rsidR="00000000" w:rsidDel="00000000" w:rsidP="00000000" w:rsidRDefault="00000000" w:rsidRPr="00000000" w14:paraId="000007B8">
      <w:pPr>
        <w:pStyle w:val="Heading4"/>
        <w:ind w:left="0" w:firstLine="0"/>
        <w:rPr>
          <w:rFonts w:ascii="Arial" w:cs="Arial" w:eastAsia="Arial" w:hAnsi="Arial"/>
        </w:rPr>
      </w:pPr>
      <w:bookmarkStart w:colFirst="0" w:colLast="0" w:name="_heading=h.pkwqa1" w:id="67"/>
      <w:bookmarkEnd w:id="67"/>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B9">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BA">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BB">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BC">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BD">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BE">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BF">
      <w:pPr>
        <w:pStyle w:val="Heading4"/>
        <w:ind w:left="0" w:right="4" w:firstLine="0"/>
        <w:rPr/>
      </w:pPr>
      <w:bookmarkStart w:colFirst="0" w:colLast="0" w:name="_heading=h.u38i2mpp332q" w:id="68"/>
      <w:bookmarkEnd w:id="68"/>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C0">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C1">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C2">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C3">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C4">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C5">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C6">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C7">
      <w:pPr>
        <w:numPr>
          <w:ilvl w:val="0"/>
          <w:numId w:val="25"/>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C8">
      <w:pPr>
        <w:numPr>
          <w:ilvl w:val="0"/>
          <w:numId w:val="25"/>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C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CA">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Session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CB">
      <w:pPr>
        <w:pStyle w:val="Heading4"/>
        <w:ind w:left="0" w:firstLine="0"/>
        <w:rPr>
          <w:rFonts w:ascii="Arial" w:cs="Arial" w:eastAsia="Arial" w:hAnsi="Arial"/>
        </w:rPr>
      </w:pPr>
      <w:bookmarkStart w:colFirst="0" w:colLast="0" w:name="_heading=h.6mntinqaom6n" w:id="69"/>
      <w:bookmarkEnd w:id="69"/>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C">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CD">
      <w:pPr>
        <w:pStyle w:val="Heading4"/>
        <w:ind w:left="0" w:right="4" w:firstLine="0"/>
        <w:rPr>
          <w:rFonts w:ascii="Arial" w:cs="Arial" w:eastAsia="Arial" w:hAnsi="Arial"/>
        </w:rPr>
      </w:pPr>
      <w:bookmarkStart w:colFirst="0" w:colLast="0" w:name="_heading=h.g5w1zpmaiace" w:id="70"/>
      <w:bookmarkEnd w:id="70"/>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CF">
      <w:pPr>
        <w:pStyle w:val="Heading4"/>
        <w:ind w:left="0" w:right="4" w:firstLine="0"/>
        <w:rPr>
          <w:rFonts w:ascii="Arial" w:cs="Arial" w:eastAsia="Arial" w:hAnsi="Arial"/>
        </w:rPr>
      </w:pPr>
      <w:bookmarkStart w:colFirst="0" w:colLast="0" w:name="_heading=h.o88zms19c5d1" w:id="71"/>
      <w:bookmarkEnd w:id="71"/>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0">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D1">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D2">
      <w:pPr>
        <w:pStyle w:val="Heading4"/>
        <w:ind w:left="0" w:right="4" w:firstLine="0"/>
        <w:rPr>
          <w:rFonts w:ascii="Arial" w:cs="Arial" w:eastAsia="Arial" w:hAnsi="Arial"/>
        </w:rPr>
      </w:pPr>
      <w:bookmarkStart w:colFirst="0" w:colLast="0" w:name="_heading=h.mw1gvx9qi5t0" w:id="72"/>
      <w:bookmarkEnd w:id="72"/>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3">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23"/>
        </w:sdtPr>
        <w:sdtContent>
          <w:commentRangeStart w:id="47"/>
        </w:sdtContent>
      </w:sdt>
      <w:sdt>
        <w:sdtPr>
          <w:tag w:val="goog_rdk_124"/>
        </w:sdtPr>
        <w:sdtContent>
          <w:commentRangeStart w:id="48"/>
        </w:sdtContent>
      </w:sdt>
      <w:sdt>
        <w:sdtPr>
          <w:tag w:val="goog_rdk_125"/>
        </w:sdtPr>
        <w:sdtContent>
          <w:commentRangeStart w:id="49"/>
        </w:sdtContent>
      </w:sdt>
      <w:r w:rsidDel="00000000" w:rsidR="00000000" w:rsidRPr="00000000">
        <w:rPr>
          <w:rFonts w:ascii="Arial" w:cs="Arial" w:eastAsia="Arial" w:hAnsi="Arial"/>
          <w:color w:val="0000ee"/>
          <w:rtl w:val="0"/>
        </w:rPr>
        <w:t xml:space="preserve">LINKED TO AUTH</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4">
      <w:pPr>
        <w:pStyle w:val="Heading4"/>
        <w:ind w:left="0" w:right="4" w:firstLine="0"/>
        <w:rPr>
          <w:rFonts w:ascii="Arial" w:cs="Arial" w:eastAsia="Arial" w:hAnsi="Arial"/>
        </w:rPr>
      </w:pPr>
      <w:bookmarkStart w:colFirst="0" w:colLast="0" w:name="_heading=h.4ydjyi9y5y20" w:id="73"/>
      <w:bookmarkEnd w:id="73"/>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26"/>
        </w:sdtPr>
        <w:sdtContent>
          <w:commentRangeStart w:id="50"/>
        </w:sdtContent>
      </w:sdt>
      <w:sdt>
        <w:sdtPr>
          <w:tag w:val="goog_rdk_127"/>
        </w:sdtPr>
        <w:sdtContent>
          <w:commentRangeStart w:id="51"/>
        </w:sdtContent>
      </w:sdt>
      <w:sdt>
        <w:sdtPr>
          <w:tag w:val="goog_rdk_128"/>
        </w:sdtPr>
        <w:sdtContent>
          <w:commentRangeStart w:id="52"/>
        </w:sdtContent>
      </w:sdt>
      <w:r w:rsidDel="00000000" w:rsidR="00000000" w:rsidRPr="00000000">
        <w:rPr>
          <w:rFonts w:ascii="Arial" w:cs="Arial" w:eastAsia="Arial" w:hAnsi="Arial"/>
          <w:color w:val="0000ee"/>
          <w:rtl w:val="0"/>
        </w:rPr>
        <w:t xml:space="preserve">LINKED TO AUTH</w:t>
      </w:r>
      <w:commentRangeEnd w:id="50"/>
      <w:r w:rsidDel="00000000" w:rsidR="00000000" w:rsidRPr="00000000">
        <w:commentReference w:id="50"/>
      </w:r>
      <w:commentRangeEnd w:id="51"/>
      <w:r w:rsidDel="00000000" w:rsidR="00000000" w:rsidRPr="00000000">
        <w:commentReference w:id="51"/>
      </w:r>
      <w:commentRangeEnd w:id="52"/>
      <w:r w:rsidDel="00000000" w:rsidR="00000000" w:rsidRPr="00000000">
        <w:commentReference w:id="52"/>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6">
      <w:pPr>
        <w:pStyle w:val="Heading4"/>
        <w:ind w:left="0" w:right="4" w:firstLine="0"/>
        <w:rPr>
          <w:rFonts w:ascii="Arial" w:cs="Arial" w:eastAsia="Arial" w:hAnsi="Arial"/>
        </w:rPr>
      </w:pPr>
      <w:bookmarkStart w:colFirst="0" w:colLast="0" w:name="_heading=h.5hocu94eubqg" w:id="74"/>
      <w:bookmarkEnd w:id="74"/>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29"/>
        </w:sdtPr>
        <w:sdtContent>
          <w:commentRangeStart w:id="53"/>
        </w:sdtContent>
      </w:sdt>
      <w:sdt>
        <w:sdtPr>
          <w:tag w:val="goog_rdk_130"/>
        </w:sdtPr>
        <w:sdtContent>
          <w:commentRangeStart w:id="54"/>
        </w:sdtContent>
      </w:sdt>
      <w:sdt>
        <w:sdtPr>
          <w:tag w:val="goog_rdk_131"/>
        </w:sdtPr>
        <w:sdtContent>
          <w:commentRangeStart w:id="55"/>
        </w:sdtContent>
      </w:sdt>
      <w:r w:rsidDel="00000000" w:rsidR="00000000" w:rsidRPr="00000000">
        <w:rPr>
          <w:rFonts w:ascii="Arial" w:cs="Arial" w:eastAsia="Arial" w:hAnsi="Arial"/>
          <w:color w:val="0000ee"/>
          <w:rtl w:val="0"/>
        </w:rPr>
        <w:t xml:space="preserve">LINKED TO AUTH</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8">
      <w:pPr>
        <w:pStyle w:val="Heading4"/>
        <w:ind w:left="0" w:right="4" w:firstLine="0"/>
        <w:rPr>
          <w:rFonts w:ascii="Arial" w:cs="Arial" w:eastAsia="Arial" w:hAnsi="Arial"/>
        </w:rPr>
      </w:pPr>
      <w:bookmarkStart w:colFirst="0" w:colLast="0" w:name="_heading=h.g9mib2nvvlzy" w:id="75"/>
      <w:bookmarkEnd w:id="75"/>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D9">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132"/>
        </w:sdtPr>
        <w:sdtContent>
          <w:commentRangeStart w:id="56"/>
        </w:sdtContent>
      </w:sdt>
      <w:sdt>
        <w:sdtPr>
          <w:tag w:val="goog_rdk_133"/>
        </w:sdtPr>
        <w:sdtContent>
          <w:commentRangeStart w:id="57"/>
        </w:sdtContent>
      </w:sdt>
      <w:sdt>
        <w:sdtPr>
          <w:tag w:val="goog_rdk_134"/>
        </w:sdtPr>
        <w:sdtContent>
          <w:commentRangeStart w:id="58"/>
        </w:sdtContent>
      </w:sdt>
      <w:r w:rsidDel="00000000" w:rsidR="00000000" w:rsidRPr="00000000">
        <w:rPr>
          <w:rFonts w:ascii="Arial" w:cs="Arial" w:eastAsia="Arial" w:hAnsi="Arial"/>
          <w:color w:val="0000ee"/>
          <w:rtl w:val="0"/>
        </w:rPr>
        <w:t xml:space="preserve">LINKED TO AUTH</w:t>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DA">
      <w:pPr>
        <w:pStyle w:val="Heading3"/>
        <w:keepLines w:val="1"/>
        <w:spacing w:after="52" w:before="0" w:line="259" w:lineRule="auto"/>
        <w:ind w:left="0" w:firstLine="0"/>
        <w:rPr>
          <w:rFonts w:ascii="Arial" w:cs="Arial" w:eastAsia="Arial" w:hAnsi="Arial"/>
        </w:rPr>
      </w:pPr>
      <w:bookmarkStart w:colFirst="0" w:colLast="0" w:name="_heading=h.39kk8xu" w:id="76"/>
      <w:bookmarkEnd w:id="76"/>
      <w:r w:rsidDel="00000000" w:rsidR="00000000" w:rsidRPr="00000000">
        <w:rPr>
          <w:rtl w:val="0"/>
        </w:rPr>
        <w:t xml:space="preserve">3.1.5 </w:t>
      </w:r>
      <w:r w:rsidDel="00000000" w:rsidR="00000000" w:rsidRPr="00000000">
        <w:rPr>
          <w:rFonts w:ascii="Arial" w:cs="Arial" w:eastAsia="Arial" w:hAnsi="Arial"/>
          <w:rtl w:val="0"/>
        </w:rPr>
        <w:t xml:space="preserve">CONNACK</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B">
            <w:pPr>
              <w:jc w:val="center"/>
              <w:rPr>
                <w:rFonts w:ascii="Arial" w:cs="Arial" w:eastAsia="Arial" w:hAnsi="Arial"/>
                <w:b w:val="1"/>
              </w:rPr>
            </w:pPr>
            <w:bookmarkStart w:colFirst="0" w:colLast="0" w:name="_heading=h.1opuj5n" w:id="77"/>
            <w:bookmarkEnd w:id="77"/>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E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E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E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E7">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E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EA">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F9">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F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808">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9">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8">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24">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26">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27">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28">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E">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30">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32">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34">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35">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36">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37">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45">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46">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54">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55">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63">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64">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72">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73">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1">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82">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90">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91">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F">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A0">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E">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F">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D">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E">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C">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D">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B">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EA">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B">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F9">
            <w:pPr>
              <w:rPr>
                <w:rFonts w:ascii="Arial" w:cs="Arial" w:eastAsia="Arial" w:hAnsi="Arial"/>
              </w:rPr>
            </w:pPr>
            <w:r w:rsidDel="00000000" w:rsidR="00000000" w:rsidRPr="00000000">
              <w:rPr>
                <w:rFonts w:ascii="Arial" w:cs="Arial" w:eastAsia="Arial" w:hAnsi="Arial"/>
                <w:rtl w:val="0"/>
              </w:rPr>
              <w:t xml:space="preserve">Byte 11…N</w:t>
            </w:r>
          </w:p>
        </w:tc>
        <w:tc>
          <w:tcPr>
            <w:gridSpan w:val="14"/>
          </w:tcPr>
          <w:p w:rsidR="00000000" w:rsidDel="00000000" w:rsidP="00000000" w:rsidRDefault="00000000" w:rsidRPr="00000000" w14:paraId="000008FA">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8"/>
      <w:bookmarkEnd w:id="78"/>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9">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90A">
      <w:pPr>
        <w:pStyle w:val="Heading4"/>
        <w:ind w:left="0" w:right="4" w:firstLine="0"/>
        <w:rPr>
          <w:rFonts w:ascii="Arial" w:cs="Arial" w:eastAsia="Arial" w:hAnsi="Arial"/>
        </w:rPr>
      </w:pPr>
      <w:bookmarkStart w:colFirst="0" w:colLast="0" w:name="_heading=h.2nusc19" w:id="79"/>
      <w:bookmarkEnd w:id="79"/>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B">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C">
      <w:pPr>
        <w:pStyle w:val="Heading4"/>
        <w:ind w:left="0" w:firstLine="0"/>
        <w:rPr>
          <w:rFonts w:ascii="Arial" w:cs="Arial" w:eastAsia="Arial" w:hAnsi="Arial"/>
        </w:rPr>
      </w:pPr>
      <w:bookmarkStart w:colFirst="0" w:colLast="0" w:name="_heading=h.3mzq4wv" w:id="80"/>
      <w:bookmarkEnd w:id="80"/>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D">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E">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F">
      <w:pPr>
        <w:numPr>
          <w:ilvl w:val="0"/>
          <w:numId w:val="46"/>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10">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11">
      <w:pPr>
        <w:spacing w:after="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12">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4">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135"/>
        </w:sdtPr>
        <w:sdtContent>
          <w:commentRangeStart w:id="59"/>
        </w:sdtContent>
      </w:sdt>
      <w:r w:rsidDel="00000000" w:rsidR="00000000" w:rsidRPr="00000000">
        <w:rPr>
          <w:rFonts w:ascii="Arial" w:cs="Arial" w:eastAsia="Arial" w:hAnsi="Arial"/>
          <w:rtl w:val="0"/>
        </w:rPr>
        <w:t xml:space="preserve">should</w:t>
      </w:r>
      <w:commentRangeEnd w:id="59"/>
      <w:r w:rsidDel="00000000" w:rsidR="00000000" w:rsidRPr="00000000">
        <w:commentReference w:id="59"/>
      </w:r>
      <w:r w:rsidDel="00000000" w:rsidR="00000000" w:rsidRPr="00000000">
        <w:rPr>
          <w:rFonts w:ascii="Arial" w:cs="Arial" w:eastAsia="Arial" w:hAnsi="Arial"/>
          <w:rtl w:val="0"/>
        </w:rPr>
        <w:t xml:space="preserve"> be considered.</w:t>
      </w:r>
      <w:r w:rsidDel="00000000" w:rsidR="00000000" w:rsidRPr="00000000">
        <w:rPr>
          <w:rtl w:val="0"/>
        </w:rPr>
      </w:r>
    </w:p>
    <w:p w:rsidR="00000000" w:rsidDel="00000000" w:rsidP="00000000" w:rsidRDefault="00000000" w:rsidRPr="00000000" w14:paraId="00000915">
      <w:pPr>
        <w:ind w:right="4"/>
        <w:rPr>
          <w:rFonts w:ascii="Arial" w:cs="Arial" w:eastAsia="Arial" w:hAnsi="Arial"/>
        </w:rPr>
      </w:pPr>
      <w:r w:rsidDel="00000000" w:rsidR="00000000" w:rsidRPr="00000000">
        <w:rPr>
          <w:rtl w:val="0"/>
        </w:rPr>
      </w:r>
    </w:p>
    <w:p w:rsidR="00000000" w:rsidDel="00000000" w:rsidP="00000000" w:rsidRDefault="00000000" w:rsidRPr="00000000" w14:paraId="00000916">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7">
      <w:pPr>
        <w:pStyle w:val="Heading4"/>
        <w:ind w:left="0" w:firstLine="0"/>
        <w:rPr>
          <w:rFonts w:ascii="Arial" w:cs="Arial" w:eastAsia="Arial" w:hAnsi="Arial"/>
        </w:rPr>
      </w:pPr>
      <w:bookmarkStart w:colFirst="0" w:colLast="0" w:name="_heading=h.lnmexuhpjkl8" w:id="81"/>
      <w:bookmarkEnd w:id="81"/>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19">
      <w:pPr>
        <w:pStyle w:val="Heading4"/>
        <w:ind w:left="0" w:firstLine="0"/>
        <w:rPr>
          <w:rFonts w:ascii="Arial" w:cs="Arial" w:eastAsia="Arial" w:hAnsi="Arial"/>
        </w:rPr>
      </w:pPr>
      <w:bookmarkStart w:colFirst="0" w:colLast="0" w:name="_heading=h.1302m92" w:id="82"/>
      <w:bookmarkEnd w:id="82"/>
      <w:r w:rsidDel="00000000" w:rsidR="00000000" w:rsidRPr="00000000">
        <w:rPr>
          <w:rFonts w:ascii="Arial" w:cs="Arial" w:eastAsia="Arial" w:hAnsi="Arial"/>
          <w:rtl w:val="0"/>
        </w:rPr>
        <w:t xml:space="preserve">3.1.5.4 Reason Code</w:t>
      </w:r>
    </w:p>
    <w:p w:rsidR="00000000" w:rsidDel="00000000" w:rsidP="00000000" w:rsidRDefault="00000000" w:rsidRPr="00000000" w14:paraId="0000091A">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1B">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136"/>
        </w:sdtPr>
        <w:sdtContent>
          <w:commentRangeStart w:id="60"/>
        </w:sdtContent>
      </w:sdt>
      <w:r w:rsidDel="00000000" w:rsidR="00000000" w:rsidRPr="00000000">
        <w:rPr>
          <w:highlight w:val="yellow"/>
          <w:rtl w:val="0"/>
        </w:rPr>
        <w:t xml:space="preserve">128</w:t>
      </w:r>
      <w:commentRangeEnd w:id="60"/>
      <w:r w:rsidDel="00000000" w:rsidR="00000000" w:rsidRPr="00000000">
        <w:commentReference w:id="60"/>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C">
      <w:pPr>
        <w:pStyle w:val="Heading4"/>
        <w:ind w:left="0" w:right="4" w:firstLine="0"/>
        <w:rPr>
          <w:rFonts w:ascii="Arial" w:cs="Arial" w:eastAsia="Arial" w:hAnsi="Arial"/>
        </w:rPr>
      </w:pPr>
      <w:bookmarkStart w:colFirst="0" w:colLast="0" w:name="_heading=h.2250f4o" w:id="83"/>
      <w:bookmarkEnd w:id="83"/>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D">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E">
      <w:pPr>
        <w:pStyle w:val="Heading4"/>
        <w:ind w:left="0" w:right="4" w:firstLine="0"/>
        <w:rPr>
          <w:rFonts w:ascii="Arial" w:cs="Arial" w:eastAsia="Arial" w:hAnsi="Arial"/>
        </w:rPr>
      </w:pPr>
      <w:bookmarkStart w:colFirst="0" w:colLast="0" w:name="_heading=h.3wmneavoet74" w:id="84"/>
      <w:bookmarkEnd w:id="84"/>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F">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137"/>
        </w:sdtPr>
        <w:sdtContent>
          <w:commentRangeStart w:id="61"/>
        </w:sdtContent>
      </w:sdt>
      <w:sdt>
        <w:sdtPr>
          <w:tag w:val="goog_rdk_138"/>
        </w:sdtPr>
        <w:sdtContent>
          <w:commentRangeStart w:id="62"/>
        </w:sdtContent>
      </w:sdt>
      <w:sdt>
        <w:sdtPr>
          <w:tag w:val="goog_rdk_139"/>
        </w:sdtPr>
        <w:sdtContent>
          <w:commentRangeStart w:id="63"/>
        </w:sdtContent>
      </w:sdt>
      <w:r w:rsidDel="00000000" w:rsidR="00000000" w:rsidRPr="00000000">
        <w:rPr>
          <w:rFonts w:ascii="Arial" w:cs="Arial" w:eastAsia="Arial" w:hAnsi="Arial"/>
          <w:color w:val="0000ee"/>
          <w:rtl w:val="0"/>
        </w:rPr>
        <w:t xml:space="preserve">LINKED TO AUTH</w:t>
      </w:r>
      <w:commentRangeEnd w:id="61"/>
      <w:r w:rsidDel="00000000" w:rsidR="00000000" w:rsidRPr="00000000">
        <w:commentReference w:id="61"/>
      </w:r>
      <w:commentRangeEnd w:id="62"/>
      <w:r w:rsidDel="00000000" w:rsidR="00000000" w:rsidRPr="00000000">
        <w:commentReference w:id="62"/>
      </w:r>
      <w:commentRangeEnd w:id="63"/>
      <w:r w:rsidDel="00000000" w:rsidR="00000000" w:rsidRPr="00000000">
        <w:commentReference w:id="63"/>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0">
      <w:pPr>
        <w:pStyle w:val="Heading4"/>
        <w:ind w:left="0" w:right="4" w:firstLine="0"/>
        <w:rPr>
          <w:rFonts w:ascii="Arial" w:cs="Arial" w:eastAsia="Arial" w:hAnsi="Arial"/>
        </w:rPr>
      </w:pPr>
      <w:bookmarkStart w:colFirst="0" w:colLast="0" w:name="_heading=h.ydayklwjstjk" w:id="85"/>
      <w:bookmarkEnd w:id="85"/>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1">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140"/>
        </w:sdtPr>
        <w:sdtContent>
          <w:commentRangeStart w:id="64"/>
        </w:sdtContent>
      </w:sdt>
      <w:sdt>
        <w:sdtPr>
          <w:tag w:val="goog_rdk_141"/>
        </w:sdtPr>
        <w:sdtContent>
          <w:commentRangeStart w:id="65"/>
        </w:sdtContent>
      </w:sdt>
      <w:sdt>
        <w:sdtPr>
          <w:tag w:val="goog_rdk_142"/>
        </w:sdtPr>
        <w:sdtContent>
          <w:commentRangeStart w:id="66"/>
        </w:sdtContent>
      </w:sdt>
      <w:r w:rsidDel="00000000" w:rsidR="00000000" w:rsidRPr="00000000">
        <w:rPr>
          <w:rFonts w:ascii="Arial" w:cs="Arial" w:eastAsia="Arial" w:hAnsi="Arial"/>
          <w:color w:val="0000ee"/>
          <w:rtl w:val="0"/>
        </w:rPr>
        <w:t xml:space="preserve">LINKED TO AUTH</w:t>
      </w:r>
      <w:commentRangeEnd w:id="64"/>
      <w:r w:rsidDel="00000000" w:rsidR="00000000" w:rsidRPr="00000000">
        <w:commentReference w:id="64"/>
      </w:r>
      <w:commentRangeEnd w:id="65"/>
      <w:r w:rsidDel="00000000" w:rsidR="00000000" w:rsidRPr="00000000">
        <w:commentReference w:id="65"/>
      </w:r>
      <w:commentRangeEnd w:id="66"/>
      <w:r w:rsidDel="00000000" w:rsidR="00000000" w:rsidRPr="00000000">
        <w:commentReference w:id="66"/>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2">
      <w:pPr>
        <w:pStyle w:val="Heading4"/>
        <w:ind w:left="0" w:right="4" w:firstLine="0"/>
        <w:rPr>
          <w:rFonts w:ascii="Arial" w:cs="Arial" w:eastAsia="Arial" w:hAnsi="Arial"/>
        </w:rPr>
      </w:pPr>
      <w:bookmarkStart w:colFirst="0" w:colLast="0" w:name="_heading=h.kvppk7yh36lv" w:id="86"/>
      <w:bookmarkEnd w:id="86"/>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3">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143"/>
        </w:sdtPr>
        <w:sdtContent>
          <w:commentRangeStart w:id="67"/>
        </w:sdtContent>
      </w:sdt>
      <w:sdt>
        <w:sdtPr>
          <w:tag w:val="goog_rdk_144"/>
        </w:sdtPr>
        <w:sdtContent>
          <w:commentRangeStart w:id="68"/>
        </w:sdtContent>
      </w:sdt>
      <w:sdt>
        <w:sdtPr>
          <w:tag w:val="goog_rdk_145"/>
        </w:sdtPr>
        <w:sdtContent>
          <w:commentRangeStart w:id="69"/>
        </w:sdtContent>
      </w:sdt>
      <w:r w:rsidDel="00000000" w:rsidR="00000000" w:rsidRPr="00000000">
        <w:rPr>
          <w:rFonts w:ascii="Arial" w:cs="Arial" w:eastAsia="Arial" w:hAnsi="Arial"/>
          <w:color w:val="0000ee"/>
          <w:rtl w:val="0"/>
        </w:rPr>
        <w:t xml:space="preserve">LINKED TO AUTH</w:t>
      </w:r>
      <w:commentRangeEnd w:id="67"/>
      <w:r w:rsidDel="00000000" w:rsidR="00000000" w:rsidRPr="00000000">
        <w:commentReference w:id="67"/>
      </w:r>
      <w:commentRangeEnd w:id="68"/>
      <w:r w:rsidDel="00000000" w:rsidR="00000000" w:rsidRPr="00000000">
        <w:commentReference w:id="68"/>
      </w:r>
      <w:commentRangeEnd w:id="69"/>
      <w:r w:rsidDel="00000000" w:rsidR="00000000" w:rsidRPr="00000000">
        <w:commentReference w:id="69"/>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4">
      <w:pPr>
        <w:pStyle w:val="Heading4"/>
        <w:ind w:left="0" w:right="4" w:firstLine="0"/>
        <w:rPr>
          <w:rFonts w:ascii="Arial" w:cs="Arial" w:eastAsia="Arial" w:hAnsi="Arial"/>
        </w:rPr>
      </w:pPr>
      <w:bookmarkStart w:colFirst="0" w:colLast="0" w:name="_heading=h.600ktmi3vm5o" w:id="87"/>
      <w:bookmarkEnd w:id="87"/>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5">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sdt>
        <w:sdtPr>
          <w:tag w:val="goog_rdk_146"/>
        </w:sdtPr>
        <w:sdtContent>
          <w:commentRangeStart w:id="70"/>
        </w:sdtContent>
      </w:sdt>
      <w:sdt>
        <w:sdtPr>
          <w:tag w:val="goog_rdk_147"/>
        </w:sdtPr>
        <w:sdtContent>
          <w:commentRangeStart w:id="71"/>
        </w:sdtContent>
      </w:sdt>
      <w:sdt>
        <w:sdtPr>
          <w:tag w:val="goog_rdk_148"/>
        </w:sdtPr>
        <w:sdtContent>
          <w:commentRangeStart w:id="72"/>
        </w:sdtContent>
      </w:sdt>
      <w:r w:rsidDel="00000000" w:rsidR="00000000" w:rsidRPr="00000000">
        <w:rPr>
          <w:rFonts w:ascii="Arial" w:cs="Arial" w:eastAsia="Arial" w:hAnsi="Arial"/>
          <w:color w:val="0000ee"/>
          <w:rtl w:val="0"/>
        </w:rPr>
        <w:t xml:space="preserve">LINKED TO AUTH</w:t>
      </w:r>
      <w:commentRangeEnd w:id="70"/>
      <w:r w:rsidDel="00000000" w:rsidR="00000000" w:rsidRPr="00000000">
        <w:commentReference w:id="70"/>
      </w:r>
      <w:commentRangeEnd w:id="71"/>
      <w:r w:rsidDel="00000000" w:rsidR="00000000" w:rsidRPr="00000000">
        <w:commentReference w:id="71"/>
      </w:r>
      <w:commentRangeEnd w:id="72"/>
      <w:r w:rsidDel="00000000" w:rsidR="00000000" w:rsidRPr="00000000">
        <w:commentReference w:id="72"/>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6">
      <w:pPr>
        <w:pStyle w:val="Heading4"/>
        <w:ind w:left="0" w:right="4" w:firstLine="0"/>
        <w:rPr>
          <w:rFonts w:ascii="Arial" w:cs="Arial" w:eastAsia="Arial" w:hAnsi="Arial"/>
        </w:rPr>
      </w:pPr>
      <w:bookmarkStart w:colFirst="0" w:colLast="0" w:name="_heading=h.haapch" w:id="88"/>
      <w:bookmarkEnd w:id="88"/>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7">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8">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9">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A">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2B">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C">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D">
      <w:pPr>
        <w:pStyle w:val="Heading3"/>
        <w:keepLines w:val="1"/>
        <w:spacing w:after="118" w:before="0" w:line="259" w:lineRule="auto"/>
        <w:ind w:left="0" w:firstLine="0"/>
        <w:rPr>
          <w:rFonts w:ascii="Arial" w:cs="Arial" w:eastAsia="Arial" w:hAnsi="Arial"/>
        </w:rPr>
      </w:pPr>
      <w:bookmarkStart w:colFirst="0" w:colLast="0" w:name="_heading=h.184mhaj" w:id="89"/>
      <w:bookmarkEnd w:id="89"/>
      <w:r w:rsidDel="00000000" w:rsidR="00000000" w:rsidRPr="00000000">
        <w:rPr>
          <w:rtl w:val="0"/>
        </w:rPr>
        <w:t xml:space="preserve">3.1.6 </w:t>
      </w:r>
      <w:sdt>
        <w:sdtPr>
          <w:tag w:val="goog_rdk_149"/>
        </w:sdtPr>
        <w:sdtContent>
          <w:commentRangeStart w:id="73"/>
        </w:sdtContent>
      </w:sdt>
      <w:sdt>
        <w:sdtPr>
          <w:tag w:val="goog_rdk_150"/>
        </w:sdtPr>
        <w:sdtContent>
          <w:commentRangeStart w:id="74"/>
        </w:sdtContent>
      </w:sdt>
      <w:sdt>
        <w:sdtPr>
          <w:tag w:val="goog_rdk_151"/>
        </w:sdtPr>
        <w:sdtContent>
          <w:commentRangeStart w:id="75"/>
        </w:sdtContent>
      </w:sdt>
      <w:r w:rsidDel="00000000" w:rsidR="00000000" w:rsidRPr="00000000">
        <w:rPr>
          <w:rFonts w:ascii="Arial" w:cs="Arial" w:eastAsia="Arial" w:hAnsi="Arial"/>
          <w:rtl w:val="0"/>
        </w:rPr>
        <w:t xml:space="preserve">AUTH</w:t>
      </w:r>
      <w:commentRangeEnd w:id="73"/>
      <w:r w:rsidDel="00000000" w:rsidR="00000000" w:rsidRPr="00000000">
        <w:commentReference w:id="73"/>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3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3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3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3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3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3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3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3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3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4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4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4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4A">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53">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5B">
            <w:pPr>
              <w:rPr>
                <w:rFonts w:ascii="Arial" w:cs="Arial" w:eastAsia="Arial" w:hAnsi="Arial"/>
              </w:rPr>
            </w:pPr>
            <w:r w:rsidDel="00000000" w:rsidR="00000000" w:rsidRPr="00000000">
              <w:rPr>
                <w:rFonts w:ascii="Arial" w:cs="Arial" w:eastAsia="Arial" w:hAnsi="Arial"/>
                <w:rtl w:val="0"/>
              </w:rPr>
              <w:t xml:space="preserve">Byte 5:5+K</w:t>
            </w:r>
          </w:p>
        </w:tc>
        <w:tc>
          <w:tcPr>
            <w:gridSpan w:val="8"/>
          </w:tcPr>
          <w:p w:rsidR="00000000" w:rsidDel="00000000" w:rsidP="00000000" w:rsidRDefault="00000000" w:rsidRPr="00000000" w14:paraId="0000095C">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4">
            <w:pPr>
              <w:rPr>
                <w:rFonts w:ascii="Arial" w:cs="Arial" w:eastAsia="Arial" w:hAnsi="Arial"/>
              </w:rPr>
            </w:pPr>
            <w:r w:rsidDel="00000000" w:rsidR="00000000" w:rsidRPr="00000000">
              <w:rPr>
                <w:rFonts w:ascii="Arial" w:cs="Arial" w:eastAsia="Arial" w:hAnsi="Arial"/>
                <w:rtl w:val="0"/>
              </w:rPr>
              <w:t xml:space="preserve">Byte 6+K:N</w:t>
            </w:r>
          </w:p>
        </w:tc>
        <w:tc>
          <w:tcPr>
            <w:gridSpan w:val="8"/>
          </w:tcPr>
          <w:p w:rsidR="00000000" w:rsidDel="00000000" w:rsidP="00000000" w:rsidRDefault="00000000" w:rsidRPr="00000000" w14:paraId="00000965">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6E">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sdt>
        <w:sdtPr>
          <w:tag w:val="goog_rdk_152"/>
        </w:sdtPr>
        <w:sdtContent>
          <w:ins w:author="Simon Johnson" w:id="13" w:date="2024-02-02T15:00:03Z"/>
          <w:sdt>
            <w:sdtPr>
              <w:tag w:val="goog_rdk_153"/>
            </w:sdtPr>
            <w:sdtContent>
              <w:commentRangeStart w:id="76"/>
            </w:sdtContent>
          </w:sdt>
          <w:ins w:author="Simon Johnson" w:id="13" w:date="2024-02-02T15:00:03Z">
            <w:r w:rsidDel="00000000" w:rsidR="00000000" w:rsidRPr="00000000">
              <w:rPr>
                <w:rFonts w:ascii="Arial" w:cs="Arial" w:eastAsia="Arial" w:hAnsi="Arial"/>
                <w:highlight w:val="white"/>
                <w:rtl w:val="0"/>
              </w:rPr>
              <w:t xml:space="preserve">signal</w:t>
            </w:r>
          </w:ins>
        </w:sdtContent>
      </w:sdt>
      <w:sdt>
        <w:sdtPr>
          <w:tag w:val="goog_rdk_154"/>
        </w:sdtPr>
        <w:sdtContent>
          <w:del w:author="Simon Johnson" w:id="13" w:date="2024-02-02T15:00:03Z">
            <w:commentRangeEnd w:id="76"/>
            <w:r w:rsidDel="00000000" w:rsidR="00000000" w:rsidRPr="00000000">
              <w:commentReference w:id="76"/>
            </w:r>
            <w:r w:rsidDel="00000000" w:rsidR="00000000" w:rsidRPr="00000000">
              <w:rPr>
                <w:rFonts w:ascii="Arial" w:cs="Arial" w:eastAsia="Arial" w:hAnsi="Arial"/>
                <w:highlight w:val="white"/>
                <w:rtl w:val="0"/>
              </w:rPr>
              <w:delText xml:space="preserve">obtain</w:delText>
            </w:r>
          </w:del>
        </w:sdtContent>
      </w:sdt>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6F">
      <w:pPr>
        <w:pStyle w:val="Heading4"/>
        <w:ind w:left="0" w:firstLine="0"/>
        <w:rPr>
          <w:rFonts w:ascii="Arial" w:cs="Arial" w:eastAsia="Arial" w:hAnsi="Arial"/>
        </w:rPr>
      </w:pPr>
      <w:bookmarkStart w:colFirst="0" w:colLast="0" w:name="_heading=h.3s49zyc" w:id="90"/>
      <w:bookmarkEnd w:id="90"/>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1">
      <w:pPr>
        <w:pStyle w:val="Heading4"/>
        <w:ind w:left="0" w:firstLine="0"/>
        <w:rPr>
          <w:rFonts w:ascii="Arial" w:cs="Arial" w:eastAsia="Arial" w:hAnsi="Arial"/>
        </w:rPr>
      </w:pPr>
      <w:bookmarkStart w:colFirst="0" w:colLast="0" w:name="_heading=h.279ka65" w:id="91"/>
      <w:bookmarkEnd w:id="91"/>
      <w:r w:rsidDel="00000000" w:rsidR="00000000" w:rsidRPr="00000000">
        <w:rPr>
          <w:rFonts w:ascii="Arial" w:cs="Arial" w:eastAsia="Arial" w:hAnsi="Arial"/>
          <w:rtl w:val="0"/>
        </w:rPr>
        <w:t xml:space="preserve">3.1.6.2 Reason Code</w:t>
      </w:r>
    </w:p>
    <w:p w:rsidR="00000000" w:rsidDel="00000000" w:rsidP="00000000" w:rsidRDefault="00000000" w:rsidRPr="00000000" w14:paraId="00000972">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3">
      <w:pPr>
        <w:pStyle w:val="Heading4"/>
        <w:ind w:left="0" w:firstLine="0"/>
        <w:rPr>
          <w:rFonts w:ascii="Arial" w:cs="Arial" w:eastAsia="Arial" w:hAnsi="Arial"/>
        </w:rPr>
      </w:pPr>
      <w:bookmarkStart w:colFirst="0" w:colLast="0" w:name="_heading=h.meukdy" w:id="92"/>
      <w:bookmarkEnd w:id="92"/>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4">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5">
      <w:pPr>
        <w:pStyle w:val="Heading4"/>
        <w:ind w:left="0" w:firstLine="0"/>
        <w:rPr>
          <w:rFonts w:ascii="Arial" w:cs="Arial" w:eastAsia="Arial" w:hAnsi="Arial"/>
        </w:rPr>
      </w:pPr>
      <w:bookmarkStart w:colFirst="0" w:colLast="0" w:name="_heading=h.36ei31r" w:id="93"/>
      <w:bookmarkEnd w:id="93"/>
      <w:r w:rsidDel="00000000" w:rsidR="00000000" w:rsidRPr="00000000">
        <w:rPr>
          <w:rFonts w:ascii="Arial" w:cs="Arial" w:eastAsia="Arial" w:hAnsi="Arial"/>
          <w:rtl w:val="0"/>
        </w:rPr>
        <w:t xml:space="preserve">3.1.6.4 Auth Method</w:t>
      </w:r>
    </w:p>
    <w:p w:rsidR="00000000" w:rsidDel="00000000" w:rsidP="00000000" w:rsidRDefault="00000000" w:rsidRPr="00000000" w14:paraId="00000976">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77">
      <w:pPr>
        <w:pStyle w:val="Heading4"/>
        <w:ind w:left="0" w:firstLine="0"/>
        <w:rPr>
          <w:rFonts w:ascii="Arial" w:cs="Arial" w:eastAsia="Arial" w:hAnsi="Arial"/>
        </w:rPr>
      </w:pPr>
      <w:bookmarkStart w:colFirst="0" w:colLast="0" w:name="_heading=h.1ljsd9k" w:id="94"/>
      <w:bookmarkEnd w:id="94"/>
      <w:r w:rsidDel="00000000" w:rsidR="00000000" w:rsidRPr="00000000">
        <w:rPr>
          <w:rFonts w:ascii="Arial" w:cs="Arial" w:eastAsia="Arial" w:hAnsi="Arial"/>
          <w:rtl w:val="0"/>
        </w:rPr>
        <w:t xml:space="preserve">3.1.6.5 Auth Data</w:t>
      </w:r>
    </w:p>
    <w:p w:rsidR="00000000" w:rsidDel="00000000" w:rsidP="00000000" w:rsidRDefault="00000000" w:rsidRPr="00000000" w14:paraId="00000978">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97A">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7B">
      <w:pPr>
        <w:ind w:left="720" w:firstLine="0"/>
        <w:rPr>
          <w:rFonts w:ascii="Arial" w:cs="Arial" w:eastAsia="Arial" w:hAnsi="Arial"/>
          <w:sz w:val="24"/>
          <w:szCs w:val="24"/>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r w:rsidDel="00000000" w:rsidR="00000000" w:rsidRPr="00000000">
        <w:rPr>
          <w:rtl w:val="0"/>
        </w:rPr>
      </w:r>
    </w:p>
    <w:p w:rsidR="00000000" w:rsidDel="00000000" w:rsidP="00000000" w:rsidRDefault="00000000" w:rsidRPr="00000000" w14:paraId="0000097C">
      <w:pPr>
        <w:spacing w:after="174" w:before="0" w:line="248.00000000000006" w:lineRule="auto"/>
        <w:ind w:right="990"/>
        <w:jc w:val="both"/>
        <w:rPr>
          <w:rFonts w:ascii="Arial" w:cs="Arial" w:eastAsia="Arial" w:hAnsi="Arial"/>
        </w:rPr>
      </w:pPr>
      <w:r w:rsidDel="00000000" w:rsidR="00000000" w:rsidRPr="00000000">
        <w:rPr>
          <w:rtl w:val="0"/>
        </w:rPr>
      </w:r>
    </w:p>
    <w:p w:rsidR="00000000" w:rsidDel="00000000" w:rsidP="00000000" w:rsidRDefault="00000000" w:rsidRPr="00000000" w14:paraId="0000097D">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7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7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8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8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9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9A">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9A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3">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AB">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AC">
            <w:pPr>
              <w:jc w:val="center"/>
              <w:rPr>
                <w:rFonts w:ascii="Arial" w:cs="Arial" w:eastAsia="Arial" w:hAnsi="Arial"/>
              </w:rPr>
            </w:pPr>
            <w:r w:rsidDel="00000000" w:rsidR="00000000" w:rsidRPr="00000000">
              <w:rPr>
                <w:rFonts w:ascii="Arial" w:cs="Arial" w:eastAsia="Arial" w:hAnsi="Arial"/>
                <w:rtl w:val="0"/>
              </w:rPr>
              <w:t xml:space="preserve">Packet Identifier MSB</w:t>
            </w:r>
            <w:r w:rsidDel="00000000" w:rsidR="00000000" w:rsidRPr="00000000">
              <w:rPr>
                <w:rtl w:val="0"/>
              </w:rPr>
            </w:r>
          </w:p>
        </w:tc>
      </w:tr>
      <w:tr>
        <w:trPr>
          <w:cantSplit w:val="0"/>
          <w:tblHeader w:val="0"/>
        </w:trPr>
        <w:tc>
          <w:tcPr/>
          <w:p w:rsidR="00000000" w:rsidDel="00000000" w:rsidP="00000000" w:rsidRDefault="00000000" w:rsidRPr="00000000" w14:paraId="000009B4">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D">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BE">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C7">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C8">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C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CA">
      <w:pPr>
        <w:pStyle w:val="Heading4"/>
        <w:ind w:left="0" w:firstLine="0"/>
        <w:rPr>
          <w:rFonts w:ascii="Arial" w:cs="Arial" w:eastAsia="Arial" w:hAnsi="Arial"/>
        </w:rPr>
      </w:pPr>
      <w:bookmarkStart w:colFirst="0" w:colLast="0" w:name="_heading=h.zu0gcz" w:id="97"/>
      <w:bookmarkEnd w:id="97"/>
      <w:r w:rsidDel="00000000" w:rsidR="00000000" w:rsidRPr="00000000">
        <w:rPr>
          <w:rFonts w:ascii="Arial" w:cs="Arial" w:eastAsia="Arial" w:hAnsi="Arial"/>
          <w:rtl w:val="0"/>
        </w:rPr>
        <w:t xml:space="preserve">3.1.7.2 Topic Alias</w:t>
      </w:r>
    </w:p>
    <w:p w:rsidR="00000000" w:rsidDel="00000000" w:rsidP="00000000" w:rsidRDefault="00000000" w:rsidRPr="00000000" w14:paraId="000009C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CC">
      <w:pPr>
        <w:pStyle w:val="Heading4"/>
        <w:ind w:left="0" w:firstLine="0"/>
        <w:rPr>
          <w:rFonts w:ascii="Arial" w:cs="Arial" w:eastAsia="Arial" w:hAnsi="Arial"/>
        </w:rPr>
      </w:pPr>
      <w:bookmarkStart w:colFirst="0" w:colLast="0" w:name="_heading=h.3jtnz0s" w:id="98"/>
      <w:bookmarkEnd w:id="98"/>
      <w:r w:rsidDel="00000000" w:rsidR="00000000" w:rsidRPr="00000000">
        <w:rPr>
          <w:rFonts w:ascii="Arial" w:cs="Arial" w:eastAsia="Arial" w:hAnsi="Arial"/>
          <w:rtl w:val="0"/>
        </w:rPr>
        <w:t xml:space="preserve">3.1.7.3 Packet Identifier</w:t>
      </w:r>
    </w:p>
    <w:p w:rsidR="00000000" w:rsidDel="00000000" w:rsidP="00000000" w:rsidRDefault="00000000" w:rsidRPr="00000000" w14:paraId="000009C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CE">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CF">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0">
      <w:pPr>
        <w:pStyle w:val="Heading3"/>
        <w:keepLines w:val="1"/>
        <w:spacing w:after="77" w:before="0" w:line="259" w:lineRule="auto"/>
        <w:ind w:left="1440" w:firstLine="0"/>
        <w:rPr>
          <w:rFonts w:ascii="Arial" w:cs="Arial" w:eastAsia="Arial" w:hAnsi="Arial"/>
        </w:rPr>
      </w:pPr>
      <w:bookmarkStart w:colFirst="0" w:colLast="0" w:name="_heading=h.4iylrwe" w:id="100"/>
      <w:bookmarkEnd w:id="100"/>
      <w:r w:rsidDel="00000000" w:rsidR="00000000" w:rsidRPr="00000000">
        <w:rPr>
          <w:rtl w:val="0"/>
        </w:rPr>
        <w:t xml:space="preserve">3.1.8 </w:t>
      </w:r>
      <w:r w:rsidDel="00000000" w:rsidR="00000000" w:rsidRPr="00000000">
        <w:rPr>
          <w:rFonts w:ascii="Arial" w:cs="Arial" w:eastAsia="Arial" w:hAnsi="Arial"/>
          <w:rtl w:val="0"/>
        </w:rPr>
        <w:t xml:space="preserve">REGACK</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1">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2">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3">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D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D7">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D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DC">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D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E7">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E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2">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3">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9FE">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9FF">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0">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1">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2">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4">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5">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08">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0D">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0">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1">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1E">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1F">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29">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2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34">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F">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0">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4B">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4C">
      <w:pPr>
        <w:pStyle w:val="Heading4"/>
        <w:ind w:left="0" w:right="4" w:firstLine="0"/>
        <w:rPr>
          <w:rFonts w:ascii="Arial" w:cs="Arial" w:eastAsia="Arial" w:hAnsi="Arial"/>
        </w:rPr>
      </w:pPr>
      <w:bookmarkStart w:colFirst="0" w:colLast="0" w:name="_heading=h.2y3w247" w:id="101"/>
      <w:bookmarkEnd w:id="101"/>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4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4E">
      <w:pPr>
        <w:pStyle w:val="Heading4"/>
        <w:ind w:left="0" w:right="4" w:firstLine="0"/>
        <w:rPr>
          <w:rFonts w:ascii="Arial" w:cs="Arial" w:eastAsia="Arial" w:hAnsi="Arial"/>
        </w:rPr>
      </w:pPr>
      <w:bookmarkStart w:colFirst="0" w:colLast="0" w:name="_heading=h.1d96cc0" w:id="102"/>
      <w:bookmarkEnd w:id="102"/>
      <w:r w:rsidDel="00000000" w:rsidR="00000000" w:rsidRPr="00000000">
        <w:rPr>
          <w:rFonts w:ascii="Arial" w:cs="Arial" w:eastAsia="Arial" w:hAnsi="Arial"/>
          <w:rtl w:val="0"/>
        </w:rPr>
        <w:t xml:space="preserve">3.1.8.2 REGACK Flags</w:t>
      </w:r>
    </w:p>
    <w:p w:rsidR="00000000" w:rsidDel="00000000" w:rsidP="00000000" w:rsidRDefault="00000000" w:rsidRPr="00000000" w14:paraId="00000A4F">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0">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2">
      <w:pPr>
        <w:pStyle w:val="Heading4"/>
        <w:ind w:left="0" w:right="4" w:firstLine="0"/>
        <w:rPr>
          <w:rFonts w:ascii="Arial" w:cs="Arial" w:eastAsia="Arial" w:hAnsi="Arial"/>
        </w:rPr>
      </w:pPr>
      <w:bookmarkStart w:colFirst="0" w:colLast="0" w:name="_heading=h.3x8tuzt" w:id="103"/>
      <w:bookmarkEnd w:id="103"/>
      <w:r w:rsidDel="00000000" w:rsidR="00000000" w:rsidRPr="00000000">
        <w:rPr>
          <w:rFonts w:ascii="Arial" w:cs="Arial" w:eastAsia="Arial" w:hAnsi="Arial"/>
          <w:rtl w:val="0"/>
        </w:rPr>
        <w:t xml:space="preserve">3.1.8.3 Topic Alias</w:t>
      </w:r>
    </w:p>
    <w:p w:rsidR="00000000" w:rsidDel="00000000" w:rsidP="00000000" w:rsidRDefault="00000000" w:rsidRPr="00000000" w14:paraId="00000A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54">
      <w:pPr>
        <w:pStyle w:val="Heading4"/>
        <w:ind w:left="0" w:right="4"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3.1.8.4 Packet Identifier</w:t>
      </w:r>
    </w:p>
    <w:p w:rsidR="00000000" w:rsidDel="00000000" w:rsidP="00000000" w:rsidRDefault="00000000" w:rsidRPr="00000000" w14:paraId="00000A55">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REGISTER packet being acknowledged.</w:t>
      </w:r>
    </w:p>
    <w:p w:rsidR="00000000" w:rsidDel="00000000" w:rsidP="00000000" w:rsidRDefault="00000000" w:rsidRPr="00000000" w14:paraId="00000A56">
      <w:pPr>
        <w:pStyle w:val="Heading4"/>
        <w:ind w:left="0" w:right="4" w:firstLine="0"/>
        <w:rPr>
          <w:rFonts w:ascii="Arial" w:cs="Arial" w:eastAsia="Arial" w:hAnsi="Arial"/>
        </w:rPr>
      </w:pPr>
      <w:bookmarkStart w:colFirst="0" w:colLast="0" w:name="_heading=h.rjefff" w:id="105"/>
      <w:bookmarkEnd w:id="105"/>
      <w:r w:rsidDel="00000000" w:rsidR="00000000" w:rsidRPr="00000000">
        <w:rPr>
          <w:rFonts w:ascii="Arial" w:cs="Arial" w:eastAsia="Arial" w:hAnsi="Arial"/>
          <w:rtl w:val="0"/>
        </w:rPr>
        <w:t xml:space="preserve">3.1.8.5 Reason Code</w:t>
      </w:r>
    </w:p>
    <w:p w:rsidR="00000000" w:rsidDel="00000000" w:rsidP="00000000" w:rsidRDefault="00000000" w:rsidRPr="00000000" w14:paraId="00000A57">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pStyle w:val="Heading3"/>
        <w:ind w:left="0" w:firstLine="0"/>
        <w:rPr/>
      </w:pPr>
      <w:bookmarkStart w:colFirst="0" w:colLast="0" w:name="_heading=h.3bj1y38" w:id="106"/>
      <w:bookmarkEnd w:id="106"/>
      <w:r w:rsidDel="00000000" w:rsidR="00000000" w:rsidRPr="00000000">
        <w:rPr>
          <w:rtl w:val="0"/>
        </w:rPr>
        <w:t xml:space="preserve">3.1.9 Publish Variants</w:t>
      </w:r>
    </w:p>
    <w:p w:rsidR="00000000" w:rsidDel="00000000" w:rsidP="00000000" w:rsidRDefault="00000000" w:rsidRPr="00000000" w14:paraId="00000A5A">
      <w:pPr>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p>
    <w:p w:rsidR="00000000" w:rsidDel="00000000" w:rsidP="00000000" w:rsidRDefault="00000000" w:rsidRPr="00000000" w14:paraId="00000A5B">
      <w:pPr>
        <w:rPr>
          <w:rFonts w:ascii="Arial" w:cs="Arial" w:eastAsia="Arial" w:hAnsi="Arial"/>
          <w:sz w:val="24"/>
          <w:szCs w:val="24"/>
        </w:rPr>
      </w:pPr>
      <w:r w:rsidDel="00000000" w:rsidR="00000000" w:rsidRPr="00000000">
        <w:rPr>
          <w:rFonts w:ascii="Arial" w:cs="Arial" w:eastAsia="Arial" w:hAnsi="Arial"/>
          <w:highlight w:val="white"/>
          <w:rtl w:val="0"/>
        </w:rPr>
        <w:t xml:space="preserve"> </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5C">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Packet Type</w:t>
            </w:r>
          </w:p>
        </w:tc>
        <w:tc>
          <w:tcPr>
            <w:shd w:fill="cfe2f3" w:val="clear"/>
          </w:tcPr>
          <w:p w:rsidR="00000000" w:rsidDel="00000000" w:rsidP="00000000" w:rsidRDefault="00000000" w:rsidRPr="00000000" w14:paraId="00000A5D">
            <w:pPr>
              <w:spacing w:after="9" w:lineRule="auto"/>
              <w:ind w:right="-100"/>
              <w:rPr>
                <w:rFonts w:ascii="Arial" w:cs="Arial" w:eastAsia="Arial" w:hAnsi="Arial"/>
                <w:b w:val="1"/>
              </w:rPr>
            </w:pPr>
            <w:r w:rsidDel="00000000" w:rsidR="00000000" w:rsidRPr="00000000">
              <w:rPr>
                <w:rFonts w:ascii="Arial" w:cs="Arial" w:eastAsia="Arial" w:hAnsi="Arial"/>
                <w:b w:val="1"/>
                <w:rtl w:val="0"/>
              </w:rPr>
              <w:t xml:space="preserve">Type</w:t>
            </w:r>
          </w:p>
        </w:tc>
        <w:tc>
          <w:tcPr>
            <w:shd w:fill="cfe2f3" w:val="clear"/>
          </w:tcPr>
          <w:p w:rsidR="00000000" w:rsidDel="00000000" w:rsidP="00000000" w:rsidRDefault="00000000" w:rsidRPr="00000000" w14:paraId="00000A5E">
            <w:pPr>
              <w:spacing w:after="9" w:lineRule="auto"/>
              <w:ind w:right="990"/>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1008.9218749999999" w:hRule="atLeast"/>
          <w:tblHeader w:val="0"/>
        </w:trPr>
        <w:tc>
          <w:tcPr/>
          <w:p w:rsidR="00000000" w:rsidDel="00000000" w:rsidP="00000000" w:rsidRDefault="00000000" w:rsidRPr="00000000" w14:paraId="00000A5F">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w:t>
            </w:r>
          </w:p>
        </w:tc>
        <w:tc>
          <w:tcPr/>
          <w:p w:rsidR="00000000" w:rsidDel="00000000" w:rsidP="00000000" w:rsidRDefault="00000000" w:rsidRPr="00000000" w14:paraId="00000A60">
            <w:pPr>
              <w:spacing w:after="9" w:lineRule="auto"/>
              <w:ind w:right="-728"/>
              <w:rPr>
                <w:rFonts w:ascii="Arial" w:cs="Arial" w:eastAsia="Arial" w:hAnsi="Arial"/>
              </w:rPr>
            </w:pPr>
            <w:r w:rsidDel="00000000" w:rsidR="00000000" w:rsidRPr="00000000">
              <w:rPr>
                <w:rFonts w:ascii="Arial" w:cs="Arial" w:eastAsia="Arial" w:hAnsi="Arial"/>
                <w:rtl w:val="0"/>
              </w:rPr>
              <w:t xml:space="preserve">0x0C</w:t>
            </w:r>
          </w:p>
        </w:tc>
        <w:tc>
          <w:tcPr/>
          <w:p w:rsidR="00000000" w:rsidDel="00000000" w:rsidP="00000000" w:rsidRDefault="00000000" w:rsidRPr="00000000" w14:paraId="00000A61">
            <w:pPr>
              <w:spacing w:after="9" w:lineRule="auto"/>
              <w:ind w:right="990" w:hanging="12"/>
              <w:rPr>
                <w:rFonts w:ascii="Arial" w:cs="Arial" w:eastAsia="Arial" w:hAnsi="Arial"/>
              </w:rPr>
            </w:pPr>
            <w:r w:rsidDel="00000000" w:rsidR="00000000" w:rsidRPr="00000000">
              <w:rPr>
                <w:rFonts w:ascii="Arial" w:cs="Arial" w:eastAsia="Arial" w:hAnsi="Arial"/>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2">
            <w:pPr>
              <w:spacing w:after="9" w:lineRule="auto"/>
              <w:rPr>
                <w:rFonts w:ascii="Arial" w:cs="Arial" w:eastAsia="Arial" w:hAnsi="Arial"/>
                <w:b w:val="1"/>
              </w:rPr>
            </w:pPr>
            <w:r w:rsidDel="00000000" w:rsidR="00000000" w:rsidRPr="00000000">
              <w:rPr>
                <w:rFonts w:ascii="Arial" w:cs="Arial" w:eastAsia="Arial" w:hAnsi="Arial"/>
                <w:b w:val="1"/>
                <w:rtl w:val="0"/>
              </w:rPr>
              <w:t xml:space="preserve">Publish Without Session</w:t>
            </w:r>
          </w:p>
        </w:tc>
        <w:tc>
          <w:tcPr/>
          <w:p w:rsidR="00000000" w:rsidDel="00000000" w:rsidP="00000000" w:rsidRDefault="00000000" w:rsidRPr="00000000" w14:paraId="00000A63">
            <w:pPr>
              <w:spacing w:after="9" w:lineRule="auto"/>
              <w:ind w:right="-728"/>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A64">
            <w:pPr>
              <w:spacing w:after="9" w:lineRule="auto"/>
              <w:ind w:right="990"/>
              <w:rPr>
                <w:rFonts w:ascii="Arial" w:cs="Arial" w:eastAsia="Arial" w:hAnsi="Arial"/>
                <w:sz w:val="18"/>
                <w:szCs w:val="18"/>
              </w:rPr>
            </w:pPr>
            <w:r w:rsidDel="00000000" w:rsidR="00000000" w:rsidRPr="00000000">
              <w:rPr>
                <w:rFonts w:ascii="Arial" w:cs="Arial" w:eastAsia="Arial" w:hAnsi="Arial"/>
                <w:sz w:val="19"/>
                <w:szCs w:val="19"/>
                <w:rtl w:val="0"/>
              </w:rPr>
              <w:t xml:space="preserve">A PUBLISH Packet sent by a Client and does not need not to have an active Session</w:t>
            </w:r>
            <w:r w:rsidDel="00000000" w:rsidR="00000000" w:rsidRPr="00000000">
              <w:rPr>
                <w:rtl w:val="0"/>
              </w:rPr>
            </w:r>
          </w:p>
        </w:tc>
      </w:tr>
    </w:tbl>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pStyle w:val="Heading3"/>
        <w:keepLines w:val="1"/>
        <w:spacing w:after="77" w:before="0" w:line="259" w:lineRule="auto"/>
        <w:ind w:left="0" w:firstLine="0"/>
        <w:rPr>
          <w:rFonts w:ascii="Arial" w:cs="Arial" w:eastAsia="Arial" w:hAnsi="Arial"/>
        </w:rPr>
      </w:pPr>
      <w:bookmarkStart w:colFirst="0" w:colLast="0" w:name="_heading=h.j8sehv" w:id="107"/>
      <w:bookmarkEnd w:id="107"/>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w:t>
      </w:r>
      <w:r w:rsidDel="00000000" w:rsidR="00000000" w:rsidRPr="00000000">
        <w:rPr>
          <w:rtl w:val="0"/>
        </w:rPr>
      </w:r>
    </w:p>
    <w:p w:rsidR="00000000" w:rsidDel="00000000" w:rsidP="00000000" w:rsidRDefault="00000000" w:rsidRPr="00000000" w14:paraId="00000A67">
      <w:pPr>
        <w:rPr/>
      </w:pPr>
      <w:r w:rsidDel="00000000" w:rsidR="00000000" w:rsidRPr="00000000">
        <w:rPr>
          <w:rtl w:val="0"/>
        </w:rPr>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6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6C">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6E">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7">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6">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7">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5">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6">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WITHOUT SESSION</w:t>
            </w:r>
          </w:p>
        </w:tc>
      </w:tr>
      <w:tr>
        <w:trPr>
          <w:cantSplit w:val="0"/>
          <w:trHeight w:val="200" w:hRule="atLeast"/>
          <w:tblHeader w:val="0"/>
        </w:trPr>
        <w:tc>
          <w:tcPr>
            <w:vMerge w:val="continue"/>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9">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A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0">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4">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B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2">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3">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4">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2">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3">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1">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PUBLISH WITHOUT SESSION packet</w:t>
      </w:r>
    </w:p>
    <w:p w:rsidR="00000000" w:rsidDel="00000000" w:rsidP="00000000" w:rsidRDefault="00000000" w:rsidRPr="00000000" w14:paraId="00000AF1">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2">
      <w:pPr>
        <w:ind w:left="0" w:firstLine="0"/>
        <w:rPr>
          <w:rFonts w:ascii="Arial" w:cs="Arial" w:eastAsia="Arial" w:hAnsi="Arial"/>
          <w:color w:val="ff0000"/>
        </w:rPr>
      </w:pPr>
      <w:r w:rsidDel="00000000" w:rsidR="00000000" w:rsidRPr="00000000">
        <w:rPr>
          <w:rFonts w:ascii="Arial" w:cs="Arial" w:eastAsia="Arial" w:hAnsi="Arial"/>
          <w:rtl w:val="0"/>
        </w:rPr>
        <w:t xml:space="preserve">PUBLISH WITHOUT SESSION does not have a corresponding feature in MQTT. </w:t>
      </w:r>
      <w:r w:rsidDel="00000000" w:rsidR="00000000" w:rsidRPr="00000000">
        <w:rPr>
          <w:rFonts w:ascii="Arial" w:cs="Arial" w:eastAsia="Arial" w:hAnsi="Arial"/>
          <w:highlight w:val="yellow"/>
          <w:rtl w:val="0"/>
        </w:rPr>
        <w:t xml:space="preserve">If forwarded to an MQTT connection, PUBLISH WITHOUT SESSION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4">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PUBLISH WITHOUT SESSION packet is generally sent to a Multicast Address.</w:t>
      </w:r>
    </w:p>
    <w:p w:rsidR="00000000" w:rsidDel="00000000" w:rsidP="00000000" w:rsidRDefault="00000000" w:rsidRPr="00000000" w14:paraId="00000AF5">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6">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PUBLISH WITHOUT SESSION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7">
      <w:pPr>
        <w:pStyle w:val="Heading4"/>
        <w:ind w:left="0" w:right="4" w:firstLine="0"/>
        <w:rPr>
          <w:rFonts w:ascii="Arial" w:cs="Arial" w:eastAsia="Arial" w:hAnsi="Arial"/>
        </w:rPr>
      </w:pPr>
      <w:bookmarkStart w:colFirst="0" w:colLast="0" w:name="_heading=h.338fx5o" w:id="108"/>
      <w:bookmarkEnd w:id="108"/>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F9">
      <w:pPr>
        <w:pStyle w:val="Heading4"/>
        <w:ind w:left="0" w:right="4" w:firstLine="0"/>
        <w:rPr>
          <w:rFonts w:ascii="Arial" w:cs="Arial" w:eastAsia="Arial" w:hAnsi="Arial"/>
        </w:rPr>
      </w:pPr>
      <w:bookmarkStart w:colFirst="0" w:colLast="0" w:name="_heading=h.1idq7dh" w:id="109"/>
      <w:bookmarkEnd w:id="109"/>
      <w:r w:rsidDel="00000000" w:rsidR="00000000" w:rsidRPr="00000000">
        <w:rPr>
          <w:rFonts w:ascii="Arial" w:cs="Arial" w:eastAsia="Arial" w:hAnsi="Arial"/>
          <w:rtl w:val="0"/>
        </w:rPr>
        <w:t xml:space="preserve">3.1.10.2 PUBLISH Flags</w:t>
      </w:r>
    </w:p>
    <w:p w:rsidR="00000000" w:rsidDel="00000000" w:rsidP="00000000" w:rsidRDefault="00000000" w:rsidRPr="00000000" w14:paraId="00000AFA">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the Byte 3 position of the PUBLISH control packet. </w:t>
      </w:r>
    </w:p>
    <w:p w:rsidR="00000000" w:rsidDel="00000000" w:rsidP="00000000" w:rsidRDefault="00000000" w:rsidRPr="00000000" w14:paraId="00000AFB">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AFC">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PUBLISH WITHOUT SESSION packets.</w:t>
      </w:r>
      <w:r w:rsidDel="00000000" w:rsidR="00000000" w:rsidRPr="00000000">
        <w:rPr>
          <w:rtl w:val="0"/>
        </w:rPr>
      </w:r>
    </w:p>
    <w:p w:rsidR="00000000" w:rsidDel="00000000" w:rsidP="00000000" w:rsidRDefault="00000000" w:rsidRPr="00000000" w14:paraId="00000AFD">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AFE">
      <w:pPr>
        <w:pStyle w:val="Heading4"/>
        <w:ind w:left="0" w:right="4" w:firstLine="0"/>
        <w:rPr>
          <w:rFonts w:ascii="Arial" w:cs="Arial" w:eastAsia="Arial" w:hAnsi="Arial"/>
        </w:rPr>
      </w:pPr>
      <w:bookmarkStart w:colFirst="0" w:colLast="0" w:name="_heading=h.42ddq1a" w:id="110"/>
      <w:bookmarkEnd w:id="110"/>
      <w:r w:rsidDel="00000000" w:rsidR="00000000" w:rsidRPr="00000000">
        <w:rPr>
          <w:rFonts w:ascii="Arial" w:cs="Arial" w:eastAsia="Arial" w:hAnsi="Arial"/>
          <w:rtl w:val="0"/>
        </w:rPr>
        <w:t xml:space="preserve">3.1.10.3 Topic Data</w:t>
      </w:r>
    </w:p>
    <w:p w:rsidR="00000000" w:rsidDel="00000000" w:rsidP="00000000" w:rsidRDefault="00000000" w:rsidRPr="00000000" w14:paraId="00000AF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0">
      <w:pPr>
        <w:pStyle w:val="Heading4"/>
        <w:ind w:left="0" w:right="4" w:firstLine="0"/>
        <w:rPr>
          <w:rFonts w:ascii="Arial" w:cs="Arial" w:eastAsia="Arial" w:hAnsi="Arial"/>
        </w:rPr>
      </w:pPr>
      <w:bookmarkStart w:colFirst="0" w:colLast="0" w:name="_heading=h.2hio093" w:id="111"/>
      <w:bookmarkEnd w:id="111"/>
      <w:r w:rsidDel="00000000" w:rsidR="00000000" w:rsidRPr="00000000">
        <w:rPr>
          <w:rFonts w:ascii="Arial" w:cs="Arial" w:eastAsia="Arial" w:hAnsi="Arial"/>
          <w:rtl w:val="0"/>
        </w:rPr>
        <w:t xml:space="preserve">3.1.10.4 Data</w:t>
      </w:r>
    </w:p>
    <w:p w:rsidR="00000000" w:rsidDel="00000000" w:rsidP="00000000" w:rsidRDefault="00000000" w:rsidRPr="00000000" w14:paraId="00000B01">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2">
      <w:pPr>
        <w:pStyle w:val="Heading3"/>
        <w:keepLines w:val="1"/>
        <w:spacing w:after="77" w:before="0" w:line="259" w:lineRule="auto"/>
        <w:ind w:left="0" w:firstLine="0"/>
        <w:rPr>
          <w:rFonts w:ascii="Arial" w:cs="Arial" w:eastAsia="Arial" w:hAnsi="Arial"/>
        </w:rPr>
      </w:pPr>
      <w:bookmarkStart w:colFirst="0" w:colLast="0" w:name="_heading=h.wnyagw" w:id="112"/>
      <w:bookmarkEnd w:id="112"/>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0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0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0A">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0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2">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1">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2">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0">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1">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0">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1">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3">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4">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6">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4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4D">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5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5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0">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1">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6F">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0">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7E">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7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8E">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B8F">
      <w:pPr>
        <w:keepLines w:val="1"/>
        <w:ind w:left="720" w:firstLine="0"/>
        <w:rPr>
          <w:rFonts w:ascii="Arial" w:cs="Arial" w:eastAsia="Arial" w:hAnsi="Arial"/>
          <w:highlight w:val="yellow"/>
        </w:rPr>
      </w:pPr>
      <w:sdt>
        <w:sdtPr>
          <w:tag w:val="goog_rdk_155"/>
        </w:sdtPr>
        <w:sdtContent>
          <w:commentRangeStart w:id="77"/>
        </w:sdtContent>
      </w:sdt>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B90">
      <w:pPr>
        <w:keepLines w:val="1"/>
        <w:ind w:left="72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w:t>
      </w:r>
      <w:commentRangeEnd w:id="77"/>
      <w:r w:rsidDel="00000000" w:rsidR="00000000" w:rsidRPr="00000000">
        <w:commentReference w:id="77"/>
      </w: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B91">
      <w:pPr>
        <w:pStyle w:val="Heading4"/>
        <w:ind w:left="0" w:right="4" w:firstLine="0"/>
        <w:rPr>
          <w:rFonts w:ascii="Arial" w:cs="Arial" w:eastAsia="Arial" w:hAnsi="Arial"/>
        </w:rPr>
      </w:pPr>
      <w:bookmarkStart w:colFirst="0" w:colLast="0" w:name="_heading=h.3gnlt4p" w:id="113"/>
      <w:bookmarkEnd w:id="113"/>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2">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3">
      <w:pPr>
        <w:pStyle w:val="Heading4"/>
        <w:ind w:left="0" w:right="4" w:firstLine="0"/>
        <w:rPr>
          <w:rFonts w:ascii="Arial" w:cs="Arial" w:eastAsia="Arial" w:hAnsi="Arial"/>
        </w:rPr>
      </w:pPr>
      <w:bookmarkStart w:colFirst="0" w:colLast="0" w:name="_heading=h.1vsw3ci" w:id="114"/>
      <w:bookmarkEnd w:id="114"/>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4">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5">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6">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the </w:t>
      </w:r>
      <w:sdt>
        <w:sdtPr>
          <w:tag w:val="goog_rdk_156"/>
        </w:sdtPr>
        <w:sdtContent>
          <w:commentRangeStart w:id="78"/>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operational behavior section.</w:t>
      </w:r>
      <w:commentRangeEnd w:id="78"/>
      <w:r w:rsidDel="00000000" w:rsidR="00000000" w:rsidRPr="00000000">
        <w:commentReference w:id="78"/>
      </w:r>
      <w:r w:rsidDel="00000000" w:rsidR="00000000" w:rsidRPr="00000000">
        <w:rPr>
          <w:rtl w:val="0"/>
        </w:rPr>
      </w:r>
    </w:p>
    <w:p w:rsidR="00000000" w:rsidDel="00000000" w:rsidP="00000000" w:rsidRDefault="00000000" w:rsidRPr="00000000" w14:paraId="00000B9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B99">
      <w:pPr>
        <w:pStyle w:val="Heading4"/>
        <w:ind w:left="0" w:right="4" w:firstLine="0"/>
        <w:rPr>
          <w:rFonts w:ascii="Arial" w:cs="Arial" w:eastAsia="Arial" w:hAnsi="Arial"/>
        </w:rPr>
      </w:pPr>
      <w:bookmarkStart w:colFirst="0" w:colLast="0" w:name="_heading=h.4fsjm0b" w:id="115"/>
      <w:bookmarkEnd w:id="115"/>
      <w:r w:rsidDel="00000000" w:rsidR="00000000" w:rsidRPr="00000000">
        <w:rPr>
          <w:rFonts w:ascii="Arial" w:cs="Arial" w:eastAsia="Arial" w:hAnsi="Arial"/>
          <w:rtl w:val="0"/>
        </w:rPr>
        <w:t xml:space="preserve">3.1.11.3 Topic Data</w:t>
      </w:r>
    </w:p>
    <w:p w:rsidR="00000000" w:rsidDel="00000000" w:rsidP="00000000" w:rsidRDefault="00000000" w:rsidRPr="00000000" w14:paraId="00000B9A">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9B">
      <w:pPr>
        <w:pStyle w:val="Heading4"/>
        <w:ind w:left="0" w:right="4" w:firstLine="0"/>
        <w:rPr>
          <w:rFonts w:ascii="Arial" w:cs="Arial" w:eastAsia="Arial" w:hAnsi="Arial"/>
        </w:rPr>
      </w:pPr>
      <w:bookmarkStart w:colFirst="0" w:colLast="0" w:name="_heading=h.2uxtw84" w:id="116"/>
      <w:bookmarkEnd w:id="116"/>
      <w:r w:rsidDel="00000000" w:rsidR="00000000" w:rsidRPr="00000000">
        <w:rPr>
          <w:rFonts w:ascii="Arial" w:cs="Arial" w:eastAsia="Arial" w:hAnsi="Arial"/>
          <w:rtl w:val="0"/>
        </w:rPr>
        <w:t xml:space="preserve">3.1.11.4 Data</w:t>
      </w:r>
    </w:p>
    <w:p w:rsidR="00000000" w:rsidDel="00000000" w:rsidP="00000000" w:rsidRDefault="00000000" w:rsidRPr="00000000" w14:paraId="00000B9C">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9D">
      <w:pPr>
        <w:spacing w:after="306"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0B9E">
      <w:pPr>
        <w:pStyle w:val="Heading3"/>
        <w:keepLines w:val="1"/>
        <w:spacing w:after="77" w:before="0" w:line="259" w:lineRule="auto"/>
        <w:ind w:left="0" w:firstLine="0"/>
        <w:rPr>
          <w:rFonts w:ascii="Arial" w:cs="Arial" w:eastAsia="Arial" w:hAnsi="Arial"/>
        </w:rPr>
      </w:pPr>
      <w:bookmarkStart w:colFirst="0" w:colLast="0" w:name="_heading=h.1a346fx" w:id="117"/>
      <w:bookmarkEnd w:id="117"/>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p w:rsidR="00000000" w:rsidDel="00000000" w:rsidP="00000000" w:rsidRDefault="00000000" w:rsidRPr="00000000" w14:paraId="00000B9F">
      <w:pPr>
        <w:rPr>
          <w:rFonts w:ascii="Arial" w:cs="Arial" w:eastAsia="Arial" w:hAnsi="Arial"/>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A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A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A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B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BF">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CD">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CE">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D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D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8">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E9">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E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EE">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C">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FD">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BF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0C">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0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1B">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C">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2A">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B">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39">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3A">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49">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4A">
      <w:pPr>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0C4B">
      <w:pPr>
        <w:ind w:left="720" w:firstLine="0"/>
        <w:rPr>
          <w:rFonts w:ascii="Arial" w:cs="Arial" w:eastAsia="Arial" w:hAnsi="Arial"/>
          <w:highlight w:val="yellow"/>
        </w:rPr>
      </w:pPr>
      <w:r w:rsidDel="00000000" w:rsidR="00000000" w:rsidRPr="00000000">
        <w:rPr>
          <w:rFonts w:ascii="Arial" w:cs="Arial" w:eastAsia="Arial" w:hAnsi="Arial"/>
          <w:b w:val="1"/>
          <w:highlight w:val="yellow"/>
          <w:rtl w:val="0"/>
        </w:rPr>
        <w:t xml:space="preserve">Normative Comment</w:t>
      </w:r>
      <w:r w:rsidDel="00000000" w:rsidR="00000000" w:rsidRPr="00000000">
        <w:rPr>
          <w:rtl w:val="0"/>
        </w:rPr>
      </w:r>
    </w:p>
    <w:p w:rsidR="00000000" w:rsidDel="00000000" w:rsidP="00000000" w:rsidRDefault="00000000" w:rsidRPr="00000000" w14:paraId="00000C4C">
      <w:pPr>
        <w:ind w:left="720" w:firstLine="0"/>
        <w:rPr>
          <w:rFonts w:ascii="Arial" w:cs="Arial" w:eastAsia="Arial" w:hAnsi="Arial"/>
        </w:rPr>
      </w:pPr>
      <w:r w:rsidDel="00000000" w:rsidR="00000000" w:rsidRPr="00000000">
        <w:rPr>
          <w:rFonts w:ascii="Arial" w:cs="Arial" w:eastAsia="Arial" w:hAnsi="Arial"/>
          <w:highlight w:val="yellow"/>
          <w:rtl w:val="0"/>
        </w:rPr>
        <w:t xml:space="preserve">PUBLISH QoS 0, 1 &amp; 2 packets received by a Gateway </w:t>
      </w:r>
      <w:r w:rsidDel="00000000" w:rsidR="00000000" w:rsidRPr="00000000">
        <w:rPr>
          <w:rFonts w:ascii="Arial" w:cs="Arial" w:eastAsia="Arial" w:hAnsi="Arial"/>
          <w:b w:val="1"/>
          <w:highlight w:val="yellow"/>
          <w:rtl w:val="0"/>
        </w:rPr>
        <w:t xml:space="preserve">must</w:t>
      </w:r>
      <w:r w:rsidDel="00000000" w:rsidR="00000000" w:rsidRPr="00000000">
        <w:rPr>
          <w:rFonts w:ascii="Arial" w:cs="Arial" w:eastAsia="Arial" w:hAnsi="Arial"/>
          <w:highlight w:val="yellow"/>
          <w:rtl w:val="0"/>
        </w:rPr>
        <w:t xml:space="preserve"> be associated with a valid Client Session. </w:t>
      </w:r>
      <w:r w:rsidDel="00000000" w:rsidR="00000000" w:rsidRPr="00000000">
        <w:rPr>
          <w:rtl w:val="0"/>
        </w:rPr>
      </w:r>
    </w:p>
    <w:p w:rsidR="00000000" w:rsidDel="00000000" w:rsidP="00000000" w:rsidRDefault="00000000" w:rsidRPr="00000000" w14:paraId="00000C4D">
      <w:pPr>
        <w:pStyle w:val="Heading4"/>
        <w:ind w:left="0" w:right="4" w:firstLine="0"/>
        <w:rPr>
          <w:rFonts w:ascii="Arial" w:cs="Arial" w:eastAsia="Arial" w:hAnsi="Arial"/>
        </w:rPr>
      </w:pPr>
      <w:bookmarkStart w:colFirst="0" w:colLast="0" w:name="_heading=h.3u2rp3q" w:id="118"/>
      <w:bookmarkEnd w:id="118"/>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4F">
      <w:pPr>
        <w:pStyle w:val="Heading4"/>
        <w:ind w:left="0" w:right="4" w:firstLine="0"/>
        <w:rPr>
          <w:rFonts w:ascii="Arial" w:cs="Arial" w:eastAsia="Arial" w:hAnsi="Arial"/>
        </w:rPr>
      </w:pPr>
      <w:bookmarkStart w:colFirst="0" w:colLast="0" w:name="_heading=h.2981zbj" w:id="119"/>
      <w:bookmarkEnd w:id="119"/>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0">
      <w:pPr>
        <w:ind w:right="4"/>
        <w:rPr>
          <w:rFonts w:ascii="Arial" w:cs="Arial" w:eastAsia="Arial" w:hAnsi="Arial"/>
        </w:rPr>
      </w:pPr>
      <w:bookmarkStart w:colFirst="0" w:colLast="0" w:name="_heading=h.odc9jc" w:id="120"/>
      <w:bookmarkEnd w:id="120"/>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1">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w:t>
      </w:r>
      <w:sdt>
        <w:sdtPr>
          <w:tag w:val="goog_rdk_157"/>
        </w:sdtPr>
        <w:sdtContent>
          <w:commentRangeStart w:id="79"/>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Set to “0b00” for QoS 0, “0b01” for QoS 1, “0b10” for QoS 2, and “0b11” for QoS -1. 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 </w:t>
      </w:r>
    </w:p>
    <w:p w:rsidR="00000000" w:rsidDel="00000000" w:rsidP="00000000" w:rsidRDefault="00000000" w:rsidRPr="00000000" w14:paraId="00000C55">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0C56">
      <w:pPr>
        <w:pStyle w:val="Heading4"/>
        <w:ind w:left="0" w:right="4" w:firstLine="0"/>
        <w:rPr>
          <w:rFonts w:ascii="Arial" w:cs="Arial" w:eastAsia="Arial" w:hAnsi="Arial"/>
        </w:rPr>
      </w:pPr>
      <w:bookmarkStart w:colFirst="0" w:colLast="0" w:name="_heading=h.1nia2ey" w:id="121"/>
      <w:bookmarkEnd w:id="121"/>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58">
      <w:pPr>
        <w:pStyle w:val="Heading4"/>
        <w:ind w:left="0" w:right="4" w:firstLine="0"/>
        <w:rPr>
          <w:rFonts w:ascii="Arial" w:cs="Arial" w:eastAsia="Arial" w:hAnsi="Arial"/>
        </w:rPr>
      </w:pPr>
      <w:bookmarkStart w:colFirst="0" w:colLast="0" w:name="_heading=h.47hxl2r" w:id="122"/>
      <w:bookmarkEnd w:id="122"/>
      <w:r w:rsidDel="00000000" w:rsidR="00000000" w:rsidRPr="00000000">
        <w:rPr>
          <w:rFonts w:ascii="Arial" w:cs="Arial" w:eastAsia="Arial" w:hAnsi="Arial"/>
          <w:rtl w:val="0"/>
        </w:rPr>
        <w:t xml:space="preserve">3.1.12.5 Topic Data</w:t>
      </w:r>
    </w:p>
    <w:p w:rsidR="00000000" w:rsidDel="00000000" w:rsidP="00000000" w:rsidRDefault="00000000" w:rsidRPr="00000000" w14:paraId="00000C5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5A">
      <w:pPr>
        <w:pStyle w:val="Heading4"/>
        <w:ind w:left="0" w:right="4" w:firstLine="0"/>
        <w:rPr>
          <w:rFonts w:ascii="Arial" w:cs="Arial" w:eastAsia="Arial" w:hAnsi="Arial"/>
        </w:rPr>
      </w:pPr>
      <w:bookmarkStart w:colFirst="0" w:colLast="0" w:name="_heading=h.2mn7vak" w:id="123"/>
      <w:bookmarkEnd w:id="123"/>
      <w:r w:rsidDel="00000000" w:rsidR="00000000" w:rsidRPr="00000000">
        <w:rPr>
          <w:rFonts w:ascii="Arial" w:cs="Arial" w:eastAsia="Arial" w:hAnsi="Arial"/>
          <w:rtl w:val="0"/>
        </w:rPr>
        <w:t xml:space="preserve">3.1.12.6 Data</w:t>
      </w:r>
    </w:p>
    <w:p w:rsidR="00000000" w:rsidDel="00000000" w:rsidP="00000000" w:rsidRDefault="00000000" w:rsidRPr="00000000" w14:paraId="00000C5B">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5C">
      <w:pPr>
        <w:pStyle w:val="Heading3"/>
        <w:keepLines w:val="1"/>
        <w:spacing w:after="77" w:before="0" w:line="259" w:lineRule="auto"/>
        <w:ind w:left="0" w:firstLine="0"/>
        <w:rPr>
          <w:rFonts w:ascii="Arial" w:cs="Arial" w:eastAsia="Arial" w:hAnsi="Arial"/>
        </w:rPr>
      </w:pPr>
      <w:bookmarkStart w:colFirst="0" w:colLast="0" w:name="_heading=h.11si5id" w:id="124"/>
      <w:bookmarkEnd w:id="124"/>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5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5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5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6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6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6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6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6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6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6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6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6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7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7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7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81">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82">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8A">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8B">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94">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PUBLISH WITHOUT SESSION</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95">
      <w:pPr>
        <w:pStyle w:val="Heading4"/>
        <w:ind w:left="0" w:right="4" w:firstLine="0"/>
        <w:rPr>
          <w:rFonts w:ascii="Arial" w:cs="Arial" w:eastAsia="Arial" w:hAnsi="Arial"/>
        </w:rPr>
      </w:pPr>
      <w:bookmarkStart w:colFirst="0" w:colLast="0" w:name="_heading=h.3ls5o66" w:id="125"/>
      <w:bookmarkEnd w:id="125"/>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9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97">
      <w:pPr>
        <w:pStyle w:val="Heading4"/>
        <w:ind w:left="0" w:right="4" w:firstLine="0"/>
        <w:rPr>
          <w:rFonts w:ascii="Arial" w:cs="Arial" w:eastAsia="Arial" w:hAnsi="Arial"/>
        </w:rPr>
      </w:pPr>
      <w:bookmarkStart w:colFirst="0" w:colLast="0" w:name="_heading=h.20xfydz" w:id="126"/>
      <w:bookmarkEnd w:id="126"/>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9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99">
      <w:pPr>
        <w:pStyle w:val="Heading4"/>
        <w:ind w:left="0" w:right="4" w:firstLine="0"/>
        <w:rPr>
          <w:rFonts w:ascii="Arial" w:cs="Arial" w:eastAsia="Arial" w:hAnsi="Arial"/>
        </w:rPr>
      </w:pPr>
      <w:bookmarkStart w:colFirst="0" w:colLast="0" w:name="_heading=h.4kx3h1s" w:id="127"/>
      <w:bookmarkEnd w:id="127"/>
      <w:r w:rsidDel="00000000" w:rsidR="00000000" w:rsidRPr="00000000">
        <w:rPr>
          <w:rFonts w:ascii="Arial" w:cs="Arial" w:eastAsia="Arial" w:hAnsi="Arial"/>
          <w:rtl w:val="0"/>
        </w:rPr>
        <w:t xml:space="preserve">3.1.13.3 Reason Code</w:t>
      </w:r>
    </w:p>
    <w:p w:rsidR="00000000" w:rsidDel="00000000" w:rsidP="00000000" w:rsidRDefault="00000000" w:rsidRPr="00000000" w14:paraId="00000C9A">
      <w:pPr>
        <w:spacing w:after="174" w:before="0" w:line="248.00000000000006" w:lineRule="auto"/>
        <w:ind w:right="4"/>
        <w:jc w:val="both"/>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r w:rsidDel="00000000" w:rsidR="00000000" w:rsidRPr="00000000">
        <w:rPr>
          <w:rtl w:val="0"/>
        </w:rPr>
      </w:r>
    </w:p>
    <w:p w:rsidR="00000000" w:rsidDel="00000000" w:rsidP="00000000" w:rsidRDefault="00000000" w:rsidRPr="00000000" w14:paraId="00000C9B">
      <w:pPr>
        <w:pStyle w:val="Heading3"/>
        <w:keepLines w:val="1"/>
        <w:spacing w:after="109" w:before="0" w:line="259" w:lineRule="auto"/>
        <w:ind w:left="0" w:right="4" w:firstLine="0"/>
        <w:rPr>
          <w:rFonts w:ascii="Arial" w:cs="Arial" w:eastAsia="Arial" w:hAnsi="Arial"/>
        </w:rPr>
      </w:pPr>
      <w:bookmarkStart w:colFirst="0" w:colLast="0" w:name="_heading=h.302dr9l" w:id="128"/>
      <w:bookmarkEnd w:id="128"/>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9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A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A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A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A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A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A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A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B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B8">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C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C1">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C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C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CD3">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CD4">
      <w:pPr>
        <w:pStyle w:val="Heading4"/>
        <w:ind w:left="0" w:right="4" w:firstLine="0"/>
        <w:rPr>
          <w:rFonts w:ascii="Arial" w:cs="Arial" w:eastAsia="Arial" w:hAnsi="Arial"/>
        </w:rPr>
      </w:pPr>
      <w:bookmarkStart w:colFirst="0" w:colLast="0" w:name="_heading=h.1f7o1he" w:id="129"/>
      <w:bookmarkEnd w:id="129"/>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CD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6">
      <w:pPr>
        <w:pStyle w:val="Heading4"/>
        <w:ind w:left="0" w:right="4" w:firstLine="0"/>
        <w:rPr>
          <w:rFonts w:ascii="Arial" w:cs="Arial" w:eastAsia="Arial" w:hAnsi="Arial"/>
        </w:rPr>
      </w:pPr>
      <w:bookmarkStart w:colFirst="0" w:colLast="0" w:name="_heading=h.3z7bk57" w:id="130"/>
      <w:bookmarkEnd w:id="130"/>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CD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D8">
      <w:pPr>
        <w:pStyle w:val="Heading4"/>
        <w:ind w:left="0" w:right="4" w:firstLine="0"/>
        <w:rPr>
          <w:rFonts w:ascii="Arial" w:cs="Arial" w:eastAsia="Arial" w:hAnsi="Arial"/>
        </w:rPr>
      </w:pPr>
      <w:bookmarkStart w:colFirst="0" w:colLast="0" w:name="_heading=h.e5jf58hkzqw8" w:id="131"/>
      <w:bookmarkEnd w:id="131"/>
      <w:r w:rsidDel="00000000" w:rsidR="00000000" w:rsidRPr="00000000">
        <w:rPr>
          <w:rFonts w:ascii="Arial" w:cs="Arial" w:eastAsia="Arial" w:hAnsi="Arial"/>
          <w:rtl w:val="0"/>
        </w:rPr>
        <w:t xml:space="preserve">3.1.14.3 Reason Code</w:t>
      </w:r>
    </w:p>
    <w:p w:rsidR="00000000" w:rsidDel="00000000" w:rsidP="00000000" w:rsidRDefault="00000000" w:rsidRPr="00000000" w14:paraId="00000C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CDA">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CDB">
      <w:pPr>
        <w:pStyle w:val="Heading3"/>
        <w:keepLines w:val="1"/>
        <w:spacing w:after="109" w:before="0" w:line="259" w:lineRule="auto"/>
        <w:ind w:left="0" w:right="4" w:firstLine="0"/>
        <w:rPr>
          <w:rFonts w:ascii="Arial" w:cs="Arial" w:eastAsia="Arial" w:hAnsi="Arial"/>
        </w:rPr>
      </w:pPr>
      <w:bookmarkStart w:colFirst="0" w:colLast="0" w:name="_heading=h.2eclud0" w:id="132"/>
      <w:bookmarkEnd w:id="132"/>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C">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D">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E">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F">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E0">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E1">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E2">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E3">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E4">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E5">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E6">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E">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F">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F7">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F8">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00">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01">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09">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0A">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13">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thw4kt" w:id="133"/>
      <w:bookmarkEnd w:id="133"/>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15">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6">
      <w:pPr>
        <w:pStyle w:val="Heading4"/>
        <w:ind w:left="0" w:right="4" w:firstLine="0"/>
        <w:rPr>
          <w:rFonts w:ascii="Arial" w:cs="Arial" w:eastAsia="Arial" w:hAnsi="Arial"/>
        </w:rPr>
      </w:pPr>
      <w:bookmarkStart w:colFirst="0" w:colLast="0" w:name="_heading=h.3dhjn8m" w:id="134"/>
      <w:bookmarkEnd w:id="134"/>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17">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18">
      <w:pPr>
        <w:pStyle w:val="Heading4"/>
        <w:ind w:left="0" w:right="4" w:firstLine="0"/>
        <w:rPr>
          <w:rFonts w:ascii="Arial" w:cs="Arial" w:eastAsia="Arial" w:hAnsi="Arial"/>
        </w:rPr>
      </w:pPr>
      <w:bookmarkStart w:colFirst="0" w:colLast="0" w:name="_heading=h.o7qegribw1em" w:id="135"/>
      <w:bookmarkEnd w:id="135"/>
      <w:r w:rsidDel="00000000" w:rsidR="00000000" w:rsidRPr="00000000">
        <w:rPr>
          <w:rFonts w:ascii="Arial" w:cs="Arial" w:eastAsia="Arial" w:hAnsi="Arial"/>
          <w:rtl w:val="0"/>
        </w:rPr>
        <w:t xml:space="preserve">3.1.15.3 Reason Code</w:t>
      </w:r>
    </w:p>
    <w:p w:rsidR="00000000" w:rsidDel="00000000" w:rsidP="00000000" w:rsidRDefault="00000000" w:rsidRPr="00000000" w14:paraId="00000D1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1A">
      <w:pPr>
        <w:pStyle w:val="Heading3"/>
        <w:keepLines w:val="1"/>
        <w:spacing w:after="109" w:before="0" w:line="259" w:lineRule="auto"/>
        <w:ind w:left="0" w:right="4" w:firstLine="0"/>
        <w:rPr>
          <w:rFonts w:ascii="Arial" w:cs="Arial" w:eastAsia="Arial" w:hAnsi="Arial"/>
        </w:rPr>
      </w:pPr>
      <w:bookmarkStart w:colFirst="0" w:colLast="0" w:name="_heading=h.1smtxgf" w:id="136"/>
      <w:bookmarkEnd w:id="136"/>
      <w:r w:rsidDel="00000000" w:rsidR="00000000" w:rsidRPr="00000000">
        <w:rPr>
          <w:rtl w:val="0"/>
        </w:rPr>
        <w:t xml:space="preserve">3.1.16 </w:t>
      </w:r>
      <w:r w:rsidDel="00000000" w:rsidR="00000000" w:rsidRPr="00000000">
        <w:rPr>
          <w:rFonts w:ascii="Arial" w:cs="Arial" w:eastAsia="Arial" w:hAnsi="Arial"/>
          <w:rtl w:val="0"/>
        </w:rPr>
        <w:t xml:space="preserve">PUBCOMP (QoS 2 delivery part 3)</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2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2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2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2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2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2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3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37">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40">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4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49">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52">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4cmhg48" w:id="137"/>
      <w:bookmarkEnd w:id="137"/>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5">
      <w:pPr>
        <w:pStyle w:val="Heading4"/>
        <w:ind w:left="0" w:right="4" w:firstLine="0"/>
        <w:rPr>
          <w:rFonts w:ascii="Arial" w:cs="Arial" w:eastAsia="Arial" w:hAnsi="Arial"/>
        </w:rPr>
      </w:pPr>
      <w:bookmarkStart w:colFirst="0" w:colLast="0" w:name="_heading=h.2rrrqc1" w:id="138"/>
      <w:bookmarkEnd w:id="138"/>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5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57">
      <w:pPr>
        <w:pStyle w:val="Heading4"/>
        <w:ind w:left="0" w:right="4" w:firstLine="0"/>
        <w:rPr>
          <w:rFonts w:ascii="Arial" w:cs="Arial" w:eastAsia="Arial" w:hAnsi="Arial"/>
        </w:rPr>
      </w:pPr>
      <w:bookmarkStart w:colFirst="0" w:colLast="0" w:name="_heading=h.j9ce9nedlrkd" w:id="139"/>
      <w:bookmarkEnd w:id="139"/>
      <w:r w:rsidDel="00000000" w:rsidR="00000000" w:rsidRPr="00000000">
        <w:rPr>
          <w:rFonts w:ascii="Arial" w:cs="Arial" w:eastAsia="Arial" w:hAnsi="Arial"/>
          <w:rtl w:val="0"/>
        </w:rPr>
        <w:t xml:space="preserve">3.1.16.3 Reason Code</w:t>
      </w:r>
    </w:p>
    <w:p w:rsidR="00000000" w:rsidDel="00000000" w:rsidP="00000000" w:rsidRDefault="00000000" w:rsidRPr="00000000" w14:paraId="00000D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59">
      <w:pPr>
        <w:spacing w:after="174" w:before="0" w:line="248.00000000000006" w:lineRule="auto"/>
        <w:ind w:right="4"/>
        <w:jc w:val="both"/>
        <w:rPr>
          <w:rFonts w:ascii="Arial" w:cs="Arial" w:eastAsia="Arial" w:hAnsi="Arial"/>
        </w:rPr>
      </w:pPr>
      <w:r w:rsidDel="00000000" w:rsidR="00000000" w:rsidRPr="00000000">
        <w:rPr>
          <w:rtl w:val="0"/>
        </w:rPr>
      </w:r>
    </w:p>
    <w:p w:rsidR="00000000" w:rsidDel="00000000" w:rsidP="00000000" w:rsidRDefault="00000000" w:rsidRPr="00000000" w14:paraId="00000D5A">
      <w:pPr>
        <w:pStyle w:val="Heading3"/>
        <w:keepLines w:val="1"/>
        <w:spacing w:after="118" w:before="0" w:line="259" w:lineRule="auto"/>
        <w:ind w:left="0" w:firstLine="0"/>
        <w:rPr>
          <w:rFonts w:ascii="Arial" w:cs="Arial" w:eastAsia="Arial" w:hAnsi="Arial"/>
        </w:rPr>
      </w:pPr>
      <w:bookmarkStart w:colFirst="0" w:colLast="0" w:name="_heading=h.16x20ju" w:id="140"/>
      <w:bookmarkEnd w:id="140"/>
      <w:r w:rsidDel="00000000" w:rsidR="00000000" w:rsidRPr="00000000">
        <w:rPr>
          <w:rtl w:val="0"/>
        </w:rPr>
        <w:t xml:space="preserve">3.1.17 </w:t>
      </w:r>
      <w:r w:rsidDel="00000000" w:rsidR="00000000" w:rsidRPr="00000000">
        <w:rPr>
          <w:rFonts w:ascii="Arial" w:cs="Arial" w:eastAsia="Arial" w:hAnsi="Arial"/>
          <w:rtl w:val="0"/>
        </w:rPr>
        <w:t xml:space="preserve">SUBSCRIBE </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5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5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5F">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6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6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6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6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6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69">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6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77">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78">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85">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86">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94">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95">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9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98">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9B">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9D">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A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A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A4">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A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A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B1">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B2">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B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C0">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C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CE">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DCF">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DD3">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DD7">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DD8">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DDD">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DDE">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DEC">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DED">
      <w:pPr>
        <w:pStyle w:val="Heading4"/>
        <w:ind w:left="0" w:firstLine="0"/>
        <w:rPr>
          <w:rFonts w:ascii="Arial" w:cs="Arial" w:eastAsia="Arial" w:hAnsi="Arial"/>
        </w:rPr>
      </w:pPr>
      <w:bookmarkStart w:colFirst="0" w:colLast="0" w:name="_heading=h.3qwpj7n" w:id="141"/>
      <w:bookmarkEnd w:id="141"/>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DE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EF">
      <w:pPr>
        <w:pStyle w:val="Heading4"/>
        <w:ind w:left="0" w:firstLine="0"/>
        <w:rPr>
          <w:rFonts w:ascii="Arial" w:cs="Arial" w:eastAsia="Arial" w:hAnsi="Arial"/>
        </w:rPr>
      </w:pPr>
      <w:bookmarkStart w:colFirst="0" w:colLast="0" w:name="_heading=h.261ztfg" w:id="142"/>
      <w:bookmarkEnd w:id="142"/>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DF0">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D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p>
    <w:p w:rsidR="00000000" w:rsidDel="00000000" w:rsidP="00000000" w:rsidRDefault="00000000" w:rsidRPr="00000000" w14:paraId="00000DF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 Local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onnection.</w:t>
      </w:r>
    </w:p>
    <w:p w:rsidR="00000000" w:rsidDel="00000000" w:rsidP="00000000" w:rsidRDefault="00000000" w:rsidRPr="00000000" w14:paraId="00000DF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DF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DF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DF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DF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DF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DFA">
      <w:pPr>
        <w:pStyle w:val="Heading4"/>
        <w:ind w:left="0" w:right="4" w:firstLine="0"/>
        <w:rPr>
          <w:rFonts w:ascii="Arial" w:cs="Arial" w:eastAsia="Arial" w:hAnsi="Arial"/>
        </w:rPr>
      </w:pPr>
      <w:bookmarkStart w:colFirst="0" w:colLast="0" w:name="_heading=h.l7a3n9" w:id="143"/>
      <w:bookmarkEnd w:id="143"/>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DF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DFC">
      <w:pPr>
        <w:pStyle w:val="Heading4"/>
        <w:ind w:left="0" w:right="4" w:firstLine="0"/>
        <w:rPr>
          <w:rFonts w:ascii="Arial" w:cs="Arial" w:eastAsia="Arial" w:hAnsi="Arial"/>
        </w:rPr>
      </w:pPr>
      <w:bookmarkStart w:colFirst="0" w:colLast="0" w:name="_heading=h.356xmb2" w:id="144"/>
      <w:bookmarkEnd w:id="144"/>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DF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DFE">
      <w:pPr>
        <w:pStyle w:val="Heading3"/>
        <w:keepLines w:val="1"/>
        <w:spacing w:after="77" w:before="0" w:line="259" w:lineRule="auto"/>
        <w:ind w:left="0" w:firstLine="0"/>
        <w:rPr>
          <w:rFonts w:ascii="Arial" w:cs="Arial" w:eastAsia="Arial" w:hAnsi="Arial"/>
        </w:rPr>
      </w:pPr>
      <w:bookmarkStart w:colFirst="0" w:colLast="0" w:name="_heading=h.1kc7wiv" w:id="145"/>
      <w:bookmarkEnd w:id="145"/>
      <w:r w:rsidDel="00000000" w:rsidR="00000000" w:rsidRPr="00000000">
        <w:rPr>
          <w:rtl w:val="0"/>
        </w:rPr>
        <w:t xml:space="preserve">3.1.18 </w:t>
      </w:r>
      <w:r w:rsidDel="00000000" w:rsidR="00000000" w:rsidRPr="00000000">
        <w:rPr>
          <w:rFonts w:ascii="Arial" w:cs="Arial" w:eastAsia="Arial" w:hAnsi="Arial"/>
          <w:rtl w:val="0"/>
        </w:rPr>
        <w:t xml:space="preserve">SUBACK</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DF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0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0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0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0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0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0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0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0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0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1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1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2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2A">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38">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3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3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3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4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4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44">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45">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4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4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4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4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5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5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5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5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57">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6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65">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72">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73">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80">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81">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8E">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8F">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9D">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9E">
      <w:pPr>
        <w:pStyle w:val="Heading4"/>
        <w:ind w:left="0" w:right="4" w:firstLine="0"/>
        <w:rPr>
          <w:rFonts w:ascii="Arial" w:cs="Arial" w:eastAsia="Arial" w:hAnsi="Arial"/>
        </w:rPr>
      </w:pPr>
      <w:bookmarkStart w:colFirst="0" w:colLast="0" w:name="_heading=h.44bvf6o" w:id="146"/>
      <w:bookmarkEnd w:id="146"/>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9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A0">
      <w:pPr>
        <w:pStyle w:val="Heading4"/>
        <w:ind w:left="0" w:right="4" w:firstLine="0"/>
        <w:rPr>
          <w:rFonts w:ascii="Arial" w:cs="Arial" w:eastAsia="Arial" w:hAnsi="Arial"/>
        </w:rPr>
      </w:pPr>
      <w:bookmarkStart w:colFirst="0" w:colLast="0" w:name="_heading=h.2jh5peh" w:id="147"/>
      <w:bookmarkEnd w:id="147"/>
      <w:r w:rsidDel="00000000" w:rsidR="00000000" w:rsidRPr="00000000">
        <w:rPr>
          <w:rFonts w:ascii="Arial" w:cs="Arial" w:eastAsia="Arial" w:hAnsi="Arial"/>
          <w:rtl w:val="0"/>
        </w:rPr>
        <w:t xml:space="preserve">3.1.18.2 Flags</w:t>
      </w:r>
    </w:p>
    <w:p w:rsidR="00000000" w:rsidDel="00000000" w:rsidP="00000000" w:rsidRDefault="00000000" w:rsidRPr="00000000" w14:paraId="00000EA1">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58"/>
        </w:sdtPr>
        <w:sdtContent>
          <w:commentRangeStart w:id="80"/>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80"/>
      <w:r w:rsidDel="00000000" w:rsidR="00000000" w:rsidRPr="00000000">
        <w:commentReference w:id="80"/>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A3">
      <w:pPr>
        <w:pStyle w:val="Heading4"/>
        <w:ind w:left="0" w:right="4" w:firstLine="0"/>
        <w:rPr>
          <w:rFonts w:ascii="Arial" w:cs="Arial" w:eastAsia="Arial" w:hAnsi="Arial"/>
        </w:rPr>
      </w:pPr>
      <w:bookmarkStart w:colFirst="0" w:colLast="0" w:name="_heading=h.ymfzma" w:id="148"/>
      <w:bookmarkEnd w:id="148"/>
      <w:r w:rsidDel="00000000" w:rsidR="00000000" w:rsidRPr="00000000">
        <w:rPr>
          <w:rFonts w:ascii="Arial" w:cs="Arial" w:eastAsia="Arial" w:hAnsi="Arial"/>
          <w:rtl w:val="0"/>
        </w:rPr>
        <w:t xml:space="preserve">3.1.18.3 Topic Data</w:t>
      </w:r>
    </w:p>
    <w:p w:rsidR="00000000" w:rsidDel="00000000" w:rsidP="00000000" w:rsidRDefault="00000000" w:rsidRPr="00000000" w14:paraId="00000EA4">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159"/>
        </w:sdtPr>
        <w:sdtContent>
          <w:ins w:author="davide.lenzarini@u-blox.com" w:id="14" w:date="2024-03-20T08:37:30Z">
            <w:r w:rsidDel="00000000" w:rsidR="00000000" w:rsidRPr="00000000">
              <w:rPr>
                <w:rFonts w:ascii="Arial" w:cs="Arial" w:eastAsia="Arial" w:hAnsi="Arial"/>
                <w:rtl w:val="0"/>
              </w:rPr>
              <w:t xml:space="preserve">returned Topic Data</w:t>
            </w:r>
          </w:ins>
        </w:sdtContent>
      </w:sdt>
      <w:sdt>
        <w:sdtPr>
          <w:tag w:val="goog_rdk_160"/>
        </w:sdtPr>
        <w:sdtContent>
          <w:del w:author="davide.lenzarini@u-blox.com" w:id="14"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61"/>
        </w:sdtPr>
        <w:sdtContent>
          <w:commentRangeStart w:id="81"/>
        </w:sdtContent>
      </w:sdt>
      <w:r w:rsidDel="00000000" w:rsidR="00000000" w:rsidRPr="00000000">
        <w:rPr>
          <w:rFonts w:ascii="Arial" w:cs="Arial" w:eastAsia="Arial" w:hAnsi="Arial"/>
          <w:rtl w:val="0"/>
        </w:rPr>
        <w:t xml:space="preserve">not relevant</w:t>
      </w:r>
      <w:sdt>
        <w:sdtPr>
          <w:tag w:val="goog_rdk_162"/>
        </w:sdtPr>
        <w:sdtContent>
          <w:ins w:author="davide.lenzarini@u-blox.com" w:id="15"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81"/>
      <w:r w:rsidDel="00000000" w:rsidR="00000000" w:rsidRPr="00000000">
        <w:commentReference w:id="81"/>
      </w:r>
      <w:r w:rsidDel="00000000" w:rsidR="00000000" w:rsidRPr="00000000">
        <w:rPr>
          <w:rFonts w:ascii="Arial" w:cs="Arial" w:eastAsia="Arial" w:hAnsi="Arial"/>
          <w:rtl w:val="0"/>
        </w:rPr>
        <w:t xml:space="preserve">)</w:t>
      </w:r>
    </w:p>
    <w:p w:rsidR="00000000" w:rsidDel="00000000" w:rsidP="00000000" w:rsidRDefault="00000000" w:rsidRPr="00000000" w14:paraId="00000EA5">
      <w:pPr>
        <w:pStyle w:val="Heading4"/>
        <w:ind w:left="0" w:right="4" w:firstLine="0"/>
        <w:rPr>
          <w:rFonts w:ascii="Arial" w:cs="Arial" w:eastAsia="Arial" w:hAnsi="Arial"/>
        </w:rPr>
      </w:pPr>
      <w:bookmarkStart w:colFirst="0" w:colLast="0" w:name="_heading=h.3im3ia3" w:id="149"/>
      <w:bookmarkEnd w:id="149"/>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A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A7">
      <w:pPr>
        <w:pStyle w:val="Heading4"/>
        <w:ind w:left="0" w:right="4" w:firstLine="0"/>
        <w:rPr>
          <w:rFonts w:ascii="Arial" w:cs="Arial" w:eastAsia="Arial" w:hAnsi="Arial"/>
        </w:rPr>
      </w:pPr>
      <w:bookmarkStart w:colFirst="0" w:colLast="0" w:name="_heading=h.1xrdshw" w:id="150"/>
      <w:bookmarkEnd w:id="150"/>
      <w:r w:rsidDel="00000000" w:rsidR="00000000" w:rsidRPr="00000000">
        <w:rPr>
          <w:rFonts w:ascii="Arial" w:cs="Arial" w:eastAsia="Arial" w:hAnsi="Arial"/>
          <w:rtl w:val="0"/>
        </w:rPr>
        <w:t xml:space="preserve">3.1.18.5 Reason Code</w:t>
      </w:r>
    </w:p>
    <w:p w:rsidR="00000000" w:rsidDel="00000000" w:rsidP="00000000" w:rsidRDefault="00000000" w:rsidRPr="00000000" w14:paraId="00000EA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A9">
      <w:pPr>
        <w:pStyle w:val="Heading3"/>
        <w:keepLines w:val="1"/>
        <w:spacing w:after="118" w:before="0" w:line="259" w:lineRule="auto"/>
        <w:ind w:left="0" w:firstLine="0"/>
        <w:rPr>
          <w:rFonts w:ascii="Arial" w:cs="Arial" w:eastAsia="Arial" w:hAnsi="Arial"/>
        </w:rPr>
      </w:pPr>
      <w:bookmarkStart w:colFirst="0" w:colLast="0" w:name="_heading=h.4hr1b5p" w:id="151"/>
      <w:bookmarkEnd w:id="151"/>
      <w:r w:rsidDel="00000000" w:rsidR="00000000" w:rsidRPr="00000000">
        <w:rPr>
          <w:rtl w:val="0"/>
        </w:rPr>
        <w:t xml:space="preserve">3.1.19 </w:t>
      </w:r>
      <w:r w:rsidDel="00000000" w:rsidR="00000000" w:rsidRPr="00000000">
        <w:rPr>
          <w:rFonts w:ascii="Arial" w:cs="Arial" w:eastAsia="Arial" w:hAnsi="Arial"/>
          <w:rtl w:val="0"/>
        </w:rPr>
        <w:t xml:space="preserve">UNSUBSCRIBE</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AA">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AB">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AC">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A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B0">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B1">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B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B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B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B9">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BA">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C8">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EC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D7">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ED8">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E7">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E9">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E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F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F2">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F3">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F6">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F7">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F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F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0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0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0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05">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0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14">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15">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23">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24">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2C">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2D">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2E">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33">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34">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43">
      <w:pPr>
        <w:spacing w:after="119" w:lineRule="auto"/>
        <w:ind w:left="-5" w:right="990" w:firstLine="0"/>
        <w:rPr>
          <w:rFonts w:ascii="Arial" w:cs="Arial" w:eastAsia="Arial" w:hAnsi="Arial"/>
        </w:rPr>
      </w:pPr>
      <w:bookmarkStart w:colFirst="0" w:colLast="0" w:name="_heading=h.2wwbldi" w:id="152"/>
      <w:bookmarkEnd w:id="152"/>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44">
      <w:pPr>
        <w:pStyle w:val="Heading4"/>
        <w:ind w:left="0" w:firstLine="0"/>
        <w:rPr>
          <w:rFonts w:ascii="Arial" w:cs="Arial" w:eastAsia="Arial" w:hAnsi="Arial"/>
        </w:rPr>
      </w:pPr>
      <w:bookmarkStart w:colFirst="0" w:colLast="0" w:name="_heading=h.1c1lvlb" w:id="153"/>
      <w:bookmarkEnd w:id="153"/>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4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46">
      <w:pPr>
        <w:pStyle w:val="Heading4"/>
        <w:ind w:left="0" w:right="4" w:firstLine="0"/>
        <w:rPr>
          <w:rFonts w:ascii="Arial" w:cs="Arial" w:eastAsia="Arial" w:hAnsi="Arial"/>
        </w:rPr>
      </w:pPr>
      <w:bookmarkStart w:colFirst="0" w:colLast="0" w:name="_heading=h.3w19e94" w:id="154"/>
      <w:bookmarkEnd w:id="154"/>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47">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48">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4A">
      <w:pPr>
        <w:pStyle w:val="Heading4"/>
        <w:ind w:left="0" w:right="4" w:firstLine="0"/>
        <w:rPr>
          <w:rFonts w:ascii="Arial" w:cs="Arial" w:eastAsia="Arial" w:hAnsi="Arial"/>
        </w:rPr>
      </w:pPr>
      <w:bookmarkStart w:colFirst="0" w:colLast="0" w:name="_heading=h.2b6jogx" w:id="155"/>
      <w:bookmarkEnd w:id="155"/>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4B">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4C">
      <w:pPr>
        <w:pStyle w:val="Heading4"/>
        <w:ind w:left="0" w:right="4" w:firstLine="0"/>
        <w:rPr>
          <w:rFonts w:ascii="Arial" w:cs="Arial" w:eastAsia="Arial" w:hAnsi="Arial"/>
        </w:rPr>
      </w:pPr>
      <w:bookmarkStart w:colFirst="0" w:colLast="0" w:name="_heading=h.qbtyoq" w:id="156"/>
      <w:bookmarkEnd w:id="156"/>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4D">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4E">
      <w:pPr>
        <w:pStyle w:val="Heading3"/>
        <w:keepLines w:val="1"/>
        <w:spacing w:after="48" w:before="0" w:line="259" w:lineRule="auto"/>
        <w:ind w:left="0" w:right="4" w:firstLine="0"/>
        <w:rPr>
          <w:rFonts w:ascii="Arial" w:cs="Arial" w:eastAsia="Arial" w:hAnsi="Arial"/>
        </w:rPr>
      </w:pPr>
      <w:bookmarkStart w:colFirst="0" w:colLast="0" w:name="_heading=h.3abhhcj" w:id="157"/>
      <w:bookmarkEnd w:id="157"/>
      <w:r w:rsidDel="00000000" w:rsidR="00000000" w:rsidRPr="00000000">
        <w:rPr>
          <w:rtl w:val="0"/>
        </w:rPr>
        <w:t xml:space="preserve">3.1.20 </w:t>
      </w:r>
      <w:r w:rsidDel="00000000" w:rsidR="00000000" w:rsidRPr="00000000">
        <w:rPr>
          <w:rFonts w:ascii="Arial" w:cs="Arial" w:eastAsia="Arial" w:hAnsi="Arial"/>
          <w:rtl w:val="0"/>
        </w:rPr>
        <w:t xml:space="preserve">UNSUBACK</w:t>
      </w:r>
    </w:p>
    <w:tbl>
      <w:tblPr>
        <w:tblStyle w:val="Table3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4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5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5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5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5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5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5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5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5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5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5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6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6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6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6B">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73">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74">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7C">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7D">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86">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87">
      <w:pPr>
        <w:pStyle w:val="Heading4"/>
        <w:ind w:left="0" w:right="4" w:firstLine="0"/>
        <w:rPr>
          <w:rFonts w:ascii="Arial" w:cs="Arial" w:eastAsia="Arial" w:hAnsi="Arial"/>
        </w:rPr>
      </w:pPr>
      <w:bookmarkStart w:colFirst="0" w:colLast="0" w:name="_heading=h.1pgrrkc" w:id="158"/>
      <w:bookmarkEnd w:id="15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9">
      <w:pPr>
        <w:pStyle w:val="Heading4"/>
        <w:ind w:left="0" w:right="4" w:firstLine="0"/>
        <w:rPr>
          <w:rFonts w:ascii="Arial" w:cs="Arial" w:eastAsia="Arial" w:hAnsi="Arial"/>
        </w:rPr>
      </w:pPr>
      <w:bookmarkStart w:colFirst="0" w:colLast="0" w:name="_heading=h.49gfa85" w:id="159"/>
      <w:bookmarkEnd w:id="15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8A">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8B">
      <w:pPr>
        <w:pStyle w:val="Heading4"/>
        <w:ind w:left="0" w:right="4" w:firstLine="0"/>
        <w:rPr>
          <w:rFonts w:ascii="Arial" w:cs="Arial" w:eastAsia="Arial" w:hAnsi="Arial"/>
        </w:rPr>
      </w:pPr>
      <w:bookmarkStart w:colFirst="0" w:colLast="0" w:name="_heading=h.2olpkfy" w:id="160"/>
      <w:bookmarkEnd w:id="16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8C">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8D">
      <w:pPr>
        <w:pStyle w:val="Heading3"/>
        <w:keepLines w:val="1"/>
        <w:spacing w:after="77" w:before="0" w:line="259" w:lineRule="auto"/>
        <w:ind w:left="0" w:firstLine="0"/>
        <w:rPr>
          <w:rFonts w:ascii="Arial" w:cs="Arial" w:eastAsia="Arial" w:hAnsi="Arial"/>
        </w:rPr>
      </w:pPr>
      <w:bookmarkStart w:colFirst="0" w:colLast="0" w:name="_heading=h.13qzunr" w:id="161"/>
      <w:bookmarkEnd w:id="161"/>
      <w:r w:rsidDel="00000000" w:rsidR="00000000" w:rsidRPr="00000000">
        <w:rPr>
          <w:rtl w:val="0"/>
        </w:rPr>
        <w:t xml:space="preserve">3.1.21 </w:t>
      </w:r>
      <w:r w:rsidDel="00000000" w:rsidR="00000000" w:rsidRPr="00000000">
        <w:rPr>
          <w:rFonts w:ascii="Arial" w:cs="Arial" w:eastAsia="Arial" w:hAnsi="Arial"/>
          <w:rtl w:val="0"/>
        </w:rPr>
        <w:t xml:space="preserve">PINGREQ</w:t>
      </w:r>
    </w:p>
    <w:tbl>
      <w:tblPr>
        <w:tblStyle w:val="Table3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8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8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4">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95">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96">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97">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98">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0">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1">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A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A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B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BB">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0FBC">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0FC5">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0FC6">
      <w:pPr>
        <w:pStyle w:val="Heading4"/>
        <w:ind w:left="0" w:right="4" w:firstLine="0"/>
        <w:rPr>
          <w:rFonts w:ascii="Arial" w:cs="Arial" w:eastAsia="Arial" w:hAnsi="Arial"/>
        </w:rPr>
      </w:pPr>
      <w:bookmarkStart w:colFirst="0" w:colLast="0" w:name="_heading=h.3nqndbk" w:id="162"/>
      <w:bookmarkEnd w:id="16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0FC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C8">
      <w:pPr>
        <w:pStyle w:val="Heading4"/>
        <w:ind w:left="0" w:firstLine="0"/>
        <w:rPr>
          <w:rFonts w:ascii="Arial" w:cs="Arial" w:eastAsia="Arial" w:hAnsi="Arial"/>
        </w:rPr>
      </w:pPr>
      <w:bookmarkStart w:colFirst="0" w:colLast="0" w:name="_heading=h.sqbpplpqb01e" w:id="163"/>
      <w:bookmarkEnd w:id="16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0FC9">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FCA">
      <w:pPr>
        <w:pStyle w:val="Heading4"/>
        <w:ind w:left="0" w:right="4" w:firstLine="0"/>
        <w:rPr>
          <w:rFonts w:ascii="Arial" w:cs="Arial" w:eastAsia="Arial" w:hAnsi="Arial"/>
        </w:rPr>
      </w:pPr>
      <w:bookmarkStart w:colFirst="0" w:colLast="0" w:name="_heading=h.22vxnjd" w:id="164"/>
      <w:bookmarkEnd w:id="16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0FCB">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0FC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FCD">
      <w:pPr>
        <w:pStyle w:val="Heading3"/>
        <w:keepLines w:val="1"/>
        <w:spacing w:after="77" w:before="0" w:line="259" w:lineRule="auto"/>
        <w:ind w:left="0" w:right="4" w:firstLine="0"/>
        <w:rPr>
          <w:rFonts w:ascii="Arial" w:cs="Arial" w:eastAsia="Arial" w:hAnsi="Arial"/>
        </w:rPr>
      </w:pPr>
      <w:bookmarkStart w:colFirst="0" w:colLast="0" w:name="_heading=h.i17xr6" w:id="165"/>
      <w:bookmarkEnd w:id="165"/>
      <w:r w:rsidDel="00000000" w:rsidR="00000000" w:rsidRPr="00000000">
        <w:rPr>
          <w:rtl w:val="0"/>
        </w:rPr>
        <w:t xml:space="preserve">3.1.22 </w:t>
      </w:r>
      <w:r w:rsidDel="00000000" w:rsidR="00000000" w:rsidRPr="00000000">
        <w:rPr>
          <w:rFonts w:ascii="Arial" w:cs="Arial" w:eastAsia="Arial" w:hAnsi="Arial"/>
          <w:rtl w:val="0"/>
        </w:rPr>
        <w:t xml:space="preserve">PINGRESP</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CE">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CF">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0">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1">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2">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3">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4">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5">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D6">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D7">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D8">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0">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1">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E9">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EA">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2">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3">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FB">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FC">
            <w:pPr>
              <w:keepNext w:val="1"/>
              <w:ind w:right="4"/>
              <w:jc w:val="center"/>
              <w:rPr>
                <w:rFonts w:ascii="Arial" w:cs="Arial" w:eastAsia="Arial" w:hAnsi="Arial"/>
              </w:rPr>
            </w:pPr>
            <w:r w:rsidDel="00000000" w:rsidR="00000000" w:rsidRPr="00000000">
              <w:rPr>
                <w:rFonts w:ascii="Arial" w:cs="Arial" w:eastAsia="Arial" w:hAnsi="Arial"/>
                <w:rtl w:val="0"/>
              </w:rPr>
              <w:t xml:space="preserve">Messages Remaining (optional)</w:t>
            </w:r>
          </w:p>
        </w:tc>
      </w:tr>
    </w:tbl>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0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Keep Alive packets flow in either direction, sent either by a connected client or the gateway. it has only a header and no variable part.</w:t>
      </w:r>
    </w:p>
    <w:p w:rsidR="00000000" w:rsidDel="00000000" w:rsidP="00000000" w:rsidRDefault="00000000" w:rsidRPr="00000000" w14:paraId="00001006">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07">
      <w:pPr>
        <w:pStyle w:val="Heading4"/>
        <w:ind w:left="0" w:right="4" w:firstLine="0"/>
        <w:rPr>
          <w:rFonts w:ascii="Arial" w:cs="Arial" w:eastAsia="Arial" w:hAnsi="Arial"/>
        </w:rPr>
      </w:pPr>
      <w:bookmarkStart w:colFirst="0" w:colLast="0" w:name="_heading=h.320vgez" w:id="166"/>
      <w:bookmarkEnd w:id="166"/>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0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09">
      <w:pPr>
        <w:pStyle w:val="Heading4"/>
        <w:ind w:left="0" w:firstLine="0"/>
        <w:rPr>
          <w:rFonts w:ascii="Arial" w:cs="Arial" w:eastAsia="Arial" w:hAnsi="Arial"/>
        </w:rPr>
      </w:pPr>
      <w:bookmarkStart w:colFirst="0" w:colLast="0" w:name="_heading=h.fodwg3l5deju" w:id="167"/>
      <w:bookmarkEnd w:id="167"/>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0A">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0B">
      <w:pPr>
        <w:pStyle w:val="Heading4"/>
        <w:ind w:left="0" w:right="4" w:firstLine="0"/>
        <w:rPr>
          <w:rFonts w:ascii="Arial" w:cs="Arial" w:eastAsia="Arial" w:hAnsi="Arial"/>
        </w:rPr>
      </w:pPr>
      <w:bookmarkStart w:colFirst="0" w:colLast="0" w:name="_heading=h.1h65qms" w:id="168"/>
      <w:bookmarkEnd w:id="168"/>
      <w:r w:rsidDel="00000000" w:rsidR="00000000" w:rsidRPr="00000000">
        <w:rPr>
          <w:rFonts w:ascii="Arial" w:cs="Arial" w:eastAsia="Arial" w:hAnsi="Arial"/>
          <w:rtl w:val="0"/>
        </w:rPr>
        <w:t xml:space="preserve">3.1.22.3 Messages Remaining</w:t>
      </w:r>
    </w:p>
    <w:p w:rsidR="00000000" w:rsidDel="00000000" w:rsidP="00000000" w:rsidRDefault="00000000" w:rsidRPr="00000000" w14:paraId="0000100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messages left when a client is sent back to sleep. Optional – for use at the end of a client's awake period.  Values can be:</w:t>
      </w:r>
    </w:p>
    <w:tbl>
      <w:tblPr>
        <w:tblStyle w:val="Table34"/>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0D">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0E">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0F">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10">
            <w:pPr>
              <w:ind w:left="0" w:right="-60" w:firstLine="0"/>
              <w:rPr>
                <w:rFonts w:ascii="Arial" w:cs="Arial" w:eastAsia="Arial" w:hAnsi="Arial"/>
              </w:rPr>
            </w:pPr>
            <w:r w:rsidDel="00000000" w:rsidR="00000000" w:rsidRPr="00000000">
              <w:rPr>
                <w:rFonts w:ascii="Arial" w:cs="Arial" w:eastAsia="Arial" w:hAnsi="Arial"/>
                <w:rtl w:val="0"/>
              </w:rPr>
              <w:t xml:space="preserve">No messages remain in the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1">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12">
            <w:pPr>
              <w:ind w:left="0" w:right="-60" w:firstLine="0"/>
              <w:rPr>
                <w:rFonts w:ascii="Arial" w:cs="Arial" w:eastAsia="Arial" w:hAnsi="Arial"/>
              </w:rPr>
            </w:pPr>
            <w:r w:rsidDel="00000000" w:rsidR="00000000" w:rsidRPr="00000000">
              <w:rPr>
                <w:rFonts w:ascii="Arial" w:cs="Arial" w:eastAsia="Arial" w:hAnsi="Arial"/>
                <w:rtl w:val="0"/>
              </w:rPr>
              <w:t xml:space="preserve">The number of messages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13">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14">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messages waiting to be delivered greater than 0.</w:t>
            </w:r>
          </w:p>
        </w:tc>
      </w:tr>
    </w:tbl>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16">
      <w:pPr>
        <w:pStyle w:val="Heading3"/>
        <w:keepLines w:val="1"/>
        <w:spacing w:after="77" w:before="0" w:line="259" w:lineRule="auto"/>
        <w:ind w:left="0" w:firstLine="0"/>
        <w:rPr>
          <w:rFonts w:ascii="Arial" w:cs="Arial" w:eastAsia="Arial" w:hAnsi="Arial"/>
        </w:rPr>
      </w:pPr>
      <w:bookmarkStart w:colFirst="0" w:colLast="0" w:name="_heading=h.415t9al" w:id="169"/>
      <w:bookmarkEnd w:id="169"/>
      <w:r w:rsidDel="00000000" w:rsidR="00000000" w:rsidRPr="00000000">
        <w:rPr>
          <w:rtl w:val="0"/>
        </w:rPr>
        <w:t xml:space="preserve">3.1.23 </w:t>
      </w:r>
      <w:r w:rsidDel="00000000" w:rsidR="00000000" w:rsidRPr="00000000">
        <w:rPr>
          <w:rFonts w:ascii="Arial" w:cs="Arial" w:eastAsia="Arial" w:hAnsi="Arial"/>
          <w:rtl w:val="0"/>
        </w:rPr>
        <w:t xml:space="preserve">DISCONNECT</w:t>
      </w:r>
    </w:p>
    <w:tbl>
      <w:tblPr>
        <w:tblStyle w:val="Table35"/>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1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1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1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1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1F">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2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2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2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8">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2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39">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3A">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4A">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4B">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5C">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64">
            <w:pPr>
              <w:jc w:val="center"/>
              <w:rPr>
                <w:rFonts w:ascii="Arial" w:cs="Arial" w:eastAsia="Arial" w:hAnsi="Arial"/>
                <w:i w:val="1"/>
                <w:sz w:val="18"/>
                <w:szCs w:val="18"/>
              </w:rPr>
            </w:pPr>
            <w:sdt>
              <w:sdtPr>
                <w:tag w:val="goog_rdk_163"/>
              </w:sdtPr>
              <w:sdtContent>
                <w:commentRangeStart w:id="82"/>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66">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6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6B">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6C">
            <w:pPr>
              <w:rPr>
                <w:rFonts w:ascii="Arial" w:cs="Arial" w:eastAsia="Arial" w:hAnsi="Arial"/>
              </w:rPr>
            </w:pPr>
            <w:commentRangeEnd w:id="82"/>
            <w:r w:rsidDel="00000000" w:rsidR="00000000" w:rsidRPr="00000000">
              <w:commentReference w:id="82"/>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6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6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7">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9">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7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7D">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7E">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8E">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8F">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9F">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A0">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B0">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B1">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C1">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0C2">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0D2">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0D3">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0E4">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64"/>
        </w:sdtPr>
        <w:sdtContent>
          <w:commentRangeStart w:id="83"/>
        </w:sdtContent>
      </w:sdt>
      <w:r w:rsidDel="00000000" w:rsidR="00000000" w:rsidRPr="00000000">
        <w:rPr>
          <w:rFonts w:ascii="Arial" w:cs="Arial" w:eastAsia="Arial" w:hAnsi="Arial"/>
          <w:rtl w:val="0"/>
        </w:rPr>
        <w:t xml:space="preserve">wants to </w:t>
      </w:r>
      <w:commentRangeEnd w:id="83"/>
      <w:r w:rsidDel="00000000" w:rsidR="00000000" w:rsidRPr="00000000">
        <w:commentReference w:id="83"/>
      </w:r>
      <w:r w:rsidDel="00000000" w:rsidR="00000000" w:rsidRPr="00000000">
        <w:rPr>
          <w:rFonts w:ascii="Arial" w:cs="Arial" w:eastAsia="Arial" w:hAnsi="Arial"/>
          <w:rtl w:val="0"/>
        </w:rPr>
        <w:t xml:space="preserve">delete</w:t>
      </w:r>
      <w:sdt>
        <w:sdtPr>
          <w:tag w:val="goog_rdk_165"/>
        </w:sdtPr>
        <w:sdtContent>
          <w:commentRangeStart w:id="84"/>
        </w:sdtContent>
      </w:sdt>
      <w:r w:rsidDel="00000000" w:rsidR="00000000" w:rsidRPr="00000000">
        <w:rPr>
          <w:rFonts w:ascii="Arial" w:cs="Arial" w:eastAsia="Arial" w:hAnsi="Arial"/>
          <w:rtl w:val="0"/>
        </w:rPr>
        <w:t xml:space="preserve"> </w:t>
      </w:r>
      <w:commentRangeEnd w:id="84"/>
      <w:r w:rsidDel="00000000" w:rsidR="00000000" w:rsidRPr="00000000">
        <w:commentReference w:id="84"/>
      </w:r>
      <w:r w:rsidDel="00000000" w:rsidR="00000000" w:rsidRPr="00000000">
        <w:rPr>
          <w:rFonts w:ascii="Arial" w:cs="Arial" w:eastAsia="Arial" w:hAnsi="Arial"/>
          <w:rtl w:val="0"/>
        </w:rPr>
        <w:t xml:space="preserve">the Virtual connection. </w:t>
      </w:r>
      <w:sdt>
        <w:sdtPr>
          <w:tag w:val="goog_rdk_166"/>
        </w:sdtPr>
        <w:sdtContent>
          <w:commentRangeStart w:id="85"/>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85"/>
      <w:r w:rsidDel="00000000" w:rsidR="00000000" w:rsidRPr="00000000">
        <w:commentReference w:id="85"/>
      </w:r>
      <w:r w:rsidDel="00000000" w:rsidR="00000000" w:rsidRPr="00000000">
        <w:rPr>
          <w:rFonts w:ascii="Arial" w:cs="Arial" w:eastAsia="Arial" w:hAnsi="Arial"/>
          <w:rtl w:val="0"/>
        </w:rPr>
        <w:t xml:space="preserve"> </w:t>
      </w:r>
      <w:sdt>
        <w:sdtPr>
          <w:tag w:val="goog_rdk_167"/>
        </w:sdtPr>
        <w:sdtContent>
          <w:commentRangeStart w:id="86"/>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86"/>
      <w:r w:rsidDel="00000000" w:rsidR="00000000" w:rsidRPr="00000000">
        <w:commentReference w:id="86"/>
      </w:r>
      <w:sdt>
        <w:sdtPr>
          <w:tag w:val="goog_rdk_168"/>
        </w:sdtPr>
        <w:sdtContent>
          <w:commentRangeStart w:id="87"/>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87"/>
      <w:r w:rsidDel="00000000" w:rsidR="00000000" w:rsidRPr="00000000">
        <w:commentReference w:id="87"/>
      </w:r>
      <w:r w:rsidDel="00000000" w:rsidR="00000000" w:rsidRPr="00000000">
        <w:rPr>
          <w:rtl w:val="0"/>
        </w:rPr>
      </w:r>
    </w:p>
    <w:p w:rsidR="00000000" w:rsidDel="00000000" w:rsidP="00000000" w:rsidRDefault="00000000" w:rsidRPr="00000000" w14:paraId="000010E5">
      <w:pPr>
        <w:spacing w:after="23"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p>
    <w:p w:rsidR="00000000" w:rsidDel="00000000" w:rsidP="00000000" w:rsidRDefault="00000000" w:rsidRPr="00000000" w14:paraId="000010E6">
      <w:pPr>
        <w:spacing w:after="23" w:lineRule="auto"/>
        <w:ind w:right="4"/>
        <w:rPr>
          <w:rFonts w:ascii="Arial" w:cs="Arial" w:eastAsia="Arial" w:hAnsi="Arial"/>
        </w:rPr>
      </w:pPr>
      <w:r w:rsidDel="00000000" w:rsidR="00000000" w:rsidRPr="00000000">
        <w:rPr>
          <w:rtl w:val="0"/>
        </w:rPr>
      </w:r>
    </w:p>
    <w:p w:rsidR="00000000" w:rsidDel="00000000" w:rsidP="00000000" w:rsidRDefault="00000000" w:rsidRPr="00000000" w14:paraId="000010E7">
      <w:pPr>
        <w:spacing w:after="306" w:lineRule="auto"/>
        <w:ind w:right="4"/>
        <w:rPr>
          <w:rFonts w:ascii="Arial" w:cs="Arial" w:eastAsia="Arial" w:hAnsi="Arial"/>
        </w:rPr>
      </w:pPr>
      <w:sdt>
        <w:sdtPr>
          <w:tag w:val="goog_rdk_169"/>
        </w:sdtPr>
        <w:sdtContent>
          <w:commentRangeStart w:id="88"/>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10E8">
      <w:pPr>
        <w:pStyle w:val="Heading4"/>
        <w:ind w:left="0" w:right="4" w:firstLine="0"/>
        <w:rPr>
          <w:rFonts w:ascii="Arial" w:cs="Arial" w:eastAsia="Arial" w:hAnsi="Arial"/>
        </w:rPr>
      </w:pPr>
      <w:bookmarkStart w:colFirst="0" w:colLast="0" w:name="_heading=h.2gb3jie" w:id="170"/>
      <w:bookmarkEnd w:id="170"/>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0E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EA">
      <w:pPr>
        <w:pStyle w:val="Heading4"/>
        <w:ind w:left="0" w:firstLine="0"/>
        <w:rPr>
          <w:rFonts w:ascii="Arial" w:cs="Arial" w:eastAsia="Arial" w:hAnsi="Arial"/>
        </w:rPr>
      </w:pPr>
      <w:bookmarkStart w:colFirst="0" w:colLast="0" w:name="_heading=h.vgdtq7" w:id="171"/>
      <w:bookmarkEnd w:id="171"/>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0EB">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0EC">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0F2">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70"/>
        </w:sdtPr>
        <w:sdtContent>
          <w:commentRangeStart w:id="89"/>
        </w:sdtContent>
      </w:sdt>
      <w:r w:rsidDel="00000000" w:rsidR="00000000" w:rsidRPr="00000000">
        <w:rPr>
          <w:rFonts w:ascii="Arial" w:cs="Arial" w:eastAsia="Arial" w:hAnsi="Arial"/>
          <w:highlight w:val="yellow"/>
          <w:rtl w:val="0"/>
        </w:rPr>
        <w:t xml:space="preserve">Gateway</w:t>
      </w:r>
      <w:commentRangeEnd w:id="89"/>
      <w:r w:rsidDel="00000000" w:rsidR="00000000" w:rsidRPr="00000000">
        <w:commentReference w:id="89"/>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0F3">
      <w:pPr>
        <w:pStyle w:val="Heading4"/>
        <w:ind w:left="0" w:right="4" w:firstLine="0"/>
        <w:rPr>
          <w:rFonts w:ascii="Arial" w:cs="Arial" w:eastAsia="Arial" w:hAnsi="Arial"/>
        </w:rPr>
      </w:pPr>
      <w:bookmarkStart w:colFirst="0" w:colLast="0" w:name="_heading=h.3fg1ce0" w:id="172"/>
      <w:bookmarkEnd w:id="172"/>
      <w:r w:rsidDel="00000000" w:rsidR="00000000" w:rsidRPr="00000000">
        <w:rPr>
          <w:rFonts w:ascii="Arial" w:cs="Arial" w:eastAsia="Arial" w:hAnsi="Arial"/>
          <w:rtl w:val="0"/>
        </w:rPr>
        <w:t xml:space="preserve">3.1.23.3 Reason Code</w:t>
      </w:r>
    </w:p>
    <w:p w:rsidR="00000000" w:rsidDel="00000000" w:rsidP="00000000" w:rsidRDefault="00000000" w:rsidRPr="00000000" w14:paraId="000010F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0F5">
      <w:pPr>
        <w:spacing w:after="174" w:before="0" w:line="248.00000000000006" w:lineRule="auto"/>
        <w:ind w:right="4"/>
        <w:jc w:val="both"/>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0F6">
      <w:pPr>
        <w:pStyle w:val="Heading4"/>
        <w:ind w:left="0" w:right="4" w:firstLine="0"/>
        <w:rPr>
          <w:rFonts w:ascii="Arial" w:cs="Arial" w:eastAsia="Arial" w:hAnsi="Arial"/>
        </w:rPr>
      </w:pPr>
      <w:bookmarkStart w:colFirst="0" w:colLast="0" w:name="_heading=h.1ulbmlt" w:id="173"/>
      <w:bookmarkEnd w:id="173"/>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0F7">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0F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0F9">
      <w:pPr>
        <w:pStyle w:val="Heading4"/>
        <w:ind w:left="0" w:right="4" w:firstLine="0"/>
        <w:rPr>
          <w:rFonts w:ascii="Arial" w:cs="Arial" w:eastAsia="Arial" w:hAnsi="Arial"/>
        </w:rPr>
      </w:pPr>
      <w:bookmarkStart w:colFirst="0" w:colLast="0" w:name="_heading=h.4ekz59m" w:id="174"/>
      <w:bookmarkEnd w:id="174"/>
      <w:r w:rsidDel="00000000" w:rsidR="00000000" w:rsidRPr="00000000">
        <w:rPr>
          <w:rFonts w:ascii="Arial" w:cs="Arial" w:eastAsia="Arial" w:hAnsi="Arial"/>
          <w:rtl w:val="0"/>
        </w:rPr>
        <w:t xml:space="preserve">3.1.23.5 </w:t>
      </w:r>
      <w:sdt>
        <w:sdtPr>
          <w:tag w:val="goog_rdk_171"/>
        </w:sdtPr>
        <w:sdtContent>
          <w:commentRangeStart w:id="90"/>
        </w:sdtContent>
      </w:sdt>
      <w:r w:rsidDel="00000000" w:rsidR="00000000" w:rsidRPr="00000000">
        <w:rPr>
          <w:rFonts w:ascii="Arial" w:cs="Arial" w:eastAsia="Arial" w:hAnsi="Arial"/>
          <w:rtl w:val="0"/>
        </w:rPr>
        <w:t xml:space="preserve">Reason String</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0FA">
      <w:pPr>
        <w:rPr>
          <w:u w:val="single"/>
        </w:rPr>
      </w:pPr>
      <w:r w:rsidDel="00000000" w:rsidR="00000000" w:rsidRPr="00000000">
        <w:rPr>
          <w:rFonts w:ascii="Arial" w:cs="Arial" w:eastAsia="Arial" w:hAnsi="Arial"/>
          <w:rtl w:val="0"/>
        </w:rPr>
        <w:t xml:space="preserve">Fixed Length UTF-8 Encoded String representing a clear text description of disconnection.</w:t>
      </w:r>
      <w:r w:rsidDel="00000000" w:rsidR="00000000" w:rsidRPr="00000000">
        <w:rPr>
          <w:rtl w:val="0"/>
        </w:rPr>
      </w:r>
    </w:p>
    <w:p w:rsidR="00000000" w:rsidDel="00000000" w:rsidP="00000000" w:rsidRDefault="00000000" w:rsidRPr="00000000" w14:paraId="000010FB">
      <w:pPr>
        <w:pStyle w:val="Heading3"/>
        <w:ind w:left="0" w:firstLine="0"/>
        <w:rPr>
          <w:rFonts w:ascii="Arial" w:cs="Arial" w:eastAsia="Arial" w:hAnsi="Arial"/>
        </w:rPr>
      </w:pPr>
      <w:bookmarkStart w:colFirst="0" w:colLast="0" w:name="_heading=h.1e03kqp" w:id="175"/>
      <w:bookmarkEnd w:id="175"/>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0FC">
      <w:pPr>
        <w:spacing w:after="9" w:lineRule="auto"/>
        <w:ind w:left="-5" w:right="990" w:firstLine="0"/>
        <w:rPr>
          <w:rFonts w:ascii="Arial" w:cs="Arial" w:eastAsia="Arial" w:hAnsi="Arial"/>
        </w:rPr>
      </w:pPr>
      <w:r w:rsidDel="00000000" w:rsidR="00000000" w:rsidRPr="00000000">
        <w:rPr>
          <w:rtl w:val="0"/>
        </w:rPr>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0F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F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F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0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01">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02">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03">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04">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0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06">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0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0F">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1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18">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19">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21">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22">
            <w:pPr>
              <w:jc w:val="center"/>
              <w:rPr>
                <w:rFonts w:ascii="Arial" w:cs="Arial" w:eastAsia="Arial" w:hAnsi="Arial"/>
              </w:rPr>
            </w:pPr>
            <w:sdt>
              <w:sdtPr>
                <w:tag w:val="goog_rdk_172"/>
              </w:sdtPr>
              <w:sdtContent>
                <w:commentRangeStart w:id="91"/>
              </w:sdtContent>
            </w:sdt>
            <w:sdt>
              <w:sdtPr>
                <w:tag w:val="goog_rdk_173"/>
              </w:sdtPr>
              <w:sdtContent>
                <w:commentRangeStart w:id="92"/>
              </w:sdtContent>
            </w:sdt>
            <w:sdt>
              <w:sdtPr>
                <w:tag w:val="goog_rdk_174"/>
              </w:sdtPr>
              <w:sdtContent>
                <w:commentRangeStart w:id="93"/>
              </w:sdtContent>
            </w:sdt>
            <w:r w:rsidDel="00000000" w:rsidR="00000000" w:rsidRPr="00000000">
              <w:rPr>
                <w:rFonts w:ascii="Arial" w:cs="Arial" w:eastAsia="Arial" w:hAnsi="Arial"/>
                <w:rtl w:val="0"/>
              </w:rPr>
              <w:t xml:space="preserve">Wireless Node Id</w:t>
            </w:r>
            <w:commentRangeEnd w:id="91"/>
            <w:r w:rsidDel="00000000" w:rsidR="00000000" w:rsidRPr="00000000">
              <w:commentReference w:id="91"/>
            </w:r>
            <w:commentRangeEnd w:id="92"/>
            <w:r w:rsidDel="00000000" w:rsidR="00000000" w:rsidRPr="00000000">
              <w:commentReference w:id="92"/>
            </w:r>
            <w:commentRangeEnd w:id="93"/>
            <w:r w:rsidDel="00000000" w:rsidR="00000000" w:rsidRPr="00000000">
              <w:commentReference w:id="93"/>
            </w:r>
            <w:r w:rsidDel="00000000" w:rsidR="00000000" w:rsidRPr="00000000">
              <w:rPr>
                <w:rtl w:val="0"/>
              </w:rPr>
            </w:r>
          </w:p>
        </w:tc>
      </w:tr>
      <w:tr>
        <w:trPr>
          <w:cantSplit w:val="0"/>
          <w:tblHeader w:val="0"/>
        </w:trPr>
        <w:tc>
          <w:tcPr/>
          <w:p w:rsidR="00000000" w:rsidDel="00000000" w:rsidP="00000000" w:rsidRDefault="00000000" w:rsidRPr="00000000" w14:paraId="0000112A">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2B">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3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175"/>
        </w:sdtPr>
        <w:sdtContent>
          <w:commentRangeStart w:id="94"/>
        </w:sdtContent>
      </w:sdt>
      <w:r w:rsidDel="00000000" w:rsidR="00000000" w:rsidRPr="00000000">
        <w:rPr>
          <w:rFonts w:ascii="Arial" w:cs="Arial" w:eastAsia="Arial" w:hAnsi="Arial"/>
          <w:rtl w:val="0"/>
        </w:rPr>
        <w:t xml:space="preserve">frames </w:t>
      </w:r>
      <w:commentRangeEnd w:id="94"/>
      <w:r w:rsidDel="00000000" w:rsidR="00000000" w:rsidRPr="00000000">
        <w:commentReference w:id="94"/>
      </w:r>
      <w:r w:rsidDel="00000000" w:rsidR="00000000" w:rsidRPr="00000000">
        <w:rPr>
          <w:rFonts w:ascii="Arial" w:cs="Arial" w:eastAsia="Arial" w:hAnsi="Arial"/>
          <w:rtl w:val="0"/>
        </w:rPr>
        <w:t xml:space="preserve">it receives on the</w:t>
      </w:r>
      <w:sdt>
        <w:sdtPr>
          <w:tag w:val="goog_rdk_176"/>
        </w:sdtPr>
        <w:sdtContent>
          <w:commentRangeStart w:id="95"/>
        </w:sdtContent>
      </w:sdt>
      <w:r w:rsidDel="00000000" w:rsidR="00000000" w:rsidRPr="00000000">
        <w:rPr>
          <w:rFonts w:ascii="Arial" w:cs="Arial" w:eastAsia="Arial" w:hAnsi="Arial"/>
          <w:rtl w:val="0"/>
        </w:rPr>
        <w:t xml:space="preserve"> wireless side </w:t>
      </w:r>
      <w:commentRangeEnd w:id="95"/>
      <w:r w:rsidDel="00000000" w:rsidR="00000000" w:rsidRPr="00000000">
        <w:commentReference w:id="95"/>
      </w:r>
      <w:r w:rsidDel="00000000" w:rsidR="00000000" w:rsidRPr="00000000">
        <w:rPr>
          <w:rFonts w:ascii="Arial" w:cs="Arial" w:eastAsia="Arial" w:hAnsi="Arial"/>
          <w:rtl w:val="0"/>
        </w:rPr>
        <w:t xml:space="preserve">and forwards them unchanged to the gateway; in the opposite direction, it decapsulates the</w:t>
      </w:r>
      <w:sdt>
        <w:sdtPr>
          <w:tag w:val="goog_rdk_177"/>
        </w:sdtPr>
        <w:sdtContent>
          <w:commentRangeStart w:id="96"/>
        </w:sdtContent>
      </w:sdt>
      <w:r w:rsidDel="00000000" w:rsidR="00000000" w:rsidRPr="00000000">
        <w:rPr>
          <w:rFonts w:ascii="Arial" w:cs="Arial" w:eastAsia="Arial" w:hAnsi="Arial"/>
          <w:rtl w:val="0"/>
        </w:rPr>
        <w:t xml:space="preserve"> frames</w:t>
      </w:r>
      <w:commentRangeEnd w:id="96"/>
      <w:r w:rsidDel="00000000" w:rsidR="00000000" w:rsidRPr="00000000">
        <w:commentReference w:id="96"/>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35">
      <w:pPr>
        <w:pStyle w:val="Heading4"/>
        <w:ind w:left="0" w:right="4" w:firstLine="0"/>
        <w:rPr>
          <w:rFonts w:ascii="Arial" w:cs="Arial" w:eastAsia="Arial" w:hAnsi="Arial"/>
        </w:rPr>
      </w:pPr>
      <w:bookmarkStart w:colFirst="0" w:colLast="0" w:name="_heading=h.3xzr3ei" w:id="176"/>
      <w:bookmarkEnd w:id="176"/>
      <w:r w:rsidDel="00000000" w:rsidR="00000000" w:rsidRPr="00000000">
        <w:rPr>
          <w:rFonts w:ascii="Arial" w:cs="Arial" w:eastAsia="Arial" w:hAnsi="Arial"/>
          <w:rtl w:val="0"/>
        </w:rPr>
        <w:t xml:space="preserve">3.1.24.1 Length</w:t>
      </w:r>
    </w:p>
    <w:p w:rsidR="00000000" w:rsidDel="00000000" w:rsidP="00000000" w:rsidRDefault="00000000" w:rsidRPr="00000000" w14:paraId="0000113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37">
      <w:pPr>
        <w:pStyle w:val="Heading4"/>
        <w:ind w:left="0" w:right="4" w:firstLine="0"/>
        <w:rPr>
          <w:rFonts w:ascii="Arial" w:cs="Arial" w:eastAsia="Arial" w:hAnsi="Arial"/>
        </w:rPr>
      </w:pPr>
      <w:bookmarkStart w:colFirst="0" w:colLast="0" w:name="_heading=h.2d51dmb" w:id="177"/>
      <w:bookmarkEnd w:id="177"/>
      <w:r w:rsidDel="00000000" w:rsidR="00000000" w:rsidRPr="00000000">
        <w:rPr>
          <w:rFonts w:ascii="Arial" w:cs="Arial" w:eastAsia="Arial" w:hAnsi="Arial"/>
          <w:rtl w:val="0"/>
        </w:rPr>
        <w:t xml:space="preserve">3.1.24.2 Packet Type</w:t>
      </w:r>
    </w:p>
    <w:p w:rsidR="00000000" w:rsidDel="00000000" w:rsidP="00000000" w:rsidRDefault="00000000" w:rsidRPr="00000000" w14:paraId="0000113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39">
      <w:pPr>
        <w:pStyle w:val="Heading4"/>
        <w:ind w:left="0" w:right="4" w:firstLine="0"/>
        <w:rPr>
          <w:rFonts w:ascii="Arial" w:cs="Arial" w:eastAsia="Arial" w:hAnsi="Arial"/>
        </w:rPr>
      </w:pPr>
      <w:bookmarkStart w:colFirst="0" w:colLast="0" w:name="_heading=h.sabnu4" w:id="178"/>
      <w:bookmarkEnd w:id="178"/>
      <w:r w:rsidDel="00000000" w:rsidR="00000000" w:rsidRPr="00000000">
        <w:rPr>
          <w:rFonts w:ascii="Arial" w:cs="Arial" w:eastAsia="Arial" w:hAnsi="Arial"/>
          <w:rtl w:val="0"/>
        </w:rPr>
        <w:t xml:space="preserve">3.1.24.3 Ctrl</w:t>
      </w:r>
    </w:p>
    <w:p w:rsidR="00000000" w:rsidDel="00000000" w:rsidP="00000000" w:rsidRDefault="00000000" w:rsidRPr="00000000" w14:paraId="0000113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7"/>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B">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C">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D">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E">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3F">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0">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1">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2">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43">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4">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5">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4B">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4C">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E">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4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5">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56">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58">
      <w:pPr>
        <w:pStyle w:val="Heading4"/>
        <w:ind w:left="0" w:right="4" w:firstLine="0"/>
        <w:rPr>
          <w:rFonts w:ascii="Arial" w:cs="Arial" w:eastAsia="Arial" w:hAnsi="Arial"/>
        </w:rPr>
      </w:pPr>
      <w:bookmarkStart w:colFirst="0" w:colLast="0" w:name="_heading=h.3c9z6hx" w:id="179"/>
      <w:bookmarkEnd w:id="179"/>
      <w:r w:rsidDel="00000000" w:rsidR="00000000" w:rsidRPr="00000000">
        <w:rPr>
          <w:rFonts w:ascii="Arial" w:cs="Arial" w:eastAsia="Arial" w:hAnsi="Arial"/>
          <w:rtl w:val="0"/>
        </w:rPr>
        <w:t xml:space="preserve">3.1.24.4 Radius</w:t>
      </w:r>
    </w:p>
    <w:p w:rsidR="00000000" w:rsidDel="00000000" w:rsidP="00000000" w:rsidRDefault="00000000" w:rsidRPr="00000000" w14:paraId="00001159">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5A">
      <w:pPr>
        <w:pStyle w:val="Heading4"/>
        <w:ind w:left="0" w:right="4" w:firstLine="0"/>
        <w:rPr>
          <w:rFonts w:ascii="Arial" w:cs="Arial" w:eastAsia="Arial" w:hAnsi="Arial"/>
        </w:rPr>
      </w:pPr>
      <w:bookmarkStart w:colFirst="0" w:colLast="0" w:name="_heading=h.1rf9gpq" w:id="180"/>
      <w:bookmarkEnd w:id="180"/>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5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5C">
      <w:pPr>
        <w:pStyle w:val="Heading4"/>
        <w:ind w:left="0" w:right="4" w:firstLine="0"/>
        <w:rPr>
          <w:rFonts w:ascii="Arial" w:cs="Arial" w:eastAsia="Arial" w:hAnsi="Arial"/>
        </w:rPr>
      </w:pPr>
      <w:bookmarkStart w:colFirst="0" w:colLast="0" w:name="_heading=h.4bewzdj" w:id="181"/>
      <w:bookmarkEnd w:id="181"/>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5D">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5E">
      <w:pPr>
        <w:pStyle w:val="Heading3"/>
        <w:ind w:left="0" w:firstLine="0"/>
        <w:rPr/>
      </w:pPr>
      <w:bookmarkStart w:colFirst="0" w:colLast="0" w:name="_heading=h.15cqrsoyxc87" w:id="182"/>
      <w:bookmarkEnd w:id="182"/>
      <w:r w:rsidDel="00000000" w:rsidR="00000000" w:rsidRPr="00000000">
        <w:rPr>
          <w:rtl w:val="0"/>
        </w:rPr>
        <w:t xml:space="preserve">3.1.25 Protection Encapsulation</w:t>
      </w:r>
    </w:p>
    <w:p w:rsidR="00000000" w:rsidDel="00000000" w:rsidP="00000000" w:rsidRDefault="00000000" w:rsidRPr="00000000" w14:paraId="0000115F">
      <w:pPr>
        <w:pStyle w:val="Heading3"/>
        <w:keepLines w:val="1"/>
        <w:spacing w:after="77" w:before="0" w:line="259" w:lineRule="auto"/>
        <w:ind w:left="1440" w:firstLine="0"/>
        <w:rPr/>
      </w:pPr>
      <w:bookmarkStart w:colFirst="0" w:colLast="0" w:name="_heading=h.efvs1al4eeri" w:id="183"/>
      <w:bookmarkEnd w:id="183"/>
      <w:r w:rsidDel="00000000" w:rsidR="00000000" w:rsidRPr="00000000">
        <w:rPr>
          <w:rtl w:val="0"/>
        </w:rPr>
      </w:r>
    </w:p>
    <w:tbl>
      <w:tblPr>
        <w:tblStyle w:val="Table38"/>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60">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6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6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6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6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6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69">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6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6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6D">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6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7A">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7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87">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88">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95">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9C">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9F">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A1">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A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A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1A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AD">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1AE">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1AF">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1BB">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1BC">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1C8">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1C9">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1D5">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1D6">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1E2">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1E3">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1EF">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1F0">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1FC">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1FD">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09">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0A">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78"/>
        </w:sdtPr>
        <w:sdtContent>
          <w:commentRangeStart w:id="97"/>
        </w:sdtContent>
      </w:sdt>
      <w:sdt>
        <w:sdtPr>
          <w:tag w:val="goog_rdk_179"/>
        </w:sdtPr>
        <w:sdtContent>
          <w:commentRangeStart w:id="98"/>
        </w:sdtContent>
      </w:sdt>
      <w:r w:rsidDel="00000000" w:rsidR="00000000" w:rsidRPr="00000000">
        <w:rPr>
          <w:rFonts w:ascii="Arial" w:cs="Arial" w:eastAsia="Arial" w:hAnsi="Arial"/>
          <w:rtl w:val="0"/>
        </w:rPr>
        <w:t xml:space="preserve"> packet is protected</w:t>
      </w:r>
      <w:commentRangeEnd w:id="97"/>
      <w:r w:rsidDel="00000000" w:rsidR="00000000" w:rsidRPr="00000000">
        <w:commentReference w:id="97"/>
      </w:r>
      <w:commentRangeEnd w:id="98"/>
      <w:r w:rsidDel="00000000" w:rsidR="00000000" w:rsidRPr="00000000">
        <w:commentReference w:id="98"/>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0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0C">
      <w:pPr>
        <w:spacing w:after="9" w:lineRule="auto"/>
        <w:ind w:left="-5" w:right="4" w:firstLine="0"/>
        <w:rPr>
          <w:rFonts w:ascii="Arial" w:cs="Arial" w:eastAsia="Arial" w:hAnsi="Arial"/>
        </w:rPr>
      </w:pPr>
      <w:sdt>
        <w:sdtPr>
          <w:tag w:val="goog_rdk_180"/>
        </w:sdtPr>
        <w:sdtContent>
          <w:commentRangeStart w:id="99"/>
        </w:sdtContent>
      </w:sdt>
      <w:sdt>
        <w:sdtPr>
          <w:tag w:val="goog_rdk_181"/>
        </w:sdtPr>
        <w:sdtContent>
          <w:commentRangeStart w:id="100"/>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99"/>
      <w:r w:rsidDel="00000000" w:rsidR="00000000" w:rsidRPr="00000000">
        <w:commentReference w:id="99"/>
      </w:r>
      <w:commentRangeEnd w:id="100"/>
      <w:r w:rsidDel="00000000" w:rsidR="00000000" w:rsidRPr="00000000">
        <w:commentReference w:id="100"/>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0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0E">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0F">
      <w:pPr>
        <w:spacing w:after="9" w:lineRule="auto"/>
        <w:ind w:left="-5" w:right="4" w:firstLine="0"/>
        <w:rPr>
          <w:rFonts w:ascii="Arial" w:cs="Arial" w:eastAsia="Arial" w:hAnsi="Arial"/>
          <w:b w:val="1"/>
        </w:rPr>
      </w:pPr>
      <w:sdt>
        <w:sdtPr>
          <w:tag w:val="goog_rdk_182"/>
        </w:sdtPr>
        <w:sdtContent>
          <w:commentRangeStart w:id="101"/>
        </w:sdtContent>
      </w:sdt>
      <w:sdt>
        <w:sdtPr>
          <w:tag w:val="goog_rdk_183"/>
        </w:sdtPr>
        <w:sdtContent>
          <w:commentRangeStart w:id="102"/>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1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11">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1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13">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01"/>
      <w:r w:rsidDel="00000000" w:rsidR="00000000" w:rsidRPr="00000000">
        <w:commentReference w:id="101"/>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1214">
      <w:pPr>
        <w:pStyle w:val="Heading4"/>
        <w:ind w:left="0" w:right="4" w:firstLine="0"/>
        <w:rPr>
          <w:rFonts w:ascii="Arial" w:cs="Arial" w:eastAsia="Arial" w:hAnsi="Arial"/>
        </w:rPr>
      </w:pPr>
      <w:bookmarkStart w:colFirst="0" w:colLast="0" w:name="_heading=h.j9tutdzg8gdj" w:id="184"/>
      <w:bookmarkEnd w:id="184"/>
      <w:r w:rsidDel="00000000" w:rsidR="00000000" w:rsidRPr="00000000">
        <w:rPr>
          <w:rFonts w:ascii="Arial" w:cs="Arial" w:eastAsia="Arial" w:hAnsi="Arial"/>
          <w:rtl w:val="0"/>
        </w:rPr>
        <w:t xml:space="preserve">3.1.25.1 Length</w:t>
      </w:r>
    </w:p>
    <w:p w:rsidR="00000000" w:rsidDel="00000000" w:rsidP="00000000" w:rsidRDefault="00000000" w:rsidRPr="00000000" w14:paraId="000012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16">
      <w:pPr>
        <w:pStyle w:val="Heading4"/>
        <w:ind w:left="0" w:right="4" w:firstLine="0"/>
        <w:rPr>
          <w:rFonts w:ascii="Arial" w:cs="Arial" w:eastAsia="Arial" w:hAnsi="Arial"/>
        </w:rPr>
      </w:pPr>
      <w:bookmarkStart w:colFirst="0" w:colLast="0" w:name="_heading=h.8duggxbcbw2" w:id="185"/>
      <w:bookmarkEnd w:id="185"/>
      <w:r w:rsidDel="00000000" w:rsidR="00000000" w:rsidRPr="00000000">
        <w:rPr>
          <w:rFonts w:ascii="Arial" w:cs="Arial" w:eastAsia="Arial" w:hAnsi="Arial"/>
          <w:rtl w:val="0"/>
        </w:rPr>
        <w:t xml:space="preserve">3.1.25.2 Packet Type</w:t>
      </w:r>
    </w:p>
    <w:p w:rsidR="00000000" w:rsidDel="00000000" w:rsidP="00000000" w:rsidRDefault="00000000" w:rsidRPr="00000000" w14:paraId="0000121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18">
      <w:pPr>
        <w:pStyle w:val="Heading4"/>
        <w:ind w:left="0" w:right="4" w:firstLine="0"/>
        <w:rPr>
          <w:rFonts w:ascii="Arial" w:cs="Arial" w:eastAsia="Arial" w:hAnsi="Arial"/>
        </w:rPr>
      </w:pPr>
      <w:bookmarkStart w:colFirst="0" w:colLast="0" w:name="_heading=h.g1mmf1c4lvqh" w:id="186"/>
      <w:bookmarkEnd w:id="186"/>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19">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1A">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1B">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1C">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1D">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1E">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1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20">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21">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22">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23">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24">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25">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6">
      <w:pPr>
        <w:numPr>
          <w:ilvl w:val="0"/>
          <w:numId w:val="21"/>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27">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28">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29">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2A">
      <w:pPr>
        <w:numPr>
          <w:ilvl w:val="1"/>
          <w:numId w:val="21"/>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2B">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2C">
      <w:pPr>
        <w:numPr>
          <w:ilvl w:val="0"/>
          <w:numId w:val="44"/>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2D">
      <w:pPr>
        <w:numPr>
          <w:ilvl w:val="1"/>
          <w:numId w:val="44"/>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2E">
      <w:pPr>
        <w:numPr>
          <w:ilvl w:val="1"/>
          <w:numId w:val="44"/>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2F">
      <w:pPr>
        <w:numPr>
          <w:ilvl w:val="1"/>
          <w:numId w:val="44"/>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30">
      <w:pPr>
        <w:numPr>
          <w:ilvl w:val="1"/>
          <w:numId w:val="44"/>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31">
      <w:pPr>
        <w:pStyle w:val="Heading4"/>
        <w:ind w:left="0" w:right="4" w:firstLine="0"/>
        <w:rPr>
          <w:rFonts w:ascii="Arial" w:cs="Arial" w:eastAsia="Arial" w:hAnsi="Arial"/>
        </w:rPr>
      </w:pPr>
      <w:bookmarkStart w:colFirst="0" w:colLast="0" w:name="_heading=h.m1zk7agco355" w:id="187"/>
      <w:bookmarkEnd w:id="187"/>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32">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33">
      <w:pPr>
        <w:spacing w:after="307" w:lineRule="auto"/>
        <w:ind w:left="-15" w:right="4" w:firstLine="0"/>
        <w:rPr>
          <w:rFonts w:ascii="Arial" w:cs="Arial" w:eastAsia="Arial" w:hAnsi="Arial"/>
        </w:rPr>
      </w:pPr>
      <w:r w:rsidDel="00000000" w:rsidR="00000000" w:rsidRPr="00000000">
        <w:rPr>
          <w:rtl w:val="0"/>
        </w:rPr>
      </w:r>
    </w:p>
    <w:tbl>
      <w:tblPr>
        <w:tblStyle w:val="Table39"/>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4">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5">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6">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7">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38">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9">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A">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E">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3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1">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3">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4">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8">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D">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E">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4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2">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3">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4">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5">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6">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7">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8">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C">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D">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5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1">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6">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7">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B">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C">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6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0">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1">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5">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6">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A">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B">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7F">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4">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5">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9">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A">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E">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8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98">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99">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9A">
      <w:pPr>
        <w:numPr>
          <w:ilvl w:val="0"/>
          <w:numId w:val="15"/>
        </w:numPr>
        <w:spacing w:after="0" w:before="0" w:lineRule="auto"/>
        <w:ind w:left="720" w:hanging="360"/>
        <w:rPr>
          <w:rFonts w:ascii="Arial" w:cs="Arial" w:eastAsia="Arial" w:hAnsi="Arial"/>
          <w:u w:val="none"/>
        </w:rPr>
      </w:pPr>
      <w:sdt>
        <w:sdtPr>
          <w:tag w:val="goog_rdk_184"/>
        </w:sdtPr>
        <w:sdtContent>
          <w:commentRangeStart w:id="103"/>
        </w:sdtContent>
      </w:sdt>
      <w:r w:rsidDel="00000000" w:rsidR="00000000" w:rsidRPr="00000000">
        <w:rPr>
          <w:rFonts w:ascii="Arial" w:cs="Arial" w:eastAsia="Arial" w:hAnsi="Arial"/>
          <w:color w:val="222222"/>
          <w:rtl w:val="0"/>
        </w:rPr>
        <w:t xml:space="preserve">Reference </w:t>
      </w:r>
      <w:hyperlink r:id="rId55">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9B">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6">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9C">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57">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58">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9D">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59">
        <w:r w:rsidDel="00000000" w:rsidR="00000000" w:rsidRPr="00000000">
          <w:rPr>
            <w:rFonts w:ascii="Arial" w:cs="Arial" w:eastAsia="Arial" w:hAnsi="Arial"/>
            <w:rtl w:val="0"/>
          </w:rPr>
          <w:t xml:space="preserve"> </w:t>
        </w:r>
      </w:hyperlink>
      <w:hyperlink r:id="rId60">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61">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9E">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9F">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A0">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A1">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A2">
      <w:pPr>
        <w:numPr>
          <w:ilvl w:val="0"/>
          <w:numId w:val="15"/>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2A3">
      <w:pPr>
        <w:pStyle w:val="Heading4"/>
        <w:ind w:left="0" w:right="4" w:firstLine="0"/>
        <w:rPr>
          <w:rFonts w:ascii="Roboto" w:cs="Roboto" w:eastAsia="Roboto" w:hAnsi="Roboto"/>
          <w:b w:val="1"/>
          <w:color w:val="222222"/>
          <w:sz w:val="24"/>
          <w:szCs w:val="24"/>
          <w:u w:val="single"/>
        </w:rPr>
      </w:pPr>
      <w:bookmarkStart w:colFirst="0" w:colLast="0" w:name="_heading=h.jo2d2fngx6hj" w:id="188"/>
      <w:bookmarkEnd w:id="188"/>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A4">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A5">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6">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7">
      <w:pPr>
        <w:numPr>
          <w:ilvl w:val="0"/>
          <w:numId w:val="54"/>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A8">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A9">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AA">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2AB">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2AC">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2AD">
      <w:pPr>
        <w:numPr>
          <w:ilvl w:val="0"/>
          <w:numId w:val="3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AE">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2AF">
      <w:pPr>
        <w:spacing w:after="0" w:before="0" w:lineRule="auto"/>
        <w:ind w:left="720" w:firstLine="0"/>
        <w:rPr>
          <w:rFonts w:ascii="Arial" w:cs="Arial" w:eastAsia="Arial" w:hAnsi="Arial"/>
          <w:b w:val="1"/>
          <w:i w:val="1"/>
          <w:color w:val="222222"/>
          <w:u w:val="single"/>
          <w:shd w:fill="fff2cc" w:val="clear"/>
        </w:rPr>
      </w:pPr>
      <w:sdt>
        <w:sdtPr>
          <w:tag w:val="goog_rdk_185"/>
        </w:sdtPr>
        <w:sdtContent>
          <w:commentRangeStart w:id="104"/>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2B0">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2B1">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2B2">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2B3">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04"/>
      <w:r w:rsidDel="00000000" w:rsidR="00000000" w:rsidRPr="00000000">
        <w:commentReference w:id="104"/>
      </w:r>
      <w:r w:rsidDel="00000000" w:rsidR="00000000" w:rsidRPr="00000000">
        <w:rPr>
          <w:rtl w:val="0"/>
        </w:rPr>
      </w:r>
    </w:p>
    <w:p w:rsidR="00000000" w:rsidDel="00000000" w:rsidP="00000000" w:rsidRDefault="00000000" w:rsidRPr="00000000" w14:paraId="000012B4">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2B5">
      <w:pPr>
        <w:pStyle w:val="Heading4"/>
        <w:ind w:left="0" w:right="4" w:firstLine="0"/>
        <w:rPr>
          <w:rFonts w:ascii="Arial" w:cs="Arial" w:eastAsia="Arial" w:hAnsi="Arial"/>
        </w:rPr>
      </w:pPr>
      <w:bookmarkStart w:colFirst="0" w:colLast="0" w:name="_heading=h.vjl219ghlhvi" w:id="189"/>
      <w:bookmarkEnd w:id="189"/>
      <w:r w:rsidDel="00000000" w:rsidR="00000000" w:rsidRPr="00000000">
        <w:rPr>
          <w:rFonts w:ascii="Arial" w:cs="Arial" w:eastAsia="Arial" w:hAnsi="Arial"/>
          <w:rtl w:val="0"/>
        </w:rPr>
        <w:t xml:space="preserve">3.1.25.6 Random</w:t>
      </w:r>
    </w:p>
    <w:p w:rsidR="00000000" w:rsidDel="00000000" w:rsidP="00000000" w:rsidRDefault="00000000" w:rsidRPr="00000000" w14:paraId="000012B6">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2B7">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B8">
      <w:pPr>
        <w:numPr>
          <w:ilvl w:val="0"/>
          <w:numId w:val="3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2B9">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62">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63">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2BA">
      <w:pPr>
        <w:pStyle w:val="Heading4"/>
        <w:ind w:left="0" w:right="4" w:firstLine="0"/>
        <w:rPr>
          <w:rFonts w:ascii="Arial" w:cs="Arial" w:eastAsia="Arial" w:hAnsi="Arial"/>
        </w:rPr>
      </w:pPr>
      <w:bookmarkStart w:colFirst="0" w:colLast="0" w:name="_heading=h.q30yx1mc4rc1" w:id="190"/>
      <w:bookmarkEnd w:id="190"/>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2BB">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2BC">
      <w:pPr>
        <w:pStyle w:val="Heading4"/>
        <w:ind w:left="0" w:right="4" w:firstLine="0"/>
        <w:rPr>
          <w:rFonts w:ascii="Roboto" w:cs="Roboto" w:eastAsia="Roboto" w:hAnsi="Roboto"/>
          <w:color w:val="222222"/>
          <w:sz w:val="24"/>
          <w:szCs w:val="24"/>
          <w:highlight w:val="white"/>
        </w:rPr>
      </w:pPr>
      <w:bookmarkStart w:colFirst="0" w:colLast="0" w:name="_heading=h.3y6o9vhqakro" w:id="191"/>
      <w:bookmarkEnd w:id="191"/>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2BD">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2BE">
      <w:pPr>
        <w:pStyle w:val="Heading4"/>
        <w:ind w:left="0" w:right="4" w:firstLine="0"/>
        <w:rPr>
          <w:rFonts w:ascii="Arial" w:cs="Arial" w:eastAsia="Arial" w:hAnsi="Arial"/>
          <w:color w:val="222222"/>
          <w:sz w:val="22"/>
          <w:szCs w:val="22"/>
          <w:highlight w:val="white"/>
        </w:rPr>
      </w:pPr>
      <w:bookmarkStart w:colFirst="0" w:colLast="0" w:name="_heading=h.dovnwl46a7is" w:id="192"/>
      <w:bookmarkEnd w:id="192"/>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2BF">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2C0">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2C1">
      <w:pPr>
        <w:pStyle w:val="Heading4"/>
        <w:ind w:left="0" w:right="4" w:firstLine="0"/>
        <w:rPr>
          <w:rFonts w:ascii="Arial" w:cs="Arial" w:eastAsia="Arial" w:hAnsi="Arial"/>
        </w:rPr>
      </w:pPr>
      <w:bookmarkStart w:colFirst="0" w:colLast="0" w:name="_heading=h.j75p96o6vesm" w:id="193"/>
      <w:bookmarkEnd w:id="193"/>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2C2">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2C3">
      <w:pPr>
        <w:pStyle w:val="Heading1"/>
        <w:ind w:left="0" w:firstLine="0"/>
        <w:rPr>
          <w:rFonts w:ascii="Arial" w:cs="Arial" w:eastAsia="Arial" w:hAnsi="Arial"/>
        </w:rPr>
      </w:pPr>
      <w:bookmarkStart w:colFirst="0" w:colLast="0" w:name="_heading=h.2qk79lc" w:id="194"/>
      <w:bookmarkEnd w:id="194"/>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2C4">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2C5">
      <w:pPr>
        <w:pStyle w:val="Heading2"/>
        <w:keepLines w:val="1"/>
        <w:spacing w:after="64" w:before="0" w:line="259" w:lineRule="auto"/>
        <w:ind w:left="0" w:firstLine="0"/>
        <w:rPr>
          <w:rFonts w:ascii="Arial" w:cs="Arial" w:eastAsia="Arial" w:hAnsi="Arial"/>
        </w:rPr>
      </w:pPr>
      <w:bookmarkStart w:colFirst="0" w:colLast="0" w:name="_heading=h.21od6so" w:id="195"/>
      <w:bookmarkEnd w:id="195"/>
      <w:r w:rsidDel="00000000" w:rsidR="00000000" w:rsidRPr="00000000">
        <w:rPr>
          <w:rFonts w:ascii="Arial" w:cs="Arial" w:eastAsia="Arial" w:hAnsi="Arial"/>
          <w:rtl w:val="0"/>
        </w:rPr>
        <w:t xml:space="preserve">4.1 </w:t>
      </w:r>
      <w:sdt>
        <w:sdtPr>
          <w:tag w:val="goog_rdk_186"/>
        </w:sdtPr>
        <w:sdtContent>
          <w:commentRangeStart w:id="105"/>
        </w:sdtContent>
      </w:sdt>
      <w:r w:rsidDel="00000000" w:rsidR="00000000" w:rsidRPr="00000000">
        <w:rPr>
          <w:rFonts w:ascii="Arial" w:cs="Arial" w:eastAsia="Arial" w:hAnsi="Arial"/>
          <w:rtl w:val="0"/>
        </w:rPr>
        <w:t xml:space="preserve">Session state</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12C6">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2C7">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2C8">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2C9">
      <w:pPr>
        <w:numPr>
          <w:ilvl w:val="0"/>
          <w:numId w:val="36"/>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2CA">
      <w:pPr>
        <w:numPr>
          <w:ilvl w:val="0"/>
          <w:numId w:val="36"/>
        </w:numPr>
        <w:spacing w:after="240" w:before="0" w:beforeAutospacing="0" w:lineRule="auto"/>
        <w:ind w:left="720" w:right="0" w:hanging="360"/>
        <w:rPr>
          <w:u w:val="none"/>
        </w:rPr>
      </w:pPr>
      <w:r w:rsidDel="00000000" w:rsidR="00000000" w:rsidRPr="00000000">
        <w:rPr>
          <w:rtl w:val="0"/>
        </w:rPr>
        <w:t xml:space="preserve">QoS 2 </w:t>
      </w:r>
      <w:sdt>
        <w:sdtPr>
          <w:tag w:val="goog_rdk_187"/>
        </w:sdtPr>
        <w:sdtContent>
          <w:commentRangeStart w:id="106"/>
        </w:sdtContent>
      </w:sdt>
      <w:r w:rsidDel="00000000" w:rsidR="00000000" w:rsidRPr="00000000">
        <w:rPr>
          <w:rtl w:val="0"/>
        </w:rPr>
        <w:t xml:space="preserve">messages </w:t>
      </w:r>
      <w:commentRangeEnd w:id="106"/>
      <w:r w:rsidDel="00000000" w:rsidR="00000000" w:rsidRPr="00000000">
        <w:commentReference w:id="106"/>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2CB">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2CC">
      <w:pPr>
        <w:numPr>
          <w:ilvl w:val="0"/>
          <w:numId w:val="3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2CD">
      <w:pPr>
        <w:numPr>
          <w:ilvl w:val="0"/>
          <w:numId w:val="3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2CE">
      <w:pPr>
        <w:numPr>
          <w:ilvl w:val="0"/>
          <w:numId w:val="32"/>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2CF">
      <w:pPr>
        <w:numPr>
          <w:ilvl w:val="0"/>
          <w:numId w:val="32"/>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2D0">
      <w:pPr>
        <w:numPr>
          <w:ilvl w:val="0"/>
          <w:numId w:val="32"/>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2D1">
      <w:pPr>
        <w:numPr>
          <w:ilvl w:val="0"/>
          <w:numId w:val="32"/>
        </w:numPr>
        <w:spacing w:after="0" w:afterAutospacing="0" w:before="0" w:beforeAutospacing="0" w:lineRule="auto"/>
        <w:ind w:left="720" w:right="0" w:hanging="360"/>
        <w:rPr>
          <w:u w:val="none"/>
        </w:rPr>
      </w:pPr>
      <w:sdt>
        <w:sdtPr>
          <w:tag w:val="goog_rdk_188"/>
        </w:sdtPr>
        <w:sdtContent>
          <w:commentRangeStart w:id="107"/>
        </w:sdtContent>
      </w:sdt>
      <w:sdt>
        <w:sdtPr>
          <w:tag w:val="goog_rdk_189"/>
        </w:sdtPr>
        <w:sdtContent>
          <w:commentRangeStart w:id="108"/>
        </w:sdtContent>
      </w:sdt>
      <w:r w:rsidDel="00000000" w:rsidR="00000000" w:rsidRPr="00000000">
        <w:rPr>
          <w:rtl w:val="0"/>
        </w:rPr>
        <w:t xml:space="preserve">The Will Message</w:t>
      </w:r>
      <w:sdt>
        <w:sdtPr>
          <w:tag w:val="goog_rdk_190"/>
        </w:sdtPr>
        <w:sdtContent>
          <w:ins w:author="davide.lenzarini@u-blox.com" w:id="16" w:date="2024-03-19T17:48:32Z">
            <w:commentRangeEnd w:id="107"/>
            <w:r w:rsidDel="00000000" w:rsidR="00000000" w:rsidRPr="00000000">
              <w:commentReference w:id="107"/>
            </w:r>
            <w:commentRangeEnd w:id="108"/>
            <w:r w:rsidDel="00000000" w:rsidR="00000000" w:rsidRPr="00000000">
              <w:commentReference w:id="108"/>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2D2">
      <w:pPr>
        <w:numPr>
          <w:ilvl w:val="0"/>
          <w:numId w:val="3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2D3">
      <w:pPr>
        <w:pStyle w:val="Heading3"/>
        <w:keepNext w:val="0"/>
        <w:pBdr>
          <w:top w:color="auto" w:space="0" w:sz="0" w:val="none"/>
        </w:pBdr>
        <w:spacing w:after="80" w:before="280" w:lineRule="auto"/>
        <w:ind w:left="0" w:right="0" w:firstLine="0"/>
        <w:rPr/>
      </w:pPr>
      <w:bookmarkStart w:colFirst="0" w:colLast="0" w:name="_heading=h.nasxg3iedd75" w:id="196"/>
      <w:bookmarkEnd w:id="196"/>
      <w:r w:rsidDel="00000000" w:rsidR="00000000" w:rsidRPr="00000000">
        <w:rPr>
          <w:rtl w:val="0"/>
        </w:rPr>
        <w:t xml:space="preserve">4.1.1 Storing Session State</w:t>
      </w:r>
    </w:p>
    <w:p w:rsidR="00000000" w:rsidDel="00000000" w:rsidP="00000000" w:rsidRDefault="00000000" w:rsidRPr="00000000" w14:paraId="000012D4">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2D5">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2D6">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191"/>
        </w:sdtPr>
        <w:sdtContent>
          <w:commentRangeStart w:id="109"/>
        </w:sdtContent>
      </w:sdt>
      <w:sdt>
        <w:sdtPr>
          <w:tag w:val="goog_rdk_192"/>
        </w:sdtPr>
        <w:sdtContent>
          <w:commentRangeStart w:id="110"/>
        </w:sdtContent>
      </w:sdt>
      <w:r w:rsidDel="00000000" w:rsidR="00000000" w:rsidRPr="00000000">
        <w:rPr>
          <w:highlight w:val="yellow"/>
          <w:rtl w:val="0"/>
        </w:rPr>
        <w:t xml:space="preserve"> </w:t>
      </w:r>
      <w:commentRangeEnd w:id="109"/>
      <w:r w:rsidDel="00000000" w:rsidR="00000000" w:rsidRPr="00000000">
        <w:commentReference w:id="109"/>
      </w:r>
      <w:commentRangeEnd w:id="110"/>
      <w:r w:rsidDel="00000000" w:rsidR="00000000" w:rsidRPr="00000000">
        <w:commentReference w:id="110"/>
      </w:r>
      <w:r w:rsidDel="00000000" w:rsidR="00000000" w:rsidRPr="00000000">
        <w:rPr>
          <w:highlight w:val="yellow"/>
          <w:rtl w:val="0"/>
        </w:rPr>
        <w:t xml:space="preserve">and </w:t>
      </w:r>
      <w:sdt>
        <w:sdtPr>
          <w:tag w:val="goog_rdk_193"/>
        </w:sdtPr>
        <w:sdtContent>
          <w:commentRangeStart w:id="111"/>
        </w:sdtContent>
      </w:sdt>
      <w:r w:rsidDel="00000000" w:rsidR="00000000" w:rsidRPr="00000000">
        <w:rPr>
          <w:highlight w:val="yellow"/>
          <w:rtl w:val="0"/>
        </w:rPr>
        <w:t xml:space="preserve">the Session Expiry Interval has passed</w:t>
      </w:r>
      <w:commentRangeEnd w:id="111"/>
      <w:r w:rsidDel="00000000" w:rsidR="00000000" w:rsidRPr="00000000">
        <w:commentReference w:id="111"/>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2D7">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2D8">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2D9">
      <w:pPr>
        <w:pStyle w:val="Heading3"/>
        <w:keepLines w:val="1"/>
        <w:spacing w:after="64" w:before="0" w:line="259" w:lineRule="auto"/>
        <w:ind w:left="0" w:firstLine="0"/>
        <w:rPr/>
      </w:pPr>
      <w:bookmarkStart w:colFirst="0" w:colLast="0" w:name="_heading=h.434ayfz" w:id="197"/>
      <w:bookmarkEnd w:id="197"/>
      <w:r w:rsidDel="00000000" w:rsidR="00000000" w:rsidRPr="00000000">
        <w:rPr>
          <w:rtl w:val="0"/>
        </w:rPr>
        <w:t xml:space="preserve">4.1.2 Session Establishment</w:t>
      </w:r>
    </w:p>
    <w:p w:rsidR="00000000" w:rsidDel="00000000" w:rsidP="00000000" w:rsidRDefault="00000000" w:rsidRPr="00000000" w14:paraId="000012DA">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2DB">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2DC">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2DD">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2DE">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2DF">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2E0">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2E1">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2E2">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2E3">
      <w:pPr>
        <w:pStyle w:val="Heading2"/>
        <w:keepLines w:val="1"/>
        <w:spacing w:after="64" w:before="0" w:line="259" w:lineRule="auto"/>
        <w:ind w:left="0" w:firstLine="0"/>
        <w:rPr>
          <w:rFonts w:ascii="Arial" w:cs="Arial" w:eastAsia="Arial" w:hAnsi="Arial"/>
        </w:rPr>
      </w:pPr>
      <w:bookmarkStart w:colFirst="0" w:colLast="0" w:name="_heading=h.fc1j1f7dq6oy" w:id="198"/>
      <w:bookmarkEnd w:id="198"/>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2E4">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2E5">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2E6">
      <w:pPr>
        <w:numPr>
          <w:ilvl w:val="0"/>
          <w:numId w:val="50"/>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2E7">
      <w:pPr>
        <w:numPr>
          <w:ilvl w:val="0"/>
          <w:numId w:val="50"/>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2E8">
      <w:pPr>
        <w:numPr>
          <w:ilvl w:val="0"/>
          <w:numId w:val="50"/>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2E9">
      <w:pPr>
        <w:numPr>
          <w:ilvl w:val="0"/>
          <w:numId w:val="50"/>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2EA">
      <w:pPr>
        <w:numPr>
          <w:ilvl w:val="0"/>
          <w:numId w:val="50"/>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2EB">
      <w:pPr>
        <w:numPr>
          <w:ilvl w:val="0"/>
          <w:numId w:val="50"/>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2EC">
      <w:pPr>
        <w:numPr>
          <w:ilvl w:val="0"/>
          <w:numId w:val="50"/>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2ED">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EE">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2EF">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2F0">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2F1">
      <w:pPr>
        <w:numPr>
          <w:ilvl w:val="0"/>
          <w:numId w:val="2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2F2">
      <w:pPr>
        <w:numPr>
          <w:ilvl w:val="0"/>
          <w:numId w:val="2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2F3">
      <w:pPr>
        <w:numPr>
          <w:ilvl w:val="0"/>
          <w:numId w:val="2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2F4">
      <w:pPr>
        <w:numPr>
          <w:ilvl w:val="0"/>
          <w:numId w:val="2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2F5">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2F6">
      <w:pPr>
        <w:numPr>
          <w:ilvl w:val="0"/>
          <w:numId w:val="2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2F7">
      <w:pPr>
        <w:numPr>
          <w:ilvl w:val="0"/>
          <w:numId w:val="2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2F8">
      <w:pPr>
        <w:numPr>
          <w:ilvl w:val="0"/>
          <w:numId w:val="2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2F9">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2FA">
      <w:pPr>
        <w:spacing w:after="240" w:before="240" w:lineRule="auto"/>
        <w:ind w:left="0" w:firstLine="0"/>
        <w:rPr>
          <w:shd w:fill="ffe599" w:val="clear"/>
        </w:rPr>
      </w:pPr>
      <w:r w:rsidDel="00000000" w:rsidR="00000000" w:rsidRPr="00000000">
        <w:rPr>
          <w:shd w:fill="ffe599" w:val="clear"/>
          <w:rtl w:val="0"/>
        </w:rPr>
        <w:t xml:space="preserve">Both </w:t>
      </w:r>
      <w:sdt>
        <w:sdtPr>
          <w:tag w:val="goog_rdk_194"/>
        </w:sdtPr>
        <w:sdtContent>
          <w:commentRangeStart w:id="112"/>
        </w:sdtContent>
      </w:sdt>
      <w:sdt>
        <w:sdtPr>
          <w:tag w:val="goog_rdk_195"/>
        </w:sdtPr>
        <w:sdtContent>
          <w:commentRangeStart w:id="113"/>
        </w:sdtContent>
      </w:sdt>
      <w:r w:rsidDel="00000000" w:rsidR="00000000" w:rsidRPr="00000000">
        <w:rPr>
          <w:shd w:fill="ffe599" w:val="clear"/>
          <w:rtl w:val="0"/>
        </w:rPr>
        <w:t xml:space="preserve">TCP and UDP ports 1883 and 8883 are registered with IANA for MQTT and secure communication respectively.</w:t>
      </w:r>
      <w:commentRangeEnd w:id="112"/>
      <w:r w:rsidDel="00000000" w:rsidR="00000000" w:rsidRPr="00000000">
        <w:commentReference w:id="112"/>
      </w:r>
      <w:commentRangeEnd w:id="113"/>
      <w:r w:rsidDel="00000000" w:rsidR="00000000" w:rsidRPr="00000000">
        <w:commentReference w:id="113"/>
      </w:r>
      <w:r w:rsidDel="00000000" w:rsidR="00000000" w:rsidRPr="00000000">
        <w:rPr>
          <w:rtl w:val="0"/>
        </w:rPr>
      </w:r>
    </w:p>
    <w:p w:rsidR="00000000" w:rsidDel="00000000" w:rsidP="00000000" w:rsidRDefault="00000000" w:rsidRPr="00000000" w14:paraId="000012F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2FC">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2FD">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2FE">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2F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0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01">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02">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0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04">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05">
      <w:pPr>
        <w:pStyle w:val="Heading2"/>
        <w:keepLines w:val="1"/>
        <w:spacing w:after="64" w:before="0" w:line="259" w:lineRule="auto"/>
        <w:ind w:left="0" w:firstLine="0"/>
        <w:rPr>
          <w:rFonts w:ascii="Arial" w:cs="Arial" w:eastAsia="Arial" w:hAnsi="Arial"/>
        </w:rPr>
      </w:pPr>
      <w:bookmarkStart w:colFirst="0" w:colLast="0" w:name="_heading=h.2i9l8ns" w:id="199"/>
      <w:bookmarkEnd w:id="199"/>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06">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07">
      <w:pPr>
        <w:pStyle w:val="Heading3"/>
        <w:ind w:left="0" w:firstLine="0"/>
        <w:rPr/>
      </w:pPr>
      <w:bookmarkStart w:colFirst="0" w:colLast="0" w:name="_heading=h.be76rdrlcegt" w:id="200"/>
      <w:bookmarkEnd w:id="200"/>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08">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09">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0A">
      <w:pPr>
        <w:numPr>
          <w:ilvl w:val="0"/>
          <w:numId w:val="17"/>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0B">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0C">
      <w:pPr>
        <w:numPr>
          <w:ilvl w:val="0"/>
          <w:numId w:val="11"/>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0D">
      <w:pPr>
        <w:numPr>
          <w:ilvl w:val="0"/>
          <w:numId w:val="11"/>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0E">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0F">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10">
      <w:pPr>
        <w:pStyle w:val="Heading3"/>
        <w:ind w:left="0" w:firstLine="0"/>
        <w:rPr>
          <w:rFonts w:ascii="Arial" w:cs="Arial" w:eastAsia="Arial" w:hAnsi="Arial"/>
        </w:rPr>
      </w:pPr>
      <w:bookmarkStart w:colFirst="0" w:colLast="0" w:name="_heading=h.xevivl" w:id="201"/>
      <w:bookmarkEnd w:id="201"/>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11">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12">
      <w:pPr>
        <w:rPr>
          <w:rFonts w:ascii="Arial" w:cs="Arial" w:eastAsia="Arial" w:hAnsi="Arial"/>
        </w:rPr>
      </w:pPr>
      <w:bookmarkStart w:colFirst="0" w:colLast="0" w:name="_heading=h.3hej1je" w:id="202"/>
      <w:bookmarkEnd w:id="202"/>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13">
      <w:pPr>
        <w:numPr>
          <w:ilvl w:val="0"/>
          <w:numId w:val="4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14">
      <w:pPr>
        <w:rPr>
          <w:rFonts w:ascii="Arial" w:cs="Arial" w:eastAsia="Arial" w:hAnsi="Arial"/>
        </w:rPr>
      </w:pPr>
      <w:bookmarkStart w:colFirst="0" w:colLast="0" w:name="_heading=h.1wjtbr7" w:id="203"/>
      <w:bookmarkEnd w:id="203"/>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15">
      <w:pPr>
        <w:numPr>
          <w:ilvl w:val="0"/>
          <w:numId w:val="41"/>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16">
      <w:pPr>
        <w:ind w:left="720" w:firstLine="0"/>
        <w:rPr>
          <w:rFonts w:ascii="Arial" w:cs="Arial" w:eastAsia="Arial" w:hAnsi="Arial"/>
        </w:rPr>
      </w:pPr>
      <w:bookmarkStart w:colFirst="0" w:colLast="0" w:name="_heading=h.4gjguf0" w:id="204"/>
      <w:bookmarkEnd w:id="204"/>
      <w:r w:rsidDel="00000000" w:rsidR="00000000" w:rsidRPr="00000000">
        <w:rPr>
          <w:rtl w:val="0"/>
        </w:rPr>
      </w:r>
    </w:p>
    <w:tbl>
      <w:tblPr>
        <w:tblStyle w:val="Table40"/>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17">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18">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19">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1A">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1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C">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1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1E">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1F">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2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22">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23">
      <w:pPr>
        <w:rPr/>
      </w:pPr>
      <w:sdt>
        <w:sdtPr>
          <w:tag w:val="goog_rdk_196"/>
        </w:sdtPr>
        <w:sdtContent>
          <w:commentRangeStart w:id="114"/>
        </w:sdtContent>
      </w:sdt>
      <w:r w:rsidDel="00000000" w:rsidR="00000000" w:rsidRPr="00000000">
        <w:rPr>
          <w:rtl w:val="0"/>
        </w:rPr>
      </w:r>
    </w:p>
    <w:p w:rsidR="00000000" w:rsidDel="00000000" w:rsidP="00000000" w:rsidRDefault="00000000" w:rsidRPr="00000000" w14:paraId="00001324">
      <w:pPr>
        <w:pStyle w:val="Heading3"/>
        <w:ind w:left="0" w:firstLine="0"/>
        <w:rPr>
          <w:rFonts w:ascii="Arial" w:cs="Arial" w:eastAsia="Arial" w:hAnsi="Arial"/>
        </w:rPr>
      </w:pPr>
      <w:bookmarkStart w:colFirst="0" w:colLast="0" w:name="_heading=h.1au1eum" w:id="205"/>
      <w:bookmarkEnd w:id="205"/>
      <w:commentRangeEnd w:id="114"/>
      <w:r w:rsidDel="00000000" w:rsidR="00000000" w:rsidRPr="00000000">
        <w:commentReference w:id="114"/>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25">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26">
      <w:pPr>
        <w:spacing w:after="120" w:before="0" w:lineRule="auto"/>
        <w:rPr>
          <w:rFonts w:ascii="Arial" w:cs="Arial" w:eastAsia="Arial" w:hAnsi="Arial"/>
          <w:b w:val="1"/>
          <w:color w:val="000000"/>
          <w:sz w:val="18"/>
          <w:szCs w:val="18"/>
        </w:rPr>
      </w:pPr>
      <w:r w:rsidDel="00000000" w:rsidR="00000000" w:rsidRPr="00000000">
        <w:rPr>
          <w:rtl w:val="0"/>
        </w:rPr>
      </w:r>
    </w:p>
    <w:p w:rsidR="00000000" w:rsidDel="00000000" w:rsidP="00000000" w:rsidRDefault="00000000" w:rsidRPr="00000000" w14:paraId="00001327">
      <w:pPr>
        <w:rPr>
          <w:rFonts w:ascii="Arial" w:cs="Arial" w:eastAsia="Arial" w:hAnsi="Arial"/>
        </w:rPr>
      </w:pPr>
      <w:bookmarkStart w:colFirst="0" w:colLast="0" w:name="_heading=h.3utoxif" w:id="206"/>
      <w:bookmarkEnd w:id="206"/>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28">
      <w:pPr>
        <w:numPr>
          <w:ilvl w:val="0"/>
          <w:numId w:val="4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p>
    <w:p w:rsidR="00000000" w:rsidDel="00000000" w:rsidP="00000000" w:rsidRDefault="00000000" w:rsidRPr="00000000" w14:paraId="00001329">
      <w:pPr>
        <w:numPr>
          <w:ilvl w:val="0"/>
          <w:numId w:val="41"/>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97"/>
        </w:sdtPr>
        <w:sdtContent>
          <w:commentRangeStart w:id="115"/>
        </w:sdtContent>
      </w:sdt>
      <w:r w:rsidDel="00000000" w:rsidR="00000000" w:rsidRPr="00000000">
        <w:rPr>
          <w:rFonts w:ascii="Arial" w:cs="Arial" w:eastAsia="Arial" w:hAnsi="Arial"/>
          <w:highlight w:val="yellow"/>
          <w:rtl w:val="0"/>
        </w:rPr>
        <w:t xml:space="preserve">and DUP flag set to 0</w:t>
      </w:r>
      <w:commentRangeEnd w:id="115"/>
      <w:r w:rsidDel="00000000" w:rsidR="00000000" w:rsidRPr="00000000">
        <w:commentReference w:id="115"/>
      </w:r>
      <w:r w:rsidDel="00000000" w:rsidR="00000000" w:rsidRPr="00000000">
        <w:rPr>
          <w:rFonts w:ascii="Arial" w:cs="Arial" w:eastAsia="Arial" w:hAnsi="Arial"/>
          <w:rtl w:val="0"/>
        </w:rPr>
        <w:t xml:space="preserve"> </w:t>
      </w:r>
    </w:p>
    <w:p w:rsidR="00000000" w:rsidDel="00000000" w:rsidP="00000000" w:rsidRDefault="00000000" w:rsidRPr="00000000" w14:paraId="0000132A">
      <w:pPr>
        <w:numPr>
          <w:ilvl w:val="0"/>
          <w:numId w:val="41"/>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32B">
      <w:pPr>
        <w:rPr>
          <w:rFonts w:ascii="Arial" w:cs="Arial" w:eastAsia="Arial" w:hAnsi="Arial"/>
          <w:highlight w:val="yellow"/>
        </w:rPr>
      </w:pPr>
      <w:bookmarkStart w:colFirst="0" w:colLast="0" w:name="_heading=h.29yz7q8" w:id="207"/>
      <w:bookmarkEnd w:id="207"/>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2C">
      <w:pPr>
        <w:ind w:left="60" w:firstLine="0"/>
        <w:rPr>
          <w:rFonts w:ascii="Arial" w:cs="Arial" w:eastAsia="Arial" w:hAnsi="Arial"/>
          <w:highlight w:val="yellow"/>
        </w:rPr>
      </w:pPr>
      <w:r w:rsidDel="00000000" w:rsidR="00000000" w:rsidRPr="00000000">
        <w:rPr>
          <w:rtl w:val="0"/>
        </w:rPr>
      </w:r>
    </w:p>
    <w:p w:rsidR="00000000" w:rsidDel="00000000" w:rsidP="00000000" w:rsidRDefault="00000000" w:rsidRPr="00000000" w14:paraId="0000132D">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98"/>
        </w:sdtPr>
        <w:sdtContent>
          <w:commentRangeStart w:id="116"/>
        </w:sdtContent>
      </w:sdt>
      <w:r w:rsidDel="00000000" w:rsidR="00000000" w:rsidRPr="00000000">
        <w:rPr>
          <w:rFonts w:ascii="Arial" w:cs="Arial" w:eastAsia="Arial" w:hAnsi="Arial"/>
          <w:b w:val="1"/>
          <w:highlight w:val="yellow"/>
          <w:rtl w:val="0"/>
        </w:rPr>
        <w:t xml:space="preserve">At any given time a sender </w:t>
      </w:r>
      <w:sdt>
        <w:sdtPr>
          <w:tag w:val="goog_rdk_199"/>
        </w:sdtPr>
        <w:sdtContent>
          <w:commentRangeStart w:id="117"/>
        </w:sdtContent>
      </w:sdt>
      <w:r w:rsidDel="00000000" w:rsidR="00000000" w:rsidRPr="00000000">
        <w:rPr>
          <w:rFonts w:ascii="Arial" w:cs="Arial" w:eastAsia="Arial" w:hAnsi="Arial"/>
          <w:b w:val="1"/>
          <w:highlight w:val="yellow"/>
          <w:rtl w:val="0"/>
        </w:rPr>
        <w:t xml:space="preserve">must</w:t>
      </w:r>
      <w:commentRangeEnd w:id="117"/>
      <w:r w:rsidDel="00000000" w:rsidR="00000000" w:rsidRPr="00000000">
        <w:commentReference w:id="117"/>
      </w:r>
      <w:r w:rsidDel="00000000" w:rsidR="00000000" w:rsidRPr="00000000">
        <w:rPr>
          <w:rFonts w:ascii="Arial" w:cs="Arial" w:eastAsia="Arial" w:hAnsi="Arial"/>
          <w:b w:val="1"/>
          <w:highlight w:val="yellow"/>
          <w:rtl w:val="0"/>
        </w:rPr>
        <w:t xml:space="preserve"> ONLY have 1 outstanding application message in flight.</w:t>
      </w:r>
      <w:commentRangeEnd w:id="116"/>
      <w:r w:rsidDel="00000000" w:rsidR="00000000" w:rsidRPr="00000000">
        <w:commentReference w:id="116"/>
      </w:r>
      <w:r w:rsidDel="00000000" w:rsidR="00000000" w:rsidRPr="00000000">
        <w:rPr>
          <w:rtl w:val="0"/>
        </w:rPr>
      </w:r>
    </w:p>
    <w:p w:rsidR="00000000" w:rsidDel="00000000" w:rsidP="00000000" w:rsidRDefault="00000000" w:rsidRPr="00000000" w14:paraId="0000132E">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2F">
      <w:pPr>
        <w:rPr>
          <w:rFonts w:ascii="Arial" w:cs="Arial" w:eastAsia="Arial" w:hAnsi="Arial"/>
        </w:rPr>
      </w:pPr>
      <w:bookmarkStart w:colFirst="0" w:colLast="0" w:name="_heading=h.p49hy1" w:id="208"/>
      <w:bookmarkEnd w:id="208"/>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30">
      <w:pPr>
        <w:numPr>
          <w:ilvl w:val="0"/>
          <w:numId w:val="42"/>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31">
      <w:pPr>
        <w:numPr>
          <w:ilvl w:val="0"/>
          <w:numId w:val="42"/>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32">
      <w:pPr>
        <w:jc w:val="both"/>
        <w:rPr>
          <w:rFonts w:ascii="Arial" w:cs="Arial" w:eastAsia="Arial" w:hAnsi="Arial"/>
        </w:rPr>
      </w:pPr>
      <w:r w:rsidDel="00000000" w:rsidR="00000000" w:rsidRPr="00000000">
        <w:rPr>
          <w:rtl w:val="0"/>
        </w:rPr>
      </w:r>
    </w:p>
    <w:p w:rsidR="00000000" w:rsidDel="00000000" w:rsidP="00000000" w:rsidRDefault="00000000" w:rsidRPr="00000000" w14:paraId="00001333">
      <w:pPr>
        <w:ind w:left="720" w:firstLine="0"/>
        <w:rPr>
          <w:rFonts w:ascii="Arial" w:cs="Arial" w:eastAsia="Arial" w:hAnsi="Arial"/>
        </w:rPr>
      </w:pPr>
      <w:bookmarkStart w:colFirst="0" w:colLast="0" w:name="_heading=h.393x0lu" w:id="209"/>
      <w:bookmarkEnd w:id="209"/>
      <w:r w:rsidDel="00000000" w:rsidR="00000000" w:rsidRPr="00000000">
        <w:rPr>
          <w:rFonts w:ascii="Arial" w:cs="Arial" w:eastAsia="Arial" w:hAnsi="Arial"/>
          <w:rtl w:val="0"/>
        </w:rPr>
        <w:t xml:space="preserve">Figure 4.2 – QoS 1 protocol flow diagram, Informative example</w:t>
      </w:r>
    </w:p>
    <w:tbl>
      <w:tblPr>
        <w:tblStyle w:val="Table41"/>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34">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35">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36">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37">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3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9">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A">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3B">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3C">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3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3F">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4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1">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42">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43">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4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45">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4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47">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48">
      <w:pPr>
        <w:numPr>
          <w:ilvl w:val="0"/>
          <w:numId w:val="20"/>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49">
      <w:pPr>
        <w:pStyle w:val="Heading3"/>
        <w:ind w:left="0" w:firstLine="0"/>
        <w:rPr>
          <w:rFonts w:ascii="Arial" w:cs="Arial" w:eastAsia="Arial" w:hAnsi="Arial"/>
        </w:rPr>
      </w:pPr>
      <w:bookmarkStart w:colFirst="0" w:colLast="0" w:name="_heading=h.1o97atn" w:id="210"/>
      <w:bookmarkEnd w:id="210"/>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4A">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4B">
      <w:pPr>
        <w:rPr>
          <w:rFonts w:ascii="Arial" w:cs="Arial" w:eastAsia="Arial" w:hAnsi="Arial"/>
        </w:rPr>
      </w:pPr>
      <w:bookmarkStart w:colFirst="0" w:colLast="0" w:name="_heading=h.488uthg" w:id="211"/>
      <w:bookmarkEnd w:id="211"/>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4C">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4D">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4E">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4F">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50">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51">
      <w:pPr>
        <w:numPr>
          <w:ilvl w:val="0"/>
          <w:numId w:val="43"/>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52">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353">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54">
      <w:pPr>
        <w:jc w:val="both"/>
        <w:rPr>
          <w:rFonts w:ascii="Arial" w:cs="Arial" w:eastAsia="Arial" w:hAnsi="Arial"/>
          <w:b w:val="1"/>
        </w:rPr>
      </w:pPr>
      <w:r w:rsidDel="00000000" w:rsidR="00000000" w:rsidRPr="00000000">
        <w:rPr>
          <w:rFonts w:ascii="Arial" w:cs="Arial" w:eastAsia="Arial" w:hAnsi="Arial"/>
          <w:b w:val="1"/>
          <w:highlight w:val="yellow"/>
          <w:rtl w:val="0"/>
        </w:rPr>
        <w:t xml:space="preserve">In this version of MQTT-SN and in contrast to MQTT 5.0, the sender MUST only send further PUBLISH packets with different Packet Identifiers when it is not waiting to receive acknowledgements. </w:t>
      </w:r>
      <w:sdt>
        <w:sdtPr>
          <w:tag w:val="goog_rdk_200"/>
        </w:sdtPr>
        <w:sdtContent>
          <w:commentRangeStart w:id="118"/>
        </w:sdtContent>
      </w:sdt>
      <w:r w:rsidDel="00000000" w:rsidR="00000000" w:rsidRPr="00000000">
        <w:rPr>
          <w:rFonts w:ascii="Arial" w:cs="Arial" w:eastAsia="Arial" w:hAnsi="Arial"/>
          <w:b w:val="1"/>
          <w:highlight w:val="yellow"/>
          <w:rtl w:val="0"/>
        </w:rPr>
        <w:t xml:space="preserve">At any given time a sender has </w:t>
      </w:r>
      <w:sdt>
        <w:sdtPr>
          <w:tag w:val="goog_rdk_201"/>
        </w:sdtPr>
        <w:sdtContent>
          <w:commentRangeStart w:id="119"/>
        </w:sdtContent>
      </w:sdt>
      <w:r w:rsidDel="00000000" w:rsidR="00000000" w:rsidRPr="00000000">
        <w:rPr>
          <w:rFonts w:ascii="Arial" w:cs="Arial" w:eastAsia="Arial" w:hAnsi="Arial"/>
          <w:b w:val="1"/>
          <w:highlight w:val="yellow"/>
          <w:rtl w:val="0"/>
        </w:rPr>
        <w:t xml:space="preserve">only 1 outstanding application message </w:t>
      </w:r>
      <w:commentRangeEnd w:id="119"/>
      <w:r w:rsidDel="00000000" w:rsidR="00000000" w:rsidRPr="00000000">
        <w:commentReference w:id="119"/>
      </w:r>
      <w:r w:rsidDel="00000000" w:rsidR="00000000" w:rsidRPr="00000000">
        <w:rPr>
          <w:rFonts w:ascii="Arial" w:cs="Arial" w:eastAsia="Arial" w:hAnsi="Arial"/>
          <w:b w:val="1"/>
          <w:highlight w:val="yellow"/>
          <w:rtl w:val="0"/>
        </w:rPr>
        <w:t xml:space="preserve">inflight.</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355">
      <w:pPr>
        <w:spacing w:after="120" w:before="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1356">
      <w:pPr>
        <w:rPr>
          <w:rFonts w:ascii="Arial" w:cs="Arial" w:eastAsia="Arial" w:hAnsi="Arial"/>
          <w:b w:val="1"/>
          <w:color w:val="000000"/>
          <w:sz w:val="18"/>
          <w:szCs w:val="18"/>
        </w:rPr>
      </w:pPr>
      <w:bookmarkStart w:colFirst="0" w:colLast="0" w:name="_heading=h.2ne53p9" w:id="212"/>
      <w:bookmarkEnd w:id="212"/>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57">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58">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59">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202"/>
        </w:sdtPr>
        <w:sdtContent>
          <w:commentRangeStart w:id="120"/>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120"/>
      <w:r w:rsidDel="00000000" w:rsidR="00000000" w:rsidRPr="00000000">
        <w:commentReference w:id="120"/>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5A">
      <w:pPr>
        <w:numPr>
          <w:ilvl w:val="0"/>
          <w:numId w:val="4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05"/>
      </w:sdtPr>
      <w:sdtContent>
        <w:p w:rsidR="00000000" w:rsidDel="00000000" w:rsidP="00000000" w:rsidRDefault="00000000" w:rsidRPr="00000000" w14:paraId="0000135B">
          <w:pPr>
            <w:numPr>
              <w:ilvl w:val="0"/>
              <w:numId w:val="45"/>
            </w:numPr>
            <w:ind w:left="720" w:hanging="360"/>
            <w:rPr>
              <w:rFonts w:ascii="Arial" w:cs="Arial" w:eastAsia="Arial" w:hAnsi="Arial"/>
              <w:b w:val="0"/>
              <w:color w:val="172b4d"/>
              <w:sz w:val="21"/>
              <w:szCs w:val="21"/>
              <w:highlight w:val="yellow"/>
              <w:rPrChange w:author="davide.lenzarini@u-blox.com" w:id="18"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45"/>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03"/>
            </w:sdtPr>
            <w:sdtContent>
              <w:ins w:author="davide.lenzarini@u-blox.com" w:id="17"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04"/>
            </w:sdtPr>
            <w:sdtContent>
              <w:r w:rsidDel="00000000" w:rsidR="00000000" w:rsidRPr="00000000">
                <w:rPr>
                  <w:rtl w:val="0"/>
                </w:rPr>
              </w:r>
            </w:sdtContent>
          </w:sdt>
        </w:p>
      </w:sdtContent>
    </w:sdt>
    <w:p w:rsidR="00000000" w:rsidDel="00000000" w:rsidP="00000000" w:rsidRDefault="00000000" w:rsidRPr="00000000" w14:paraId="0000135C">
      <w:pPr>
        <w:pStyle w:val="Heading2"/>
        <w:ind w:left="0" w:firstLine="0"/>
        <w:rPr/>
      </w:pPr>
      <w:bookmarkStart w:colFirst="0" w:colLast="0" w:name="_heading=h.6udnv5yl5cv5" w:id="213"/>
      <w:bookmarkEnd w:id="213"/>
      <w:r w:rsidDel="00000000" w:rsidR="00000000" w:rsidRPr="00000000">
        <w:rPr>
          <w:rtl w:val="0"/>
        </w:rPr>
        <w:t xml:space="preserve">4.4 Message delivery retry</w:t>
      </w:r>
    </w:p>
    <w:p w:rsidR="00000000" w:rsidDel="00000000" w:rsidP="00000000" w:rsidRDefault="00000000" w:rsidRPr="00000000" w14:paraId="0000135D">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tl w:val="0"/>
        </w:rPr>
      </w:r>
    </w:p>
    <w:p w:rsidR="00000000" w:rsidDel="00000000" w:rsidP="00000000" w:rsidRDefault="00000000" w:rsidRPr="00000000" w14:paraId="0000135E">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[MQTT-SN-4.4-1]</w:t>
      </w:r>
      <w:r w:rsidDel="00000000" w:rsidR="00000000" w:rsidRPr="00000000">
        <w:rPr>
          <w:sz w:val="22"/>
          <w:szCs w:val="22"/>
          <w:rtl w:val="0"/>
        </w:rPr>
        <w:t xml:space="preserve">. </w:t>
      </w:r>
    </w:p>
    <w:p w:rsidR="00000000" w:rsidDel="00000000" w:rsidP="00000000" w:rsidRDefault="00000000" w:rsidRPr="00000000" w14:paraId="0000135F">
      <w:pPr>
        <w:spacing w:after="240" w:before="240" w:lineRule="auto"/>
        <w:ind w:left="0" w:right="0" w:firstLine="0"/>
        <w:rPr/>
      </w:pPr>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rtl w:val="0"/>
        </w:rPr>
      </w:r>
    </w:p>
    <w:p w:rsidR="00000000" w:rsidDel="00000000" w:rsidP="00000000" w:rsidRDefault="00000000" w:rsidRPr="00000000" w14:paraId="00001360">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2"/>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1">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2">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3">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4">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6">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2">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5">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6">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8">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9">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7">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8">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A">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8B">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8C">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206"/>
        </w:sdtPr>
        <w:sdtContent>
          <w:commentRangeStart w:id="121"/>
        </w:sdtContent>
      </w:sdt>
      <w:r w:rsidDel="00000000" w:rsidR="00000000" w:rsidRPr="00000000">
        <w:rPr>
          <w:rtl w:val="0"/>
        </w:rPr>
        <w:t xml:space="preserve">he receiver does not need to complete delivery of the Application Message before sending the </w:t>
      </w:r>
      <w:sdt>
        <w:sdtPr>
          <w:tag w:val="goog_rdk_207"/>
        </w:sdtPr>
        <w:sdtContent>
          <w:commentRangeStart w:id="122"/>
        </w:sdtContent>
      </w:sdt>
      <w:r w:rsidDel="00000000" w:rsidR="00000000" w:rsidRPr="00000000">
        <w:rPr>
          <w:rtl w:val="0"/>
        </w:rPr>
        <w:t xml:space="preserve">PUBREC or</w:t>
      </w:r>
      <w:commentRangeEnd w:id="122"/>
      <w:r w:rsidDel="00000000" w:rsidR="00000000" w:rsidRPr="00000000">
        <w:commentReference w:id="122"/>
      </w:r>
      <w:r w:rsidDel="00000000" w:rsidR="00000000" w:rsidRPr="00000000">
        <w:rPr>
          <w:rtl w:val="0"/>
        </w:rPr>
        <w:t xml:space="preserve"> PUBCOMP.</w:t>
      </w:r>
      <w:commentRangeEnd w:id="121"/>
      <w:r w:rsidDel="00000000" w:rsidR="00000000" w:rsidRPr="00000000">
        <w:commentReference w:id="121"/>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8D">
      <w:pPr>
        <w:pStyle w:val="Heading2"/>
        <w:ind w:left="0" w:firstLine="0"/>
        <w:rPr/>
      </w:pPr>
      <w:bookmarkStart w:colFirst="0" w:colLast="0" w:name="_heading=h.xoc2pfhnyfst" w:id="214"/>
      <w:bookmarkEnd w:id="214"/>
      <w:r w:rsidDel="00000000" w:rsidR="00000000" w:rsidRPr="00000000">
        <w:rPr>
          <w:rtl w:val="0"/>
        </w:rPr>
        <w:t xml:space="preserve">4.5 Application Message receipt</w:t>
      </w:r>
    </w:p>
    <w:p w:rsidR="00000000" w:rsidDel="00000000" w:rsidP="00000000" w:rsidRDefault="00000000" w:rsidRPr="00000000" w14:paraId="0000138E">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8F">
      <w:pPr>
        <w:spacing w:after="240" w:before="240" w:lineRule="auto"/>
        <w:ind w:left="0" w:right="0" w:firstLine="0"/>
        <w:rPr/>
      </w:pPr>
      <w:r w:rsidDel="00000000" w:rsidR="00000000" w:rsidRPr="00000000">
        <w:rPr>
          <w:rtl w:val="0"/>
        </w:rPr>
        <w:t xml:space="preserve">Under normal circumstances Clients receive messages in response to Subscriptions they have created. A Client could also receive messages that do not match any of its explicit Subscriptions. This can happen if the Server automatically assigned a subscription to the Client. A Client could also receive messages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90">
      <w:pPr>
        <w:pStyle w:val="Heading2"/>
        <w:ind w:left="0" w:firstLine="0"/>
        <w:rPr/>
      </w:pPr>
      <w:bookmarkStart w:colFirst="0" w:colLast="0" w:name="_heading=h.rrfw7sclv8s" w:id="215"/>
      <w:bookmarkEnd w:id="215"/>
      <w:r w:rsidDel="00000000" w:rsidR="00000000" w:rsidRPr="00000000">
        <w:rPr>
          <w:rtl w:val="0"/>
        </w:rPr>
        <w:t xml:space="preserve">4.6 Application Message ordering</w:t>
      </w:r>
    </w:p>
    <w:p w:rsidR="00000000" w:rsidDel="00000000" w:rsidP="00000000" w:rsidRDefault="00000000" w:rsidRPr="00000000" w14:paraId="00001391">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message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92">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messages.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93">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94">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95">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96">
      <w:pPr>
        <w:pStyle w:val="Heading2"/>
        <w:keepNext w:val="0"/>
        <w:spacing w:after="80" w:before="360" w:lineRule="auto"/>
        <w:ind w:left="0" w:right="990" w:firstLine="0"/>
        <w:rPr/>
      </w:pPr>
      <w:bookmarkStart w:colFirst="0" w:colLast="0" w:name="_heading=h.g7vjj8m1vj3z" w:id="216"/>
      <w:bookmarkEnd w:id="216"/>
      <w:r w:rsidDel="00000000" w:rsidR="00000000" w:rsidRPr="00000000">
        <w:rPr>
          <w:rtl w:val="0"/>
        </w:rPr>
        <w:t xml:space="preserve">4.7 Topic Names and Topic Filters</w:t>
      </w:r>
    </w:p>
    <w:p w:rsidR="00000000" w:rsidDel="00000000" w:rsidP="00000000" w:rsidRDefault="00000000" w:rsidRPr="00000000" w14:paraId="00001397">
      <w:pPr>
        <w:pStyle w:val="Heading3"/>
        <w:ind w:left="0" w:firstLine="0"/>
        <w:rPr/>
      </w:pPr>
      <w:bookmarkStart w:colFirst="0" w:colLast="0" w:name="_heading=h.q0s32id4lv9p" w:id="217"/>
      <w:bookmarkEnd w:id="217"/>
      <w:r w:rsidDel="00000000" w:rsidR="00000000" w:rsidRPr="00000000">
        <w:rPr>
          <w:rtl w:val="0"/>
        </w:rPr>
        <w:t xml:space="preserve">4.7.1 Topic wildcards</w:t>
      </w:r>
    </w:p>
    <w:p w:rsidR="00000000" w:rsidDel="00000000" w:rsidP="00000000" w:rsidRDefault="00000000" w:rsidRPr="00000000" w14:paraId="00001398">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99">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9A">
      <w:pPr>
        <w:spacing w:after="240" w:before="240" w:lineRule="auto"/>
        <w:rPr>
          <w:rFonts w:ascii="Arial" w:cs="Arial" w:eastAsia="Arial" w:hAnsi="Arial"/>
        </w:rPr>
      </w:pPr>
      <w:sdt>
        <w:sdtPr>
          <w:tag w:val="goog_rdk_208"/>
        </w:sdtPr>
        <w:sdtContent>
          <w:commentRangeStart w:id="12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23"/>
      <w:r w:rsidDel="00000000" w:rsidR="00000000" w:rsidRPr="00000000">
        <w:commentReference w:id="12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9B">
      <w:pPr>
        <w:pStyle w:val="Heading4"/>
        <w:ind w:left="0" w:firstLine="0"/>
        <w:rPr/>
      </w:pPr>
      <w:bookmarkStart w:colFirst="0" w:colLast="0" w:name="_heading=h.3kbulner4ob4" w:id="218"/>
      <w:bookmarkEnd w:id="218"/>
      <w:r w:rsidDel="00000000" w:rsidR="00000000" w:rsidRPr="00000000">
        <w:rPr>
          <w:rtl w:val="0"/>
        </w:rPr>
        <w:t xml:space="preserve">4.7.1.1 Topic level separator</w:t>
      </w:r>
    </w:p>
    <w:p w:rsidR="00000000" w:rsidDel="00000000" w:rsidP="00000000" w:rsidRDefault="00000000" w:rsidRPr="00000000" w14:paraId="0000139C">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39D">
      <w:pPr>
        <w:pStyle w:val="Heading4"/>
        <w:ind w:left="0" w:firstLine="0"/>
        <w:rPr/>
      </w:pPr>
      <w:bookmarkStart w:colFirst="0" w:colLast="0" w:name="_heading=h.ychcrpqsu69r" w:id="219"/>
      <w:bookmarkEnd w:id="219"/>
      <w:r w:rsidDel="00000000" w:rsidR="00000000" w:rsidRPr="00000000">
        <w:rPr>
          <w:rtl w:val="0"/>
        </w:rPr>
        <w:t xml:space="preserve">4.7.1.2 Multi-level wildcard</w:t>
      </w:r>
    </w:p>
    <w:p w:rsidR="00000000" w:rsidDel="00000000" w:rsidP="00000000" w:rsidRDefault="00000000" w:rsidRPr="00000000" w14:paraId="0000139E">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39F">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0">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messages published using these Topic Names:</w:t>
      </w:r>
    </w:p>
    <w:p w:rsidR="00000000" w:rsidDel="00000000" w:rsidP="00000000" w:rsidRDefault="00000000" w:rsidRPr="00000000" w14:paraId="000013A1">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3A2">
      <w:pPr>
        <w:numPr>
          <w:ilvl w:val="0"/>
          <w:numId w:val="13"/>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3A3">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3A4">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5">
      <w:pPr>
        <w:numPr>
          <w:ilvl w:val="0"/>
          <w:numId w:val="26"/>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3A6">
      <w:pPr>
        <w:numPr>
          <w:ilvl w:val="0"/>
          <w:numId w:val="26"/>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3A7">
      <w:pPr>
        <w:numPr>
          <w:ilvl w:val="0"/>
          <w:numId w:val="26"/>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3A8">
      <w:pPr>
        <w:numPr>
          <w:ilvl w:val="0"/>
          <w:numId w:val="26"/>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3A9">
      <w:pPr>
        <w:numPr>
          <w:ilvl w:val="0"/>
          <w:numId w:val="26"/>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3AA">
      <w:pPr>
        <w:pStyle w:val="Heading4"/>
        <w:ind w:left="0" w:firstLine="0"/>
        <w:rPr/>
      </w:pPr>
      <w:bookmarkStart w:colFirst="0" w:colLast="0" w:name="_heading=h.x4yye38w41vd" w:id="220"/>
      <w:bookmarkEnd w:id="220"/>
      <w:r w:rsidDel="00000000" w:rsidR="00000000" w:rsidRPr="00000000">
        <w:rPr>
          <w:rtl w:val="0"/>
        </w:rPr>
        <w:t xml:space="preserve">4.7.1.3 Single-level wildcard</w:t>
      </w:r>
    </w:p>
    <w:p w:rsidR="00000000" w:rsidDel="00000000" w:rsidP="00000000" w:rsidRDefault="00000000" w:rsidRPr="00000000" w14:paraId="000013AB">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3A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3AD">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A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3AF">
      <w:pPr>
        <w:numPr>
          <w:ilvl w:val="0"/>
          <w:numId w:val="19"/>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3B0">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3B1">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3B2">
      <w:pPr>
        <w:numPr>
          <w:ilvl w:val="0"/>
          <w:numId w:val="19"/>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3B3">
      <w:pPr>
        <w:numPr>
          <w:ilvl w:val="0"/>
          <w:numId w:val="19"/>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3B4">
      <w:pPr>
        <w:pStyle w:val="Heading3"/>
        <w:ind w:left="0" w:firstLine="0"/>
        <w:rPr/>
      </w:pPr>
      <w:bookmarkStart w:colFirst="0" w:colLast="0" w:name="_heading=h.p61p07rh2x26" w:id="221"/>
      <w:bookmarkEnd w:id="221"/>
      <w:r w:rsidDel="00000000" w:rsidR="00000000" w:rsidRPr="00000000">
        <w:rPr>
          <w:rtl w:val="0"/>
        </w:rPr>
        <w:t xml:space="preserve">4.7.2  Topics beginning with $</w:t>
      </w:r>
    </w:p>
    <w:p w:rsidR="00000000" w:rsidDel="00000000" w:rsidP="00000000" w:rsidRDefault="00000000" w:rsidRPr="00000000" w14:paraId="000013B5">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3B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7">
      <w:pPr>
        <w:numPr>
          <w:ilvl w:val="0"/>
          <w:numId w:val="12"/>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3B8">
      <w:pPr>
        <w:numPr>
          <w:ilvl w:val="0"/>
          <w:numId w:val="12"/>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3B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BA">
      <w:pPr>
        <w:numPr>
          <w:ilvl w:val="0"/>
          <w:numId w:val="16"/>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3BB">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3BC">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3BD">
      <w:pPr>
        <w:numPr>
          <w:ilvl w:val="0"/>
          <w:numId w:val="16"/>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3BE">
      <w:pPr>
        <w:numPr>
          <w:ilvl w:val="0"/>
          <w:numId w:val="16"/>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3BF">
      <w:pPr>
        <w:pStyle w:val="Heading3"/>
        <w:ind w:left="0" w:firstLine="0"/>
        <w:rPr/>
      </w:pPr>
      <w:bookmarkStart w:colFirst="0" w:colLast="0" w:name="_heading=h.rvcur5x0am" w:id="222"/>
      <w:bookmarkEnd w:id="222"/>
      <w:r w:rsidDel="00000000" w:rsidR="00000000" w:rsidRPr="00000000">
        <w:rPr>
          <w:rtl w:val="0"/>
        </w:rPr>
        <w:t xml:space="preserve">4.7.3 Topic semantic and usage</w:t>
      </w:r>
    </w:p>
    <w:p w:rsidR="00000000" w:rsidDel="00000000" w:rsidP="00000000" w:rsidRDefault="00000000" w:rsidRPr="00000000" w14:paraId="000013C0">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3C1">
      <w:pPr>
        <w:numPr>
          <w:ilvl w:val="0"/>
          <w:numId w:val="40"/>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3C2">
      <w:pPr>
        <w:numPr>
          <w:ilvl w:val="0"/>
          <w:numId w:val="4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3C3">
      <w:pPr>
        <w:numPr>
          <w:ilvl w:val="0"/>
          <w:numId w:val="40"/>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3C4">
      <w:pPr>
        <w:numPr>
          <w:ilvl w:val="0"/>
          <w:numId w:val="40"/>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3C5">
      <w:pPr>
        <w:numPr>
          <w:ilvl w:val="0"/>
          <w:numId w:val="40"/>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3C6">
      <w:pPr>
        <w:numPr>
          <w:ilvl w:val="0"/>
          <w:numId w:val="40"/>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66">
        <w:r w:rsidDel="00000000" w:rsidR="00000000" w:rsidRPr="00000000">
          <w:rPr>
            <w:rFonts w:ascii="Arial" w:cs="Arial" w:eastAsia="Arial" w:hAnsi="Arial"/>
            <w:rtl w:val="0"/>
          </w:rPr>
          <w:t xml:space="preserve"> </w:t>
        </w:r>
      </w:hyperlink>
      <w:hyperlink r:id="rId67">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3C7">
      <w:pPr>
        <w:numPr>
          <w:ilvl w:val="0"/>
          <w:numId w:val="40"/>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color w:val="1155cc"/>
            <w:u w:val="single"/>
            <w:rtl w:val="0"/>
          </w:rPr>
          <w:t xml:space="preserve">section 1.5.4</w:t>
        </w:r>
      </w:hyperlink>
      <w:r w:rsidDel="00000000" w:rsidR="00000000" w:rsidRPr="00000000">
        <w:rPr>
          <w:rFonts w:ascii="Arial" w:cs="Arial" w:eastAsia="Arial" w:hAnsi="Arial"/>
          <w:rtl w:val="0"/>
        </w:rPr>
        <w:t xml:space="preserve">.</w:t>
      </w:r>
    </w:p>
    <w:p w:rsidR="00000000" w:rsidDel="00000000" w:rsidP="00000000" w:rsidRDefault="00000000" w:rsidRPr="00000000" w14:paraId="000013C8">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3C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3CA">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3CC">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CD">
      <w:pPr>
        <w:numPr>
          <w:ilvl w:val="0"/>
          <w:numId w:val="2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3CE">
      <w:pPr>
        <w:numPr>
          <w:ilvl w:val="0"/>
          <w:numId w:val="2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3CF">
      <w:pPr>
        <w:numPr>
          <w:ilvl w:val="0"/>
          <w:numId w:val="2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3D0">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3D1">
      <w:pPr>
        <w:pStyle w:val="Heading2"/>
        <w:ind w:left="0" w:firstLine="0"/>
        <w:rPr/>
      </w:pPr>
      <w:bookmarkStart w:colFirst="0" w:colLast="0" w:name="_heading=h.zh9mgr3i86c2" w:id="223"/>
      <w:bookmarkEnd w:id="223"/>
      <w:r w:rsidDel="00000000" w:rsidR="00000000" w:rsidRPr="00000000">
        <w:rPr>
          <w:rtl w:val="0"/>
        </w:rPr>
        <w:t xml:space="preserve">4.8 Subscriptions</w:t>
      </w:r>
    </w:p>
    <w:p w:rsidR="00000000" w:rsidDel="00000000" w:rsidP="00000000" w:rsidRDefault="00000000" w:rsidRPr="00000000" w14:paraId="000013D2">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3D3">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3D4">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3D5">
      <w:pPr>
        <w:pStyle w:val="Heading2"/>
        <w:ind w:left="0" w:firstLine="0"/>
        <w:rPr/>
      </w:pPr>
      <w:bookmarkStart w:colFirst="0" w:colLast="0" w:name="_heading=h.k5nujtaz6h05" w:id="224"/>
      <w:bookmarkEnd w:id="224"/>
      <w:r w:rsidDel="00000000" w:rsidR="00000000" w:rsidRPr="00000000">
        <w:rPr>
          <w:rtl w:val="0"/>
        </w:rPr>
        <w:t xml:space="preserve">4.9 Server redirection</w:t>
      </w:r>
    </w:p>
    <w:p w:rsidR="00000000" w:rsidDel="00000000" w:rsidP="00000000" w:rsidRDefault="00000000" w:rsidRPr="00000000" w14:paraId="000013D6">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3D7">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3D8">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3D9">
      <w:pPr>
        <w:pStyle w:val="Heading2"/>
        <w:ind w:left="0" w:firstLine="0"/>
        <w:rPr/>
      </w:pPr>
      <w:bookmarkStart w:colFirst="0" w:colLast="0" w:name="_heading=h.n3l7hni8c3ae" w:id="225"/>
      <w:bookmarkEnd w:id="225"/>
      <w:r w:rsidDel="00000000" w:rsidR="00000000" w:rsidRPr="00000000">
        <w:rPr>
          <w:rtl w:val="0"/>
        </w:rPr>
        <w:t xml:space="preserve">4.10 Enhanced authentication</w:t>
      </w:r>
    </w:p>
    <w:p w:rsidR="00000000" w:rsidDel="00000000" w:rsidP="00000000" w:rsidRDefault="00000000" w:rsidRPr="00000000" w14:paraId="000013DA">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3DB">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3DC">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3DD">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3DE">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DF">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3E0">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3E1">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3E2">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3E3">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3E4">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2">
        <w:r w:rsidDel="00000000" w:rsidR="00000000" w:rsidRPr="00000000">
          <w:rPr>
            <w:highlight w:val="yellow"/>
            <w:rtl w:val="0"/>
          </w:rPr>
          <w:t xml:space="preserve"> </w:t>
        </w:r>
      </w:hyperlink>
      <w:hyperlink r:id="rId73">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3E5">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3E6">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3E7">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E8">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3E9">
      <w:pPr>
        <w:numPr>
          <w:ilvl w:val="0"/>
          <w:numId w:val="47"/>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3EA">
      <w:pPr>
        <w:numPr>
          <w:ilvl w:val="0"/>
          <w:numId w:val="47"/>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3EB">
      <w:pPr>
        <w:numPr>
          <w:ilvl w:val="0"/>
          <w:numId w:val="47"/>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3EC">
      <w:pPr>
        <w:numPr>
          <w:ilvl w:val="0"/>
          <w:numId w:val="47"/>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3ED">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3EE">
      <w:pPr>
        <w:numPr>
          <w:ilvl w:val="0"/>
          <w:numId w:val="18"/>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3EF">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3F0">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3F1">
      <w:pPr>
        <w:numPr>
          <w:ilvl w:val="0"/>
          <w:numId w:val="18"/>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3F2">
      <w:pPr>
        <w:numPr>
          <w:ilvl w:val="0"/>
          <w:numId w:val="18"/>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3F3">
      <w:pPr>
        <w:numPr>
          <w:ilvl w:val="0"/>
          <w:numId w:val="18"/>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3F4">
      <w:pPr>
        <w:pStyle w:val="Heading3"/>
        <w:ind w:left="0" w:firstLine="0"/>
        <w:rPr/>
      </w:pPr>
      <w:bookmarkStart w:colFirst="0" w:colLast="0" w:name="_heading=h.ut22r1f7l7us" w:id="226"/>
      <w:bookmarkEnd w:id="226"/>
      <w:r w:rsidDel="00000000" w:rsidR="00000000" w:rsidRPr="00000000">
        <w:rPr>
          <w:rtl w:val="0"/>
        </w:rPr>
        <w:t xml:space="preserve">4.10.1 Re-authentication</w:t>
      </w:r>
    </w:p>
    <w:p w:rsidR="00000000" w:rsidDel="00000000" w:rsidP="00000000" w:rsidRDefault="00000000" w:rsidRPr="00000000" w14:paraId="000013F5">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3F6">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3F7">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74">
        <w:r w:rsidDel="00000000" w:rsidR="00000000" w:rsidRPr="00000000">
          <w:rPr>
            <w:highlight w:val="yellow"/>
            <w:rtl w:val="0"/>
          </w:rPr>
          <w:t xml:space="preserve"> </w:t>
        </w:r>
      </w:hyperlink>
      <w:hyperlink r:id="rId75">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3F8">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3F9">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FA">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3FB">
      <w:pPr>
        <w:pStyle w:val="Heading2"/>
        <w:ind w:left="0" w:firstLine="0"/>
        <w:rPr/>
      </w:pPr>
      <w:bookmarkStart w:colFirst="0" w:colLast="0" w:name="_heading=h.v8vlgf6xm72a" w:id="227"/>
      <w:bookmarkEnd w:id="227"/>
      <w:r w:rsidDel="00000000" w:rsidR="00000000" w:rsidRPr="00000000">
        <w:rPr>
          <w:rtl w:val="0"/>
        </w:rPr>
        <w:t xml:space="preserve">4.11 Handling errors</w:t>
      </w:r>
    </w:p>
    <w:p w:rsidR="00000000" w:rsidDel="00000000" w:rsidP="00000000" w:rsidRDefault="00000000" w:rsidRPr="00000000" w14:paraId="000013FC">
      <w:pPr>
        <w:pStyle w:val="Heading3"/>
        <w:ind w:left="0" w:firstLine="0"/>
        <w:rPr/>
      </w:pPr>
      <w:bookmarkStart w:colFirst="0" w:colLast="0" w:name="_heading=h.kbby30dtgah8" w:id="228"/>
      <w:bookmarkEnd w:id="228"/>
      <w:r w:rsidDel="00000000" w:rsidR="00000000" w:rsidRPr="00000000">
        <w:rPr>
          <w:rtl w:val="0"/>
        </w:rPr>
        <w:t xml:space="preserve">4.11.1 Malformed Packet and Protocol Errors</w:t>
      </w:r>
    </w:p>
    <w:p w:rsidR="00000000" w:rsidDel="00000000" w:rsidP="00000000" w:rsidRDefault="00000000" w:rsidRPr="00000000" w14:paraId="000013FD">
      <w:pPr>
        <w:spacing w:after="240" w:before="240" w:lineRule="auto"/>
        <w:ind w:left="0" w:right="0" w:firstLine="0"/>
        <w:rPr/>
      </w:pPr>
      <w:r w:rsidDel="00000000" w:rsidR="00000000" w:rsidRPr="00000000">
        <w:rPr>
          <w:rtl w:val="0"/>
        </w:rPr>
        <w:t xml:space="preserve">Definitions of Malformed Packet and Protocol Errors are contained in</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section 1.2</w:t>
        </w:r>
      </w:hyperlink>
      <w:r w:rsidDel="00000000" w:rsidR="00000000" w:rsidRPr="00000000">
        <w:rPr>
          <w:rtl w:val="0"/>
        </w:rPr>
        <w:t xml:space="preserve"> Terminology,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3FE">
      <w:pPr>
        <w:numPr>
          <w:ilvl w:val="0"/>
          <w:numId w:val="3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3FF">
      <w:pPr>
        <w:numPr>
          <w:ilvl w:val="0"/>
          <w:numId w:val="3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00">
      <w:pPr>
        <w:numPr>
          <w:ilvl w:val="0"/>
          <w:numId w:val="3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01">
      <w:pPr>
        <w:numPr>
          <w:ilvl w:val="0"/>
          <w:numId w:val="3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02">
      <w:pPr>
        <w:numPr>
          <w:ilvl w:val="0"/>
          <w:numId w:val="3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03">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78">
        <w:r w:rsidDel="00000000" w:rsidR="00000000" w:rsidRPr="00000000">
          <w:rPr>
            <w:rtl w:val="0"/>
          </w:rPr>
          <w:t xml:space="preserve"> </w:t>
        </w:r>
      </w:hyperlink>
      <w:hyperlink r:id="rId79">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04">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05">
      <w:pPr>
        <w:numPr>
          <w:ilvl w:val="0"/>
          <w:numId w:val="23"/>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06">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07">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08">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09">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0A">
      <w:pPr>
        <w:numPr>
          <w:ilvl w:val="0"/>
          <w:numId w:val="23"/>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0B">
      <w:pPr>
        <w:numPr>
          <w:ilvl w:val="0"/>
          <w:numId w:val="23"/>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0C">
      <w:pPr>
        <w:spacing w:after="240" w:before="240" w:lineRule="auto"/>
        <w:ind w:left="0" w:right="0" w:firstLine="0"/>
        <w:rPr/>
      </w:pPr>
      <w:r w:rsidDel="00000000" w:rsidR="00000000" w:rsidRPr="00000000">
        <w:rPr>
          <w:rtl w:val="0"/>
        </w:rPr>
        <w:t xml:space="preserve">When a Client detects a Malformed Packet or Protocol Error, and a Reason Code is given in the specification, it SHOULD </w:t>
      </w:r>
      <w:sdt>
        <w:sdtPr>
          <w:tag w:val="goog_rdk_209"/>
        </w:sdtPr>
        <w:sdtContent>
          <w:commentRangeStart w:id="124"/>
        </w:sdtContent>
      </w:sdt>
      <w:r w:rsidDel="00000000" w:rsidR="00000000" w:rsidRPr="00000000">
        <w:rPr>
          <w:rtl w:val="0"/>
        </w:rPr>
        <w:t xml:space="preserve">close the Network Connection</w:t>
      </w:r>
      <w:commentRangeEnd w:id="124"/>
      <w:r w:rsidDel="00000000" w:rsidR="00000000" w:rsidRPr="00000000">
        <w:commentReference w:id="124"/>
      </w:r>
      <w:r w:rsidDel="00000000" w:rsidR="00000000" w:rsidRPr="00000000">
        <w:rPr>
          <w:rtl w:val="0"/>
        </w:rPr>
        <w:t xml:space="preserve">. In the case of an error in an AUTH packet it MUST send a DISCONNECT packet containing the reason code, </w:t>
      </w:r>
      <w:sdt>
        <w:sdtPr>
          <w:tag w:val="goog_rdk_210"/>
        </w:sdtPr>
        <w:sdtContent>
          <w:commentRangeStart w:id="125"/>
        </w:sdtContent>
      </w:sdt>
      <w:r w:rsidDel="00000000" w:rsidR="00000000" w:rsidRPr="00000000">
        <w:rPr>
          <w:rtl w:val="0"/>
        </w:rPr>
        <w:t xml:space="preserve">before deleting the Virtual Connection</w:t>
      </w:r>
      <w:commentRangeEnd w:id="125"/>
      <w:r w:rsidDel="00000000" w:rsidR="00000000" w:rsidRPr="00000000">
        <w:commentReference w:id="125"/>
      </w:r>
      <w:r w:rsidDel="00000000" w:rsidR="00000000" w:rsidRPr="00000000">
        <w:rPr>
          <w:rtl w:val="0"/>
        </w:rPr>
        <w:t xml:space="preserve">. In the case of an error in any other packet it SHOULD send a DISCONNECT packet containing the reason code</w:t>
      </w:r>
      <w:sdt>
        <w:sdtPr>
          <w:tag w:val="goog_rdk_211"/>
        </w:sdtPr>
        <w:sdtContent>
          <w:del w:author="davide.lenzarini@u-blox.com" w:id="19" w:date="2024-03-19T17:39:07Z">
            <w:r w:rsidDel="00000000" w:rsidR="00000000" w:rsidRPr="00000000">
              <w:rPr>
                <w:rtl w:val="0"/>
              </w:rPr>
              <w:delText xml:space="preserve"> </w:delText>
            </w:r>
          </w:del>
          <w:sdt>
            <w:sdtPr>
              <w:tag w:val="goog_rdk_212"/>
            </w:sdtPr>
            <w:sdtContent>
              <w:commentRangeStart w:id="126"/>
            </w:sdtContent>
          </w:sdt>
          <w:del w:author="davide.lenzarini@u-blox.com" w:id="19" w:date="2024-03-19T17:39:07Z">
            <w:r w:rsidDel="00000000" w:rsidR="00000000" w:rsidRPr="00000000">
              <w:rPr>
                <w:rtl w:val="0"/>
              </w:rPr>
              <w:delText xml:space="preserve">before closing the Virtual Connection</w:delText>
            </w:r>
          </w:del>
        </w:sdtContent>
      </w:sdt>
      <w:commentRangeEnd w:id="126"/>
      <w:r w:rsidDel="00000000" w:rsidR="00000000" w:rsidRPr="00000000">
        <w:commentReference w:id="126"/>
      </w:r>
      <w:r w:rsidDel="00000000" w:rsidR="00000000" w:rsidRPr="00000000">
        <w:rPr>
          <w:rtl w:val="0"/>
        </w:rPr>
        <w:t xml:space="preserve">. Use Reason Code 0x81 (Malformed Packet) or 0x82 (Protocol Error) unless a more specific Reason Code has been defined in section 3.14.2.1</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Disconnect Reason Code</w:t>
        </w:r>
      </w:hyperlink>
      <w:r w:rsidDel="00000000" w:rsidR="00000000" w:rsidRPr="00000000">
        <w:rPr>
          <w:rtl w:val="0"/>
        </w:rPr>
        <w:t xml:space="preserve">.</w:t>
      </w:r>
    </w:p>
    <w:p w:rsidR="00000000" w:rsidDel="00000000" w:rsidP="00000000" w:rsidRDefault="00000000" w:rsidRPr="00000000" w14:paraId="0000140D">
      <w:pPr>
        <w:spacing w:after="240" w:before="240" w:lineRule="auto"/>
        <w:ind w:left="0" w:right="0" w:firstLine="0"/>
        <w:rPr/>
      </w:pPr>
      <w:r w:rsidDel="00000000" w:rsidR="00000000" w:rsidRPr="00000000">
        <w:rPr>
          <w:highlight w:val="yellow"/>
          <w:rtl w:val="0"/>
        </w:rPr>
        <w:t xml:space="preserve">When a Server detects a Malformed Packet or Protocol Error, and a Reason Code is given in the specification,</w:t>
      </w:r>
      <w:sdt>
        <w:sdtPr>
          <w:tag w:val="goog_rdk_213"/>
        </w:sdtPr>
        <w:sdtContent>
          <w:commentRangeStart w:id="127"/>
        </w:sdtContent>
      </w:sdt>
      <w:r w:rsidDel="00000000" w:rsidR="00000000" w:rsidRPr="00000000">
        <w:rPr>
          <w:highlight w:val="yellow"/>
          <w:rtl w:val="0"/>
        </w:rPr>
        <w:t xml:space="preserve"> it MUST close the Virtual Connection</w:t>
      </w:r>
      <w:commentRangeEnd w:id="127"/>
      <w:r w:rsidDel="00000000" w:rsidR="00000000" w:rsidRPr="00000000">
        <w:commentReference w:id="127"/>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w:t>
      </w:r>
      <w:sdt>
        <w:sdtPr>
          <w:tag w:val="goog_rdk_214"/>
        </w:sdtPr>
        <w:sdtContent>
          <w:del w:author="davide.lenzarini@u-blox.com" w:id="20" w:date="2024-03-19T17:39:20Z">
            <w:r w:rsidDel="00000000" w:rsidR="00000000" w:rsidRPr="00000000">
              <w:rPr>
                <w:rtl w:val="0"/>
              </w:rPr>
              <w:delText xml:space="preserve">, </w:delText>
            </w:r>
          </w:del>
          <w:sdt>
            <w:sdtPr>
              <w:tag w:val="goog_rdk_215"/>
            </w:sdtPr>
            <w:sdtContent>
              <w:commentRangeStart w:id="128"/>
            </w:sdtContent>
          </w:sdt>
          <w:del w:author="davide.lenzarini@u-blox.com" w:id="20" w:date="2024-03-19T17:39:20Z">
            <w:r w:rsidDel="00000000" w:rsidR="00000000" w:rsidRPr="00000000">
              <w:rPr>
                <w:rtl w:val="0"/>
              </w:rPr>
              <w:delText xml:space="preserve">before closing the Network Connection</w:delText>
            </w:r>
          </w:del>
        </w:sdtContent>
      </w:sdt>
      <w:commentRangeEnd w:id="128"/>
      <w:r w:rsidDel="00000000" w:rsidR="00000000" w:rsidRPr="00000000">
        <w:commentReference w:id="128"/>
      </w:r>
      <w:r w:rsidDel="00000000" w:rsidR="00000000" w:rsidRPr="00000000">
        <w:rPr>
          <w:rtl w:val="0"/>
        </w:rPr>
        <w:t xml:space="preserve">. In the case of an error in any other packet it SHOULD send a DISCONNECT packet containing the Reason Code</w:t>
      </w:r>
      <w:sdt>
        <w:sdtPr>
          <w:tag w:val="goog_rdk_216"/>
        </w:sdtPr>
        <w:sdtContent>
          <w:del w:author="davide.lenzarini@u-blox.com" w:id="21" w:date="2024-03-19T17:39:26Z">
            <w:r w:rsidDel="00000000" w:rsidR="00000000" w:rsidRPr="00000000">
              <w:rPr>
                <w:rtl w:val="0"/>
              </w:rPr>
              <w:delText xml:space="preserve"> </w:delText>
            </w:r>
          </w:del>
          <w:sdt>
            <w:sdtPr>
              <w:tag w:val="goog_rdk_217"/>
            </w:sdtPr>
            <w:sdtContent>
              <w:commentRangeStart w:id="129"/>
            </w:sdtContent>
          </w:sdt>
          <w:del w:author="davide.lenzarini@u-blox.com" w:id="21" w:date="2024-03-19T17:39:26Z">
            <w:r w:rsidDel="00000000" w:rsidR="00000000" w:rsidRPr="00000000">
              <w:rPr>
                <w:rtl w:val="0"/>
              </w:rPr>
              <w:delText xml:space="preserve">before closing the Network Connection</w:delText>
            </w:r>
          </w:del>
        </w:sdtContent>
      </w:sdt>
      <w:commentRangeEnd w:id="129"/>
      <w:r w:rsidDel="00000000" w:rsidR="00000000" w:rsidRPr="00000000">
        <w:commentReference w:id="129"/>
      </w:r>
      <w:r w:rsidDel="00000000" w:rsidR="00000000" w:rsidRPr="00000000">
        <w:rPr>
          <w:rtl w:val="0"/>
        </w:rPr>
        <w:t xml:space="preserve">. Use Reason Code 0x81 (Malformed Packet) or 0x82 (Protocol Error) unless a more specific Reason Code has been defined in</w:t>
      </w:r>
      <w:hyperlink r:id="rId82">
        <w:r w:rsidDel="00000000" w:rsidR="00000000" w:rsidRPr="00000000">
          <w:rPr>
            <w:color w:val="1155cc"/>
            <w:u w:val="single"/>
            <w:rtl w:val="0"/>
          </w:rPr>
          <w:t xml:space="preserve"> section 3.2.2.2 - Connect Reason Code</w:t>
        </w:r>
      </w:hyperlink>
      <w:r w:rsidDel="00000000" w:rsidR="00000000" w:rsidRPr="00000000">
        <w:rPr>
          <w:rtl w:val="0"/>
        </w:rPr>
        <w:t xml:space="preserve"> or in section</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3.14.2.1 – Disconnect Reason Code</w:t>
        </w:r>
      </w:hyperlink>
      <w:r w:rsidDel="00000000" w:rsidR="00000000" w:rsidRPr="00000000">
        <w:rPr>
          <w:rtl w:val="0"/>
        </w:rPr>
        <w:t xml:space="preserve">. There are no consequences for other Sessions.</w:t>
      </w:r>
    </w:p>
    <w:p w:rsidR="00000000" w:rsidDel="00000000" w:rsidP="00000000" w:rsidRDefault="00000000" w:rsidRPr="00000000" w14:paraId="0000140E">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0F">
      <w:pPr>
        <w:pStyle w:val="Heading3"/>
        <w:ind w:left="0" w:firstLine="0"/>
        <w:rPr/>
      </w:pPr>
      <w:bookmarkStart w:colFirst="0" w:colLast="0" w:name="_heading=h.j0ufrffgt029" w:id="229"/>
      <w:bookmarkEnd w:id="229"/>
      <w:r w:rsidDel="00000000" w:rsidR="00000000" w:rsidRPr="00000000">
        <w:rPr>
          <w:rtl w:val="0"/>
        </w:rPr>
        <w:t xml:space="preserve">4.11.2 Other errors</w:t>
      </w:r>
    </w:p>
    <w:p w:rsidR="00000000" w:rsidDel="00000000" w:rsidP="00000000" w:rsidRDefault="00000000" w:rsidRPr="00000000" w14:paraId="00001410">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11">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12">
      <w:pPr>
        <w:spacing w:after="240" w:before="240" w:lineRule="auto"/>
        <w:ind w:left="0" w:right="0" w:firstLine="0"/>
        <w:rPr/>
      </w:pPr>
      <w:r w:rsidDel="00000000" w:rsidR="00000000" w:rsidRPr="00000000">
        <w:rPr>
          <w:highlight w:val="yellow"/>
          <w:rtl w:val="0"/>
        </w:rPr>
        <w:t xml:space="preserve">The CONNACK and DISCONNECT packets allow a Reason Code of 0x80 or greater to indicate that the </w:t>
      </w:r>
      <w:sdt>
        <w:sdtPr>
          <w:tag w:val="goog_rdk_218"/>
        </w:sdtPr>
        <w:sdtContent>
          <w:ins w:author="davide.lenzarini@u-blox.com" w:id="22" w:date="2024-03-19T17:41:53Z">
            <w:r w:rsidDel="00000000" w:rsidR="00000000" w:rsidRPr="00000000">
              <w:rPr>
                <w:highlight w:val="yellow"/>
                <w:rtl w:val="0"/>
              </w:rPr>
              <w:t xml:space="preserve">Virtual </w:t>
            </w:r>
          </w:ins>
        </w:sdtContent>
      </w:sdt>
      <w:sdt>
        <w:sdtPr>
          <w:tag w:val="goog_rdk_219"/>
        </w:sdtPr>
        <w:sdtContent>
          <w:del w:author="davide.lenzarini@u-blox.com" w:id="22" w:date="2024-03-19T17:41:53Z">
            <w:r w:rsidDel="00000000" w:rsidR="00000000" w:rsidRPr="00000000">
              <w:rPr>
                <w:highlight w:val="yellow"/>
                <w:rtl w:val="0"/>
              </w:rPr>
              <w:delText xml:space="preserve">Network </w:delText>
            </w:r>
          </w:del>
        </w:sdtContent>
      </w:sdt>
      <w:r w:rsidDel="00000000" w:rsidR="00000000" w:rsidRPr="00000000">
        <w:rPr>
          <w:highlight w:val="yellow"/>
          <w:rtl w:val="0"/>
        </w:rPr>
        <w:t xml:space="preserve">Connection will be </w:t>
      </w:r>
      <w:sdt>
        <w:sdtPr>
          <w:tag w:val="goog_rdk_220"/>
        </w:sdtPr>
        <w:sdtContent>
          <w:commentRangeStart w:id="130"/>
        </w:sdtContent>
      </w:sdt>
      <w:r w:rsidDel="00000000" w:rsidR="00000000" w:rsidRPr="00000000">
        <w:rPr>
          <w:highlight w:val="yellow"/>
          <w:rtl w:val="0"/>
        </w:rPr>
        <w:t xml:space="preserve">closed</w:t>
      </w:r>
      <w:commentRangeEnd w:id="130"/>
      <w:r w:rsidDel="00000000" w:rsidR="00000000" w:rsidRPr="00000000">
        <w:commentReference w:id="130"/>
      </w:r>
      <w:r w:rsidDel="00000000" w:rsidR="00000000" w:rsidRPr="00000000">
        <w:rPr>
          <w:highlight w:val="yellow"/>
          <w:rtl w:val="0"/>
        </w:rPr>
        <w:t xml:space="preserve">. If a Reason Code of 0x80 or greater is specified, then the Virtual Connection MUST be </w:t>
      </w:r>
      <w:sdt>
        <w:sdtPr>
          <w:tag w:val="goog_rdk_221"/>
        </w:sdtPr>
        <w:sdtContent>
          <w:commentRangeStart w:id="131"/>
        </w:sdtContent>
      </w:sdt>
      <w:r w:rsidDel="00000000" w:rsidR="00000000" w:rsidRPr="00000000">
        <w:rPr>
          <w:highlight w:val="yellow"/>
          <w:rtl w:val="0"/>
        </w:rPr>
        <w:t xml:space="preserve">closed </w:t>
      </w:r>
      <w:commentRangeEnd w:id="131"/>
      <w:r w:rsidDel="00000000" w:rsidR="00000000" w:rsidRPr="00000000">
        <w:commentReference w:id="131"/>
      </w:r>
      <w:r w:rsidDel="00000000" w:rsidR="00000000" w:rsidRPr="00000000">
        <w:rPr>
          <w:highlight w:val="yellow"/>
          <w:rtl w:val="0"/>
        </w:rPr>
        <w:t xml:space="preserve">whether or not the CONNACK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of one of these Reason Codes does not have consequence for any other Session.</w:t>
      </w:r>
    </w:p>
    <w:p w:rsidR="00000000" w:rsidDel="00000000" w:rsidP="00000000" w:rsidRDefault="00000000" w:rsidRPr="00000000" w14:paraId="00001413">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14">
      <w:pPr>
        <w:spacing w:after="240" w:before="240" w:lineRule="auto"/>
        <w:ind w:left="0" w:right="0" w:firstLine="0"/>
        <w:rPr/>
      </w:pPr>
      <w:r w:rsidDel="00000000" w:rsidR="00000000" w:rsidRPr="00000000">
        <w:rPr>
          <w:rtl w:val="0"/>
        </w:rPr>
        <w:t xml:space="preserve">Refer to section </w:t>
      </w:r>
      <w:sdt>
        <w:sdtPr>
          <w:tag w:val="goog_rdk_222"/>
        </w:sdtPr>
        <w:sdtContent>
          <w:commentRangeStart w:id="132"/>
        </w:sdtContent>
      </w:sdt>
      <w:r w:rsidDel="00000000" w:rsidR="00000000" w:rsidRPr="00000000">
        <w:rPr>
          <w:rtl w:val="0"/>
        </w:rPr>
        <w:t xml:space="preserve">5.4.9</w:t>
      </w:r>
      <w:commentRangeEnd w:id="132"/>
      <w:r w:rsidDel="00000000" w:rsidR="00000000" w:rsidRPr="00000000">
        <w:commentReference w:id="132"/>
      </w:r>
      <w:r w:rsidDel="00000000" w:rsidR="00000000" w:rsidRPr="00000000">
        <w:rPr>
          <w:rtl w:val="0"/>
        </w:rPr>
        <w:t xml:space="preserve"> for information about handling Disallowed Unicode code points.</w:t>
      </w:r>
    </w:p>
    <w:p w:rsidR="00000000" w:rsidDel="00000000" w:rsidP="00000000" w:rsidRDefault="00000000" w:rsidRPr="00000000" w14:paraId="00001415">
      <w:pPr>
        <w:pStyle w:val="Heading2"/>
        <w:spacing w:after="240" w:before="240" w:lineRule="auto"/>
        <w:ind w:left="0" w:right="0" w:firstLine="0"/>
        <w:rPr>
          <w:rFonts w:ascii="Arial" w:cs="Arial" w:eastAsia="Arial" w:hAnsi="Arial"/>
        </w:rPr>
      </w:pPr>
      <w:bookmarkStart w:colFirst="0" w:colLast="0" w:name="_heading=h.1vpy4wyrild2" w:id="230"/>
      <w:bookmarkEnd w:id="230"/>
      <w:r w:rsidDel="00000000" w:rsidR="00000000" w:rsidRPr="00000000">
        <w:rPr>
          <w:rFonts w:ascii="Arial" w:cs="Arial" w:eastAsia="Arial" w:hAnsi="Arial"/>
          <w:rtl w:val="0"/>
        </w:rPr>
        <w:t xml:space="preserve">4.12 Example MQTT-SN Architecture</w:t>
      </w:r>
      <w:sdt>
        <w:sdtPr>
          <w:tag w:val="goog_rdk_223"/>
        </w:sdtPr>
        <w:sdtContent>
          <w:del w:author="davide.lenzarini@u-blox.com" w:id="23" w:date="2024-03-14T11:37:16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s</w:t>
      </w:r>
      <w:sdt>
        <w:sdtPr>
          <w:tag w:val="goog_rdk_224"/>
        </w:sdtPr>
        <w:sdtContent>
          <w:del w:author="davide.lenzarini@u-blox.com" w:id="24" w:date="2024-03-14T11:37:18Z">
            <w:r w:rsidDel="00000000" w:rsidR="00000000" w:rsidRPr="00000000">
              <w:rPr>
                <w:rFonts w:ascii="Arial" w:cs="Arial" w:eastAsia="Arial" w:hAnsi="Arial"/>
                <w:rtl w:val="0"/>
              </w:rPr>
              <w:delText xml:space="preserve">)</w:delText>
            </w:r>
          </w:del>
        </w:sdtContent>
      </w:sdt>
      <w:r w:rsidDel="00000000" w:rsidR="00000000" w:rsidRPr="00000000">
        <w:rPr>
          <w:rtl w:val="0"/>
        </w:rPr>
      </w:r>
    </w:p>
    <w:p w:rsidR="00000000" w:rsidDel="00000000" w:rsidP="00000000" w:rsidRDefault="00000000" w:rsidRPr="00000000" w14:paraId="00001416">
      <w:pPr>
        <w:spacing w:after="0" w:lineRule="auto"/>
        <w:ind w:left="-15" w:right="4" w:firstLine="0"/>
        <w:rPr>
          <w:rFonts w:ascii="Arial" w:cs="Arial" w:eastAsia="Arial" w:hAnsi="Arial"/>
        </w:rPr>
      </w:pPr>
      <w:sdt>
        <w:sdtPr>
          <w:tag w:val="goog_rdk_226"/>
        </w:sdtPr>
        <w:sdtContent>
          <w:del w:author="davide.lenzarini@u-blox.com" w:id="25" w:date="2024-03-14T11:37:22Z">
            <w:r w:rsidDel="00000000" w:rsidR="00000000" w:rsidRPr="00000000">
              <w:rPr>
                <w:rFonts w:ascii="Arial" w:cs="Arial" w:eastAsia="Arial" w:hAnsi="Arial"/>
                <w:rtl w:val="0"/>
              </w:rPr>
              <w:delText xml:space="preserve">The architecture of MQTT-SN is shown in figure 1. </w:delText>
            </w:r>
          </w:del>
        </w:sdtContent>
      </w:sdt>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17">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8">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19">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1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1B">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1C">
      <w:pPr>
        <w:spacing w:after="303" w:line="259" w:lineRule="auto"/>
        <w:ind w:left="284" w:right="4" w:firstLine="0"/>
        <w:rPr>
          <w:rFonts w:ascii="Arial" w:cs="Arial" w:eastAsia="Arial" w:hAnsi="Arial"/>
        </w:rPr>
      </w:pPr>
      <w:sdt>
        <w:sdtPr>
          <w:tag w:val="goog_rdk_228"/>
        </w:sdtPr>
        <w:sdtContent>
          <w:del w:author="davide.lenzarini@u-blox.com" w:id="26" w:date="2024-03-14T11:37:29Z"/>
          <w:sdt>
            <w:sdtPr>
              <w:tag w:val="goog_rdk_229"/>
            </w:sdtPr>
            <w:sdtContent>
              <w:commentRangeStart w:id="133"/>
            </w:sdtContent>
          </w:sdt>
          <w:del w:author="davide.lenzarini@u-blox.com" w:id="26" w:date="2024-03-14T11:37:29Z">
            <w:sdt>
              <w:sdtPr>
                <w:tag w:val="goog_rdk_230"/>
              </w:sdtPr>
              <w:sdtContent>
                <w:commentRangeStart w:id="134"/>
              </w:sdtContent>
            </w:sdt>
            <w:r w:rsidDel="00000000" w:rsidR="00000000" w:rsidRPr="00000000">
              <w:rPr>
                <w:rFonts w:ascii="Arial" w:cs="Arial" w:eastAsia="Arial" w:hAnsi="Arial"/>
              </w:rPr>
              <w:drawing>
                <wp:inline distB="0" distT="0" distL="0" distR="0">
                  <wp:extent cx="5729288" cy="5321408"/>
                  <wp:effectExtent b="0" l="0" r="0" t="0"/>
                  <wp:docPr id="29" name="image7.png"/>
                  <a:graphic>
                    <a:graphicData uri="http://schemas.openxmlformats.org/drawingml/2006/picture">
                      <pic:pic>
                        <pic:nvPicPr>
                          <pic:cNvPr id="0" name="image7.png"/>
                          <pic:cNvPicPr preferRelativeResize="0"/>
                        </pic:nvPicPr>
                        <pic:blipFill>
                          <a:blip r:embed="rId85"/>
                          <a:srcRect b="1599" l="-1824" r="-1388" t="0"/>
                          <a:stretch>
                            <a:fillRect/>
                          </a:stretch>
                        </pic:blipFill>
                        <pic:spPr>
                          <a:xfrm>
                            <a:off x="0" y="0"/>
                            <a:ext cx="5729288" cy="5321408"/>
                          </a:xfrm>
                          <a:prstGeom prst="rect"/>
                          <a:ln/>
                        </pic:spPr>
                      </pic:pic>
                    </a:graphicData>
                  </a:graphic>
                </wp:inline>
              </w:drawing>
            </w:r>
          </w:del>
        </w:sdtContent>
      </w:sdt>
      <w:commentRangeEnd w:id="133"/>
      <w:r w:rsidDel="00000000" w:rsidR="00000000" w:rsidRPr="00000000">
        <w:commentReference w:id="133"/>
      </w:r>
      <w:commentRangeEnd w:id="134"/>
      <w:r w:rsidDel="00000000" w:rsidR="00000000" w:rsidRPr="00000000">
        <w:commentReference w:id="134"/>
      </w:r>
      <w:r w:rsidDel="00000000" w:rsidR="00000000" w:rsidRPr="00000000">
        <w:rPr>
          <w:rtl w:val="0"/>
        </w:rPr>
      </w:r>
    </w:p>
    <w:p w:rsidR="00000000" w:rsidDel="00000000" w:rsidP="00000000" w:rsidRDefault="00000000" w:rsidRPr="00000000" w14:paraId="0000141D">
      <w:pPr>
        <w:spacing w:after="203" w:line="265" w:lineRule="auto"/>
        <w:ind w:right="4"/>
        <w:jc w:val="center"/>
        <w:rPr>
          <w:rFonts w:ascii="Arial" w:cs="Arial" w:eastAsia="Arial" w:hAnsi="Arial"/>
        </w:rPr>
      </w:pPr>
      <w:sdt>
        <w:sdtPr>
          <w:tag w:val="goog_rdk_232"/>
        </w:sdtPr>
        <w:sdtContent>
          <w:del w:author="davide.lenzarini@u-blox.com" w:id="27"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1E">
      <w:pPr>
        <w:pStyle w:val="Heading3"/>
        <w:ind w:left="0" w:right="4" w:firstLine="0"/>
        <w:rPr>
          <w:rFonts w:ascii="Arial" w:cs="Arial" w:eastAsia="Arial" w:hAnsi="Arial"/>
        </w:rPr>
      </w:pPr>
      <w:bookmarkStart w:colFirst="0" w:colLast="0" w:name="_heading=h.3pp52gy" w:id="231"/>
      <w:bookmarkEnd w:id="231"/>
      <w:r w:rsidDel="00000000" w:rsidR="00000000" w:rsidRPr="00000000">
        <w:rPr>
          <w:rtl w:val="0"/>
        </w:rPr>
        <w:t xml:space="preserve">4.12.1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1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server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2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38"/>
      </w:sdtPr>
      <w:sdtContent>
        <w:p w:rsidR="00000000" w:rsidDel="00000000" w:rsidP="00000000" w:rsidRDefault="00000000" w:rsidRPr="00000000" w14:paraId="00001421">
          <w:pPr>
            <w:spacing w:after="303" w:line="259" w:lineRule="auto"/>
            <w:ind w:right="4"/>
            <w:rPr>
              <w:ins w:author="davide.lenzarini@u-blox.com" w:id="28" w:date="2024-03-14T11:32:00Z"/>
              <w:rFonts w:ascii="Arial" w:cs="Arial" w:eastAsia="Arial" w:hAnsi="Arial"/>
            </w:rPr>
          </w:pPr>
          <w:r w:rsidDel="00000000" w:rsidR="00000000" w:rsidRPr="00000000">
            <w:rPr>
              <w:rFonts w:ascii="Arial" w:cs="Arial" w:eastAsia="Arial" w:hAnsi="Arial"/>
              <w:rtl w:val="0"/>
            </w:rPr>
            <w:t xml:space="preserve">          </w:t>
          </w:r>
          <w:sdt>
            <w:sdtPr>
              <w:tag w:val="goog_rdk_233"/>
            </w:sdtPr>
            <w:sdtContent>
              <w:del w:author="davide.lenzarini@u-blox.com" w:id="28" w:date="2024-03-14T11:32:00Z"/>
              <w:sdt>
                <w:sdtPr>
                  <w:tag w:val="goog_rdk_234"/>
                </w:sdtPr>
                <w:sdtContent>
                  <w:commentRangeStart w:id="135"/>
                </w:sdtContent>
              </w:sdt>
              <w:del w:author="davide.lenzarini@u-blox.com" w:id="28" w:date="2024-03-14T11:32:00Z">
                <w:sdt>
                  <w:sdtPr>
                    <w:tag w:val="goog_rdk_235"/>
                  </w:sdtPr>
                  <w:sdtContent>
                    <w:commentRangeStart w:id="136"/>
                  </w:sdtContent>
                </w:sdt>
                <w:sdt>
                  <w:sdtPr>
                    <w:tag w:val="goog_rdk_236"/>
                  </w:sdtPr>
                  <w:sdtContent>
                    <w:commentRangeStart w:id="137"/>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3.png"/>
                      <a:graphic>
                        <a:graphicData uri="http://schemas.openxmlformats.org/drawingml/2006/picture">
                          <pic:pic>
                            <pic:nvPicPr>
                              <pic:cNvPr descr="A close up of a map&#10;&#10;Description automatically generated" id="0" name="image3.png"/>
                              <pic:cNvPicPr preferRelativeResize="0"/>
                            </pic:nvPicPr>
                            <pic:blipFill>
                              <a:blip r:embed="rId86"/>
                              <a:srcRect b="0" l="0" r="0" t="0"/>
                              <a:stretch>
                                <a:fillRect/>
                              </a:stretch>
                            </pic:blipFill>
                            <pic:spPr>
                              <a:xfrm>
                                <a:off x="0" y="0"/>
                                <a:ext cx="4861756" cy="1810693"/>
                              </a:xfrm>
                              <a:prstGeom prst="rect"/>
                              <a:ln/>
                            </pic:spPr>
                          </pic:pic>
                        </a:graphicData>
                      </a:graphic>
                    </wp:inline>
                  </w:drawing>
                </w:r>
              </w:del>
            </w:sdtContent>
          </w:sdt>
          <w:sdt>
            <w:sdtPr>
              <w:tag w:val="goog_rdk_237"/>
            </w:sdtPr>
            <w:sdtContent>
              <w:ins w:author="davide.lenzarini@u-blox.com" w:id="28" w:date="2024-03-14T11:32:00Z">
                <w:commentRangeEnd w:id="135"/>
                <w:r w:rsidDel="00000000" w:rsidR="00000000" w:rsidRPr="00000000">
                  <w:commentReference w:id="135"/>
                </w:r>
                <w:commentRangeEnd w:id="136"/>
                <w:r w:rsidDel="00000000" w:rsidR="00000000" w:rsidRPr="00000000">
                  <w:commentReference w:id="136"/>
                </w:r>
                <w:commentRangeEnd w:id="137"/>
                <w:r w:rsidDel="00000000" w:rsidR="00000000" w:rsidRPr="00000000">
                  <w:commentReference w:id="137"/>
                </w:r>
                <w:r w:rsidDel="00000000" w:rsidR="00000000" w:rsidRPr="00000000">
                  <w:rPr>
                    <w:rtl w:val="0"/>
                  </w:rPr>
                </w:r>
              </w:ins>
            </w:sdtContent>
          </w:sdt>
        </w:p>
      </w:sdtContent>
    </w:sdt>
    <w:sdt>
      <w:sdtPr>
        <w:tag w:val="goog_rdk_241"/>
      </w:sdtPr>
      <w:sdtContent>
        <w:p w:rsidR="00000000" w:rsidDel="00000000" w:rsidP="00000000" w:rsidRDefault="00000000" w:rsidRPr="00000000" w14:paraId="00001422">
          <w:pPr>
            <w:spacing w:after="303" w:line="259" w:lineRule="auto"/>
            <w:ind w:right="4"/>
            <w:jc w:val="center"/>
            <w:rPr>
              <w:shd w:fill="auto" w:val="clear"/>
              <w:rPrChange w:author="davide.lenzarini@u-blox.com" w:id="30"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40"/>
            </w:sdtPr>
            <w:sdtContent>
              <w:ins w:author="davide.lenzarini@u-blox.com" w:id="29"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6.png"/>
                      <a:graphic>
                        <a:graphicData uri="http://schemas.openxmlformats.org/drawingml/2006/picture">
                          <pic:pic>
                            <pic:nvPicPr>
                              <pic:cNvPr id="0" name="image6.png"/>
                              <pic:cNvPicPr preferRelativeResize="0"/>
                            </pic:nvPicPr>
                            <pic:blipFill>
                              <a:blip r:embed="rId87"/>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23">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42"/>
        </w:sdtPr>
        <w:sdtContent>
          <w:ins w:author="davide.lenzarini@u-blox.com" w:id="31" w:date="2024-03-14T11:41:43Z">
            <w:r w:rsidDel="00000000" w:rsidR="00000000" w:rsidRPr="00000000">
              <w:rPr>
                <w:rFonts w:ascii="Arial" w:cs="Arial" w:eastAsia="Arial" w:hAnsi="Arial"/>
                <w:rtl w:val="0"/>
              </w:rPr>
              <w:t xml:space="preserve">XX</w:t>
            </w:r>
          </w:ins>
        </w:sdtContent>
      </w:sdt>
      <w:sdt>
        <w:sdtPr>
          <w:tag w:val="goog_rdk_243"/>
        </w:sdtPr>
        <w:sdtContent>
          <w:del w:author="davide.lenzarini@u-blox.com" w:id="31"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44"/>
        </w:sdtPr>
        <w:sdtContent>
          <w:del w:author="davide.lenzarini@u-blox.com" w:id="32"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45"/>
        </w:sdtPr>
        <w:sdtContent>
          <w:ins w:author="davide.lenzarini@u-blox.com" w:id="33" w:date="2024-03-14T11:35:46Z">
            <w:r w:rsidDel="00000000" w:rsidR="00000000" w:rsidRPr="00000000">
              <w:rPr>
                <w:rFonts w:ascii="Arial" w:cs="Arial" w:eastAsia="Arial" w:hAnsi="Arial"/>
                <w:rtl w:val="0"/>
              </w:rPr>
              <w:t xml:space="preserve"> scenario</w:t>
            </w:r>
          </w:ins>
        </w:sdtContent>
      </w:sdt>
      <w:sdt>
        <w:sdtPr>
          <w:tag w:val="goog_rdk_246"/>
        </w:sdtPr>
        <w:sdtContent>
          <w:del w:author="davide.lenzarini@u-blox.com" w:id="33"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24">
      <w:pPr>
        <w:pStyle w:val="Heading3"/>
        <w:ind w:left="0" w:right="4" w:firstLine="0"/>
        <w:rPr>
          <w:rFonts w:ascii="Arial" w:cs="Arial" w:eastAsia="Arial" w:hAnsi="Arial"/>
        </w:rPr>
      </w:pPr>
      <w:bookmarkStart w:colFirst="0" w:colLast="0" w:name="_heading=h.24ufcor" w:id="232"/>
      <w:bookmarkEnd w:id="232"/>
      <w:r w:rsidDel="00000000" w:rsidR="00000000" w:rsidRPr="00000000">
        <w:rPr>
          <w:rtl w:val="0"/>
        </w:rPr>
        <w:t xml:space="preserve">4.12.2 </w:t>
      </w:r>
      <w:r w:rsidDel="00000000" w:rsidR="00000000" w:rsidRPr="00000000">
        <w:rPr>
          <w:rFonts w:ascii="Arial" w:cs="Arial" w:eastAsia="Arial" w:hAnsi="Arial"/>
          <w:rtl w:val="0"/>
        </w:rPr>
        <w:t xml:space="preserve">Aggregating Gateway</w:t>
      </w:r>
    </w:p>
    <w:sdt>
      <w:sdtPr>
        <w:tag w:val="goog_rdk_248"/>
      </w:sdtPr>
      <w:sdtContent>
        <w:p w:rsidR="00000000" w:rsidDel="00000000" w:rsidP="00000000" w:rsidRDefault="00000000" w:rsidRPr="00000000" w14:paraId="00001425">
          <w:pPr>
            <w:spacing w:after="460" w:lineRule="auto"/>
            <w:ind w:left="-5" w:right="4" w:firstLine="0"/>
            <w:rPr>
              <w:ins w:author="davide.lenzarini@u-blox.com" w:id="34"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47"/>
            </w:sdtPr>
            <w:sdtContent>
              <w:ins w:author="davide.lenzarini@u-blox.com" w:id="34" w:date="2024-03-14T11:38:25Z">
                <w:r w:rsidDel="00000000" w:rsidR="00000000" w:rsidRPr="00000000">
                  <w:rPr>
                    <w:rtl w:val="0"/>
                  </w:rPr>
                </w:r>
              </w:ins>
            </w:sdtContent>
          </w:sdt>
        </w:p>
      </w:sdtContent>
    </w:sdt>
    <w:sdt>
      <w:sdtPr>
        <w:tag w:val="goog_rdk_250"/>
      </w:sdtPr>
      <w:sdtContent>
        <w:p w:rsidR="00000000" w:rsidDel="00000000" w:rsidP="00000000" w:rsidRDefault="00000000" w:rsidRPr="00000000" w14:paraId="00001426">
          <w:pPr>
            <w:spacing w:after="460" w:lineRule="auto"/>
            <w:ind w:left="-5" w:right="4" w:firstLine="0"/>
            <w:jc w:val="center"/>
            <w:rPr>
              <w:ins w:author="davide.lenzarini@u-blox.com" w:id="34" w:date="2024-03-14T11:38:25Z"/>
              <w:rFonts w:ascii="Arial" w:cs="Arial" w:eastAsia="Arial" w:hAnsi="Arial"/>
            </w:rPr>
          </w:pPr>
          <w:sdt>
            <w:sdtPr>
              <w:tag w:val="goog_rdk_249"/>
            </w:sdtPr>
            <w:sdtContent>
              <w:ins w:author="davide.lenzarini@u-blox.com" w:id="34"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5.png"/>
                      <a:graphic>
                        <a:graphicData uri="http://schemas.openxmlformats.org/drawingml/2006/picture">
                          <pic:pic>
                            <pic:nvPicPr>
                              <pic:cNvPr id="0" name="image5.png"/>
                              <pic:cNvPicPr preferRelativeResize="0"/>
                            </pic:nvPicPr>
                            <pic:blipFill>
                              <a:blip r:embed="rId88"/>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52"/>
      </w:sdtPr>
      <w:sdtContent>
        <w:p w:rsidR="00000000" w:rsidDel="00000000" w:rsidP="00000000" w:rsidRDefault="00000000" w:rsidRPr="00000000" w14:paraId="00001427">
          <w:pPr>
            <w:spacing w:after="572" w:line="265" w:lineRule="auto"/>
            <w:jc w:val="center"/>
            <w:rPr>
              <w:shd w:fill="auto" w:val="clear"/>
              <w:rPrChange w:author="davide.lenzarini@u-blox.com" w:id="35"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51"/>
            </w:sdtPr>
            <w:sdtContent>
              <w:ins w:author="davide.lenzarini@u-blox.com" w:id="34"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55"/>
      </w:sdtPr>
      <w:sdtContent>
        <w:p w:rsidR="00000000" w:rsidDel="00000000" w:rsidP="00000000" w:rsidRDefault="00000000" w:rsidRPr="00000000" w14:paraId="00001428">
          <w:pPr>
            <w:pStyle w:val="Heading3"/>
            <w:keepLines w:val="1"/>
            <w:spacing w:after="64" w:before="0" w:line="259" w:lineRule="auto"/>
            <w:ind w:left="0" w:firstLine="0"/>
            <w:rPr>
              <w:ins w:author="davide.lenzarini@u-blox.com" w:id="36" w:date="2024-03-14T11:39:33Z"/>
            </w:rPr>
          </w:pPr>
          <w:sdt>
            <w:sdtPr>
              <w:tag w:val="goog_rdk_254"/>
            </w:sdtPr>
            <w:sdtContent>
              <w:ins w:author="davide.lenzarini@u-blox.com" w:id="36" w:date="2024-03-14T11:39:33Z">
                <w:bookmarkStart w:colFirst="0" w:colLast="0" w:name="_heading=h.jzpmwk" w:id="233"/>
                <w:bookmarkEnd w:id="233"/>
                <w:r w:rsidDel="00000000" w:rsidR="00000000" w:rsidRPr="00000000">
                  <w:rPr>
                    <w:rtl w:val="0"/>
                  </w:rPr>
                  <w:t xml:space="preserve">4.11.3 Forwarder encapsulator</w:t>
                </w:r>
              </w:ins>
            </w:sdtContent>
          </w:sdt>
        </w:p>
      </w:sdtContent>
    </w:sdt>
    <w:sdt>
      <w:sdtPr>
        <w:tag w:val="goog_rdk_257"/>
      </w:sdtPr>
      <w:sdtContent>
        <w:p w:rsidR="00000000" w:rsidDel="00000000" w:rsidP="00000000" w:rsidRDefault="00000000" w:rsidRPr="00000000" w14:paraId="00001429">
          <w:pPr>
            <w:spacing w:after="572" w:line="265" w:lineRule="auto"/>
            <w:jc w:val="center"/>
            <w:rPr>
              <w:ins w:author="davide.lenzarini@u-blox.com" w:id="36" w:date="2024-03-14T11:39:33Z"/>
              <w:rFonts w:ascii="Arial" w:cs="Arial" w:eastAsia="Arial" w:hAnsi="Arial"/>
            </w:rPr>
          </w:pPr>
          <w:sdt>
            <w:sdtPr>
              <w:tag w:val="goog_rdk_256"/>
            </w:sdtPr>
            <w:sdtContent>
              <w:ins w:author="davide.lenzarini@u-blox.com" w:id="36"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59"/>
      </w:sdtPr>
      <w:sdtContent>
        <w:p w:rsidR="00000000" w:rsidDel="00000000" w:rsidP="00000000" w:rsidRDefault="00000000" w:rsidRPr="00000000" w14:paraId="0000142A">
          <w:pPr>
            <w:spacing w:after="572" w:line="265" w:lineRule="auto"/>
            <w:jc w:val="center"/>
            <w:rPr>
              <w:ins w:author="davide.lenzarini@u-blox.com" w:id="36" w:date="2024-03-14T11:39:33Z"/>
              <w:rFonts w:ascii="Arial" w:cs="Arial" w:eastAsia="Arial" w:hAnsi="Arial"/>
            </w:rPr>
          </w:pPr>
          <w:sdt>
            <w:sdtPr>
              <w:tag w:val="goog_rdk_258"/>
            </w:sdtPr>
            <w:sdtContent>
              <w:ins w:author="davide.lenzarini@u-blox.com" w:id="36"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61"/>
      </w:sdtPr>
      <w:sdtContent>
        <w:p w:rsidR="00000000" w:rsidDel="00000000" w:rsidP="00000000" w:rsidRDefault="00000000" w:rsidRPr="00000000" w14:paraId="0000142B">
          <w:pPr>
            <w:spacing w:after="572" w:line="265" w:lineRule="auto"/>
            <w:jc w:val="center"/>
            <w:rPr>
              <w:ins w:author="davide.lenzarini@u-blox.com" w:id="36" w:date="2024-03-14T11:39:33Z"/>
              <w:rFonts w:ascii="Arial" w:cs="Arial" w:eastAsia="Arial" w:hAnsi="Arial"/>
            </w:rPr>
          </w:pPr>
          <w:sdt>
            <w:sdtPr>
              <w:tag w:val="goog_rdk_260"/>
            </w:sdtPr>
            <w:sdtContent>
              <w:ins w:author="davide.lenzarini@u-blox.com" w:id="36"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63"/>
      </w:sdtPr>
      <w:sdtContent>
        <w:p w:rsidR="00000000" w:rsidDel="00000000" w:rsidP="00000000" w:rsidRDefault="00000000" w:rsidRPr="00000000" w14:paraId="0000142C">
          <w:pPr>
            <w:pStyle w:val="Heading3"/>
            <w:keepLines w:val="1"/>
            <w:spacing w:after="64" w:before="0" w:line="259" w:lineRule="auto"/>
            <w:ind w:left="0" w:firstLine="0"/>
            <w:rPr>
              <w:ins w:author="davide.lenzarini@u-blox.com" w:id="36" w:date="2024-03-14T11:39:33Z"/>
            </w:rPr>
          </w:pPr>
          <w:sdt>
            <w:sdtPr>
              <w:tag w:val="goog_rdk_262"/>
            </w:sdtPr>
            <w:sdtContent>
              <w:ins w:author="davide.lenzarini@u-blox.com" w:id="36" w:date="2024-03-14T11:39:33Z">
                <w:bookmarkStart w:colFirst="0" w:colLast="0" w:name="_heading=h.1ypnvbsijucn" w:id="234"/>
                <w:bookmarkEnd w:id="234"/>
                <w:r w:rsidDel="00000000" w:rsidR="00000000" w:rsidRPr="00000000">
                  <w:rPr>
                    <w:rtl w:val="0"/>
                  </w:rPr>
                  <w:t xml:space="preserve">4.12.4 MQTT-SN broker</w:t>
                </w:r>
              </w:ins>
            </w:sdtContent>
          </w:sdt>
        </w:p>
      </w:sdtContent>
    </w:sdt>
    <w:sdt>
      <w:sdtPr>
        <w:tag w:val="goog_rdk_265"/>
      </w:sdtPr>
      <w:sdtContent>
        <w:p w:rsidR="00000000" w:rsidDel="00000000" w:rsidP="00000000" w:rsidRDefault="00000000" w:rsidRPr="00000000" w14:paraId="0000142D">
          <w:pPr>
            <w:spacing w:after="572" w:line="265" w:lineRule="auto"/>
            <w:jc w:val="center"/>
            <w:rPr>
              <w:ins w:author="davide.lenzarini@u-blox.com" w:id="36" w:date="2024-03-14T11:39:33Z"/>
              <w:rFonts w:ascii="Arial" w:cs="Arial" w:eastAsia="Arial" w:hAnsi="Arial"/>
            </w:rPr>
          </w:pPr>
          <w:sdt>
            <w:sdtPr>
              <w:tag w:val="goog_rdk_264"/>
            </w:sdtPr>
            <w:sdtContent>
              <w:ins w:author="davide.lenzarini@u-blox.com" w:id="36"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67"/>
      </w:sdtPr>
      <w:sdtContent>
        <w:p w:rsidR="00000000" w:rsidDel="00000000" w:rsidP="00000000" w:rsidRDefault="00000000" w:rsidRPr="00000000" w14:paraId="0000142E">
          <w:pPr>
            <w:spacing w:after="572" w:line="265" w:lineRule="auto"/>
            <w:jc w:val="center"/>
            <w:rPr>
              <w:ins w:author="davide.lenzarini@u-blox.com" w:id="36" w:date="2024-03-14T11:39:33Z"/>
              <w:rFonts w:ascii="Arial" w:cs="Arial" w:eastAsia="Arial" w:hAnsi="Arial"/>
            </w:rPr>
          </w:pPr>
          <w:sdt>
            <w:sdtPr>
              <w:tag w:val="goog_rdk_266"/>
            </w:sdtPr>
            <w:sdtContent>
              <w:ins w:author="davide.lenzarini@u-blox.com" w:id="36"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2F">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pStyle w:val="Heading2"/>
        <w:keepLines w:val="1"/>
        <w:spacing w:after="64" w:before="0" w:line="259" w:lineRule="auto"/>
        <w:ind w:left="0" w:right="4" w:firstLine="0"/>
        <w:rPr>
          <w:rFonts w:ascii="Arial" w:cs="Arial" w:eastAsia="Arial" w:hAnsi="Arial"/>
        </w:rPr>
      </w:pPr>
      <w:bookmarkStart w:colFirst="0" w:colLast="0" w:name="_heading=h.1j4nfs6" w:id="235"/>
      <w:bookmarkEnd w:id="235"/>
      <w:r w:rsidDel="00000000" w:rsidR="00000000" w:rsidRPr="00000000">
        <w:rPr>
          <w:rFonts w:ascii="Arial" w:cs="Arial" w:eastAsia="Arial" w:hAnsi="Arial"/>
          <w:rtl w:val="0"/>
        </w:rPr>
        <w:t xml:space="preserve">4.13 Gateway Advertisement and Discovery</w:t>
      </w:r>
    </w:p>
    <w:p w:rsidR="00000000" w:rsidDel="00000000" w:rsidP="00000000" w:rsidRDefault="00000000" w:rsidRPr="00000000" w14:paraId="0000143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268"/>
        </w:sdtPr>
        <w:sdtContent>
          <w:commentRangeStart w:id="138"/>
        </w:sdtContent>
      </w:sdt>
      <w:sdt>
        <w:sdtPr>
          <w:tag w:val="goog_rdk_269"/>
        </w:sdtPr>
        <w:sdtContent>
          <w:commentRangeStart w:id="139"/>
        </w:sdtContent>
      </w:sdt>
      <w:sdt>
        <w:sdtPr>
          <w:tag w:val="goog_rdk_270"/>
        </w:sdtPr>
        <w:sdtContent>
          <w:commentRangeStart w:id="140"/>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38"/>
      <w:r w:rsidDel="00000000" w:rsidR="00000000" w:rsidRPr="00000000">
        <w:commentReference w:id="138"/>
      </w:r>
      <w:commentRangeEnd w:id="139"/>
      <w:r w:rsidDel="00000000" w:rsidR="00000000" w:rsidRPr="00000000">
        <w:commentReference w:id="139"/>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434">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271"/>
        </w:sdtPr>
        <w:sdtContent>
          <w:commentRangeStart w:id="141"/>
        </w:sdtContent>
      </w:sdt>
      <w:r w:rsidDel="00000000" w:rsidR="00000000" w:rsidRPr="00000000">
        <w:rPr>
          <w:rFonts w:ascii="Arial" w:cs="Arial" w:eastAsia="Arial" w:hAnsi="Arial"/>
          <w:rtl w:val="0"/>
        </w:rPr>
        <w:t xml:space="preserve">should</w:t>
      </w:r>
      <w:commentRangeEnd w:id="141"/>
      <w:r w:rsidDel="00000000" w:rsidR="00000000" w:rsidRPr="00000000">
        <w:commentReference w:id="141"/>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35">
      <w:pPr>
        <w:spacing w:after="26" w:lineRule="auto"/>
        <w:ind w:left="-15" w:right="4" w:firstLine="0"/>
        <w:rPr>
          <w:rFonts w:ascii="Arial" w:cs="Arial" w:eastAsia="Arial" w:hAnsi="Arial"/>
        </w:rPr>
      </w:pPr>
      <w:sdt>
        <w:sdtPr>
          <w:tag w:val="goog_rdk_272"/>
        </w:sdtPr>
        <w:sdtContent>
          <w:commentRangeStart w:id="142"/>
        </w:sdtContent>
      </w:sdt>
      <w:r w:rsidDel="00000000" w:rsidR="00000000" w:rsidRPr="00000000">
        <w:rPr>
          <w:rFonts w:ascii="Arial" w:cs="Arial" w:eastAsia="Arial" w:hAnsi="Arial"/>
          <w:rtl w:val="0"/>
        </w:rPr>
        <w:t xml:space="preserve">The time duration</w:t>
      </w:r>
      <w:commentRangeEnd w:id="142"/>
      <w:r w:rsidDel="00000000" w:rsidR="00000000" w:rsidRPr="00000000">
        <w:commentReference w:id="142"/>
      </w:r>
      <w:r w:rsidDel="00000000" w:rsidR="00000000" w:rsidRPr="00000000">
        <w:rPr>
          <w:rFonts w:ascii="Arial" w:cs="Arial" w:eastAsia="Arial" w:hAnsi="Arial"/>
          <w:rtl w:val="0"/>
        </w:rPr>
        <w:t xml:space="preserve"> </w:t>
      </w:r>
      <w:sdt>
        <w:sdtPr>
          <w:tag w:val="goog_rdk_273"/>
        </w:sdtPr>
        <w:sdtContent>
          <w:commentRangeStart w:id="143"/>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43"/>
      <w:r w:rsidDel="00000000" w:rsidR="00000000" w:rsidRPr="00000000">
        <w:commentReference w:id="143"/>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36">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37">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74"/>
        </w:sdtPr>
        <w:sdtContent>
          <w:commentRangeStart w:id="144"/>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44"/>
      <w:r w:rsidDel="00000000" w:rsidR="00000000" w:rsidRPr="00000000">
        <w:commentReference w:id="144"/>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38">
      <w:pPr>
        <w:spacing w:after="0" w:lineRule="auto"/>
        <w:ind w:left="-15" w:right="4" w:firstLine="0"/>
        <w:rPr>
          <w:rFonts w:ascii="Arial" w:cs="Arial" w:eastAsia="Arial" w:hAnsi="Arial"/>
        </w:rPr>
      </w:pPr>
      <w:sdt>
        <w:sdtPr>
          <w:tag w:val="goog_rdk_275"/>
        </w:sdtPr>
        <w:sdtContent>
          <w:commentRangeStart w:id="145"/>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439">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3A">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3B">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3C">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3D">
      <w:pPr>
        <w:pStyle w:val="Heading2"/>
        <w:keepLines w:val="1"/>
        <w:spacing w:after="64" w:before="0" w:line="259" w:lineRule="auto"/>
        <w:ind w:left="0" w:firstLine="0"/>
        <w:rPr>
          <w:rFonts w:ascii="Arial" w:cs="Arial" w:eastAsia="Arial" w:hAnsi="Arial"/>
        </w:rPr>
      </w:pPr>
      <w:bookmarkStart w:colFirst="0" w:colLast="0" w:name="_heading=h.3mj2wkv" w:id="236"/>
      <w:bookmarkEnd w:id="236"/>
      <w:r w:rsidDel="00000000" w:rsidR="00000000" w:rsidRPr="00000000">
        <w:rPr>
          <w:rFonts w:ascii="Arial" w:cs="Arial" w:eastAsia="Arial" w:hAnsi="Arial"/>
          <w:rtl w:val="0"/>
        </w:rPr>
        <w:t xml:space="preserve">4.14 Client states</w:t>
      </w:r>
    </w:p>
    <w:p w:rsidR="00000000" w:rsidDel="00000000" w:rsidP="00000000" w:rsidRDefault="00000000" w:rsidRPr="00000000" w14:paraId="0000143E">
      <w:pPr>
        <w:rPr>
          <w:rFonts w:ascii="Arial" w:cs="Arial" w:eastAsia="Arial" w:hAnsi="Arial"/>
        </w:rPr>
      </w:pPr>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3F">
      <w:pPr>
        <w:rPr>
          <w:rFonts w:ascii="Arial" w:cs="Arial" w:eastAsia="Arial" w:hAnsi="Arial"/>
        </w:rPr>
      </w:pPr>
      <w:r w:rsidDel="00000000" w:rsidR="00000000" w:rsidRPr="00000000">
        <w:rPr>
          <w:rtl w:val="0"/>
        </w:rPr>
      </w:r>
    </w:p>
    <w:tbl>
      <w:tblPr>
        <w:tblStyle w:val="Table4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40">
            <w:pPr>
              <w:jc w:val="center"/>
              <w:rPr>
                <w:rFonts w:ascii="Arial" w:cs="Arial" w:eastAsia="Arial" w:hAnsi="Arial"/>
                <w:b w:val="1"/>
              </w:rPr>
            </w:pPr>
            <w:sdt>
              <w:sdtPr>
                <w:tag w:val="goog_rdk_276"/>
              </w:sdtPr>
              <w:sdtContent>
                <w:commentRangeStart w:id="146"/>
              </w:sdtContent>
            </w:sdt>
            <w:sdt>
              <w:sdtPr>
                <w:tag w:val="goog_rdk_277"/>
              </w:sdtPr>
              <w:sdtContent>
                <w:commentRangeStart w:id="147"/>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41">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42">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43">
            <w:pPr>
              <w:rPr>
                <w:rFonts w:ascii="Arial" w:cs="Arial" w:eastAsia="Arial" w:hAnsi="Arial"/>
                <w:b w:val="1"/>
              </w:rPr>
            </w:pPr>
            <w:commentRangeEnd w:id="146"/>
            <w:r w:rsidDel="00000000" w:rsidR="00000000" w:rsidRPr="00000000">
              <w:commentReference w:id="146"/>
            </w:r>
            <w:commentRangeEnd w:id="147"/>
            <w:r w:rsidDel="00000000" w:rsidR="00000000" w:rsidRPr="00000000">
              <w:commentReference w:id="147"/>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44">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45">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46">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47">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278"/>
              </w:sdtPr>
              <w:sdtContent>
                <w:commentRangeStart w:id="148"/>
              </w:sdtContent>
            </w:sdt>
            <w:r w:rsidDel="00000000" w:rsidR="00000000" w:rsidRPr="00000000">
              <w:rPr>
                <w:rFonts w:ascii="Arial" w:cs="Arial" w:eastAsia="Arial" w:hAnsi="Arial"/>
                <w:rtl w:val="0"/>
              </w:rPr>
              <w:t xml:space="preserve">by way of supervised gateway timers</w:t>
            </w:r>
            <w:commentRangeEnd w:id="148"/>
            <w:r w:rsidDel="00000000" w:rsidR="00000000" w:rsidRPr="00000000">
              <w:commentReference w:id="148"/>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8">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4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4A">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4B">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79"/>
              </w:sdtPr>
              <w:sdtContent>
                <w:commentRangeStart w:id="149"/>
              </w:sdtContent>
            </w:sdt>
            <w:r w:rsidDel="00000000" w:rsidR="00000000" w:rsidRPr="00000000">
              <w:rPr>
                <w:rFonts w:ascii="Arial" w:cs="Arial" w:eastAsia="Arial" w:hAnsi="Arial"/>
                <w:rtl w:val="0"/>
              </w:rPr>
              <w:t xml:space="preserve">way of supervised gateway timers</w:t>
            </w:r>
            <w:commentRangeEnd w:id="149"/>
            <w:r w:rsidDel="00000000" w:rsidR="00000000" w:rsidRPr="00000000">
              <w:commentReference w:id="149"/>
            </w:r>
            <w:r w:rsidDel="00000000" w:rsidR="00000000" w:rsidRPr="00000000">
              <w:rPr>
                <w:rFonts w:ascii="Arial" w:cs="Arial" w:eastAsia="Arial" w:hAnsi="Arial"/>
                <w:rtl w:val="0"/>
              </w:rPr>
              <w:t xml:space="preserve">).</w:t>
            </w:r>
          </w:p>
        </w:tc>
        <w:tc>
          <w:tcPr/>
          <w:p w:rsidR="00000000" w:rsidDel="00000000" w:rsidP="00000000" w:rsidRDefault="00000000" w:rsidRPr="00000000" w14:paraId="0000144C">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4D">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4E">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4F">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0">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51">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280"/>
              </w:sdtPr>
              <w:sdtContent>
                <w:commentRangeStart w:id="150"/>
              </w:sdtContent>
            </w:sdt>
            <w:sdt>
              <w:sdtPr>
                <w:tag w:val="goog_rdk_281"/>
              </w:sdtPr>
              <w:sdtContent>
                <w:commentRangeStart w:id="151"/>
              </w:sdtContent>
            </w:sdt>
            <w:sdt>
              <w:sdtPr>
                <w:tag w:val="goog_rdk_282"/>
              </w:sdtPr>
              <w:sdtContent>
                <w:commentRangeStart w:id="152"/>
              </w:sdtContent>
            </w:sdt>
            <w:sdt>
              <w:sdtPr>
                <w:tag w:val="goog_rdk_283"/>
              </w:sdtPr>
              <w:sdtContent>
                <w:commentRangeStart w:id="153"/>
              </w:sdtContent>
            </w:sdt>
            <w:r w:rsidDel="00000000" w:rsidR="00000000" w:rsidRPr="00000000">
              <w:rPr>
                <w:rFonts w:ascii="Arial" w:cs="Arial" w:eastAsia="Arial" w:hAnsi="Arial"/>
                <w:rtl w:val="0"/>
              </w:rPr>
              <w:t xml:space="preserve">by way of supervised gateway timers</w:t>
            </w:r>
            <w:commentRangeEnd w:id="150"/>
            <w:r w:rsidDel="00000000" w:rsidR="00000000" w:rsidRPr="00000000">
              <w:commentReference w:id="150"/>
            </w:r>
            <w:commentRangeEnd w:id="151"/>
            <w:r w:rsidDel="00000000" w:rsidR="00000000" w:rsidRPr="00000000">
              <w:commentReference w:id="151"/>
            </w:r>
            <w:commentRangeEnd w:id="152"/>
            <w:r w:rsidDel="00000000" w:rsidR="00000000" w:rsidRPr="00000000">
              <w:commentReference w:id="152"/>
            </w:r>
            <w:commentRangeEnd w:id="153"/>
            <w:r w:rsidDel="00000000" w:rsidR="00000000" w:rsidRPr="00000000">
              <w:commentReference w:id="15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52">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53">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54">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55">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56">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57">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58">
      <w:pPr>
        <w:jc w:val="left"/>
        <w:rPr>
          <w:rFonts w:ascii="Arial" w:cs="Arial" w:eastAsia="Arial" w:hAnsi="Arial"/>
        </w:rPr>
      </w:pPr>
      <w:r w:rsidDel="00000000" w:rsidR="00000000" w:rsidRPr="00000000">
        <w:rPr>
          <w:rtl w:val="0"/>
        </w:rPr>
      </w:r>
    </w:p>
    <w:p w:rsidR="00000000" w:rsidDel="00000000" w:rsidP="00000000" w:rsidRDefault="00000000" w:rsidRPr="00000000" w14:paraId="00001459">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10.png"/>
            <a:graphic>
              <a:graphicData uri="http://schemas.openxmlformats.org/drawingml/2006/picture">
                <pic:pic>
                  <pic:nvPicPr>
                    <pic:cNvPr id="0" name="image10.png"/>
                    <pic:cNvPicPr preferRelativeResize="0"/>
                  </pic:nvPicPr>
                  <pic:blipFill>
                    <a:blip r:embed="rId92"/>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5A">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Client’s state transition diagram</w:t>
      </w:r>
    </w:p>
    <w:p w:rsidR="00000000" w:rsidDel="00000000" w:rsidP="00000000" w:rsidRDefault="00000000" w:rsidRPr="00000000" w14:paraId="0000145B">
      <w:pPr>
        <w:pStyle w:val="Heading3"/>
        <w:ind w:left="0" w:firstLine="0"/>
        <w:rPr/>
      </w:pPr>
      <w:bookmarkStart w:colFirst="0" w:colLast="0" w:name="_heading=h.qfa0p4gzzbmu" w:id="237"/>
      <w:bookmarkEnd w:id="237"/>
      <w:r w:rsidDel="00000000" w:rsidR="00000000" w:rsidRPr="00000000">
        <w:rPr>
          <w:rtl w:val="0"/>
        </w:rPr>
        <w:t xml:space="preserve">4.14.1 Gateway timers</w:t>
      </w:r>
    </w:p>
    <w:p w:rsidR="00000000" w:rsidDel="00000000" w:rsidP="00000000" w:rsidRDefault="00000000" w:rsidRPr="00000000" w14:paraId="0000145C">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5D">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5E">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5F">
      <w:pPr>
        <w:pStyle w:val="Heading2"/>
        <w:keepLines w:val="1"/>
        <w:spacing w:after="64" w:before="0" w:line="259" w:lineRule="auto"/>
        <w:ind w:left="0" w:firstLine="0"/>
        <w:rPr>
          <w:rFonts w:ascii="Arial" w:cs="Arial" w:eastAsia="Arial" w:hAnsi="Arial"/>
        </w:rPr>
      </w:pPr>
      <w:bookmarkStart w:colFirst="0" w:colLast="0" w:name="_heading=h.gtnh0h" w:id="238"/>
      <w:bookmarkEnd w:id="238"/>
      <w:r w:rsidDel="00000000" w:rsidR="00000000" w:rsidRPr="00000000">
        <w:rPr>
          <w:rFonts w:ascii="Arial" w:cs="Arial" w:eastAsia="Arial" w:hAnsi="Arial"/>
          <w:rtl w:val="0"/>
        </w:rPr>
        <w:t xml:space="preserve">4.15 Clean start</w:t>
      </w:r>
    </w:p>
    <w:p w:rsidR="00000000" w:rsidDel="00000000" w:rsidP="00000000" w:rsidRDefault="00000000" w:rsidRPr="00000000" w14:paraId="00001460">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time.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61">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62">
      <w:pPr>
        <w:numPr>
          <w:ilvl w:val="0"/>
          <w:numId w:val="3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63">
      <w:pPr>
        <w:numPr>
          <w:ilvl w:val="0"/>
          <w:numId w:val="3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64">
      <w:pPr>
        <w:numPr>
          <w:ilvl w:val="0"/>
          <w:numId w:val="3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65">
      <w:pPr>
        <w:numPr>
          <w:ilvl w:val="0"/>
          <w:numId w:val="3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66">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setup, it could send a CONNECT packet with “CleanStart=false” and “Will=false”.</w:t>
      </w:r>
    </w:p>
    <w:p w:rsidR="00000000" w:rsidDel="00000000" w:rsidP="00000000" w:rsidRDefault="00000000" w:rsidRPr="00000000" w14:paraId="00001467">
      <w:pPr>
        <w:pStyle w:val="Heading2"/>
        <w:keepLines w:val="1"/>
        <w:spacing w:after="64" w:before="0" w:line="259" w:lineRule="auto"/>
        <w:ind w:left="0" w:firstLine="0"/>
        <w:rPr>
          <w:rFonts w:ascii="Arial" w:cs="Arial" w:eastAsia="Arial" w:hAnsi="Arial"/>
        </w:rPr>
      </w:pPr>
      <w:bookmarkStart w:colFirst="0" w:colLast="0" w:name="_heading=h.1fyl9w3" w:id="239"/>
      <w:bookmarkEnd w:id="239"/>
      <w:r w:rsidDel="00000000" w:rsidR="00000000" w:rsidRPr="00000000">
        <w:rPr>
          <w:rFonts w:ascii="Arial" w:cs="Arial" w:eastAsia="Arial" w:hAnsi="Arial"/>
          <w:rtl w:val="0"/>
        </w:rPr>
        <w:t xml:space="preserve">4.16 Topic Registration</w:t>
      </w:r>
    </w:p>
    <w:p w:rsidR="00000000" w:rsidDel="00000000" w:rsidP="00000000" w:rsidRDefault="00000000" w:rsidRPr="00000000" w14:paraId="00001468">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69">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6A">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6B">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284"/>
        </w:sdtPr>
        <w:sdtContent>
          <w:commentRangeStart w:id="154"/>
        </w:sdtContent>
      </w:sdt>
      <w:sdt>
        <w:sdtPr>
          <w:tag w:val="goog_rdk_285"/>
        </w:sdtPr>
        <w:sdtContent>
          <w:commentRangeStart w:id="155"/>
        </w:sdtContent>
      </w:sdt>
      <w:sdt>
        <w:sdtPr>
          <w:tag w:val="goog_rdk_286"/>
        </w:sdtPr>
        <w:sdtContent>
          <w:commentRangeStart w:id="156"/>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54"/>
      <w:r w:rsidDel="00000000" w:rsidR="00000000" w:rsidRPr="00000000">
        <w:commentReference w:id="154"/>
      </w:r>
      <w:commentRangeEnd w:id="155"/>
      <w:r w:rsidDel="00000000" w:rsidR="00000000" w:rsidRPr="00000000">
        <w:commentReference w:id="155"/>
      </w:r>
      <w:commentRangeEnd w:id="156"/>
      <w:r w:rsidDel="00000000" w:rsidR="00000000" w:rsidRPr="00000000">
        <w:commentReference w:id="156"/>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6C">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6D">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6E">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6F">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70">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71">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2">
      <w:pPr>
        <w:ind w:left="720" w:firstLine="0"/>
        <w:rPr>
          <w:rFonts w:ascii="Arial" w:cs="Arial" w:eastAsia="Arial" w:hAnsi="Arial"/>
        </w:rPr>
      </w:pPr>
      <w:sdt>
        <w:sdtPr>
          <w:tag w:val="goog_rdk_287"/>
        </w:sdtPr>
        <w:sdtContent>
          <w:commentRangeStart w:id="157"/>
        </w:sdtContent>
      </w:sdt>
      <w:sdt>
        <w:sdtPr>
          <w:tag w:val="goog_rdk_288"/>
        </w:sdtPr>
        <w:sdtContent>
          <w:commentRangeStart w:id="158"/>
        </w:sdtContent>
      </w:sdt>
      <w:sdt>
        <w:sdtPr>
          <w:tag w:val="goog_rdk_289"/>
        </w:sdtPr>
        <w:sdtContent>
          <w:commentRangeStart w:id="159"/>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57"/>
      <w:r w:rsidDel="00000000" w:rsidR="00000000" w:rsidRPr="00000000">
        <w:commentReference w:id="157"/>
      </w:r>
      <w:commentRangeEnd w:id="158"/>
      <w:r w:rsidDel="00000000" w:rsidR="00000000" w:rsidRPr="00000000">
        <w:commentReference w:id="158"/>
      </w:r>
      <w:commentRangeEnd w:id="159"/>
      <w:r w:rsidDel="00000000" w:rsidR="00000000" w:rsidRPr="00000000">
        <w:commentReference w:id="159"/>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73">
      <w:pPr>
        <w:pStyle w:val="Heading2"/>
        <w:ind w:left="0" w:firstLine="0"/>
        <w:rPr>
          <w:rFonts w:ascii="Arial" w:cs="Arial" w:eastAsia="Arial" w:hAnsi="Arial"/>
        </w:rPr>
      </w:pPr>
      <w:bookmarkStart w:colFirst="0" w:colLast="0" w:name="_heading=h.3zy8sjw" w:id="240"/>
      <w:bookmarkEnd w:id="240"/>
      <w:r w:rsidDel="00000000" w:rsidR="00000000" w:rsidRPr="00000000">
        <w:rPr>
          <w:rFonts w:ascii="Arial" w:cs="Arial" w:eastAsia="Arial" w:hAnsi="Arial"/>
          <w:rtl w:val="0"/>
        </w:rPr>
        <w:t xml:space="preserve">4.17 Topic Mapping and Aliasing</w:t>
      </w:r>
    </w:p>
    <w:p w:rsidR="00000000" w:rsidDel="00000000" w:rsidP="00000000" w:rsidRDefault="00000000" w:rsidRPr="00000000" w14:paraId="00001474">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75">
      <w:pPr>
        <w:rPr>
          <w:rFonts w:ascii="Arial" w:cs="Arial" w:eastAsia="Arial" w:hAnsi="Arial"/>
        </w:rPr>
      </w:pPr>
      <w:r w:rsidDel="00000000" w:rsidR="00000000" w:rsidRPr="00000000">
        <w:rPr>
          <w:rtl w:val="0"/>
        </w:rPr>
      </w:r>
    </w:p>
    <w:p w:rsidR="00000000" w:rsidDel="00000000" w:rsidP="00000000" w:rsidRDefault="00000000" w:rsidRPr="00000000" w14:paraId="00001476">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77">
      <w:pPr>
        <w:pStyle w:val="Heading2"/>
        <w:keepLines w:val="1"/>
        <w:spacing w:after="64" w:before="0" w:line="259" w:lineRule="auto"/>
        <w:ind w:left="0" w:firstLine="0"/>
        <w:rPr>
          <w:rFonts w:ascii="Arial" w:cs="Arial" w:eastAsia="Arial" w:hAnsi="Arial"/>
        </w:rPr>
      </w:pPr>
      <w:bookmarkStart w:colFirst="0" w:colLast="0" w:name="_heading=h.2f3j2rp" w:id="241"/>
      <w:bookmarkEnd w:id="241"/>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18 Predefined topic aliases and short topic names</w:t>
      </w:r>
    </w:p>
    <w:p w:rsidR="00000000" w:rsidDel="00000000" w:rsidP="00000000" w:rsidRDefault="00000000" w:rsidRPr="00000000" w14:paraId="0000147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79">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7A">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7B">
      <w:pPr>
        <w:pStyle w:val="Heading2"/>
        <w:keepLines w:val="1"/>
        <w:spacing w:after="64" w:before="0" w:line="259" w:lineRule="auto"/>
        <w:ind w:left="0" w:right="4" w:firstLine="0"/>
        <w:rPr>
          <w:rFonts w:ascii="Arial" w:cs="Arial" w:eastAsia="Arial" w:hAnsi="Arial"/>
        </w:rPr>
      </w:pPr>
      <w:bookmarkStart w:colFirst="0" w:colLast="0" w:name="_heading=h.u8tczi" w:id="242"/>
      <w:bookmarkEnd w:id="242"/>
      <w:r w:rsidDel="00000000" w:rsidR="00000000" w:rsidRPr="00000000">
        <w:rPr>
          <w:rFonts w:ascii="Arial" w:cs="Arial" w:eastAsia="Arial" w:hAnsi="Arial"/>
          <w:rtl w:val="0"/>
        </w:rPr>
        <w:t xml:space="preserve">4.19 Client’s Topic Subscribe/Unsubscribe Procedure</w:t>
      </w:r>
    </w:p>
    <w:p w:rsidR="00000000" w:rsidDel="00000000" w:rsidP="00000000" w:rsidRDefault="00000000" w:rsidRPr="00000000" w14:paraId="0000147C">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90"/>
        </w:sdtPr>
        <w:sdtContent>
          <w:commentRangeStart w:id="160"/>
        </w:sdtContent>
      </w:sdt>
      <w:r w:rsidDel="00000000" w:rsidR="00000000" w:rsidRPr="00000000">
        <w:rPr>
          <w:rFonts w:ascii="Arial" w:cs="Arial" w:eastAsia="Arial" w:hAnsi="Arial"/>
          <w:rtl w:val="0"/>
        </w:rPr>
        <w:t xml:space="preserve">name </w:t>
      </w:r>
      <w:commentRangeEnd w:id="160"/>
      <w:r w:rsidDel="00000000" w:rsidR="00000000" w:rsidRPr="00000000">
        <w:commentReference w:id="160"/>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91"/>
        </w:sdtPr>
        <w:sdtContent>
          <w:commentRangeStart w:id="161"/>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61"/>
      <w:r w:rsidDel="00000000" w:rsidR="00000000" w:rsidRPr="00000000">
        <w:commentReference w:id="161"/>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7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7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7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80">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81">
      <w:pPr>
        <w:pStyle w:val="Heading2"/>
        <w:keepLines w:val="1"/>
        <w:spacing w:after="64" w:before="0" w:line="259" w:lineRule="auto"/>
        <w:ind w:left="0" w:firstLine="0"/>
        <w:rPr>
          <w:rFonts w:ascii="Arial" w:cs="Arial" w:eastAsia="Arial" w:hAnsi="Arial"/>
        </w:rPr>
      </w:pPr>
      <w:bookmarkStart w:colFirst="0" w:colLast="0" w:name="_heading=h.3e8gvnb" w:id="243"/>
      <w:bookmarkEnd w:id="243"/>
      <w:r w:rsidDel="00000000" w:rsidR="00000000" w:rsidRPr="00000000">
        <w:rPr>
          <w:rFonts w:ascii="Arial" w:cs="Arial" w:eastAsia="Arial" w:hAnsi="Arial"/>
          <w:rtl w:val="0"/>
        </w:rPr>
        <w:t xml:space="preserve">4.20 Client’s Publish Procedure</w:t>
      </w:r>
    </w:p>
    <w:p w:rsidR="00000000" w:rsidDel="00000000" w:rsidP="00000000" w:rsidRDefault="00000000" w:rsidRPr="00000000" w14:paraId="0000148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8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84">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85">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86">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87">
      <w:pPr>
        <w:rPr>
          <w:rFonts w:ascii="Arial" w:cs="Arial" w:eastAsia="Arial" w:hAnsi="Arial"/>
        </w:rPr>
      </w:pPr>
      <w:sdt>
        <w:sdtPr>
          <w:tag w:val="goog_rdk_292"/>
        </w:sdtPr>
        <w:sdtContent>
          <w:commentRangeStart w:id="162"/>
        </w:sdtContent>
      </w:sdt>
      <w:sdt>
        <w:sdtPr>
          <w:tag w:val="goog_rdk_293"/>
        </w:sdtPr>
        <w:sdtContent>
          <w:commentRangeStart w:id="163"/>
        </w:sdtContent>
      </w:sdt>
      <w:r w:rsidDel="00000000" w:rsidR="00000000" w:rsidRPr="00000000">
        <w:rPr>
          <w:rFonts w:ascii="Arial" w:cs="Arial" w:eastAsia="Arial" w:hAnsi="Arial"/>
          <w:rtl w:val="0"/>
        </w:rPr>
        <w:t xml:space="preserve">A Client or Gateway processes a single outbound QoS 1 or QoS 2 message at a time</w:t>
      </w:r>
      <w:commentRangeEnd w:id="162"/>
      <w:r w:rsidDel="00000000" w:rsidR="00000000" w:rsidRPr="00000000">
        <w:commentReference w:id="162"/>
      </w:r>
      <w:commentRangeEnd w:id="163"/>
      <w:r w:rsidDel="00000000" w:rsidR="00000000" w:rsidRPr="00000000">
        <w:commentReference w:id="163"/>
      </w:r>
      <w:r w:rsidDel="00000000" w:rsidR="00000000" w:rsidRPr="00000000">
        <w:rPr>
          <w:rFonts w:ascii="Arial" w:cs="Arial" w:eastAsia="Arial" w:hAnsi="Arial"/>
          <w:rtl w:val="0"/>
        </w:rPr>
        <w:t xml:space="preserve">.</w:t>
      </w:r>
    </w:p>
    <w:p w:rsidR="00000000" w:rsidDel="00000000" w:rsidP="00000000" w:rsidRDefault="00000000" w:rsidRPr="00000000" w14:paraId="00001488">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89">
      <w:pPr>
        <w:rPr>
          <w:rFonts w:ascii="Arial" w:cs="Arial" w:eastAsia="Arial" w:hAnsi="Arial"/>
          <w:highlight w:val="yellow"/>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[MQTT-SN-???]</w:t>
      </w:r>
    </w:p>
    <w:p w:rsidR="00000000" w:rsidDel="00000000" w:rsidP="00000000" w:rsidRDefault="00000000" w:rsidRPr="00000000" w14:paraId="0000148A">
      <w:pPr>
        <w:pStyle w:val="Heading2"/>
        <w:keepLines w:val="1"/>
        <w:spacing w:after="64" w:before="0" w:line="259" w:lineRule="auto"/>
        <w:ind w:left="0" w:firstLine="0"/>
        <w:rPr>
          <w:rFonts w:ascii="Arial" w:cs="Arial" w:eastAsia="Arial" w:hAnsi="Arial"/>
        </w:rPr>
      </w:pPr>
      <w:bookmarkStart w:colFirst="0" w:colLast="0" w:name="_heading=h.1tdr5v4" w:id="244"/>
      <w:bookmarkEnd w:id="244"/>
      <w:r w:rsidDel="00000000" w:rsidR="00000000" w:rsidRPr="00000000">
        <w:rPr>
          <w:rFonts w:ascii="Arial" w:cs="Arial" w:eastAsia="Arial" w:hAnsi="Arial"/>
          <w:rtl w:val="0"/>
        </w:rPr>
        <w:t xml:space="preserve">4.21 Gateway’s Publish Procedure</w:t>
      </w:r>
    </w:p>
    <w:p w:rsidR="00000000" w:rsidDel="00000000" w:rsidP="00000000" w:rsidRDefault="00000000" w:rsidRPr="00000000" w14:paraId="0000148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client’s PUBLISH procedure described in </w:t>
      </w:r>
      <w:sdt>
        <w:sdtPr>
          <w:tag w:val="goog_rdk_294"/>
        </w:sdtPr>
        <w:sdtContent>
          <w:commentRangeStart w:id="164"/>
        </w:sdtContent>
      </w:sdt>
      <w:r w:rsidDel="00000000" w:rsidR="00000000" w:rsidRPr="00000000">
        <w:rPr>
          <w:rFonts w:ascii="Arial" w:cs="Arial" w:eastAsia="Arial" w:hAnsi="Arial"/>
          <w:rtl w:val="0"/>
        </w:rPr>
        <w:t xml:space="preserve">Section 3.14</w:t>
      </w:r>
      <w:commentRangeEnd w:id="164"/>
      <w:r w:rsidDel="00000000" w:rsidR="00000000" w:rsidRPr="00000000">
        <w:commentReference w:id="164"/>
      </w:r>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8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8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8E">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8F">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90">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91">
      <w:pPr>
        <w:pStyle w:val="Heading2"/>
        <w:keepLines w:val="1"/>
        <w:spacing w:after="64" w:before="0" w:line="259" w:lineRule="auto"/>
        <w:ind w:left="0" w:firstLine="0"/>
        <w:rPr>
          <w:rFonts w:ascii="Arial" w:cs="Arial" w:eastAsia="Arial" w:hAnsi="Arial"/>
        </w:rPr>
      </w:pPr>
      <w:bookmarkStart w:colFirst="0" w:colLast="0" w:name="_heading=h.4ddeoix" w:id="245"/>
      <w:bookmarkEnd w:id="245"/>
      <w:r w:rsidDel="00000000" w:rsidR="00000000" w:rsidRPr="00000000">
        <w:rPr>
          <w:rFonts w:ascii="Arial" w:cs="Arial" w:eastAsia="Arial" w:hAnsi="Arial"/>
          <w:rtl w:val="0"/>
        </w:rPr>
        <w:t xml:space="preserve">4.22 Keep Alive and PING Procedure</w:t>
      </w:r>
    </w:p>
    <w:p w:rsidR="00000000" w:rsidDel="00000000" w:rsidP="00000000" w:rsidRDefault="00000000" w:rsidRPr="00000000" w14:paraId="0000149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9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95"/>
        </w:sdtPr>
        <w:sdtContent>
          <w:ins w:author="davide.lenzarini@u-blox.com" w:id="37" w:date="2024-03-20T08:48:04Z">
            <w:r w:rsidDel="00000000" w:rsidR="00000000" w:rsidRPr="00000000">
              <w:rPr>
                <w:rFonts w:ascii="Arial" w:cs="Arial" w:eastAsia="Arial" w:hAnsi="Arial"/>
                <w:rtl w:val="0"/>
              </w:rPr>
              <w:t xml:space="preserve">virtually </w:t>
            </w:r>
          </w:ins>
        </w:sdtContent>
      </w:sdt>
      <w:r w:rsidDel="00000000" w:rsidR="00000000" w:rsidRPr="00000000">
        <w:rPr>
          <w:rFonts w:ascii="Arial" w:cs="Arial" w:eastAsia="Arial" w:hAnsi="Arial"/>
          <w:rtl w:val="0"/>
        </w:rPr>
        <w:t xml:space="preserve">connected. </w:t>
      </w:r>
      <w:sdt>
        <w:sdtPr>
          <w:tag w:val="goog_rdk_296"/>
        </w:sdtPr>
        <w:sdtContent>
          <w:commentRangeStart w:id="165"/>
        </w:sdtContent>
      </w:sdt>
      <w:r w:rsidDel="00000000" w:rsidR="00000000" w:rsidRPr="00000000">
        <w:rPr>
          <w:rFonts w:ascii="Arial" w:cs="Arial" w:eastAsia="Arial" w:hAnsi="Arial"/>
          <w:rtl w:val="0"/>
        </w:rPr>
        <w:t xml:space="preserve">Otherwise, the received PINGREQ packet is ignored.</w:t>
      </w:r>
      <w:commentRangeEnd w:id="165"/>
      <w:r w:rsidDel="00000000" w:rsidR="00000000" w:rsidRPr="00000000">
        <w:commentReference w:id="165"/>
      </w:r>
      <w:r w:rsidDel="00000000" w:rsidR="00000000" w:rsidRPr="00000000">
        <w:rPr>
          <w:rtl w:val="0"/>
        </w:rPr>
      </w:r>
    </w:p>
    <w:p w:rsidR="00000000" w:rsidDel="00000000" w:rsidP="00000000" w:rsidRDefault="00000000" w:rsidRPr="00000000" w14:paraId="00001494">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95">
      <w:pPr>
        <w:pStyle w:val="Heading2"/>
        <w:keepLines w:val="1"/>
        <w:spacing w:after="64" w:before="0" w:line="259" w:lineRule="auto"/>
        <w:ind w:left="0" w:right="4" w:firstLine="0"/>
        <w:rPr>
          <w:rFonts w:ascii="Arial" w:cs="Arial" w:eastAsia="Arial" w:hAnsi="Arial"/>
        </w:rPr>
      </w:pPr>
      <w:bookmarkStart w:colFirst="0" w:colLast="0" w:name="_heading=h.2sioyqq" w:id="246"/>
      <w:bookmarkEnd w:id="246"/>
      <w:r w:rsidDel="00000000" w:rsidR="00000000" w:rsidRPr="00000000">
        <w:rPr>
          <w:rFonts w:ascii="Arial" w:cs="Arial" w:eastAsia="Arial" w:hAnsi="Arial"/>
          <w:rtl w:val="0"/>
        </w:rPr>
        <w:t xml:space="preserve">4.23 Client’s Disconnect Procedure</w:t>
      </w:r>
    </w:p>
    <w:p w:rsidR="00000000" w:rsidDel="00000000" w:rsidP="00000000" w:rsidRDefault="00000000" w:rsidRPr="00000000" w14:paraId="0000149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w:t>
      </w:r>
      <w:sdt>
        <w:sdtPr>
          <w:tag w:val="goog_rdk_297"/>
        </w:sdtPr>
        <w:sdtContent>
          <w:commentRangeStart w:id="166"/>
        </w:sdtContent>
      </w:sdt>
      <w:r w:rsidDel="00000000" w:rsidR="00000000" w:rsidRPr="00000000">
        <w:rPr>
          <w:rFonts w:ascii="Arial" w:cs="Arial" w:eastAsia="Arial" w:hAnsi="Arial"/>
          <w:rtl w:val="0"/>
        </w:rPr>
        <w:t xml:space="preserve">close </w:t>
      </w:r>
      <w:commentRangeEnd w:id="166"/>
      <w:r w:rsidDel="00000000" w:rsidR="00000000" w:rsidRPr="00000000">
        <w:commentReference w:id="166"/>
      </w:r>
      <w:r w:rsidDel="00000000" w:rsidR="00000000" w:rsidRPr="00000000">
        <w:rPr>
          <w:rFonts w:ascii="Arial" w:cs="Arial" w:eastAsia="Arial" w:hAnsi="Arial"/>
          <w:rtl w:val="0"/>
        </w:rPr>
        <w:t xml:space="preserve">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497">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retry to setup the Virtual Connection again by sending a CONNECT packet to the gateway.</w:t>
      </w:r>
    </w:p>
    <w:p w:rsidR="00000000" w:rsidDel="00000000" w:rsidP="00000000" w:rsidRDefault="00000000" w:rsidRPr="00000000" w14:paraId="00001498">
      <w:pPr>
        <w:pStyle w:val="Heading2"/>
        <w:keepLines w:val="1"/>
        <w:spacing w:after="64" w:before="0" w:line="259" w:lineRule="auto"/>
        <w:ind w:left="0" w:right="4" w:firstLine="0"/>
        <w:rPr>
          <w:rFonts w:ascii="Arial" w:cs="Arial" w:eastAsia="Arial" w:hAnsi="Arial"/>
        </w:rPr>
      </w:pPr>
      <w:bookmarkStart w:colFirst="0" w:colLast="0" w:name="_heading=h.17nz8yj" w:id="247"/>
      <w:bookmarkEnd w:id="247"/>
      <w:r w:rsidDel="00000000" w:rsidR="00000000" w:rsidRPr="00000000">
        <w:rPr>
          <w:rFonts w:ascii="Arial" w:cs="Arial" w:eastAsia="Arial" w:hAnsi="Arial"/>
          <w:rtl w:val="0"/>
        </w:rPr>
        <w:t xml:space="preserve">4.24 Retransmission Procedure in the Client and Gateway</w:t>
      </w:r>
    </w:p>
    <w:p w:rsidR="00000000" w:rsidDel="00000000" w:rsidP="00000000" w:rsidRDefault="00000000" w:rsidRPr="00000000" w14:paraId="0000149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49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298"/>
        </w:sdtPr>
        <w:sdtContent>
          <w:commentRangeStart w:id="167"/>
        </w:sdtContent>
      </w:sdt>
      <w:r w:rsidDel="00000000" w:rsidR="00000000" w:rsidRPr="00000000">
        <w:rPr>
          <w:rFonts w:ascii="Arial" w:cs="Arial" w:eastAsia="Arial" w:hAnsi="Arial"/>
          <w:highlight w:val="yellow"/>
          <w:rtl w:val="0"/>
        </w:rPr>
        <w:t xml:space="preserve">Packets</w:t>
      </w:r>
      <w:commentRangeEnd w:id="167"/>
      <w:r w:rsidDel="00000000" w:rsidR="00000000" w:rsidRPr="00000000">
        <w:commentReference w:id="167"/>
      </w:r>
      <w:r w:rsidDel="00000000" w:rsidR="00000000" w:rsidRPr="00000000">
        <w:rPr>
          <w:rFonts w:ascii="Arial" w:cs="Arial" w:eastAsia="Arial" w:hAnsi="Arial"/>
          <w:highlight w:val="yellow"/>
          <w:rtl w:val="0"/>
        </w:rPr>
        <w:t xml:space="preserve">, including a PROTECTION encapsulation if there is one, after T</w:t>
      </w:r>
      <w:sdt>
        <w:sdtPr>
          <w:tag w:val="goog_rdk_299"/>
        </w:sdtPr>
        <w:sdtContent>
          <w:r w:rsidDel="00000000" w:rsidR="00000000" w:rsidRPr="00000000">
            <w:rPr>
              <w:rFonts w:ascii="Arial" w:cs="Arial" w:eastAsia="Arial" w:hAnsi="Arial"/>
              <w:highlight w:val="yellow"/>
              <w:vertAlign w:val="subscript"/>
              <w:rtl w:val="0"/>
              <w:rPrChange w:author="davide.lenzarini@u-blox.com" w:id="38" w:date="2024-03-20T08:52:17Z">
                <w:rPr>
                  <w:rFonts w:ascii="Arial" w:cs="Arial" w:eastAsia="Arial" w:hAnsi="Arial"/>
                  <w:highlight w:val="yellow"/>
                </w:rPr>
              </w:rPrChange>
            </w:rPr>
            <w:t xml:space="preserve">retry</w:t>
          </w:r>
        </w:sdtContent>
      </w:sdt>
      <w:r w:rsidDel="00000000" w:rsidR="00000000" w:rsidRPr="00000000">
        <w:rPr>
          <w:rFonts w:ascii="Arial" w:cs="Arial" w:eastAsia="Arial" w:hAnsi="Arial"/>
          <w:highlight w:val="yellow"/>
          <w:rtl w:val="0"/>
        </w:rPr>
        <w:t xml:space="preserve"> has passed or </w:t>
      </w:r>
      <w:sdt>
        <w:sdtPr>
          <w:tag w:val="goog_rdk_300"/>
        </w:sdtPr>
        <w:sdtContent>
          <w:commentRangeStart w:id="168"/>
        </w:sdtContent>
      </w:sdt>
      <w:r w:rsidDel="00000000" w:rsidR="00000000" w:rsidRPr="00000000">
        <w:rPr>
          <w:rFonts w:ascii="Arial" w:cs="Arial" w:eastAsia="Arial" w:hAnsi="Arial"/>
          <w:highlight w:val="yellow"/>
          <w:rtl w:val="0"/>
        </w:rPr>
        <w:t xml:space="preserve">close </w:t>
      </w:r>
      <w:commentRangeEnd w:id="168"/>
      <w:r w:rsidDel="00000000" w:rsidR="00000000" w:rsidRPr="00000000">
        <w:commentReference w:id="168"/>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9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301"/>
        </w:sdtPr>
        <w:sdtContent>
          <w:commentRangeStart w:id="169"/>
        </w:sdtContent>
      </w:sdt>
      <w:r w:rsidDel="00000000" w:rsidR="00000000" w:rsidRPr="00000000">
        <w:rPr>
          <w:rFonts w:ascii="Arial" w:cs="Arial" w:eastAsia="Arial" w:hAnsi="Arial"/>
          <w:highlight w:val="yellow"/>
          <w:rtl w:val="0"/>
        </w:rPr>
        <w:t xml:space="preserve">Packets</w:t>
      </w:r>
      <w:commentRangeEnd w:id="169"/>
      <w:r w:rsidDel="00000000" w:rsidR="00000000" w:rsidRPr="00000000">
        <w:commentReference w:id="16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close the Virtual Connection.</w:t>
      </w:r>
    </w:p>
    <w:p w:rsidR="00000000" w:rsidDel="00000000" w:rsidP="00000000" w:rsidRDefault="00000000" w:rsidRPr="00000000" w14:paraId="0000149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w:t>
      </w:r>
      <w:sdt>
        <w:sdtPr>
          <w:tag w:val="goog_rdk_302"/>
        </w:sdtPr>
        <w:sdtContent>
          <w:commentRangeStart w:id="170"/>
        </w:sdtContent>
      </w:sdt>
      <w:r w:rsidDel="00000000" w:rsidR="00000000" w:rsidRPr="00000000">
        <w:rPr>
          <w:rFonts w:ascii="Arial" w:cs="Arial" w:eastAsia="Arial" w:hAnsi="Arial"/>
          <w:highlight w:val="yellow"/>
          <w:rtl w:val="0"/>
        </w:rPr>
        <w:t xml:space="preserve">close </w:t>
      </w:r>
      <w:commentRangeEnd w:id="170"/>
      <w:r w:rsidDel="00000000" w:rsidR="00000000" w:rsidRPr="00000000">
        <w:commentReference w:id="170"/>
      </w:r>
      <w:r w:rsidDel="00000000" w:rsidR="00000000" w:rsidRPr="00000000">
        <w:rPr>
          <w:rFonts w:ascii="Arial" w:cs="Arial" w:eastAsia="Arial" w:hAnsi="Arial"/>
          <w:highlight w:val="yellow"/>
          <w:rtl w:val="0"/>
        </w:rPr>
        <w:t xml:space="preserve">the Virtual Connection.</w:t>
      </w:r>
    </w:p>
    <w:p w:rsidR="00000000" w:rsidDel="00000000" w:rsidP="00000000" w:rsidRDefault="00000000" w:rsidRPr="00000000" w14:paraId="0000149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303"/>
        </w:sdtPr>
        <w:sdtContent>
          <w:commentRangeStart w:id="171"/>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71"/>
      <w:r w:rsidDel="00000000" w:rsidR="00000000" w:rsidRPr="00000000">
        <w:commentReference w:id="171"/>
      </w:r>
      <w:r w:rsidDel="00000000" w:rsidR="00000000" w:rsidRPr="00000000">
        <w:rPr>
          <w:rtl w:val="0"/>
        </w:rPr>
      </w:r>
    </w:p>
    <w:p w:rsidR="00000000" w:rsidDel="00000000" w:rsidP="00000000" w:rsidRDefault="00000000" w:rsidRPr="00000000" w14:paraId="0000149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9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4A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w:t>
      </w:r>
      <w:sdt>
        <w:sdtPr>
          <w:tag w:val="goog_rdk_304"/>
        </w:sdtPr>
        <w:sdtContent>
          <w:commentRangeStart w:id="172"/>
        </w:sdtContent>
      </w:sdt>
      <w:r w:rsidDel="00000000" w:rsidR="00000000" w:rsidRPr="00000000">
        <w:rPr>
          <w:rFonts w:ascii="Arial" w:cs="Arial" w:eastAsia="Arial" w:hAnsi="Arial"/>
          <w:rtl w:val="0"/>
        </w:rPr>
        <w:t xml:space="preserve">closed</w:t>
      </w:r>
      <w:commentRangeEnd w:id="172"/>
      <w:r w:rsidDel="00000000" w:rsidR="00000000" w:rsidRPr="00000000">
        <w:commentReference w:id="172"/>
      </w:r>
      <w:r w:rsidDel="00000000" w:rsidR="00000000" w:rsidRPr="00000000">
        <w:rPr>
          <w:rFonts w:ascii="Arial" w:cs="Arial" w:eastAsia="Arial" w:hAnsi="Arial"/>
          <w:rtl w:val="0"/>
        </w:rPr>
        <w:t xml:space="preserve">, the protocol will restart when a new CONNECT packet flows from the Client.</w:t>
      </w:r>
    </w:p>
    <w:p w:rsidR="00000000" w:rsidDel="00000000" w:rsidP="00000000" w:rsidRDefault="00000000" w:rsidRPr="00000000" w14:paraId="000014A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Non normative comment.</w:t>
      </w:r>
    </w:p>
    <w:p w:rsidR="00000000" w:rsidDel="00000000" w:rsidP="00000000" w:rsidRDefault="00000000" w:rsidRPr="00000000" w14:paraId="000014A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A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305"/>
        </w:sdtPr>
        <w:sdtContent>
          <w:commentRangeStart w:id="173"/>
        </w:sdtContent>
      </w:sdt>
      <w:r w:rsidDel="00000000" w:rsidR="00000000" w:rsidRPr="00000000">
        <w:rPr>
          <w:rFonts w:ascii="Arial" w:cs="Arial" w:eastAsia="Arial" w:hAnsi="Arial"/>
          <w:rtl w:val="0"/>
        </w:rPr>
        <w:t xml:space="preserve">also </w:t>
      </w:r>
      <w:commentRangeEnd w:id="173"/>
      <w:r w:rsidDel="00000000" w:rsidR="00000000" w:rsidRPr="00000000">
        <w:commentReference w:id="173"/>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4A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p>
    <w:p w:rsidR="00000000" w:rsidDel="00000000" w:rsidP="00000000" w:rsidRDefault="00000000" w:rsidRPr="00000000" w14:paraId="000014A5">
      <w:pPr>
        <w:pStyle w:val="Heading2"/>
        <w:keepLines w:val="1"/>
        <w:spacing w:after="94" w:before="0" w:line="259" w:lineRule="auto"/>
        <w:ind w:left="0" w:firstLine="0"/>
        <w:rPr>
          <w:rFonts w:ascii="Arial" w:cs="Arial" w:eastAsia="Arial" w:hAnsi="Arial"/>
        </w:rPr>
      </w:pPr>
      <w:bookmarkStart w:colFirst="0" w:colLast="0" w:name="_heading=h.3rnmrmc" w:id="248"/>
      <w:bookmarkEnd w:id="248"/>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4A6">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4A7">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4A8">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4A9">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AA">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4AB">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4A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306"/>
        </w:sdtPr>
        <w:sdtContent>
          <w:commentRangeStart w:id="174"/>
        </w:sdtContent>
      </w:sdt>
      <w:r w:rsidDel="00000000" w:rsidR="00000000" w:rsidRPr="00000000">
        <w:rPr>
          <w:rFonts w:ascii="Arial" w:cs="Arial" w:eastAsia="Arial" w:hAnsi="Arial"/>
          <w:color w:val="000000"/>
          <w:rtl w:val="0"/>
        </w:rPr>
        <w:t xml:space="preserve">the gateway detects a timeout in the delivery,</w:t>
      </w:r>
      <w:commentRangeEnd w:id="174"/>
      <w:r w:rsidDel="00000000" w:rsidR="00000000" w:rsidRPr="00000000">
        <w:commentReference w:id="174"/>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4AD">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4AE">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307"/>
        </w:sdtPr>
        <w:sdtContent>
          <w:commentRangeStart w:id="175"/>
        </w:sdtContent>
      </w:sdt>
      <w:r w:rsidDel="00000000" w:rsidR="00000000" w:rsidRPr="00000000">
        <w:rPr>
          <w:rFonts w:ascii="Arial" w:cs="Arial" w:eastAsia="Arial" w:hAnsi="Arial"/>
          <w:rtl w:val="0"/>
        </w:rPr>
        <w:t xml:space="preserve">3.18</w:t>
      </w:r>
      <w:commentRangeEnd w:id="175"/>
      <w:r w:rsidDel="00000000" w:rsidR="00000000" w:rsidRPr="00000000">
        <w:commentReference w:id="175"/>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308"/>
        </w:sdtPr>
        <w:sdtContent>
          <w:r w:rsidDel="00000000" w:rsidR="00000000" w:rsidRPr="00000000">
            <w:rPr>
              <w:rFonts w:ascii="Arial" w:cs="Arial" w:eastAsia="Arial" w:hAnsi="Arial"/>
              <w:color w:val="000000"/>
              <w:vertAlign w:val="subscript"/>
              <w:rtl w:val="0"/>
              <w:rPrChange w:author="davide.lenzarini@u-blox.com" w:id="3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309"/>
        </w:sdtPr>
        <w:sdtContent>
          <w:commentRangeStart w:id="176"/>
        </w:sdtContent>
      </w:sdt>
      <w:r w:rsidDel="00000000" w:rsidR="00000000" w:rsidRPr="00000000">
        <w:rPr>
          <w:rFonts w:ascii="Arial" w:cs="Arial" w:eastAsia="Arial" w:hAnsi="Arial"/>
          <w:color w:val="000000"/>
          <w:rtl w:val="0"/>
        </w:rPr>
        <w:t xml:space="preserve">receives </w:t>
      </w:r>
      <w:commentRangeEnd w:id="176"/>
      <w:r w:rsidDel="00000000" w:rsidR="00000000" w:rsidRPr="00000000">
        <w:commentReference w:id="176"/>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310"/>
        </w:sdtPr>
        <w:sdtContent>
          <w:commentRangeStart w:id="177"/>
        </w:sdtContent>
      </w:sdt>
      <w:r w:rsidDel="00000000" w:rsidR="00000000" w:rsidRPr="00000000">
        <w:rPr>
          <w:rFonts w:ascii="Arial" w:cs="Arial" w:eastAsia="Arial" w:hAnsi="Arial"/>
          <w:color w:val="000000"/>
          <w:rtl w:val="0"/>
        </w:rPr>
        <w:t xml:space="preserve">PINGRESP</w:t>
      </w:r>
      <w:commentRangeEnd w:id="177"/>
      <w:r w:rsidDel="00000000" w:rsidR="00000000" w:rsidRPr="00000000">
        <w:commentReference w:id="177"/>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311"/>
        </w:sdtPr>
        <w:sdtContent>
          <w:r w:rsidDel="00000000" w:rsidR="00000000" w:rsidRPr="00000000">
            <w:rPr>
              <w:rFonts w:ascii="Arial" w:cs="Arial" w:eastAsia="Arial" w:hAnsi="Arial"/>
              <w:color w:val="000000"/>
              <w:vertAlign w:val="subscript"/>
              <w:rtl w:val="0"/>
              <w:rPrChange w:author="davide.lenzarini@u-blox.com" w:id="4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312"/>
        </w:sdtPr>
        <w:sdtContent>
          <w:r w:rsidDel="00000000" w:rsidR="00000000" w:rsidRPr="00000000">
            <w:rPr>
              <w:rFonts w:ascii="Arial" w:cs="Arial" w:eastAsia="Arial" w:hAnsi="Arial"/>
              <w:color w:val="000000"/>
              <w:vertAlign w:val="subscript"/>
              <w:rtl w:val="0"/>
              <w:rPrChange w:author="davide.lenzarini@u-blox.com" w:id="4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AF">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313"/>
        </w:sdtPr>
        <w:sdtContent>
          <w:commentRangeStart w:id="178"/>
        </w:sdtContent>
      </w:sdt>
      <w:sdt>
        <w:sdtPr>
          <w:tag w:val="goog_rdk_314"/>
        </w:sdtPr>
        <w:sdtContent>
          <w:commentRangeStart w:id="179"/>
        </w:sdtContent>
      </w:sdt>
      <w:sdt>
        <w:sdtPr>
          <w:tag w:val="goog_rdk_315"/>
        </w:sdtPr>
        <w:sdtContent>
          <w:commentRangeStart w:id="180"/>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78"/>
      <w:r w:rsidDel="00000000" w:rsidR="00000000" w:rsidRPr="00000000">
        <w:commentReference w:id="178"/>
      </w:r>
      <w:commentRangeEnd w:id="179"/>
      <w:r w:rsidDel="00000000" w:rsidR="00000000" w:rsidRPr="00000000">
        <w:commentReference w:id="179"/>
      </w:r>
      <w:commentRangeEnd w:id="180"/>
      <w:r w:rsidDel="00000000" w:rsidR="00000000" w:rsidRPr="00000000">
        <w:commentReference w:id="180"/>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4B0">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4B1">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4B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316"/>
        </w:sdtPr>
        <w:sdtContent>
          <w:commentRangeStart w:id="181"/>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81"/>
      <w:r w:rsidDel="00000000" w:rsidR="00000000" w:rsidRPr="00000000">
        <w:commentReference w:id="181"/>
      </w:r>
      <w:r w:rsidDel="00000000" w:rsidR="00000000" w:rsidRPr="00000000">
        <w:rPr>
          <w:rFonts w:ascii="Arial" w:cs="Arial" w:eastAsia="Arial" w:hAnsi="Arial"/>
          <w:color w:val="000000"/>
          <w:highlight w:val="yellow"/>
          <w:rtl w:val="0"/>
        </w:rPr>
        <w:t xml:space="preserve">.</w:t>
      </w:r>
      <w:sdt>
        <w:sdtPr>
          <w:tag w:val="goog_rdk_317"/>
        </w:sdtPr>
        <w:sdtContent>
          <w:commentRangeStart w:id="182"/>
        </w:sdtContent>
      </w:sdt>
      <w:r w:rsidDel="00000000" w:rsidR="00000000" w:rsidRPr="00000000">
        <w:rPr>
          <w:rFonts w:ascii="Arial" w:cs="Arial" w:eastAsia="Arial" w:hAnsi="Arial"/>
          <w:color w:val="000000"/>
          <w:highlight w:val="yellow"/>
          <w:rtl w:val="0"/>
        </w:rPr>
        <w:t xml:space="preserve"> </w:t>
      </w:r>
      <w:sdt>
        <w:sdtPr>
          <w:tag w:val="goog_rdk_318"/>
        </w:sdtPr>
        <w:sdtContent>
          <w:commentRangeStart w:id="183"/>
        </w:sdtContent>
      </w:sdt>
      <w:sdt>
        <w:sdtPr>
          <w:tag w:val="goog_rdk_319"/>
        </w:sdtPr>
        <w:sdtContent>
          <w:commentRangeStart w:id="184"/>
        </w:sdtContent>
      </w:sdt>
      <w:sdt>
        <w:sdtPr>
          <w:tag w:val="goog_rdk_320"/>
        </w:sdtPr>
        <w:sdtContent>
          <w:commentRangeStart w:id="185"/>
        </w:sdtContent>
      </w:sdt>
      <w:sdt>
        <w:sdtPr>
          <w:tag w:val="goog_rdk_321"/>
        </w:sdtPr>
        <w:sdtContent>
          <w:commentRangeStart w:id="186"/>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83"/>
      <w:r w:rsidDel="00000000" w:rsidR="00000000" w:rsidRPr="00000000">
        <w:commentReference w:id="183"/>
      </w:r>
      <w:commentRangeEnd w:id="184"/>
      <w:r w:rsidDel="00000000" w:rsidR="00000000" w:rsidRPr="00000000">
        <w:commentReference w:id="184"/>
      </w:r>
      <w:commentRangeEnd w:id="185"/>
      <w:r w:rsidDel="00000000" w:rsidR="00000000" w:rsidRPr="00000000">
        <w:commentReference w:id="185"/>
      </w:r>
      <w:commentRangeEnd w:id="186"/>
      <w:r w:rsidDel="00000000" w:rsidR="00000000" w:rsidRPr="00000000">
        <w:commentReference w:id="186"/>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82"/>
      <w:r w:rsidDel="00000000" w:rsidR="00000000" w:rsidRPr="00000000">
        <w:commentReference w:id="182"/>
      </w:r>
      <w:r w:rsidDel="00000000" w:rsidR="00000000" w:rsidRPr="00000000">
        <w:rPr>
          <w:rtl w:val="0"/>
        </w:rPr>
      </w:r>
    </w:p>
    <w:p w:rsidR="00000000" w:rsidDel="00000000" w:rsidP="00000000" w:rsidRDefault="00000000" w:rsidRPr="00000000" w14:paraId="000014B3">
      <w:pPr>
        <w:rPr>
          <w:rFonts w:ascii="Arial" w:cs="Arial" w:eastAsia="Arial" w:hAnsi="Arial"/>
          <w:color w:val="000000"/>
        </w:rPr>
      </w:pPr>
      <w:r w:rsidDel="00000000" w:rsidR="00000000" w:rsidRPr="00000000">
        <w:rPr>
          <w:rtl w:val="0"/>
        </w:rPr>
      </w:r>
    </w:p>
    <w:p w:rsidR="00000000" w:rsidDel="00000000" w:rsidP="00000000" w:rsidRDefault="00000000" w:rsidRPr="00000000" w14:paraId="000014B4">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4B5">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4B6">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9.png"/>
            <a:graphic>
              <a:graphicData uri="http://schemas.openxmlformats.org/drawingml/2006/picture">
                <pic:pic>
                  <pic:nvPicPr>
                    <pic:cNvPr id="0" name="image9.png"/>
                    <pic:cNvPicPr preferRelativeResize="0"/>
                  </pic:nvPicPr>
                  <pic:blipFill>
                    <a:blip r:embed="rId93"/>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4B7">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322"/>
        </w:sdtPr>
        <w:sdtContent>
          <w:commentRangeStart w:id="187"/>
        </w:sdtContent>
      </w:sdt>
      <w:r w:rsidDel="00000000" w:rsidR="00000000" w:rsidRPr="00000000">
        <w:rPr>
          <w:rFonts w:ascii="Arial" w:cs="Arial" w:eastAsia="Arial" w:hAnsi="Arial"/>
          <w:rtl w:val="0"/>
        </w:rPr>
        <w:t xml:space="preserve">Awake ping packet flush</w:t>
      </w:r>
      <w:commentRangeEnd w:id="187"/>
      <w:r w:rsidDel="00000000" w:rsidR="00000000" w:rsidRPr="00000000">
        <w:commentReference w:id="187"/>
      </w:r>
      <w:r w:rsidDel="00000000" w:rsidR="00000000" w:rsidRPr="00000000">
        <w:rPr>
          <w:rtl w:val="0"/>
        </w:rPr>
      </w:r>
    </w:p>
    <w:p w:rsidR="00000000" w:rsidDel="00000000" w:rsidP="00000000" w:rsidRDefault="00000000" w:rsidRPr="00000000" w14:paraId="000014B8">
      <w:pPr>
        <w:pStyle w:val="Heading2"/>
        <w:ind w:left="0" w:firstLine="0"/>
        <w:rPr>
          <w:rFonts w:ascii="Arial" w:cs="Arial" w:eastAsia="Arial" w:hAnsi="Arial"/>
        </w:rPr>
      </w:pPr>
      <w:bookmarkStart w:colFirst="0" w:colLast="0" w:name="_heading=h.ly7c1y" w:id="249"/>
      <w:bookmarkEnd w:id="249"/>
      <w:r w:rsidDel="00000000" w:rsidR="00000000" w:rsidRPr="00000000">
        <w:rPr>
          <w:rFonts w:ascii="Arial" w:cs="Arial" w:eastAsia="Arial" w:hAnsi="Arial"/>
          <w:rtl w:val="0"/>
        </w:rPr>
        <w:t xml:space="preserve">4.26 Retained Packets</w:t>
      </w:r>
    </w:p>
    <w:p w:rsidR="00000000" w:rsidDel="00000000" w:rsidP="00000000" w:rsidRDefault="00000000" w:rsidRPr="00000000" w14:paraId="000014B9">
      <w:pPr>
        <w:rPr>
          <w:rFonts w:ascii="Arial" w:cs="Arial" w:eastAsia="Arial" w:hAnsi="Arial"/>
        </w:rPr>
      </w:pPr>
      <w:r w:rsidDel="00000000" w:rsidR="00000000" w:rsidRPr="00000000">
        <w:rPr>
          <w:rFonts w:ascii="Arial" w:cs="Arial" w:eastAsia="Arial" w:hAnsi="Arial"/>
          <w:rtl w:val="0"/>
        </w:rPr>
        <w:t xml:space="preserve">If the RETAIN flag is set to 1 in a PUBLISH packet sent by a Client to a Server, the Server MUST replace any existing retained packet for this topic and store the Publish Data, so that it can be delivered to future subscribers whose subscriptions match its Topic Name. If the Publish Data contains zero bytes it is processed normally by the Server but any retained packet with the same topic name MUST be removed and any future subscribers for the topic will not receive a retained packet. A retained packet with Publish Data containing zero bytes MUST NOT be stored as a retained packet on the Server.</w:t>
      </w:r>
    </w:p>
    <w:p w:rsidR="00000000" w:rsidDel="00000000" w:rsidP="00000000" w:rsidRDefault="00000000" w:rsidRPr="00000000" w14:paraId="000014BA">
      <w:pPr>
        <w:pStyle w:val="Heading2"/>
        <w:ind w:left="0" w:firstLine="0"/>
        <w:rPr>
          <w:rFonts w:ascii="Arial" w:cs="Arial" w:eastAsia="Arial" w:hAnsi="Arial"/>
        </w:rPr>
      </w:pPr>
      <w:bookmarkStart w:colFirst="0" w:colLast="0" w:name="_heading=h.mo7ahow0t2fa" w:id="250"/>
      <w:bookmarkEnd w:id="250"/>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4BC">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4BD">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4BE">
      <w:pPr>
        <w:pStyle w:val="Heading1"/>
        <w:ind w:left="0" w:firstLine="0"/>
        <w:rPr>
          <w:rFonts w:ascii="Arial" w:cs="Arial" w:eastAsia="Arial" w:hAnsi="Arial"/>
        </w:rPr>
      </w:pPr>
      <w:bookmarkStart w:colFirst="0" w:colLast="0" w:name="_heading=h.2k82xt6" w:id="251"/>
      <w:bookmarkEnd w:id="251"/>
      <w:r w:rsidDel="00000000" w:rsidR="00000000" w:rsidRPr="00000000">
        <w:rPr>
          <w:rFonts w:ascii="Arial" w:cs="Arial" w:eastAsia="Arial" w:hAnsi="Arial"/>
          <w:rtl w:val="0"/>
        </w:rPr>
        <w:t xml:space="preserve">5 Conformance</w:t>
      </w:r>
    </w:p>
    <w:p w:rsidR="00000000" w:rsidDel="00000000" w:rsidP="00000000" w:rsidRDefault="00000000" w:rsidRPr="00000000" w14:paraId="000014BF">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4">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4C0">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5">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1">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6">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C2">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4C3">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52"/>
      <w:bookmarkEnd w:id="252"/>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4C4">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4C5">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4C6">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4C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4C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4C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4C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4C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C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4D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4D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4D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4D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4D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4D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4D9">
      <w:pPr>
        <w:spacing w:after="40" w:before="40" w:lineRule="auto"/>
        <w:rPr>
          <w:rFonts w:ascii="Arial" w:cs="Arial" w:eastAsia="Arial" w:hAnsi="Arial"/>
          <w:highlight w:val="yellow"/>
        </w:rPr>
      </w:pPr>
      <w:hyperlink r:id="rId97">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8">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4DC">
      <w:pPr>
        <w:spacing w:after="40" w:before="40" w:lineRule="auto"/>
        <w:rPr>
          <w:rFonts w:ascii="Arial" w:cs="Arial" w:eastAsia="Arial" w:hAnsi="Arial"/>
          <w:highlight w:val="yellow"/>
        </w:rPr>
      </w:pPr>
      <w:hyperlink r:id="rId99">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D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4D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DF">
      <w:pPr>
        <w:pStyle w:val="Heading2"/>
        <w:spacing w:after="120" w:before="240" w:lineRule="auto"/>
        <w:ind w:left="0" w:firstLine="0"/>
        <w:rPr/>
      </w:pPr>
      <w:bookmarkStart w:colFirst="0" w:colLast="0" w:name="_heading=h.2pjpzxrro3v8" w:id="253"/>
      <w:bookmarkEnd w:id="253"/>
      <w:r w:rsidDel="00000000" w:rsidR="00000000" w:rsidRPr="00000000">
        <w:rPr>
          <w:rtl w:val="0"/>
        </w:rPr>
        <w:t xml:space="preserve">A.1 Normative References</w:t>
      </w:r>
    </w:p>
    <w:p w:rsidR="00000000" w:rsidDel="00000000" w:rsidP="00000000" w:rsidRDefault="00000000" w:rsidRPr="00000000" w14:paraId="000014E0">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4E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4E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0">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E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4E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1">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E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E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E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E9">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4EA">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4EB">
      <w:pPr>
        <w:rPr>
          <w:rFonts w:ascii="Arial" w:cs="Arial" w:eastAsia="Arial" w:hAnsi="Arial"/>
          <w:color w:val="0000ee"/>
        </w:rPr>
      </w:pPr>
      <w:hyperlink r:id="rId102">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4EC">
      <w:pPr>
        <w:rPr>
          <w:rFonts w:ascii="Arial" w:cs="Arial" w:eastAsia="Arial" w:hAnsi="Arial"/>
        </w:rPr>
      </w:pPr>
      <w:r w:rsidDel="00000000" w:rsidR="00000000" w:rsidRPr="00000000">
        <w:rPr>
          <w:rtl w:val="0"/>
        </w:rPr>
      </w:r>
    </w:p>
    <w:bookmarkStart w:colFirst="0" w:colLast="0" w:name="bookmark=kix.32y02sm2iqny" w:id="254"/>
    <w:bookmarkEnd w:id="254"/>
    <w:p w:rsidR="00000000" w:rsidDel="00000000" w:rsidP="00000000" w:rsidRDefault="00000000" w:rsidRPr="00000000" w14:paraId="000014ED">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4EE">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4EF">
      <w:pPr>
        <w:rPr>
          <w:rFonts w:ascii="Arial" w:cs="Arial" w:eastAsia="Arial" w:hAnsi="Arial"/>
        </w:rPr>
      </w:pPr>
      <w:hyperlink r:id="rId103">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4F0">
      <w:pPr>
        <w:rPr>
          <w:rFonts w:ascii="Arial" w:cs="Arial" w:eastAsia="Arial" w:hAnsi="Arial"/>
        </w:rPr>
      </w:pPr>
      <w:r w:rsidDel="00000000" w:rsidR="00000000" w:rsidRPr="00000000">
        <w:rPr>
          <w:rtl w:val="0"/>
        </w:rPr>
      </w:r>
    </w:p>
    <w:bookmarkStart w:colFirst="0" w:colLast="0" w:name="bookmark=kix.51xi25h5vzte" w:id="255"/>
    <w:bookmarkEnd w:id="255"/>
    <w:p w:rsidR="00000000" w:rsidDel="00000000" w:rsidP="00000000" w:rsidRDefault="00000000" w:rsidRPr="00000000" w14:paraId="000014F1">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4F2">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4F3">
      <w:pPr>
        <w:rPr>
          <w:rFonts w:ascii="Arial" w:cs="Arial" w:eastAsia="Arial" w:hAnsi="Arial"/>
        </w:rPr>
      </w:pPr>
      <w:hyperlink r:id="rId104">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4F4">
      <w:pPr>
        <w:rPr>
          <w:rFonts w:ascii="Arial" w:cs="Arial" w:eastAsia="Arial" w:hAnsi="Arial"/>
        </w:rPr>
      </w:pPr>
      <w:r w:rsidDel="00000000" w:rsidR="00000000" w:rsidRPr="00000000">
        <w:rPr>
          <w:rtl w:val="0"/>
        </w:rPr>
      </w:r>
    </w:p>
    <w:bookmarkStart w:colFirst="0" w:colLast="0" w:name="bookmark=kix.sm86r7ecajs3" w:id="256"/>
    <w:bookmarkEnd w:id="256"/>
    <w:p w:rsidR="00000000" w:rsidDel="00000000" w:rsidP="00000000" w:rsidRDefault="00000000" w:rsidRPr="00000000" w14:paraId="000014F5">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4F6">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4F7">
      <w:pPr>
        <w:rPr>
          <w:rFonts w:ascii="Arial" w:cs="Arial" w:eastAsia="Arial" w:hAnsi="Arial"/>
          <w:highlight w:val="yellow"/>
        </w:rPr>
      </w:pPr>
      <w:hyperlink r:id="rId105">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8">
      <w:pPr>
        <w:pStyle w:val="Heading2"/>
        <w:spacing w:after="120" w:before="240" w:lineRule="auto"/>
        <w:ind w:left="0" w:firstLine="0"/>
        <w:rPr/>
      </w:pPr>
      <w:bookmarkStart w:colFirst="0" w:colLast="0" w:name="_heading=h.wmz8ensz9jqs" w:id="257"/>
      <w:bookmarkEnd w:id="257"/>
      <w:r w:rsidDel="00000000" w:rsidR="00000000" w:rsidRPr="00000000">
        <w:rPr>
          <w:rtl w:val="0"/>
        </w:rPr>
        <w:t xml:space="preserve">A.2 Informative References</w:t>
      </w:r>
    </w:p>
    <w:p w:rsidR="00000000" w:rsidDel="00000000" w:rsidP="00000000" w:rsidRDefault="00000000" w:rsidRPr="00000000" w14:paraId="000014F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4F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4F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4F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6">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4F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4F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4FF">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00">
      <w:pPr>
        <w:pStyle w:val="Heading1"/>
        <w:ind w:left="0" w:firstLine="0"/>
        <w:rPr/>
      </w:pPr>
      <w:bookmarkStart w:colFirst="0" w:colLast="0" w:name="_heading=h.twhu880t27o" w:id="258"/>
      <w:bookmarkEnd w:id="258"/>
      <w:sdt>
        <w:sdtPr>
          <w:tag w:val="goog_rdk_323"/>
        </w:sdtPr>
        <w:sdtContent>
          <w:commentRangeStart w:id="188"/>
        </w:sdtContent>
      </w:sdt>
      <w:r w:rsidDel="00000000" w:rsidR="00000000" w:rsidRPr="00000000">
        <w:rPr>
          <w:rtl w:val="0"/>
        </w:rPr>
        <w:t xml:space="preserve">Appendix B. Backwards Compatibility</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pStyle w:val="Heading3"/>
        <w:keepLines w:val="1"/>
        <w:spacing w:after="77" w:before="0" w:line="259" w:lineRule="auto"/>
        <w:ind w:left="0" w:firstLine="0"/>
        <w:rPr/>
      </w:pPr>
      <w:bookmarkStart w:colFirst="0" w:colLast="0" w:name="_heading=h.1qoc8b1" w:id="259"/>
      <w:bookmarkEnd w:id="259"/>
      <w:r w:rsidDel="00000000" w:rsidR="00000000" w:rsidRPr="00000000">
        <w:rPr>
          <w:rtl w:val="0"/>
        </w:rPr>
        <w:t xml:space="preserve">B.1 PUBLISH QoS -1 (Packet from MQTT-SN 1.2)</w:t>
      </w:r>
    </w:p>
    <w:p w:rsidR="00000000" w:rsidDel="00000000" w:rsidP="00000000" w:rsidRDefault="00000000" w:rsidRPr="00000000" w14:paraId="00001503">
      <w:pPr>
        <w:rPr>
          <w:rFonts w:ascii="Arial" w:cs="Arial" w:eastAsia="Arial" w:hAnsi="Arial"/>
        </w:rPr>
      </w:pPr>
      <w:r w:rsidDel="00000000" w:rsidR="00000000" w:rsidRPr="00000000">
        <w:rPr>
          <w:rtl w:val="0"/>
        </w:rPr>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0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0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0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0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0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0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0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0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1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1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1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2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2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2F">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3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3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4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4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4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4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4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48">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4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4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4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5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5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5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5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5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5C">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6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6A">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7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7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8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86">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93">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59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5A1">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5A2">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5A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5A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5A5">
      <w:pPr>
        <w:pStyle w:val="Heading4"/>
        <w:ind w:left="0" w:right="4" w:firstLine="0"/>
        <w:rPr>
          <w:rFonts w:ascii="Arial" w:cs="Arial" w:eastAsia="Arial" w:hAnsi="Arial"/>
        </w:rPr>
      </w:pPr>
      <w:bookmarkStart w:colFirst="0" w:colLast="0" w:name="_heading=h.4anzqyu" w:id="260"/>
      <w:bookmarkEnd w:id="260"/>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5A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88"/>
      <w:r w:rsidDel="00000000" w:rsidR="00000000" w:rsidRPr="00000000">
        <w:commentReference w:id="188"/>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324"/>
        </w:sdtPr>
        <w:sdtContent>
          <w:commentRangeStart w:id="189"/>
        </w:sdtContent>
      </w:sdt>
      <w:r w:rsidDel="00000000" w:rsidR="00000000" w:rsidRPr="00000000">
        <w:rPr>
          <w:rtl w:val="0"/>
        </w:rPr>
      </w:r>
    </w:p>
    <w:p w:rsidR="00000000" w:rsidDel="00000000" w:rsidP="00000000" w:rsidRDefault="00000000" w:rsidRPr="00000000" w14:paraId="000015A7">
      <w:pPr>
        <w:pStyle w:val="Heading4"/>
        <w:ind w:left="0" w:right="4" w:firstLine="0"/>
        <w:rPr>
          <w:rFonts w:ascii="Arial" w:cs="Arial" w:eastAsia="Arial" w:hAnsi="Arial"/>
        </w:rPr>
      </w:pPr>
      <w:bookmarkStart w:colFirst="0" w:colLast="0" w:name="_heading=h.14ykbeg" w:id="261"/>
      <w:bookmarkEnd w:id="261"/>
      <w:r w:rsidDel="00000000" w:rsidR="00000000" w:rsidRPr="00000000">
        <w:rPr>
          <w:rFonts w:ascii="Arial" w:cs="Arial" w:eastAsia="Arial" w:hAnsi="Arial"/>
          <w:rtl w:val="0"/>
        </w:rPr>
        <w:t xml:space="preserve">B.1.2 PUBLISH Flags</w:t>
      </w:r>
    </w:p>
    <w:p w:rsidR="00000000" w:rsidDel="00000000" w:rsidP="00000000" w:rsidRDefault="00000000" w:rsidRPr="00000000" w14:paraId="000015A8">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5A9">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5AA">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5AB">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5A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5AD">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5AE">
      <w:pPr>
        <w:pStyle w:val="Heading4"/>
        <w:ind w:left="0" w:right="4" w:firstLine="0"/>
        <w:rPr>
          <w:rFonts w:ascii="Arial" w:cs="Arial" w:eastAsia="Arial" w:hAnsi="Arial"/>
        </w:rPr>
      </w:pPr>
      <w:bookmarkStart w:colFirst="0" w:colLast="0" w:name="_heading=h.3oy7u29" w:id="262"/>
      <w:bookmarkEnd w:id="262"/>
      <w:r w:rsidDel="00000000" w:rsidR="00000000" w:rsidRPr="00000000">
        <w:rPr>
          <w:rFonts w:ascii="Arial" w:cs="Arial" w:eastAsia="Arial" w:hAnsi="Arial"/>
          <w:rtl w:val="0"/>
        </w:rPr>
        <w:t xml:space="preserve">B.1.3 Topic Id</w:t>
      </w:r>
    </w:p>
    <w:p w:rsidR="00000000" w:rsidDel="00000000" w:rsidP="00000000" w:rsidRDefault="00000000" w:rsidRPr="00000000" w14:paraId="000015AF">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5B0">
      <w:pPr>
        <w:pStyle w:val="Heading4"/>
        <w:ind w:left="0" w:right="4" w:firstLine="0"/>
        <w:rPr>
          <w:rFonts w:ascii="Arial" w:cs="Arial" w:eastAsia="Arial" w:hAnsi="Arial"/>
        </w:rPr>
      </w:pPr>
      <w:bookmarkStart w:colFirst="0" w:colLast="0" w:name="_heading=h.243i4a2" w:id="263"/>
      <w:bookmarkEnd w:id="263"/>
      <w:r w:rsidDel="00000000" w:rsidR="00000000" w:rsidRPr="00000000">
        <w:rPr>
          <w:rFonts w:ascii="Arial" w:cs="Arial" w:eastAsia="Arial" w:hAnsi="Arial"/>
          <w:rtl w:val="0"/>
        </w:rPr>
        <w:t xml:space="preserve">B.1.4 Data</w:t>
      </w:r>
    </w:p>
    <w:p w:rsidR="00000000" w:rsidDel="00000000" w:rsidP="00000000" w:rsidRDefault="00000000" w:rsidRPr="00000000" w14:paraId="000015B1">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89"/>
      <w:r w:rsidDel="00000000" w:rsidR="00000000" w:rsidRPr="00000000">
        <w:commentReference w:id="189"/>
      </w:r>
      <w:r w:rsidDel="00000000" w:rsidR="00000000" w:rsidRPr="00000000">
        <w:rPr>
          <w:rtl w:val="0"/>
        </w:rPr>
      </w:r>
    </w:p>
    <w:p w:rsidR="00000000" w:rsidDel="00000000" w:rsidP="00000000" w:rsidRDefault="00000000" w:rsidRPr="00000000" w14:paraId="000015B2">
      <w:pPr>
        <w:pStyle w:val="Heading1"/>
        <w:spacing w:after="360" w:before="360" w:lineRule="auto"/>
        <w:ind w:left="0" w:firstLine="0"/>
        <w:rPr/>
      </w:pPr>
      <w:bookmarkStart w:colFirst="0" w:colLast="0" w:name="_heading=h.55r6c0xsdoov" w:id="264"/>
      <w:bookmarkEnd w:id="264"/>
      <w:r w:rsidDel="00000000" w:rsidR="00000000" w:rsidRPr="00000000">
        <w:rPr>
          <w:rtl w:val="0"/>
        </w:rPr>
        <w:t xml:space="preserve">Appendix C. Security and Privacy Considerations</w:t>
      </w:r>
    </w:p>
    <w:p w:rsidR="00000000" w:rsidDel="00000000" w:rsidP="00000000" w:rsidRDefault="00000000" w:rsidRPr="00000000" w14:paraId="000015B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5B4">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5B5">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5B6">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5B7">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5B8">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5B9">
      <w:pPr>
        <w:rPr>
          <w:rFonts w:ascii="Arial" w:cs="Arial" w:eastAsia="Arial" w:hAnsi="Arial"/>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5BB">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5BC">
      <w:pPr>
        <w:keepNext w:val="1"/>
        <w:spacing w:after="120" w:before="240" w:lineRule="auto"/>
        <w:ind w:left="864" w:hanging="15"/>
        <w:rPr>
          <w:rFonts w:ascii="Arial" w:cs="Arial" w:eastAsia="Arial" w:hAnsi="Arial"/>
          <w:b w:val="1"/>
          <w:color w:val="446caa"/>
        </w:rPr>
      </w:pPr>
      <w:bookmarkStart w:colFirst="0" w:colLast="0" w:name="_heading=h.452snld" w:id="265"/>
      <w:bookmarkEnd w:id="265"/>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5BE">
      <w:pPr>
        <w:rPr>
          <w:rFonts w:ascii="Arial" w:cs="Arial" w:eastAsia="Arial" w:hAnsi="Arial"/>
        </w:rPr>
      </w:pPr>
      <w:r w:rsidDel="00000000" w:rsidR="00000000" w:rsidRPr="00000000">
        <w:rPr>
          <w:rtl w:val="0"/>
        </w:rPr>
      </w:r>
    </w:p>
    <w:p w:rsidR="00000000" w:rsidDel="00000000" w:rsidP="00000000" w:rsidRDefault="00000000" w:rsidRPr="00000000" w14:paraId="000015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5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5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5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5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5C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5C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C6">
      <w:pPr>
        <w:pStyle w:val="Heading1"/>
        <w:spacing w:after="360" w:before="360" w:lineRule="auto"/>
        <w:ind w:left="0" w:firstLine="0"/>
        <w:rPr/>
      </w:pPr>
      <w:bookmarkStart w:colFirst="0" w:colLast="0" w:name="_heading=h.bc8w7ov5oli4" w:id="266"/>
      <w:bookmarkEnd w:id="266"/>
      <w:r w:rsidDel="00000000" w:rsidR="00000000" w:rsidRPr="00000000">
        <w:rPr>
          <w:rtl w:val="0"/>
        </w:rPr>
        <w:t xml:space="preserve">Appendix D. Acknowledgments</w:t>
      </w:r>
    </w:p>
    <w:p w:rsidR="00000000" w:rsidDel="00000000" w:rsidP="00000000" w:rsidRDefault="00000000" w:rsidRPr="00000000" w14:paraId="000015C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5C8">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5C9">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5C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CB">
      <w:pPr>
        <w:pStyle w:val="Heading2"/>
        <w:spacing w:after="120" w:before="240" w:lineRule="auto"/>
        <w:ind w:left="0" w:firstLine="0"/>
        <w:rPr/>
      </w:pPr>
      <w:bookmarkStart w:colFirst="0" w:colLast="0" w:name="_heading=h.glow6i83isd5" w:id="267"/>
      <w:bookmarkEnd w:id="267"/>
      <w:r w:rsidDel="00000000" w:rsidR="00000000" w:rsidRPr="00000000">
        <w:rPr>
          <w:rtl w:val="0"/>
        </w:rPr>
        <w:t xml:space="preserve">D.1 Special Thanks</w:t>
      </w:r>
    </w:p>
    <w:p w:rsidR="00000000" w:rsidDel="00000000" w:rsidP="00000000" w:rsidRDefault="00000000" w:rsidRPr="00000000" w14:paraId="000015CC">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5C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C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1">
      <w:pPr>
        <w:pStyle w:val="Heading2"/>
        <w:spacing w:after="120" w:before="240" w:lineRule="auto"/>
        <w:ind w:left="0" w:firstLine="0"/>
        <w:rPr/>
      </w:pPr>
      <w:bookmarkStart w:colFirst="0" w:colLast="0" w:name="_heading=h.tdeowwajj1wf" w:id="268"/>
      <w:bookmarkEnd w:id="268"/>
      <w:r w:rsidDel="00000000" w:rsidR="00000000" w:rsidRPr="00000000">
        <w:rPr>
          <w:rtl w:val="0"/>
        </w:rPr>
        <w:t xml:space="preserve">D.2 Participants</w:t>
      </w:r>
    </w:p>
    <w:p w:rsidR="00000000" w:rsidDel="00000000" w:rsidP="00000000" w:rsidRDefault="00000000" w:rsidRPr="00000000" w14:paraId="000015D2">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5D3">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5D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5D5">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5D7">
      <w:pPr>
        <w:pStyle w:val="Heading1"/>
        <w:spacing w:after="360" w:before="360" w:lineRule="auto"/>
        <w:ind w:left="0" w:firstLine="0"/>
        <w:rPr>
          <w:rFonts w:ascii="Arial" w:cs="Arial" w:eastAsia="Arial" w:hAnsi="Arial"/>
          <w:highlight w:val="yellow"/>
        </w:rPr>
      </w:pPr>
      <w:bookmarkStart w:colFirst="0" w:colLast="0" w:name="_heading=h.ewpzaw2f211a" w:id="269"/>
      <w:bookmarkEnd w:id="269"/>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5D8">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5D9">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5DA">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5"/>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E">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DF">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0">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2">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3">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4">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5E6">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7">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5E8">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9">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A">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C">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D">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E">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E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0">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1">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2">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4">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5">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6">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8">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9">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A">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C">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D">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5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0">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1">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4">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5">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8">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9">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C">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D">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E">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0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0">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4">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8">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9">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A">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C">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D">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E">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1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0">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1">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2">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3">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8">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9">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A">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C">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D">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2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0">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31">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32">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33">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34">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35">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3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37">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3B">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3D">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3F">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40">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41">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5">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46">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47">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4B">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50">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51">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55">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6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6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6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7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7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76">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70"/>
      <w:bookmarkEnd w:id="270"/>
      <w:r w:rsidDel="00000000" w:rsidR="00000000" w:rsidRPr="00000000">
        <w:rPr>
          <w:rtl w:val="0"/>
        </w:rPr>
      </w:r>
    </w:p>
    <w:p w:rsidR="00000000" w:rsidDel="00000000" w:rsidP="00000000" w:rsidRDefault="00000000" w:rsidRPr="00000000" w14:paraId="00001677">
      <w:pPr>
        <w:pStyle w:val="Heading1"/>
        <w:keepNext w:val="1"/>
        <w:pBdr>
          <w:top w:color="808080" w:space="6" w:sz="4" w:val="single"/>
        </w:pBdr>
        <w:spacing w:after="120" w:before="480" w:lineRule="auto"/>
        <w:ind w:left="0" w:firstLine="0"/>
        <w:rPr>
          <w:vertAlign w:val="baseline"/>
        </w:rPr>
      </w:pPr>
      <w:bookmarkStart w:colFirst="0" w:colLast="0" w:name="_heading=h.3jd0qos" w:id="271"/>
      <w:bookmarkEnd w:id="271"/>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78">
      <w:pPr>
        <w:pStyle w:val="Heading2"/>
        <w:ind w:left="0" w:firstLine="0"/>
        <w:rPr>
          <w:vertAlign w:val="baseline"/>
        </w:rPr>
      </w:pPr>
      <w:bookmarkStart w:colFirst="0" w:colLast="0" w:name="_heading=h.1yib0wl" w:id="272"/>
      <w:bookmarkEnd w:id="272"/>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79">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7A">
      <w:pPr>
        <w:pStyle w:val="Heading2"/>
        <w:ind w:left="0" w:firstLine="0"/>
        <w:rPr>
          <w:vertAlign w:val="baseline"/>
        </w:rPr>
      </w:pPr>
      <w:bookmarkStart w:colFirst="0" w:colLast="0" w:name="_heading=h.4ihyjke" w:id="273"/>
      <w:bookmarkEnd w:id="273"/>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7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p w:rsidR="00000000" w:rsidDel="00000000" w:rsidP="00000000" w:rsidRDefault="00000000" w:rsidRPr="00000000" w14:paraId="0000167C">
      <w:pPr>
        <w:spacing w:after="9" w:lineRule="auto"/>
        <w:ind w:left="-5" w:right="4" w:firstLine="0"/>
        <w:rPr>
          <w:rFonts w:ascii="Arial" w:cs="Arial" w:eastAsia="Arial" w:hAnsi="Arial"/>
        </w:rPr>
      </w:pPr>
      <w:r w:rsidDel="00000000" w:rsidR="00000000" w:rsidRPr="00000000">
        <w:rPr>
          <w:rtl w:val="0"/>
        </w:rPr>
      </w:r>
    </w:p>
    <w:tbl>
      <w:tblPr>
        <w:tblStyle w:val="Table46"/>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7D">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7E">
            <w:pPr>
              <w:spacing w:after="0" w:line="259" w:lineRule="auto"/>
              <w:ind w:right="4"/>
              <w:jc w:val="center"/>
              <w:rPr>
                <w:rFonts w:ascii="Arial" w:cs="Arial" w:eastAsia="Arial" w:hAnsi="Arial"/>
                <w:b w:val="1"/>
              </w:rPr>
            </w:pPr>
            <w:sdt>
              <w:sdtPr>
                <w:tag w:val="goog_rdk_325"/>
              </w:sdtPr>
              <w:sdtContent>
                <w:commentRangeStart w:id="190"/>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7F">
            <w:pPr>
              <w:spacing w:after="0" w:line="259" w:lineRule="auto"/>
              <w:ind w:right="4"/>
              <w:rPr>
                <w:rFonts w:ascii="Arial" w:cs="Arial" w:eastAsia="Arial" w:hAnsi="Arial"/>
                <w:sz w:val="20"/>
                <w:szCs w:val="20"/>
                <w:vertAlign w:val="subscript"/>
              </w:rPr>
            </w:pPr>
            <w:commentRangeEnd w:id="190"/>
            <w:r w:rsidDel="00000000" w:rsidR="00000000" w:rsidRPr="00000000">
              <w:commentReference w:id="190"/>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2">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7">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8">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9">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sdt>
              <w:sdtPr>
                <w:tag w:val="goog_rdk_326"/>
              </w:sdtPr>
              <w:sdtContent>
                <w:commentRangeStart w:id="191"/>
              </w:sdtContent>
            </w:sdt>
            <w:r w:rsidDel="00000000" w:rsidR="00000000" w:rsidRPr="00000000">
              <w:rPr>
                <w:rFonts w:ascii="Arial" w:cs="Arial" w:eastAsia="Arial" w:hAnsi="Arial"/>
                <w:sz w:val="20"/>
                <w:szCs w:val="20"/>
                <w:rtl w:val="0"/>
              </w:rPr>
              <w:t xml:space="preserve">E4</w:t>
            </w:r>
            <w:commentRangeEnd w:id="191"/>
            <w:r w:rsidDel="00000000" w:rsidR="00000000" w:rsidRPr="00000000">
              <w:commentReference w:id="191"/>
            </w:r>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sdt>
              <w:sdtPr>
                <w:tag w:val="goog_rdk_327"/>
              </w:sdtPr>
              <w:sdtContent>
                <w:del w:author="davide.lenzarini@u-blox.com" w:id="42" w:date="2024-03-20T09:05:30Z">
                  <w:r w:rsidDel="00000000" w:rsidR="00000000" w:rsidRPr="00000000">
                    <w:rPr>
                      <w:rFonts w:ascii="Arial" w:cs="Arial" w:eastAsia="Arial" w:hAnsi="Arial"/>
                      <w:sz w:val="20"/>
                      <w:szCs w:val="20"/>
                      <w:rtl w:val="0"/>
                    </w:rPr>
                    <w:delText xml:space="preserve"> seconds</w:delText>
                  </w:r>
                </w:del>
              </w:sdtContent>
            </w:sdt>
            <w:r w:rsidDel="00000000" w:rsidR="00000000" w:rsidRPr="00000000">
              <w:rPr>
                <w:rtl w:val="0"/>
              </w:rPr>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D">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8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8F">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90">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691">
      <w:pPr>
        <w:pStyle w:val="Heading2"/>
        <w:ind w:left="0" w:firstLine="0"/>
        <w:rPr>
          <w:vertAlign w:val="baseline"/>
        </w:rPr>
      </w:pPr>
      <w:bookmarkStart w:colFirst="0" w:colLast="0" w:name="_heading=h.2xn8ts7" w:id="274"/>
      <w:bookmarkEnd w:id="274"/>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692">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693">
      <w:pPr>
        <w:pStyle w:val="Heading2"/>
        <w:ind w:left="0" w:firstLine="0"/>
        <w:rPr>
          <w:vertAlign w:val="baseline"/>
        </w:rPr>
      </w:pPr>
      <w:bookmarkStart w:colFirst="0" w:colLast="0" w:name="_heading=h.1csj400" w:id="275"/>
      <w:bookmarkEnd w:id="275"/>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694">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695">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696">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697">
      <w:pPr>
        <w:numPr>
          <w:ilvl w:val="0"/>
          <w:numId w:val="53"/>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698">
      <w:pPr>
        <w:numPr>
          <w:ilvl w:val="0"/>
          <w:numId w:val="5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699">
      <w:pPr>
        <w:numPr>
          <w:ilvl w:val="0"/>
          <w:numId w:val="5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69A">
      <w:pPr>
        <w:numPr>
          <w:ilvl w:val="0"/>
          <w:numId w:val="5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69B">
      <w:pPr>
        <w:numPr>
          <w:ilvl w:val="0"/>
          <w:numId w:val="53"/>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69C">
      <w:pPr>
        <w:numPr>
          <w:ilvl w:val="0"/>
          <w:numId w:val="53"/>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69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69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69F">
      <w:pPr>
        <w:pStyle w:val="Heading1"/>
        <w:spacing w:after="360" w:before="360" w:lineRule="auto"/>
        <w:ind w:left="0" w:firstLine="0"/>
        <w:rPr/>
      </w:pPr>
      <w:bookmarkStart w:colFirst="0" w:colLast="0" w:name="_heading=h.sg1xgdru14ui" w:id="276"/>
      <w:bookmarkEnd w:id="276"/>
      <w:r w:rsidDel="00000000" w:rsidR="00000000" w:rsidRPr="00000000">
        <w:rPr>
          <w:rtl w:val="0"/>
        </w:rPr>
        <w:t xml:space="preserve">Appendix G. Notices</w:t>
      </w:r>
    </w:p>
    <w:p w:rsidR="00000000" w:rsidDel="00000000" w:rsidP="00000000" w:rsidRDefault="00000000" w:rsidRPr="00000000" w14:paraId="000016A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6A1">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6A2">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7">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8">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6A3">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6A4">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6A5">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6A6">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6A7">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6A8">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6A9">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6AA">
      <w:pPr>
        <w:rPr>
          <w:rFonts w:ascii="Arial" w:cs="Arial" w:eastAsia="Arial" w:hAnsi="Arial"/>
        </w:rPr>
      </w:pPr>
      <w:r w:rsidDel="00000000" w:rsidR="00000000" w:rsidRPr="00000000">
        <w:rPr>
          <w:rFonts w:ascii="Arial" w:cs="Arial" w:eastAsia="Arial" w:hAnsi="Arial"/>
          <w:rtl w:val="0"/>
        </w:rPr>
        <w:t xml:space="preserve">The name "OASIS" is a trademark of </w:t>
      </w:r>
      <w:hyperlink r:id="rId109">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0">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p>
    <w:p w:rsidR="00000000" w:rsidDel="00000000" w:rsidP="00000000" w:rsidRDefault="00000000" w:rsidRPr="00000000" w14:paraId="000016AB">
      <w:pPr>
        <w:rPr>
          <w:rFonts w:ascii="Arial" w:cs="Arial" w:eastAsia="Arial" w:hAnsi="Arial"/>
          <w:b w:val="0"/>
        </w:rPr>
      </w:pP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88" w:date="2024-03-03T08:53:53Z">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89" w:date="2024-03-03T08:53:53Z">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25" w:date="2024-02-02T15:03:53Z">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6" w:date="2024-02-22T15:03:28Z">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61" w:date="2023-10-26T13:21:10Z">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117" w:date="2024-03-19T16:49:34Z">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Simon Johnson" w:id="101" w:date="2023-10-20T09:26:02Z">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02" w:date="2024-01-04T16:48:28Z">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onymous" w:id="13" w:date="2024-03-19T16:00:51Z">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character data?</w:t>
      </w:r>
    </w:p>
  </w:comment>
  <w:comment w:author="Ian Craggs" w:id="14" w:date="2024-05-30T11:33:12Z">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text as in MQTT 5.0. As we are in the UTF-8 section I believe it's clear.</w:t>
      </w:r>
    </w:p>
  </w:comment>
  <w:comment w:author="Andrew Banks" w:id="39" w:date="2023-10-20T12:41:18Z">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0" w:date="2023-11-02T14:12:55Z">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1" w:date="2023-11-02T14:52:40Z">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2" w:date="2023-11-02T14:53:30Z">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3" w:date="2023-11-02T15:58:55Z">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onymous" w:id="11" w:date="2024-03-19T16:00:32Z">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 character data in an MQTT-SN...</w:t>
      </w:r>
    </w:p>
  </w:comment>
  <w:comment w:author="Ian Craggs" w:id="12" w:date="2024-05-30T11:28:33Z">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formulation as in MQTT 5.0. I believe the U+ prefix means it must be in Unicode data.</w:t>
      </w:r>
    </w:p>
  </w:comment>
  <w:comment w:author="Anonymous" w:id="9" w:date="2024-03-19T15:59:27Z">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that character data in the MQTT-SN Control Packet must not contain these control characters? The rest of the message mght randomly contain those bytes adjacent.</w:t>
      </w:r>
    </w:p>
  </w:comment>
  <w:comment w:author="Ian Craggs" w:id="10" w:date="2024-05-30T11:32:10Z">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taken from MQTT 5.0. I believe it's clear that it's referring to UTF-8 encoded data.</w:t>
      </w:r>
    </w:p>
  </w:comment>
  <w:comment w:author="Andrew Banks" w:id="95" w:date="2024-03-19T16:09:39Z">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123" w:date="2024-03-18T15:44:35Z">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davide.lenzarini@u-blox.com" w:id="132" w:date="2024-03-19T17:42:59Z">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Richard Coppen" w:id="30" w:date="2024-03-19T12:22:45Z">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Simon Johnson" w:id="47" w:date="2024-02-02T11:58:48Z">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48" w:date="2024-02-02T14:42:03Z">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49" w:date="2024-02-02T14:44:34Z">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50" w:date="2024-02-02T11:58:48Z">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51" w:date="2024-02-02T14:42:03Z">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2" w:date="2024-02-02T14:44:34Z">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53" w:date="2024-02-02T11:58:48Z">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54" w:date="2024-02-02T14:42:03Z">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5" w:date="2024-02-02T14:44:34Z">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56" w:date="2024-02-02T11:58:48Z">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57" w:date="2024-02-02T14:42:03Z">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58" w:date="2024-02-02T14:44:34Z">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61" w:date="2024-02-02T11:58:48Z">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2" w:date="2024-02-02T14:42:03Z">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3" w:date="2024-02-02T14:44:34Z">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64" w:date="2024-02-02T11:58:48Z">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5" w:date="2024-02-02T14:42:03Z">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6" w:date="2024-02-02T14:44:34Z">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67" w:date="2024-02-02T11:58:48Z">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68" w:date="2024-02-02T14:42:03Z">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69" w:date="2024-02-02T14:44:34Z">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Simon Johnson" w:id="70" w:date="2024-02-02T11:58:48Z">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 here to the auth section</w:t>
      </w:r>
    </w:p>
  </w:comment>
  <w:comment w:author="davide.lenzarini@u-blox.com" w:id="71" w:date="2024-02-02T14:42:03Z">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just copy and adapt the MQTT 5 section 4.12, right?</w:t>
      </w:r>
    </w:p>
  </w:comment>
  <w:comment w:author="Simon Johnson" w:id="72" w:date="2024-02-02T14:44:34Z">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believe so, but wanted Ian to confirm this as AUTH was Ian's packet.</w:t>
      </w:r>
    </w:p>
  </w:comment>
  <w:comment w:author="davide.lenzarini@u-blox.com" w:id="131" w:date="2024-03-19T17:42:30Z">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Andrew Banks" w:id="94" w:date="2024-03-19T16:08:19Z">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130" w:date="2024-03-19T17:42:09Z">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Andrew Banks" w:id="96" w:date="2024-03-19T16:07:44Z">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121" w:date="2024-03-19T16:07:38Z">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24" w:date="2024-03-19T12:05:40Z">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23" w:date="2024-03-19T12:04:36Z">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20" w:date="2023-12-08T16:41:32Z">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21" w:date="2024-06-04T12:40:11Z">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54" w:date="2024-03-19T17:55:57Z">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55" w:date="2024-03-20T14:04:25Z">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56" w:date="2024-03-20T14:22:55Z">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Simon Johnson" w:id="8" w:date="2024-03-19T11:21:31Z">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we suggest that it MAPS? to a topic name? and should we call our the distinction in the session or predefined alias types?</w:t>
      </w:r>
    </w:p>
  </w:comment>
  <w:comment w:author="davide.lenzarini@u-blox.com" w:id="80" w:date="2024-03-20T08:38:34Z">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105" w:date="2024-03-18T12:26:05Z">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Ian Craggs" w:id="19" w:date="2024-06-04T12:39:06Z">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know who raised this, but I think we agreed this formulation in an SC meeting previously. Will raise it at another.</w:t>
      </w:r>
    </w:p>
  </w:comment>
  <w:comment w:author="Andrew Banks" w:id="97" w:date="2024-03-19T16:20:12Z">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98" w:date="2024-05-02T12:17:44Z">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81" w:date="2024-03-14T09:44:26Z">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Anonymous" w:id="18" w:date="2024-03-19T16:18:40Z">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w:t>
      </w:r>
    </w:p>
  </w:comment>
  <w:comment w:author="davide.lenzarini@u-blox.com" w:id="3" w:date="2023-12-08T14:13:08Z">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99" w:date="2024-03-19T16:39:58Z">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00" w:date="2024-05-02T12:18:26Z">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Stefan Hagen" w:id="31" w:date="2024-02-01T16:59:35Z">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32" w:date="2024-02-22T13:05:28Z">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Simon Johnson" w:id="76" w:date="2024-02-02T15:00:25Z">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world obtain is not correct here. Perhaps signal works better?</w:t>
      </w:r>
    </w:p>
  </w:comment>
  <w:comment w:author="davide.lenzarini@u-blox.com" w:id="44" w:date="2023-12-14T18:23:02Z">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now a broken reference</w:t>
      </w:r>
    </w:p>
  </w:comment>
  <w:comment w:author="Ian Craggs" w:id="6" w:date="2024-03-19T10:30:16Z">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7" w:date="2024-03-19T10:28:33Z">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67" w:date="2024-03-20T08:54:09Z">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87" w:date="2023-10-12T19:28:02Z">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75" w:date="2024-03-20T09:03:26Z">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4" w:date="2023-12-08T14:25:46Z">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davide.lenzarini@u-blox.com" w:id="191" w:date="2024-03-20T08:51:57Z">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66" w:date="2024-03-20T08:49:42Z">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davide.lenzarini@u-blox.com" w:id="172" w:date="2024-03-20T08:57:48Z">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changed</w:t>
      </w:r>
    </w:p>
  </w:comment>
  <w:comment w:author="davide.lenzarini@u-blox.com" w:id="168" w:date="2024-03-20T08:53:08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terminology section</w:t>
      </w:r>
    </w:p>
  </w:comment>
  <w:comment w:author="Andrew Banks" w:id="86" w:date="2024-03-19T15:53:06Z">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73" w:date="2024-03-20T09:00:07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46" w:date="2023-10-12T19:20:15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47" w:date="2024-01-05T15:08:54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07" w:date="2024-03-19T15:21:48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08" w:date="2024-03-19T15:23:50Z">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18" w:date="2024-02-22T16:20:02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16" w:date="2024-02-22T16:19:54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77" w:date="2024-03-20T09:04:5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76" w:date="2024-03-20T09:04:24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133" w:date="2024-02-15T17:21:45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134" w:date="2024-03-18T16:06:47Z">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5" w:date="2024-03-20T10:27:41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70" w:date="2024-03-20T08:56:30Z">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modified</w:t>
      </w:r>
    </w:p>
  </w:comment>
  <w:comment w:author="davide.lenzarini@u-blox.com" w:id="160" w:date="2024-03-20T08:35:53Z">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22" w:date="2024-05-30T14:20:06Z">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114" w:date="2024-03-20T10:34:54Z">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69" w:date="2024-03-20T08:55:23Z">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65" w:date="2024-03-20T08:48:29Z">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82" w:date="2024-03-20T09:07:26Z">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64" w:date="2024-03-20T08:45:44Z">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Andrew Banks" w:id="85" w:date="2024-03-19T15:54:52Z">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71" w:date="2024-03-20T08:57:22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Richard Coppen" w:id="119" w:date="2024-03-20T15:06:02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inflight of one is at the packet ack depth or ack debt rather than an a message exchange</w:t>
      </w:r>
    </w:p>
  </w:comment>
  <w:comment w:author="davide.lenzarini@u-blox.com" w:id="162" w:date="2024-03-20T08:45:05Z">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63" w:date="2024-03-20T14:33:27Z">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27" w:date="2024-02-07T16:41:05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davide.lenzarini@u-blox.com" w:id="126" w:date="2024-03-19T17:37:42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Anonymous" w:id="15" w:date="2024-03-19T16:01:32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receives character data in an MQTT-SN ...</w:t>
      </w:r>
    </w:p>
  </w:comment>
  <w:comment w:author="Stefan Hagen" w:id="104" w:date="2023-11-16T16:45:21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125" w:date="2024-03-19T17:36:45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124" w:date="2024-03-19T17:36:15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incorrect. It may send a DISCONNECT</w:t>
      </w:r>
    </w:p>
  </w:comment>
  <w:comment w:author="Stefan Hagen" w:id="89" w:date="2024-01-04T16:52:29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49" w:date="2024-02-14T10:03:36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120" w:date="2024-03-19T16:04:02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Stefan Hagen" w:id="142" w:date="2024-03-18T16:14:25Z">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43" w:date="2024-03-18T16:13:21Z">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129" w:date="2024-03-19T17:38:45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128" w:date="2024-03-19T17:38:37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virtual connection can't be closed. A DISCONNECT or a retry timeout are required</w:t>
      </w:r>
    </w:p>
  </w:comment>
  <w:comment w:author="davide.lenzarini@u-blox.com" w:id="84" w:date="2024-03-19T17:41:20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41" w:date="2024-03-18T16:09:57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48" w:date="2024-02-14T09:56:26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82" w:date="2023-10-12T14:50:37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27" w:date="2024-03-19T17:38:10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incorrect. It may send a DISCONNECT</w:t>
      </w:r>
    </w:p>
  </w:comment>
  <w:comment w:author="Stefan Hagen" w:id="145" w:date="2024-03-18T16:20:57Z">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90" w:date="2023-10-05T18:07:12Z">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44" w:date="2024-03-18T16:19:29Z">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6" w:date="2023-12-08T14:31:19Z">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7" w:date="2024-01-11T09:01:06Z">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88" w:date="2024-03-19T15:33:30Z">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109" w:date="2024-03-19T15:28:38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110" w:date="2024-03-20T11:16:49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81" w:date="2024-03-20T14:35:28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60" w:date="2024-02-13T14:12:29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Andrew Banks" w:id="90" w:date="2024-03-19T15:28:12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need  DISCONNECT actions conformance clauses.</w:t>
      </w:r>
    </w:p>
  </w:comment>
  <w:comment w:author="Stefan Hagen" w:id="77" w:date="2024-03-03T11:11:30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normative comment is irritating at best, let us make that a normal paragraph with an uperacsed MUST as all comments should be informative only. Also I suggest to remove the colloquial ampersand and use the english word "and" to ease some readers.</w:t>
      </w:r>
    </w:p>
  </w:comment>
  <w:comment w:author="Richard Coppen" w:id="28" w:date="2024-03-19T14:22:50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Richard Coppen" w:id="45" w:date="2024-03-19T14:34:15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MQTT-SN?</w:t>
      </w:r>
    </w:p>
  </w:comment>
  <w:comment w:author="Richard Coppen" w:id="46" w:date="2024-03-19T14:36:14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isn't defined anywhere. While it's not an MQTT-SN concept it might be worth adding it into the terminology to define it as a server convention for messages it can't deliver. The spec mentions 'queues' in a few places as a function of processing or delivering in order. It might be a new concept to some audiences.</w:t>
      </w:r>
    </w:p>
  </w:comment>
  <w:comment w:author="Stefan Hagen" w:id="135" w:date="2023-11-16T15:43:09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136" w:date="2023-12-08T15:53:24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37" w:date="2024-01-11T20:17:16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83" w:date="2024-03-19T15:41:47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9" w:date="2024-03-19T14:40:45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Andrew Banks" w:id="33" w:date="2023-10-20T12:31:39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be highlighted as a conformance clause.</w:t>
      </w:r>
    </w:p>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only concerns Version 2.0, so the conformance clause is too restrictive, the Gateway can send 0x84 for any reason.</w:t>
      </w:r>
    </w:p>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closes the network connection at this point, however MQTT-SN cannot do this. It can mandate that the next packet sent by the Client must be a CONNECT Packet. </w:t>
      </w:r>
    </w:p>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not define a session state of "closed" nor should the session state be deleted. The Client could be probing the Gateway to determine what level of protocol it can use.</w:t>
      </w:r>
    </w:p>
  </w:comment>
  <w:comment w:author="Simon Johnson" w:id="34" w:date="2023-11-02T14:57:14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35" w:date="2023-11-03T14:17:50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it has been considered resolved?</w:t>
      </w:r>
    </w:p>
  </w:comment>
  <w:comment w:author="Simon Johnson" w:id="36" w:date="2024-01-05T09:16:35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been resolved - the highlighted texts are to be considered conformance  clauses / normative comments</w:t>
      </w:r>
    </w:p>
  </w:comment>
  <w:comment w:author="Simon Johnson" w:id="37" w:date="2024-01-05T09:16:48Z">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38" w:date="2024-01-07T10:00:08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still don't think this is testable.</w:t>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We should give some guidance  in a non normative comment on how the implementor can decide if he wants to send the CONNACK.</w:t>
      </w:r>
    </w:p>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I cant find a state diagram for the Gateway that defines what closed means. It should mean that after sending CONNACK with Reason Code 0x84  the gateway will only process a CONNECT packet inbound, all other inbound packets are ignored. I think this should really say that the Virtual Connection is closed.</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can be covered in a separate conformance clause eg.</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Gateway MUST close the Virtual Connection and discard any further Packets received on it.</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Session State , any subscriptions, in flight Qos=1 or Qos=2 messages, will still exist and will be associated with a new Virtual Connection after a new CONNECT packet has been received.</w:t>
      </w:r>
    </w:p>
  </w:comment>
  <w:comment w:author="Richard Coppen" w:id="29" w:date="2024-03-19T14:25:15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87" w:date="2024-03-19T15:45:06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57" w:date="2023-10-05T17:47:17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58" w:date="2024-02-22T14:51:43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59" w:date="2024-02-22T15:37:09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122" w:date="2024-03-20T13:54:26Z">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74" w:date="2023-10-05T17:55:10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Richard Coppen" w:id="78" w:date="2024-03-19T14:48:19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link?</w:t>
      </w:r>
    </w:p>
  </w:comment>
  <w:comment w:author="davide.lenzarini@u-blox.com" w:id="178" w:date="2023-10-05T17:57:41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79" w:date="2024-02-07T15:54:50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80" w:date="2024-02-13T07:47:44Z">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Richard Coppen" w:id="79" w:date="2024-03-19T14:50:20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table would be clearer unless there is one in the Operation Behavior section. A link to the table or that section would be helpful.</w:t>
      </w:r>
    </w:p>
  </w:comment>
  <w:comment w:author="Stefan Hagen" w:id="103" w:date="2024-03-03T17:43:50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91" w:date="2023-10-05T15:57:55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92" w:date="2023-10-20T08:48:53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93" w:date="2023-10-20T11:31:25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106" w:date="2024-03-20T10:06:31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111" w:date="2024-03-19T15:25:59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3" w:date="2023-10-05T15:34:00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Like for MQTT v5.0, in order to allow interoperability I would recommend to add at least some Auth Method options and some example</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Stefan Hagen reacted with 👍 at 2023-10-12 11:50 AM</w:t>
      </w:r>
    </w:p>
  </w:comment>
  <w:comment w:author="davide.lenzarini@u-blox.com" w:id="74" w:date="2023-10-26T12:55:29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just need to adapt the content of the chapter 4.12 of the MQTT v5 specs, right?</w:t>
      </w:r>
    </w:p>
  </w:comment>
  <w:comment w:author="Simon Johnson" w:id="75" w:date="2024-02-02T15:04:30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below, waiting for Ian to confirm</w:t>
      </w:r>
    </w:p>
  </w:comment>
  <w:comment w:author="davide.lenzarini@u-blox.com" w:id="112" w:date="2023-11-23T17:39:04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13" w:date="2023-11-23T17:42:22Z">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Anonymous" w:id="1" w:date="2024-03-19T15:11:05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these?</w:t>
      </w:r>
    </w:p>
  </w:comment>
  <w:comment w:author="Ian Craggs" w:id="2" w:date="2024-05-28T12:21:47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so</w:t>
      </w:r>
    </w:p>
  </w:comment>
  <w:comment w:author="Stefan Hagen" w:id="138" w:date="2023-10-12T19:15:52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39" w:date="2023-10-20T08:59:01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40" w:date="2023-10-20T08:59:10Z">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83" w:date="2023-10-05T17:51:33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84" w:date="2024-03-20T14:36:59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85" w:date="2024-03-20T14:37:44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86" w:date="2024-03-20T14:39:15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15" w:date="2024-03-19T15:48:20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davide.lenzarini@u-blox.com" w:id="150" w:date="2023-10-05T17:39:46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51" w:date="2024-02-02T15:09:56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52" w:date="2024-02-05T08:15:56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53" w:date="2024-02-05T08:16:22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6B2" w15:done="0"/>
  <w15:commentEx w15:paraId="000016B4" w15:done="0"/>
  <w15:commentEx w15:paraId="000016B5" w15:done="0"/>
  <w15:commentEx w15:paraId="000016B6" w15:paraIdParent="000016B5" w15:done="0"/>
  <w15:commentEx w15:paraId="000016B7" w15:done="0"/>
  <w15:commentEx w15:paraId="000016B8" w15:done="0"/>
  <w15:commentEx w15:paraId="000016B9" w15:done="0"/>
  <w15:commentEx w15:paraId="000016BB" w15:paraIdParent="000016B9" w15:done="0"/>
  <w15:commentEx w15:paraId="000016BC" w15:done="0"/>
  <w15:commentEx w15:paraId="000016BD" w15:paraIdParent="000016BC" w15:done="0"/>
  <w15:commentEx w15:paraId="000016BE" w15:done="0"/>
  <w15:commentEx w15:paraId="000016BF" w15:paraIdParent="000016BE" w15:done="0"/>
  <w15:commentEx w15:paraId="000016C0" w15:paraIdParent="000016BE" w15:done="0"/>
  <w15:commentEx w15:paraId="000016C1" w15:paraIdParent="000016BE" w15:done="0"/>
  <w15:commentEx w15:paraId="000016C3" w15:paraIdParent="000016BE" w15:done="0"/>
  <w15:commentEx w15:paraId="000016C4" w15:done="0"/>
  <w15:commentEx w15:paraId="000016C5" w15:paraIdParent="000016C4" w15:done="0"/>
  <w15:commentEx w15:paraId="000016C6" w15:done="0"/>
  <w15:commentEx w15:paraId="000016C7" w15:paraIdParent="000016C6" w15:done="0"/>
  <w15:commentEx w15:paraId="000016C8" w15:done="0"/>
  <w15:commentEx w15:paraId="000016D3" w15:done="0"/>
  <w15:commentEx w15:paraId="000016D4" w15:done="0"/>
  <w15:commentEx w15:paraId="000016D5" w15:done="0"/>
  <w15:commentEx w15:paraId="000016D6" w15:done="0"/>
  <w15:commentEx w15:paraId="000016D7" w15:paraIdParent="000016D6" w15:done="0"/>
  <w15:commentEx w15:paraId="000016D8" w15:paraIdParent="000016D6" w15:done="0"/>
  <w15:commentEx w15:paraId="000016D9" w15:done="0"/>
  <w15:commentEx w15:paraId="000016DA" w15:paraIdParent="000016D9" w15:done="0"/>
  <w15:commentEx w15:paraId="000016DB" w15:paraIdParent="000016D9" w15:done="0"/>
  <w15:commentEx w15:paraId="000016DC" w15:done="0"/>
  <w15:commentEx w15:paraId="000016DD" w15:paraIdParent="000016DC" w15:done="0"/>
  <w15:commentEx w15:paraId="000016DE" w15:paraIdParent="000016DC" w15:done="0"/>
  <w15:commentEx w15:paraId="000016DF" w15:done="0"/>
  <w15:commentEx w15:paraId="000016E0" w15:paraIdParent="000016DF" w15:done="0"/>
  <w15:commentEx w15:paraId="000016E1" w15:paraIdParent="000016DF" w15:done="0"/>
  <w15:commentEx w15:paraId="000016E2" w15:done="0"/>
  <w15:commentEx w15:paraId="000016E3" w15:paraIdParent="000016E2" w15:done="0"/>
  <w15:commentEx w15:paraId="000016E4" w15:paraIdParent="000016E2" w15:done="0"/>
  <w15:commentEx w15:paraId="000016E5" w15:done="0"/>
  <w15:commentEx w15:paraId="000016E6" w15:paraIdParent="000016E5" w15:done="0"/>
  <w15:commentEx w15:paraId="000016E7" w15:paraIdParent="000016E5" w15:done="0"/>
  <w15:commentEx w15:paraId="000016E8" w15:done="0"/>
  <w15:commentEx w15:paraId="000016E9" w15:paraIdParent="000016E8" w15:done="0"/>
  <w15:commentEx w15:paraId="000016EA" w15:paraIdParent="000016E8" w15:done="0"/>
  <w15:commentEx w15:paraId="000016EB" w15:done="0"/>
  <w15:commentEx w15:paraId="000016EC" w15:paraIdParent="000016EB" w15:done="0"/>
  <w15:commentEx w15:paraId="000016ED" w15:paraIdParent="000016EB" w15:done="0"/>
  <w15:commentEx w15:paraId="000016EE" w15:done="0"/>
  <w15:commentEx w15:paraId="000016EF" w15:done="0"/>
  <w15:commentEx w15:paraId="000016F0" w15:done="0"/>
  <w15:commentEx w15:paraId="000016F1" w15:done="0"/>
  <w15:commentEx w15:paraId="000016F2" w15:done="0"/>
  <w15:commentEx w15:paraId="000016F5" w15:done="0"/>
  <w15:commentEx w15:paraId="000016F6" w15:done="0"/>
  <w15:commentEx w15:paraId="000016F7" w15:done="0"/>
  <w15:commentEx w15:paraId="000016F8" w15:paraIdParent="000016F7" w15:done="0"/>
  <w15:commentEx w15:paraId="000016F9" w15:done="0"/>
  <w15:commentEx w15:paraId="000016FA" w15:paraIdParent="000016F9" w15:done="0"/>
  <w15:commentEx w15:paraId="000016FB" w15:paraIdParent="000016F9" w15:done="0"/>
  <w15:commentEx w15:paraId="000016FC" w15:done="0"/>
  <w15:commentEx w15:paraId="000016FD" w15:done="0"/>
  <w15:commentEx w15:paraId="00001706" w15:done="0"/>
  <w15:commentEx w15:paraId="00001707" w15:done="0"/>
  <w15:commentEx w15:paraId="00001708" w15:done="0"/>
  <w15:commentEx w15:paraId="00001709" w15:paraIdParent="00001708" w15:done="0"/>
  <w15:commentEx w15:paraId="0000170A" w15:done="0"/>
  <w15:commentEx w15:paraId="0000170B" w15:done="0"/>
  <w15:commentEx w15:paraId="0000170C" w15:done="0"/>
  <w15:commentEx w15:paraId="0000170D" w15:done="0"/>
  <w15:commentEx w15:paraId="0000170E" w15:done="0"/>
  <w15:commentEx w15:paraId="0000170F" w15:paraIdParent="0000170E" w15:done="0"/>
  <w15:commentEx w15:paraId="00001712" w15:done="0"/>
  <w15:commentEx w15:paraId="00001713" w15:paraIdParent="00001712" w15:done="0"/>
  <w15:commentEx w15:paraId="00001714" w15:done="0"/>
  <w15:commentEx w15:paraId="00001715" w15:done="0"/>
  <w15:commentEx w15:paraId="00001716" w15:done="0"/>
  <w15:commentEx w15:paraId="00001717" w15:done="0"/>
  <w15:commentEx w15:paraId="00001718" w15:done="0"/>
  <w15:commentEx w15:paraId="00001719" w15:done="0"/>
  <w15:commentEx w15:paraId="0000171A" w15:done="0"/>
  <w15:commentEx w15:paraId="0000171B" w15:done="0"/>
  <w15:commentEx w15:paraId="0000171C" w15:done="0"/>
  <w15:commentEx w15:paraId="0000171D" w15:done="0"/>
  <w15:commentEx w15:paraId="0000171E" w15:done="0"/>
  <w15:commentEx w15:paraId="0000171F" w15:done="0"/>
  <w15:commentEx w15:paraId="00001724" w15:done="0"/>
  <w15:commentEx w15:paraId="00001725" w15:done="0"/>
  <w15:commentEx w15:paraId="0000172A" w15:done="0"/>
  <w15:commentEx w15:paraId="0000172B" w15:paraIdParent="0000172A" w15:done="0"/>
  <w15:commentEx w15:paraId="0000172C" w15:done="0"/>
  <w15:commentEx w15:paraId="0000172D" w15:paraIdParent="0000172C" w15:done="0"/>
  <w15:commentEx w15:paraId="0000172E" w15:done="0"/>
  <w15:commentEx w15:paraId="0000172F" w15:done="0"/>
  <w15:commentEx w15:paraId="00001730" w15:done="0"/>
  <w15:commentEx w15:paraId="00001731" w15:done="0"/>
  <w15:commentEx w15:paraId="00001732" w15:done="0"/>
  <w15:commentEx w15:paraId="00001734" w15:paraIdParent="00001732" w15:done="0"/>
  <w15:commentEx w15:paraId="00001735" w15:done="0"/>
  <w15:commentEx w15:paraId="00001736" w15:done="0"/>
  <w15:commentEx w15:paraId="00001737" w15:done="0"/>
  <w15:commentEx w15:paraId="00001738" w15:done="0"/>
  <w15:commentEx w15:paraId="0000173A" w15:done="0"/>
  <w15:commentEx w15:paraId="0000173B" w15:done="0"/>
  <w15:commentEx w15:paraId="0000173C" w15:done="0"/>
  <w15:commentEx w15:paraId="0000173D" w15:done="0"/>
  <w15:commentEx w15:paraId="0000173E" w15:done="0"/>
  <w15:commentEx w15:paraId="0000173F" w15:done="0"/>
  <w15:commentEx w15:paraId="00001740" w15:done="0"/>
  <w15:commentEx w15:paraId="00001741" w15:done="0"/>
  <w15:commentEx w15:paraId="00001742" w15:done="0"/>
  <w15:commentEx w15:paraId="00001743" w15:paraIdParent="00001742" w15:done="0"/>
  <w15:commentEx w15:paraId="00001744" w15:done="0"/>
  <w15:commentEx w15:paraId="00001745" w15:done="0"/>
  <w15:commentEx w15:paraId="00001746" w15:done="0"/>
  <w15:commentEx w15:paraId="00001747" w15:done="0"/>
  <w15:commentEx w15:paraId="00001748" w15:done="0"/>
  <w15:commentEx w15:paraId="00001749" w15:done="0"/>
  <w15:commentEx w15:paraId="0000174A" w15:done="0"/>
  <w15:commentEx w15:paraId="0000174B" w15:done="0"/>
  <w15:commentEx w15:paraId="0000174C" w15:done="0"/>
  <w15:commentEx w15:paraId="0000174D" w15:done="0"/>
  <w15:commentEx w15:paraId="0000174F" w15:done="0"/>
  <w15:commentEx w15:paraId="00001750" w15:done="0"/>
  <w15:commentEx w15:paraId="00001751" w15:done="0"/>
  <w15:commentEx w15:paraId="00001752" w15:done="0"/>
  <w15:commentEx w15:paraId="00001753" w15:done="0"/>
  <w15:commentEx w15:paraId="00001754" w15:done="0"/>
  <w15:commentEx w15:paraId="00001755" w15:done="0"/>
  <w15:commentEx w15:paraId="00001756" w15:done="0"/>
  <w15:commentEx w15:paraId="00001757" w15:done="0"/>
  <w15:commentEx w15:paraId="00001758" w15:done="0"/>
  <w15:commentEx w15:paraId="0000175B" w15:done="0"/>
  <w15:commentEx w15:paraId="0000175C" w15:done="0"/>
  <w15:commentEx w15:paraId="0000175D" w15:paraIdParent="0000175C" w15:done="0"/>
  <w15:commentEx w15:paraId="0000175E" w15:done="0"/>
  <w15:commentEx w15:paraId="0000175F" w15:done="0"/>
  <w15:commentEx w15:paraId="00001760" w15:paraIdParent="0000175F" w15:done="0"/>
  <w15:commentEx w15:paraId="00001761" w15:done="0"/>
  <w15:commentEx w15:paraId="00001762" w15:done="0"/>
  <w15:commentEx w15:paraId="00001763" w15:done="0"/>
  <w15:commentEx w15:paraId="00001764" w15:done="0"/>
  <w15:commentEx w15:paraId="00001765" w15:done="0"/>
  <w15:commentEx w15:paraId="00001766" w15:done="0"/>
  <w15:commentEx w15:paraId="00001767" w15:done="0"/>
  <w15:commentEx w15:paraId="00001768" w15:done="0"/>
  <w15:commentEx w15:paraId="00001769" w15:paraIdParent="00001768" w15:done="0"/>
  <w15:commentEx w15:paraId="0000176A" w15:paraIdParent="00001768" w15:done="0"/>
  <w15:commentEx w15:paraId="0000176B" w15:done="0"/>
  <w15:commentEx w15:paraId="0000176C" w15:done="0"/>
  <w15:commentEx w15:paraId="00001773" w15:done="0"/>
  <w15:commentEx w15:paraId="00001774" w15:paraIdParent="00001773" w15:done="0"/>
  <w15:commentEx w15:paraId="00001776" w15:paraIdParent="00001773" w15:done="0"/>
  <w15:commentEx w15:paraId="00001777" w15:paraIdParent="00001773" w15:done="0"/>
  <w15:commentEx w15:paraId="00001778" w15:paraIdParent="00001773" w15:done="0"/>
  <w15:commentEx w15:paraId="00001782" w15:paraIdParent="00001773" w15:done="0"/>
  <w15:commentEx w15:paraId="00001783" w15:done="0"/>
  <w15:commentEx w15:paraId="00001786" w15:done="0"/>
  <w15:commentEx w15:paraId="00001787" w15:done="0"/>
  <w15:commentEx w15:paraId="00001788" w15:paraIdParent="00001787" w15:done="0"/>
  <w15:commentEx w15:paraId="00001789" w15:paraIdParent="00001787" w15:done="0"/>
  <w15:commentEx w15:paraId="0000178A" w15:done="0"/>
  <w15:commentEx w15:paraId="0000178B" w15:done="0"/>
  <w15:commentEx w15:paraId="0000178C" w15:done="0"/>
  <w15:commentEx w15:paraId="0000178D" w15:done="0"/>
  <w15:commentEx w15:paraId="0000178E" w15:paraIdParent="0000178D" w15:done="0"/>
  <w15:commentEx w15:paraId="0000178F" w15:paraIdParent="0000178D" w15:done="0"/>
  <w15:commentEx w15:paraId="00001790" w15:done="0"/>
  <w15:commentEx w15:paraId="00001791" w15:done="0"/>
  <w15:commentEx w15:paraId="00001792" w15:done="0"/>
  <w15:commentEx w15:paraId="00001793" w15:paraIdParent="00001792" w15:done="0"/>
  <w15:commentEx w15:paraId="00001794" w15:paraIdParent="00001792" w15:done="0"/>
  <w15:commentEx w15:paraId="00001795" w15:done="0"/>
  <w15:commentEx w15:paraId="00001796" w15:done="0"/>
  <w15:commentEx w15:paraId="00001799" w15:done="0"/>
  <w15:commentEx w15:paraId="0000179A" w15:paraIdParent="00001799" w15:done="0"/>
  <w15:commentEx w15:paraId="0000179B" w15:paraIdParent="00001799" w15:done="0"/>
  <w15:commentEx w15:paraId="0000179D" w15:done="0"/>
  <w15:commentEx w15:paraId="0000179F" w15:paraIdParent="0000179D" w15:done="0"/>
  <w15:commentEx w15:paraId="000017A0" w15:done="0"/>
  <w15:commentEx w15:paraId="000017A1" w15:paraIdParent="000017A0" w15:done="0"/>
  <w15:commentEx w15:paraId="000017A6" w15:done="0"/>
  <w15:commentEx w15:paraId="000017A7" w15:paraIdParent="000017A6" w15:done="0"/>
  <w15:commentEx w15:paraId="000017A8" w15:paraIdParent="000017A6" w15:done="0"/>
  <w15:commentEx w15:paraId="000017A9" w15:done="0"/>
  <w15:commentEx w15:paraId="000017AA" w15:paraIdParent="000017A9" w15:done="0"/>
  <w15:commentEx w15:paraId="000017AB" w15:paraIdParent="000017A9" w15:done="0"/>
  <w15:commentEx w15:paraId="000017AC" w15:paraIdParent="000017A9" w15:done="0"/>
  <w15:commentEx w15:paraId="000017AD" w15:done="0"/>
  <w15:commentEx w15:paraId="000017AE" w15:done="0"/>
  <w15:commentEx w15:paraId="000017AF" w15:paraIdParent="000017AE" w15:done="0"/>
  <w15:commentEx w15:paraId="000017B0" w15:paraIdParent="000017AE" w15:done="0"/>
  <w15:commentEx w15:paraId="000017B1" w15:paraIdParent="000017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A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A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6B0">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AC">
    <w:pPr>
      <w:rPr/>
    </w:pPr>
    <w:r w:rsidDel="00000000" w:rsidR="00000000" w:rsidRPr="00000000">
      <w:rPr/>
      <w:drawing>
        <wp:inline distB="114300" distT="114300" distL="114300" distR="114300">
          <wp:extent cx="2200275" cy="457200"/>
          <wp:effectExtent b="0" l="0" r="0" t="0"/>
          <wp:docPr id="37"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6A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3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oasis-open.org/policies-guidelines/ipr/" TargetMode="External"/><Relationship Id="rId106" Type="http://schemas.openxmlformats.org/officeDocument/2006/relationships/hyperlink" Target="https://www.rfc-editor.org/info/rfc3552" TargetMode="External"/><Relationship Id="rId105" Type="http://schemas.openxmlformats.org/officeDocument/2006/relationships/hyperlink" Target="http://www.unicode.org/versions/latest/" TargetMode="External"/><Relationship Id="rId104" Type="http://schemas.openxmlformats.org/officeDocument/2006/relationships/hyperlink" Target="http://www.rfc-editor.org/info/rfc6455" TargetMode="External"/><Relationship Id="rId109" Type="http://schemas.openxmlformats.org/officeDocument/2006/relationships/hyperlink" Target="https://www.oasis-open.org/" TargetMode="External"/><Relationship Id="rId108" Type="http://schemas.openxmlformats.org/officeDocument/2006/relationships/hyperlink" Target="https://www.oasis-open.org/policies-guidelines/ipr/"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www.rfc-editor.org/info/rfc3629" TargetMode="External"/><Relationship Id="rId102" Type="http://schemas.openxmlformats.org/officeDocument/2006/relationships/hyperlink" Target="http://www.rfc-editor.org/info/rfc2119" TargetMode="External"/><Relationship Id="rId101" Type="http://schemas.openxmlformats.org/officeDocument/2006/relationships/hyperlink" Target="https://www.rfc-editor.org/info/rfc8174" TargetMode="External"/><Relationship Id="rId100" Type="http://schemas.openxmlformats.org/officeDocument/2006/relationships/hyperlink" Target="https://www.rfc-editor.org/info/rfc2119"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www.oasis-open.org/policies-guidelines/oasis-defined-terms-2017-05-26#dConformanceClause" TargetMode="External"/><Relationship Id="rId94" Type="http://schemas.openxmlformats.org/officeDocument/2006/relationships/hyperlink" Target="https://www.oasis-open.org/policies-guidelines/tc-process#wpComponentsConfClause" TargetMode="External"/><Relationship Id="rId97" Type="http://schemas.openxmlformats.org/officeDocument/2006/relationships/hyperlink" Target="https://docs.oasis-open.org/templates/ietf-rfc-list/ietf-rfc-list.html" TargetMode="External"/><Relationship Id="rId96" Type="http://schemas.openxmlformats.org/officeDocument/2006/relationships/hyperlink" Target="https://docs.oasis-open.org/templates/TCHandbook/ConformanceGuidelines.html" TargetMode="External"/><Relationship Id="rId11" Type="http://schemas.openxmlformats.org/officeDocument/2006/relationships/hyperlink" Target="mailto:Andrew_Banks@uk.ibm.com" TargetMode="External"/><Relationship Id="rId99" Type="http://schemas.openxmlformats.org/officeDocument/2006/relationships/hyperlink" Target="https://docs.oasis-open.org/templates/w3c-recommendations-list/w3c-recommendations-list.html"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notes/rfc-ref.txt"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8.png"/><Relationship Id="rId90" Type="http://schemas.openxmlformats.org/officeDocument/2006/relationships/image" Target="media/image4.png"/><Relationship Id="rId93" Type="http://schemas.openxmlformats.org/officeDocument/2006/relationships/image" Target="media/image9.png"/><Relationship Id="rId92" Type="http://schemas.openxmlformats.org/officeDocument/2006/relationships/image" Target="media/image10.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trademark/"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hyperlink" Target="https://docs.oasis-open.org/mqtt/mqtt/v5.0/os/mqtt-v5.0-os.html#_Disconnect_Return_codes" TargetMode="External"/><Relationship Id="rId83" Type="http://schemas.openxmlformats.org/officeDocument/2006/relationships/hyperlink" Target="https://docs.oasis-open.org/mqtt/mqtt/v5.0/os/mqtt-v5.0-os.html#_Disconnect_Return_codes" TargetMode="External"/><Relationship Id="rId86" Type="http://schemas.openxmlformats.org/officeDocument/2006/relationships/image" Target="media/image3.png"/><Relationship Id="rId85" Type="http://schemas.openxmlformats.org/officeDocument/2006/relationships/image" Target="media/image7.png"/><Relationship Id="rId88" Type="http://schemas.openxmlformats.org/officeDocument/2006/relationships/image" Target="media/image5.png"/><Relationship Id="rId87" Type="http://schemas.openxmlformats.org/officeDocument/2006/relationships/image" Target="media/image6.png"/><Relationship Id="rId89" Type="http://schemas.openxmlformats.org/officeDocument/2006/relationships/image" Target="media/image13.png"/><Relationship Id="rId80" Type="http://schemas.openxmlformats.org/officeDocument/2006/relationships/hyperlink" Target="https://docs.oasis-open.org/mqtt/mqtt/v5.0/os/mqtt-v5.0-os.html#_Disconnect_Reason_Code" TargetMode="External"/><Relationship Id="rId82" Type="http://schemas.openxmlformats.org/officeDocument/2006/relationships/hyperlink" Target="https://docs.oasis-open.org/mqtt/mqtt/v5.0/os/mqtt-v5.0-os.html#_Connect_Reason_Code" TargetMode="External"/><Relationship Id="rId81" Type="http://schemas.openxmlformats.org/officeDocument/2006/relationships/hyperlink" Target="https://docs.oasis-open.org/mqtt/mqtt/v5.0/os/mqtt-v5.0-os.html#_Disconnect_Reason_Cod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yperlink" Target="https://docs.oasis-open.org/mqtt/mqtt/v5.0/os/mqtt-v5.0-os.html#S4_13_Errors" TargetMode="External"/><Relationship Id="rId72" Type="http://schemas.openxmlformats.org/officeDocument/2006/relationships/hyperlink" Target="https://docs.oasis-open.org/mqtt/mqtt/v5.0/os/mqtt-v5.0-os.html#S4_13_Errors" TargetMode="External"/><Relationship Id="rId75" Type="http://schemas.openxmlformats.org/officeDocument/2006/relationships/hyperlink" Target="https://docs.oasis-open.org/mqtt/mqtt/v5.0/os/mqtt-v5.0-os.html#S4_13_Errors" TargetMode="External"/><Relationship Id="rId74" Type="http://schemas.openxmlformats.org/officeDocument/2006/relationships/hyperlink" Target="https://docs.oasis-open.org/mqtt/mqtt/v5.0/os/mqtt-v5.0-os.html#S4_13_Errors" TargetMode="External"/><Relationship Id="rId77" Type="http://schemas.openxmlformats.org/officeDocument/2006/relationships/hyperlink" Target="https://docs.oasis-open.org/mqtt/mqtt/v5.0/os/mqtt-v5.0-os.html#_Terminology" TargetMode="External"/><Relationship Id="rId76" Type="http://schemas.openxmlformats.org/officeDocument/2006/relationships/hyperlink" Target="https://docs.oasis-open.org/mqtt/mqtt/v5.0/os/mqtt-v5.0-os.html#_Terminology" TargetMode="External"/><Relationship Id="rId79" Type="http://schemas.openxmlformats.org/officeDocument/2006/relationships/hyperlink" Target="https://docs.oasis-open.org/mqtt/mqtt/v5.0/os/mqtt-v5.0-os.html#_CONNECT_Actions" TargetMode="External"/><Relationship Id="rId78" Type="http://schemas.openxmlformats.org/officeDocument/2006/relationships/hyperlink" Target="https://docs.oasis-open.org/mqtt/mqtt/v5.0/os/mqtt-v5.0-os.html#_CONNECT_Actions" TargetMode="External"/><Relationship Id="rId71" Type="http://schemas.openxmlformats.org/officeDocument/2006/relationships/hyperlink" Target="https://docs.oasis-open.org/mqtt/mqtt/v5.0/os/mqtt-v5.0-os.html#S4_13_Errors" TargetMode="External"/><Relationship Id="rId70" Type="http://schemas.openxmlformats.org/officeDocument/2006/relationships/hyperlink" Target="https://docs.oasis-open.org/mqtt/mqtt/v5.0/os/mqtt-v5.0-os.html#S4_13_Errors" TargetMode="External"/><Relationship Id="rId62" Type="http://schemas.openxmlformats.org/officeDocument/2006/relationships/hyperlink" Target="https://en.wikipedia.org/wiki/CCM_mode" TargetMode="External"/><Relationship Id="rId6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4" Type="http://schemas.openxmlformats.org/officeDocument/2006/relationships/image" Target="media/image1.png"/><Relationship Id="rId63" Type="http://schemas.openxmlformats.org/officeDocument/2006/relationships/hyperlink" Target="https://en.wikipedia.org/wiki/Galois/Counter_Mode" TargetMode="External"/><Relationship Id="rId66" Type="http://schemas.openxmlformats.org/officeDocument/2006/relationships/hyperlink" Target="https://docs.oasis-open.org/mqtt/mqtt/v5.0/os/mqtt-v5.0-os.html#Unicode" TargetMode="External"/><Relationship Id="rId65" Type="http://schemas.openxmlformats.org/officeDocument/2006/relationships/image" Target="media/image2.png"/><Relationship Id="rId68" Type="http://schemas.openxmlformats.org/officeDocument/2006/relationships/hyperlink" Target="https://docs.oasis-open.org/mqtt/mqtt/v5.0/os/mqtt-v5.0-os.html#_UTF-8_Encoded_String" TargetMode="External"/><Relationship Id="rId67" Type="http://schemas.openxmlformats.org/officeDocument/2006/relationships/hyperlink" Target="https://docs.oasis-open.org/mqtt/mqtt/v5.0/os/mqtt-v5.0-os.html#Unicode" TargetMode="External"/><Relationship Id="rId60" Type="http://schemas.openxmlformats.org/officeDocument/2006/relationships/hyperlink" Target="https://www.rfc-editor.org/rfc/rfc3610" TargetMode="External"/><Relationship Id="rId69" Type="http://schemas.openxmlformats.org/officeDocument/2006/relationships/hyperlink" Target="https://docs.oasis-open.org/mqtt/mqtt/v5.0/os/mqtt-v5.0-os.html#_UTF-8_Encoded_String"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Unicode"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hyperlink" Target="https://www.rfc-editor.org/rfc/rfc2104" TargetMode="External"/><Relationship Id="rId54" Type="http://schemas.openxmlformats.org/officeDocument/2006/relationships/image" Target="media/image12.png"/><Relationship Id="rId5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56" Type="http://schemas.openxmlformats.org/officeDocument/2006/relationships/hyperlink" Target="https://nvlpubs.nist.gov/nistpubs/FIPS/NIST.FIPS.198-1.pdf" TargetMode="External"/><Relationship Id="rId5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58" Type="http://schemas.openxmlformats.org/officeDocument/2006/relationships/hyperlink" Target="https://nvlpubs.nist.gov/nistpubs/SpecialPublications/NIST.SP.800-38b.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025JL4pkmYv4es9mieB8tqUjlA==">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Tc2MDE3NDgzODUxNzgmYW1wO3VzZz1BT3ZWYXcwdEo0ZGdTMXRfVDAzZVY3cTdURVdyIiBkYXRhLXJhd2hyZWY9Imh0dHBzOi8vZ2l0aHViLmNvbS9vYXNpcy10Y3MvbXF0dC9wdWxsLzUiIHRhcmdldD0iX2JsYW5rIj5odHRwczovL2dpdGh1Yi5jb20vb2FzaXMtdGNzL21xdHQvcHVsbC81PC9hPiBJIG1vdmVkIHRoaXMgYXBwZW5kaXggdG8gRSBhbmQgaW1wbGVtZW50YXRpb24gbm90ZXMgc3RheSBhdCBGLrABALgBARi1i5Sc4DEgtYuUnOAxMABCEGtpeC5oa296c3d5cHZudWI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LzEAoLQUFBQkhicmViaU0SwhAKC0FBQUJIYnJlYmlNEgtBQUFCSGJyZWJpTRqHBQoJdGV4dC9odG1s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mNfxkeUxMABCD2tpeC5nZnlqc2ExeWUzMyKDAgoLQUFBQkpoNGhuZEkS0QEKC0FBQUJKaDRobmRJEgtBQUFCSmg0aG5kSRodCgl0ZXh0L2h0bWwSEEJyb2tlbiByZWZlcmVuY2UiHgoKdGV4dC9wbGFpbhIQQnJva2VuIHJlZmVyZW5jZSobIhUxMTU2MjYzNTcxNDI3MzU4MTIyNjYoADgAMJvgvL7lMTib4Ly+5TFKEwoKdGV4dC9wbGFpbhIFNS40LjlaDGw3em5pYmJpdjNqYnICIAB4AJoBBggAEAAYAKoBEhIQQnJva2VuIHJlZmVyZW5jZbABALgBABib4Ly+5TEgm+C8vuUxMABCEGtpeC5hZGh1ZnFscnAzMzM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fAgoLQUFBQkpoNGhuRjQS6QEKC0FBQUJKaDRobkY0EgtBQUFCSmg0aG5GNBoNCgl0ZXh0L2h0bWwSACIOCgp0ZXh0L3BsYWluEgAqJSIfQU5PTllNT1VTXzEwMTQzNzIyNzY5MzIyNzg4MjQ3MSgAOAEwrbiOvOUxOMTFjrzlMUo/CiRhcHBsaWNhdGlvbi92bmQuZ29vZ2xlLWFwcHMuZG9jcy5tZHMaF8LX2uQBERoPCgsKBWNpZW50EAEYABABWgwxbWFkZXo3OTY4NHhyAiAAeACCARRzdWdnZXN0LnZmOHltNXJ0bzV0aJoBBggAEAAYALABALgBABituI685TEgxMWOvOUxMABCFHN1Z2dlc3QudmY4eW01cnRvNXRo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K4AgoLQUFBQkpoNGhuRlUShgIKC0FBQUJKaDRobkZVEgtBQUFCSmg0aG5GVRoRCgl0ZXh0L2h0bWwSBHdoeT8iEgoKdGV4dC9wbGFpbhIEd2h5PyolIh9BTk9OWU1PVVNfMTAxNDM3MjI3NjkzMjI3ODgyNDcxKAA4ATDx9oe85TE48faHvOUxSmIKCnRleHQvcGxhaW4SVFBhY2tldHMgd2l0aCBsZW5ndGhzIHVwIHRvIGFuZCBpbmNsdWRpbmcgMjU1IGJ5dGVzIE1VU1QgdXNlIHRoZSBzaG9ydGVyIGJ5dGUgZm9ybWF0LloMNnFsdWh2ZzhiZHd5cgIgAHgAmgEGCAAQABgAqgEGEgR3aHk/sAEAuAEAGPH2h7zlMSDx9oe85TEwAEIQa2l4LndzdWZqbXV4c3piYS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KBFgoLQUFBQkZ1SjFfUGMSzxUKC0FBQUJGdUoxX1BjEgtBQUFCRnVKMV9QYxrGBQoJdGV4dC9odG1s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IqkFCgp0ZXh0L3BsYWluEpoFQnl0ZSA0ICJQcm90b2NvbCBWZXJzaW9uIi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7AQoLQUFBQktCSTJiYnMSyQEKC0FBQUJLQkkyYmJzEgtBQUFCS0JJMmJicxoYCgl0ZXh0L2h0bWwSC0Jyb2tlbiBsaW5rIhkKCnRleHQvcGxhaW4SC0Jyb2tlbiBsaW5rKhsiFTExNTYyNjM1NzE0MjczNTgxMjI2NigAOAAw1tym2OUxONbcptjlMUoaCgp0ZXh0L3BsYWluEgxTZWN0aW9uIDMuMTRaDGI2eTVqZWJoN2VtaXICIAB4AJoBBggAEAAYAKoBDRILQnJva2VuIGxpbmuwAQC4AQAY1tym2OUxINbcptjlMTAAQhBraXgudzllNDBuYzM4bWVkIsUECgtBQUFCSmg0aG05bxKTBA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C/rtK75TEwAEIQa2l4LnllMnozZHl0amE3ayK1AgoLQUFBQkpoNGhuYmMS/wEKC0FBQUJKaDRobmJjEgtBQUFCSmg0aG5iYxoNCgl0ZXh0L2h0bWwSACIOCgp0ZXh0L3BsYWluEgAqGyIVMTE1NjI2MzU3MTQyNzM1ODEyMjY2KAA4ADCb3q++5TE4yYiwvuUxSl8KJGFwcGxpY2F0aW9uL3ZuZC5nb29nbGUtYXBwcy5kb2NzLm1kcxo3wtfa5AExEi8KKwolYmVmb3JlIGNsb3NpbmcgdGhlIE5ldHdvcmsgQ29ubmVjdGlvbhABGAAQAVoMZ2Uzb3NiZXY0eHVkcgIgAHgAggEUc3VnZ2VzdC5majdpcHBqa3o2eXCaAQYIABAAGACwAQC4AQAYm96vvuUxIMmIsL7lMTAAQhRzdWdnZXN0LmZqN2lwcGprejZ5cC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vMCCgtBQUFCSmg0aG5iQRLBAgoLQUFBQkpoNGhuYkESC0FBQUJKaDRobmJBGjgKCXRleHQvaHRtbBIrVGhpcyBpcyBpbmNvcnJlY3QuIEl0IG1heSBzZW5kIGEgRElTQ09OTkVDVCI5Cgp0ZXh0L3BsYWluEitUaGlzIGlzIGluY29ycmVjdC4gSXQgbWF5IHNlbmQgYSBESVNDT05ORUNUKhsiFTExNTYyNjM1NzE0MjczNTgxMjI2NigAOAAwkI2rvuUxOJCNq77lMUoyCgp0ZXh0L3BsYWluEiRpdCBNVVNUIGNsb3NlIHRoZSBWaXJ0dWFsIENvbm5lY3Rpb25aDDJpdGk1a2Fuc3pzZ3ICIAB4AJoBBggAEAAYAKoBLRIrVGhpcyBpcyBpbmNvcnJlY3QuIEl0IG1heSBzZW5kIGEgRElTQ09OTkVDVLABALgBABiQjau+5TEgkI2rvuUxMABCEGtpeC5iMTdiZXRhNnA5ZGU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pKwoLQUFBQTliLWtvX2MS9yoKC0FBQUE5Yi1rb19jEgtBQUFBOWIta29fYxq9BAoJdGV4dC9odG1s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UAgoLQUFBQkpGNVp0RzgS3gEKC0FBQUJKRjVadEc4EgtBQUFCSkY1WnRHOBoNCgl0ZXh0L2h0bWwSACIOCgp0ZXh0L3BsYWluEgAqGyIVMTE1NjI2MzU3MTQyNzM1ODEyMjY2KAA4ADCun4Lm4zE4/6iC5uMxSjsKJGFwcGxpY2F0aW9uL3ZuZC5nb29nbGUtYXBwcy5kb2NzLm1kcxoTwtfa5AENEgsKBwoBKBABGAAQAVoMdjl3NnVzNXNscWN0cgIgAHgAggEUc3VnZ2VzdC4xa25yZng1aXd5eWeIAQKaAQYIABAAGACwAQC4AQEYrp+C5uMxIP+ogubjMTAAQhRzdWdnZXN0LjFrbnJmeDVpd3l5Zy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uIHCgtBQUFCSmg0aG01QRKwBwoLQUFBQkpoNGhtNUESC0FBQUJKaDRobTVBGuEBCgl0ZXh0L2h0bWw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E3NjAxNzQ4MzYwNzgxJmFtcDt1c2c9QU92VmF3M1ZxZ291WV8xZTJIelhGYnVTODJlR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tAIKC0FBQUJKaDRobTZJEoICCgtBQUFCSmg0aG02SRILQUFBQkpoNGhtNkkaKAoJdGV4dC9odG1sEhtXaGVuIHNob3VsZCBpdCBiZSBzZXQgdG8gMT8iKQoKdGV4dC9wbGFpbhIbV2hlbiBzaG91bGQgaXQgYmUgc2V0IHRvIDE/KhsiFTExNTYyNjM1NzE0MjczNTgxMjI2NigAOAAw1O2Yu+UxONTtmLvlMUojCgp0ZXh0L3BsYWluEhVhbmQgRFVQIGZsYWcgc2V0IHRvIDBaDHZleTVsbXV1ZHIxMHICIAB4AJoBBggAEAAYAKoBHRIbV2hlbiBzaG91bGQgaXQgYmUgc2V0IHRvIDE/sAEAuAEAGNTtmLvlMSDU7Zi75TE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N6bnlzaDc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E0N24yenIyCWguM283YWxuazIJaC4yM2NrdnZkMghoLmlodjYzNj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mgueG9jMnBmaG55ZnN0Mg1oLnJyZnc3c2NsdjhzMg5oLmc3dmpqOG0xdmozejIOaC5xMHMzMmlkNGx2OXAyDmguM2tidWxuZXI0b2I0Mg5oLnljaGNycHFzdTY5cjIOaC54NHl5ZTM4dzQxdmQyDmgucDYxcDA3cmgyeDI2MgxoLnJ2Y3VyNXgwYW0yDmguemg5bWdyM2k4NmMy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xN256OHlqMgloLjNybm1ybWMyCGgubHk3YzF5Mg5oLm1vN2Fob3cwdDJmYT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aWFycTV6d2Rnc3JiEhtkYXZpZGUubGVuemFyaW5pQHUtYmxveC5jb21qMwoUc3VnZ2VzdC5jY2IycmF5NjRvazASG2RhdmlkZS5sZW56YXJpbmlAdS1ibG94LmNvbWozChRzdWdnZXN0LnRvbzd2dnQxN3lkbhIbZGF2aWRlLmxlbnphcmluaUB1LWJsb3guY29taiEKFHN1Z2dlc3QuMm5ueGR1a2c4ZjY0EglBbm9ueW1vdXN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