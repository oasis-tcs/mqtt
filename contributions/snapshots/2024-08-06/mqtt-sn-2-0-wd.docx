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6"/>
        </w:sdtPr>
        <w:sdtContent>
          <w:ins w:author="davide.lenzarini@u-blox.com" w:id="0"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7"/>
        </w:sdtPr>
        <w:sdtContent>
          <w:commentRangeStart w:id="6"/>
        </w:sdtContent>
      </w:sdt>
      <w:r w:rsidDel="00000000" w:rsidR="00000000" w:rsidRPr="00000000">
        <w:rPr>
          <w:rFonts w:ascii="Arial" w:cs="Arial" w:eastAsia="Arial" w:hAnsi="Arial"/>
          <w:b w:val="1"/>
          <w:color w:val="000000"/>
          <w:sz w:val="22"/>
          <w:szCs w:val="22"/>
          <w:shd w:fill="auto" w:val="clear"/>
          <w:rtl w:val="0"/>
        </w:rPr>
        <w:t xml:space="preserve">MQTT Server: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8"/>
        </w:sdtPr>
        <w:sdtContent>
          <w:commentRangeStart w:id="7"/>
        </w:sdtContent>
      </w:sdt>
      <w:sdt>
        <w:sdtPr>
          <w:tag w:val="goog_rdk_9"/>
        </w:sdtPr>
        <w:sdtContent>
          <w:commentRangeStart w:id="8"/>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0"/>
        </w:sdtPr>
        <w:sdtContent>
          <w:commentRangeStart w:id="9"/>
        </w:sdtContent>
      </w:sdt>
      <w:sdt>
        <w:sdtPr>
          <w:tag w:val="goog_rdk_11"/>
        </w:sdtPr>
        <w:sdtContent>
          <w:commentRangeStart w:id="10"/>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2"/>
              </w:sdtPr>
              <w:sdtContent>
                <w:commentRangeStart w:id="11"/>
              </w:sdtContent>
            </w:sdt>
            <w:r w:rsidDel="00000000" w:rsidR="00000000" w:rsidRPr="00000000">
              <w:rPr>
                <w:rFonts w:ascii="Arial" w:cs="Arial" w:eastAsia="Arial" w:hAnsi="Arial"/>
                <w:rtl w:val="0"/>
              </w:rPr>
              <w:t xml:space="preserve"> or broker</w:t>
            </w:r>
            <w:commentRangeEnd w:id="11"/>
            <w:r w:rsidDel="00000000" w:rsidR="00000000" w:rsidRPr="00000000">
              <w:commentReference w:id="1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1"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3"/>
          </w:sdtPr>
          <w:sdtConten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sdt>
                <w:sdtPr>
                  <w:tag w:val="goog_rdk_17"/>
                </w:sdtPr>
                <w:sdtContent>
                  <w:p w:rsidR="00000000" w:rsidDel="00000000" w:rsidP="00000000" w:rsidRDefault="00000000" w:rsidRPr="00000000" w14:paraId="000002CE">
                    <w:pPr>
                      <w:jc w:val="center"/>
                      <w:rPr>
                        <w:rFonts w:ascii="Arial" w:cs="Arial" w:eastAsia="Arial" w:hAnsi="Arial"/>
                        <w:rPrChange w:author="davide.lenzarini@u-blox.com" w:id="1" w:date="2024-07-30T18:04:29Z">
                          <w:rPr>
                            <w:rFonts w:ascii="Arial" w:cs="Arial" w:eastAsia="Arial" w:hAnsi="Arial"/>
                            <w:color w:val="000000"/>
                          </w:rPr>
                        </w:rPrChange>
                      </w:rPr>
                    </w:pPr>
                    <w:sdt>
                      <w:sdtPr>
                        <w:tag w:val="goog_rdk_15"/>
                      </w:sdtPr>
                      <w:sdtContent>
                        <w:ins w:author="davide.lenzarini@u-blox.com" w:id="2" w:date="2024-07-30T18:04:29Z">
                          <w:r w:rsidDel="00000000" w:rsidR="00000000" w:rsidRPr="00000000">
                            <w:rPr>
                              <w:rFonts w:ascii="Arial" w:cs="Arial" w:eastAsia="Arial" w:hAnsi="Arial"/>
                              <w:color w:val="000000"/>
                              <w:rtl w:val="0"/>
                            </w:rPr>
                            <w:t xml:space="preserve">Gateway to Client</w:t>
                          </w:r>
                        </w:ins>
                      </w:sdtContent>
                    </w:sdt>
                    <w:sdt>
                      <w:sdtPr>
                        <w:tag w:val="goog_rdk_16"/>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19"/>
              </w:sdtPr>
              <w:sdtContent>
                <w:ins w:author="davide.lenzarini@u-blox.com" w:id="3"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21"/>
              </w:sdtPr>
              <w:sdtContent>
                <w:ins w:author="davide.lenzarini@u-blox.com" w:id="4" w:date="2024-07-30T18:05:49Z">
                  <w:r w:rsidDel="00000000" w:rsidR="00000000" w:rsidRPr="00000000">
                    <w:rPr>
                      <w:rFonts w:ascii="Arial" w:cs="Arial" w:eastAsia="Arial" w:hAnsi="Arial"/>
                      <w:color w:val="666666"/>
                      <w:rtl w:val="0"/>
                    </w:rPr>
                    <w:t xml:space="preserve">Reserved</w:t>
                  </w:r>
                </w:ins>
              </w:sdtContent>
            </w:sdt>
            <w:sdt>
              <w:sdtPr>
                <w:tag w:val="goog_rdk_22"/>
              </w:sdtPr>
              <w:sdtContent>
                <w:del w:author="davide.lenzarini@u-blox.com" w:id="4"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24"/>
              </w:sdtPr>
              <w:sdtContent>
                <w:ins w:author="davide.lenzarini@u-blox.com" w:id="5"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26"/>
              </w:sdtPr>
              <w:sdtContent>
                <w:ins w:author="davide.lenzarini@u-blox.com" w:id="6" w:date="2024-07-30T18:05:56Z">
                  <w:r w:rsidDel="00000000" w:rsidR="00000000" w:rsidRPr="00000000">
                    <w:rPr>
                      <w:rFonts w:ascii="Arial" w:cs="Arial" w:eastAsia="Arial" w:hAnsi="Arial"/>
                      <w:color w:val="666666"/>
                      <w:rtl w:val="0"/>
                    </w:rPr>
                    <w:t xml:space="preserve">Reserved</w:t>
                  </w:r>
                </w:ins>
              </w:sdtContent>
            </w:sdt>
            <w:sdt>
              <w:sdtPr>
                <w:tag w:val="goog_rdk_27"/>
              </w:sdtPr>
              <w:sdtContent>
                <w:del w:author="davide.lenzarini@u-blox.com" w:id="6"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sdt>
              <w:sdtPr>
                <w:tag w:val="goog_rdk_28"/>
              </w:sdtPr>
              <w:sdtContent>
                <w:commentRangeStart w:id="12"/>
              </w:sdtContent>
            </w:sdt>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commentRangeEnd w:id="12"/>
            <w:r w:rsidDel="00000000" w:rsidR="00000000" w:rsidRPr="00000000">
              <w:commentReference w:id="12"/>
            </w: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9"/>
        </w:sdtPr>
        <w:sdtContent>
          <w:commentRangeStart w:id="13"/>
        </w:sdtContent>
      </w:sdt>
      <w:sdt>
        <w:sdtPr>
          <w:tag w:val="goog_rdk_30"/>
        </w:sdtPr>
        <w:sdtContent>
          <w:commentRangeStart w:id="14"/>
        </w:sdtContent>
      </w:sdt>
      <w:r w:rsidDel="00000000" w:rsidR="00000000" w:rsidRPr="00000000">
        <w:rPr>
          <w:rFonts w:ascii="Arial" w:cs="Arial" w:eastAsia="Arial" w:hAnsi="Arial"/>
          <w:rtl w:val="0"/>
        </w:rPr>
        <w:t xml:space="preserve">MQTT-SN Control Packets that require a Packet Identifier are shown below</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1"/>
        </w:sdtPr>
        <w:sdtContent>
          <w:commentRangeStart w:id="1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5"/>
      <w:r w:rsidDel="00000000" w:rsidR="00000000" w:rsidRPr="00000000">
        <w:commentReference w:id="1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2"/>
        </w:sdtPr>
        <w:sdtContent>
          <w:commentRangeStart w:id="16"/>
        </w:sdtContent>
      </w:sdt>
      <w:sdt>
        <w:sdtPr>
          <w:tag w:val="goog_rdk_33"/>
        </w:sdtPr>
        <w:sdtContent>
          <w:commentRangeStart w:id="17"/>
        </w:sdtContent>
      </w:sdt>
      <w:r w:rsidDel="00000000" w:rsidR="00000000" w:rsidRPr="00000000">
        <w:rPr>
          <w:rFonts w:ascii="Arial" w:cs="Arial" w:eastAsia="Arial" w:hAnsi="Arial"/>
          <w:highlight w:val="yellow"/>
          <w:rtl w:val="0"/>
        </w:rPr>
        <w:t xml:space="preserve">SUBSCRIBE, UNSUBSCRIBE, or PUBLISH</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4"/>
        </w:sdtPr>
        <w:sdtContent>
          <w:commentRangeStart w:id="18"/>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5"/>
        </w:sdtPr>
        <w:sdtContent>
          <w:commentRangeStart w:id="19"/>
        </w:sdtContent>
      </w:sdt>
      <w:r w:rsidDel="00000000" w:rsidR="00000000" w:rsidRPr="00000000">
        <w:rPr>
          <w:rFonts w:ascii="Arial" w:cs="Arial" w:eastAsia="Arial" w:hAnsi="Arial"/>
          <w:rtl w:val="0"/>
        </w:rPr>
        <w:t xml:space="preserve">command </w:t>
      </w:r>
      <w:commentRangeEnd w:id="19"/>
      <w:r w:rsidDel="00000000" w:rsidR="00000000" w:rsidRPr="00000000">
        <w:commentReference w:id="19"/>
      </w:r>
      <w:r w:rsidDel="00000000" w:rsidR="00000000" w:rsidRPr="00000000">
        <w:rPr>
          <w:rFonts w:ascii="Arial" w:cs="Arial" w:eastAsia="Arial" w:hAnsi="Arial"/>
          <w:rtl w:val="0"/>
        </w:rPr>
        <w:t xml:space="preserve">at any time.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36"/>
        </w:sdtPr>
        <w:sdtContent>
          <w:commentRangeStart w:id="20"/>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40"/>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7"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7"/>
            </w:sdtPr>
            <w:sdtContent>
              <w:commentRangeStart w:id="21"/>
            </w:sdtContent>
          </w:sdt>
          <w:commentRangeEnd w:id="21"/>
          <w:r w:rsidDel="00000000" w:rsidR="00000000" w:rsidRPr="00000000">
            <w:commentReference w:id="21"/>
          </w:r>
          <w:sdt>
            <w:sdtPr>
              <w:tag w:val="goog_rdk_38"/>
            </w:sdtPr>
            <w:sdtContent>
              <w:commentRangeStart w:id="22"/>
            </w:sdtContent>
          </w:sdt>
          <w:commentRangeEnd w:id="22"/>
          <w:r w:rsidDel="00000000" w:rsidR="00000000" w:rsidRPr="00000000">
            <w:commentReference w:id="22"/>
          </w:r>
          <w:sdt>
            <w:sdtPr>
              <w:tag w:val="goog_rdk_39"/>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41"/>
        </w:sdtPr>
        <w:sdtContent>
          <w:commentRangeStart w:id="23"/>
        </w:sdtContent>
      </w:sdt>
      <w:r w:rsidDel="00000000" w:rsidR="00000000" w:rsidRPr="00000000">
        <w:rPr>
          <w:rFonts w:ascii="Arial" w:cs="Arial" w:eastAsia="Arial" w:hAnsi="Arial"/>
          <w:rtl w:val="0"/>
        </w:rPr>
        <w:t xml:space="preserve">Protocol </w:t>
      </w:r>
      <w:sdt>
        <w:sdtPr>
          <w:tag w:val="goog_rdk_42"/>
        </w:sdtPr>
        <w:sdtContent>
          <w:ins w:author="davide.lenzarini@u-blox.com" w:id="8" w:date="2024-07-30T18:33:07Z">
            <w:r w:rsidDel="00000000" w:rsidR="00000000" w:rsidRPr="00000000">
              <w:rPr>
                <w:rFonts w:ascii="Arial" w:cs="Arial" w:eastAsia="Arial" w:hAnsi="Arial"/>
                <w:rtl w:val="0"/>
              </w:rPr>
              <w:t xml:space="preserve">Version</w:t>
            </w:r>
          </w:ins>
        </w:sdtContent>
      </w:sdt>
      <w:sdt>
        <w:sdtPr>
          <w:tag w:val="goog_rdk_43"/>
        </w:sdtPr>
        <w:sdtContent>
          <w:del w:author="davide.lenzarini@u-blox.com" w:id="8" w:date="2024-07-30T18:33:07Z">
            <w:r w:rsidDel="00000000" w:rsidR="00000000" w:rsidRPr="00000000">
              <w:rPr>
                <w:rFonts w:ascii="Arial" w:cs="Arial" w:eastAsia="Arial" w:hAnsi="Arial"/>
                <w:rtl w:val="0"/>
              </w:rPr>
              <w:delText xml:space="preserve">Id</w:delText>
            </w:r>
          </w:del>
        </w:sdtContent>
      </w:sdt>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44"/>
        </w:sdtPr>
        <w:sdtContent>
          <w:ins w:author="davide.lenzarini@u-blox.com" w:id="9" w:date="2024-07-30T18:33:12Z">
            <w:r w:rsidDel="00000000" w:rsidR="00000000" w:rsidRPr="00000000">
              <w:rPr>
                <w:rFonts w:ascii="Arial" w:cs="Arial" w:eastAsia="Arial" w:hAnsi="Arial"/>
                <w:i w:val="1"/>
                <w:rtl w:val="0"/>
              </w:rPr>
              <w:t xml:space="preserve">Version</w:t>
            </w:r>
          </w:ins>
        </w:sdtContent>
      </w:sdt>
      <w:sdt>
        <w:sdtPr>
          <w:tag w:val="goog_rdk_45"/>
        </w:sdtPr>
        <w:sdtContent>
          <w:del w:author="davide.lenzarini@u-blox.com" w:id="9"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46"/>
        </w:sdtPr>
        <w:sdtContent>
          <w:commentRangeStart w:id="24"/>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47"/>
              </w:sdtPr>
              <w:sdtContent>
                <w:commentRangeStart w:id="25"/>
              </w:sdtContent>
            </w:sdt>
            <w:sdt>
              <w:sdtPr>
                <w:tag w:val="goog_rdk_48"/>
              </w:sdtPr>
              <w:sdtContent>
                <w:commentRangeStart w:id="26"/>
              </w:sdtContent>
            </w:sdt>
            <w:sdt>
              <w:sdtPr>
                <w:tag w:val="goog_rdk_49"/>
              </w:sdtPr>
              <w:sdtContent>
                <w:commentRangeStart w:id="27"/>
              </w:sdtContent>
            </w:sdt>
            <w:r w:rsidDel="00000000" w:rsidR="00000000" w:rsidRPr="00000000">
              <w:rPr>
                <w:rFonts w:ascii="Arial" w:cs="Arial" w:eastAsia="Arial" w:hAnsi="Arial"/>
                <w:rtl w:val="0"/>
              </w:rPr>
              <w:t xml:space="preserve">MQTT or MQTT-SN  protocol requested by the Client.</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50"/>
              </w:sdtPr>
              <w:sdtContent>
                <w:commentRangeStart w:id="28"/>
              </w:sdtContent>
            </w:sdt>
            <w:sdt>
              <w:sdtPr>
                <w:tag w:val="goog_rdk_51"/>
              </w:sdtPr>
              <w:sdtContent>
                <w:commentRangeStart w:id="29"/>
              </w:sdtContent>
            </w:sdt>
            <w:sdt>
              <w:sdtPr>
                <w:tag w:val="goog_rdk_52"/>
              </w:sdtPr>
              <w:sdtContent>
                <w:commentRangeStart w:id="30"/>
              </w:sdtContent>
            </w:sdt>
            <w:r w:rsidDel="00000000" w:rsidR="00000000" w:rsidRPr="00000000">
              <w:rPr>
                <w:rFonts w:ascii="Arial" w:cs="Arial" w:eastAsia="Arial" w:hAnsi="Arial"/>
                <w:rtl w:val="0"/>
              </w:rPr>
              <w:t xml:space="preserve">MQTT</w:t>
            </w:r>
            <w:sdt>
              <w:sdtPr>
                <w:tag w:val="goog_rdk_53"/>
              </w:sdtPr>
              <w:sdtContent>
                <w:ins w:author="davide.lenzarini@u-blox.com" w:id="10"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rtl w:val="0"/>
              </w:rPr>
              <w:t xml:space="preserve"> is not available</w:t>
            </w:r>
            <w:sdt>
              <w:sdtPr>
                <w:tag w:val="goog_rdk_54"/>
              </w:sdtPr>
              <w:sdtContent>
                <w:ins w:author="davide.lenzarini@u-blox.com" w:id="11"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55"/>
              </w:sdtPr>
              <w:sdtContent>
                <w:commentRangeStart w:id="31"/>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31"/>
            <w:r w:rsidDel="00000000" w:rsidR="00000000" w:rsidRPr="00000000">
              <w:commentReference w:id="31"/>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56"/>
              </w:sdtPr>
              <w:sdtContent>
                <w:ins w:author="davide.lenzarini@u-blox.com" w:id="12"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57"/>
              </w:sdtPr>
              <w:sdtContent>
                <w:ins w:author="davide.lenzarini@u-blox.com" w:id="13"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sdt>
              <w:sdtPr>
                <w:tag w:val="goog_rdk_59"/>
              </w:sdtPr>
              <w:sdtContent>
                <w:del w:author="davide.lenzarini@u-blox.com" w:id="14"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C1">
            <w:pPr>
              <w:spacing w:after="9" w:lineRule="auto"/>
              <w:ind w:right="4"/>
              <w:rPr>
                <w:rFonts w:ascii="Arial" w:cs="Arial" w:eastAsia="Arial" w:hAnsi="Arial"/>
              </w:rPr>
            </w:pPr>
            <w:sdt>
              <w:sdtPr>
                <w:tag w:val="goog_rdk_61"/>
              </w:sdtPr>
              <w:sdtContent>
                <w:del w:author="davide.lenzarini@u-blox.com" w:id="14"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C2">
            <w:pPr>
              <w:spacing w:after="9" w:lineRule="auto"/>
              <w:ind w:right="4"/>
              <w:rPr>
                <w:rFonts w:ascii="Arial" w:cs="Arial" w:eastAsia="Arial" w:hAnsi="Arial"/>
              </w:rPr>
            </w:pPr>
            <w:sdt>
              <w:sdtPr>
                <w:tag w:val="goog_rdk_63"/>
              </w:sdtPr>
              <w:sdtContent>
                <w:del w:author="davide.lenzarini@u-blox.com" w:id="14"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C3">
            <w:pPr>
              <w:keepNext w:val="1"/>
              <w:spacing w:after="9" w:lineRule="auto"/>
              <w:ind w:right="4"/>
              <w:rPr>
                <w:rFonts w:ascii="Arial" w:cs="Arial" w:eastAsia="Arial" w:hAnsi="Arial"/>
              </w:rPr>
            </w:pPr>
            <w:sdt>
              <w:sdtPr>
                <w:tag w:val="goog_rdk_65"/>
              </w:sdtPr>
              <w:sdtContent>
                <w:del w:author="davide.lenzarini@u-blox.com" w:id="14"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C4">
            <w:pPr>
              <w:keepNext w:val="1"/>
              <w:spacing w:after="9" w:lineRule="auto"/>
              <w:ind w:right="4"/>
              <w:rPr>
                <w:rFonts w:ascii="Arial" w:cs="Arial" w:eastAsia="Arial" w:hAnsi="Arial"/>
              </w:rPr>
            </w:pPr>
            <w:sdt>
              <w:sdtPr>
                <w:tag w:val="goog_rdk_67"/>
              </w:sdtPr>
              <w:sdtContent>
                <w:del w:author="davide.lenzarini@u-blox.com" w:id="14"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68"/>
              </w:sdtPr>
              <w:sdtContent>
                <w:ins w:author="davide.lenzarini@u-blox.com" w:id="15" w:date="2024-08-06T08:20:20Z">
                  <w:r w:rsidDel="00000000" w:rsidR="00000000" w:rsidRPr="00000000">
                    <w:rPr>
                      <w:rFonts w:ascii="Arial" w:cs="Arial" w:eastAsia="Arial" w:hAnsi="Arial"/>
                      <w:rtl w:val="0"/>
                    </w:rPr>
                    <w:t xml:space="preserve">4</w:t>
                  </w:r>
                </w:ins>
              </w:sdtContent>
            </w:sdt>
            <w:sdt>
              <w:sdtPr>
                <w:tag w:val="goog_rdk_69"/>
              </w:sdtPr>
              <w:sdtContent>
                <w:del w:author="davide.lenzarini@u-blox.com" w:id="15"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71"/>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16"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0"/>
            </w:sdtPr>
            <w:sdtContent>
              <w:ins w:author="davide.lenzarini@u-blox.com" w:id="16"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72"/>
        </w:sdtPr>
        <w:sdtContent>
          <w:ins w:author="davide.lenzarini@u-blox.com" w:id="16" w:date="2024-02-07T16:36:36Z"/>
          <w:sdt>
            <w:sdtPr>
              <w:tag w:val="goog_rdk_73"/>
            </w:sdtPr>
            <w:sdtContent>
              <w:commentRangeStart w:id="32"/>
            </w:sdtContent>
          </w:sdt>
          <w:ins w:author="davide.lenzarini@u-blox.com" w:id="16" w:date="2024-02-07T16:36:36Z">
            <w:sdt>
              <w:sdtPr>
                <w:tag w:val="goog_rdk_74"/>
              </w:sdtPr>
              <w:sdtContent>
                <w:commentRangeStart w:id="33"/>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75"/>
              </w:sdtPr>
              <w:sdtContent>
                <w:del w:author="davide.lenzarini@u-blox.com" w:id="17"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76"/>
              </w:sdtPr>
              <w:sdtContent>
                <w:del w:author="davide.lenzarini@u-blox.com" w:id="18"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77"/>
              </w:sdtPr>
              <w:sdtContent>
                <w:commentRangeStart w:id="34"/>
              </w:sdtContent>
            </w:sdt>
            <w:r w:rsidDel="00000000" w:rsidR="00000000" w:rsidRPr="00000000">
              <w:rPr>
                <w:rFonts w:ascii="Arial" w:cs="Arial" w:eastAsia="Arial" w:hAnsi="Arial"/>
                <w:rtl w:val="0"/>
              </w:rPr>
              <w:t xml:space="preserve">no negotiation.</w:t>
            </w:r>
            <w:commentRangeEnd w:id="34"/>
            <w:r w:rsidDel="00000000" w:rsidR="00000000" w:rsidRPr="00000000">
              <w:commentReference w:id="34"/>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78"/>
        </w:sdtPr>
        <w:sdtContent>
          <w:commentRangeStart w:id="35"/>
        </w:sdtContent>
      </w:sdt>
      <w:r w:rsidDel="00000000" w:rsidR="00000000" w:rsidRPr="00000000">
        <w:rPr>
          <w:rFonts w:ascii="Arial" w:cs="Arial" w:eastAsia="Arial" w:hAnsi="Arial"/>
          <w:rtl w:val="0"/>
        </w:rPr>
        <w:t xml:space="preserve"> topic names and aliases.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sdt>
        <w:sdtPr>
          <w:tag w:val="goog_rdk_79"/>
        </w:sdtPr>
        <w:sdtContent>
          <w:commentRangeStart w:id="36"/>
        </w:sdtContent>
      </w:sdt>
      <w:r w:rsidDel="00000000" w:rsidR="00000000" w:rsidRPr="00000000">
        <w:rPr>
          <w:rFonts w:ascii="Arial" w:cs="Arial" w:eastAsia="Arial" w:hAnsi="Arial"/>
          <w:rtl w:val="0"/>
        </w:rPr>
        <w:t xml:space="preserve">3.1 Format of Individual Packets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0"/>
        </w:sdtPr>
        <w:sdtContent>
          <w:commentRangeStart w:id="37"/>
        </w:sdtContent>
      </w:sdt>
      <w:r w:rsidDel="00000000" w:rsidR="00000000" w:rsidRPr="00000000">
        <w:rPr>
          <w:rFonts w:ascii="Arial" w:cs="Arial" w:eastAsia="Arial" w:hAnsi="Arial"/>
          <w:rtl w:val="0"/>
        </w:rPr>
        <w:t xml:space="preserve">1-hop </w:t>
      </w:r>
      <w:commentRangeEnd w:id="37"/>
      <w:r w:rsidDel="00000000" w:rsidR="00000000" w:rsidRPr="00000000">
        <w:commentReference w:id="37"/>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81"/>
        </w:sdtPr>
        <w:sdtContent>
          <w:del w:author="davide.lenzarini@u-blox.com" w:id="19"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82"/>
        </w:sdtPr>
        <w:sdtContent>
          <w:commentRangeStart w:id="38"/>
        </w:sdtContent>
      </w:sdt>
      <w:r w:rsidDel="00000000" w:rsidR="00000000" w:rsidRPr="00000000">
        <w:rPr>
          <w:rFonts w:ascii="Arial" w:cs="Arial" w:eastAsia="Arial" w:hAnsi="Arial"/>
          <w:rtl w:val="0"/>
        </w:rPr>
        <w:t xml:space="preserve">1-byte long</w:t>
      </w:r>
      <w:commentRangeEnd w:id="38"/>
      <w:r w:rsidDel="00000000" w:rsidR="00000000" w:rsidRPr="00000000">
        <w:commentReference w:id="38"/>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83"/>
        </w:sdtPr>
        <w:sdtContent>
          <w:del w:author="davide.lenzarini@u-blox.com" w:id="20"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84"/>
              </w:sdtPr>
              <w:sdtContent>
                <w:commentRangeStart w:id="39"/>
              </w:sdtContent>
            </w:sdt>
            <w:sdt>
              <w:sdtPr>
                <w:tag w:val="goog_rdk_85"/>
              </w:sdtPr>
              <w:sdtContent>
                <w:commentRangeStart w:id="40"/>
              </w:sdtContent>
            </w:sdt>
            <w:r w:rsidDel="00000000" w:rsidR="00000000" w:rsidRPr="00000000">
              <w:rPr>
                <w:rFonts w:ascii="Arial" w:cs="Arial" w:eastAsia="Arial" w:hAnsi="Arial"/>
                <w:rtl w:val="0"/>
              </w:rPr>
              <w:t xml:space="preserve">Protocol Version</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86"/>
        </w:sdtPr>
        <w:sdtContent>
          <w:ins w:author="davide.lenzarini@u-blox.com" w:id="21"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87"/>
        </w:sdtPr>
        <w:sdtContent>
          <w:commentRangeStart w:id="41"/>
        </w:sdtContent>
      </w:sdt>
      <w:r w:rsidDel="00000000" w:rsidR="00000000" w:rsidRPr="00000000">
        <w:rPr>
          <w:rFonts w:ascii="Arial" w:cs="Arial" w:eastAsia="Arial" w:hAnsi="Arial"/>
          <w:rtl w:val="0"/>
        </w:rPr>
        <w:t xml:space="preserve">CONNACK </w:t>
      </w:r>
      <w:commentRangeEnd w:id="41"/>
      <w:r w:rsidDel="00000000" w:rsidR="00000000" w:rsidRPr="00000000">
        <w:commentReference w:id="41"/>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88"/>
        </w:sdtPr>
        <w:sdtContent>
          <w:commentRangeStart w:id="42"/>
        </w:sdtContent>
      </w:sdt>
      <w:sdt>
        <w:sdtPr>
          <w:tag w:val="goog_rdk_89"/>
        </w:sdtPr>
        <w:sdtContent>
          <w:commentRangeStart w:id="43"/>
        </w:sdtContent>
      </w:sdt>
      <w:sdt>
        <w:sdtPr>
          <w:tag w:val="goog_rdk_90"/>
        </w:sdtPr>
        <w:sdtContent>
          <w:commentRangeStart w:id="44"/>
        </w:sdtContent>
      </w:sdt>
      <w:sdt>
        <w:sdtPr>
          <w:tag w:val="goog_rdk_91"/>
        </w:sdtPr>
        <w:sdtContent>
          <w:commentRangeStart w:id="45"/>
        </w:sdtContent>
      </w:sdt>
      <w:sdt>
        <w:sdtPr>
          <w:tag w:val="goog_rdk_92"/>
        </w:sdtPr>
        <w:sdtContent>
          <w:commentRangeStart w:id="46"/>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w:t>
      </w:r>
      <w:sdt>
        <w:sdtPr>
          <w:tag w:val="goog_rdk_93"/>
        </w:sdtPr>
        <w:sdtContent>
          <w:commentRangeStart w:id="47"/>
        </w:sdtContent>
      </w:sdt>
      <w:r w:rsidDel="00000000" w:rsidR="00000000" w:rsidRPr="00000000">
        <w:rPr>
          <w:rFonts w:ascii="Arial" w:cs="Arial" w:eastAsia="Arial" w:hAnsi="Arial"/>
          <w:highlight w:val="yellow"/>
          <w:rtl w:val="0"/>
        </w:rPr>
        <w:t xml:space="preserve">see state description in table 3.6</w:t>
      </w:r>
      <w:commentRangeEnd w:id="47"/>
      <w:r w:rsidDel="00000000" w:rsidR="00000000" w:rsidRPr="00000000">
        <w:commentReference w:id="47"/>
      </w:r>
      <w:r w:rsidDel="00000000" w:rsidR="00000000" w:rsidRPr="00000000">
        <w:rPr>
          <w:rFonts w:ascii="Arial" w:cs="Arial" w:eastAsia="Arial" w:hAnsi="Arial"/>
          <w:highlight w:val="yellow"/>
          <w:rtl w:val="0"/>
        </w:rPr>
        <w:t xml:space="preserve">).</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94"/>
        </w:sdtPr>
        <w:sdtContent>
          <w:commentRangeStart w:id="48"/>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8"/>
      <w:r w:rsidDel="00000000" w:rsidR="00000000" w:rsidRPr="00000000">
        <w:commentReference w:id="48"/>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95"/>
        </w:sdtPr>
        <w:sdtContent>
          <w:ins w:author="davide.lenzarini@u-blox.com" w:id="22" w:date="2024-08-06T08:32:19Z">
            <w:r w:rsidDel="00000000" w:rsidR="00000000" w:rsidRPr="00000000">
              <w:rPr>
                <w:rFonts w:ascii="Arial" w:cs="Arial" w:eastAsia="Arial" w:hAnsi="Arial"/>
                <w:color w:val="000000"/>
                <w:highlight w:val="yellow"/>
                <w:rtl w:val="0"/>
              </w:rPr>
              <w:t xml:space="preserve">i</w:t>
            </w:r>
          </w:ins>
        </w:sdtContent>
      </w:sdt>
      <w:sdt>
        <w:sdtPr>
          <w:tag w:val="goog_rdk_96"/>
        </w:sdtPr>
        <w:sdtContent>
          <w:del w:author="davide.lenzarini@u-blox.com" w:id="22"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97"/>
        </w:sdtPr>
        <w:sdtContent>
          <w:ins w:author="davide.lenzarini@u-blox.com" w:id="23"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w:t>
      </w:r>
      <w:sdt>
        <w:sdtPr>
          <w:tag w:val="goog_rdk_98"/>
        </w:sdtPr>
        <w:sdtContent>
          <w:del w:author="davide.lenzarini@u-blox.com" w:id="24" w:date="2024-08-06T08:38:04Z">
            <w:r w:rsidDel="00000000" w:rsidR="00000000" w:rsidRPr="00000000">
              <w:rPr>
                <w:rtl w:val="0"/>
              </w:rPr>
              <w:delText xml:space="preserve">– </w:delText>
            </w:r>
          </w:del>
        </w:sdtContent>
      </w:sdt>
      <w:r w:rsidDel="00000000" w:rsidR="00000000" w:rsidRPr="00000000">
        <w:rPr>
          <w:rtl w:val="0"/>
        </w:rPr>
        <w:t xml:space="preserve">expiry</w:t>
      </w:r>
      <w:sdt>
        <w:sdtPr>
          <w:tag w:val="goog_rdk_99"/>
        </w:sdtPr>
        <w:sdtContent>
          <w:del w:author="davide.lenzarini@u-blox.com" w:id="25" w:date="2024-08-06T08:38:07Z">
            <w:r w:rsidDel="00000000" w:rsidR="00000000" w:rsidRPr="00000000">
              <w:rPr>
                <w:rtl w:val="0"/>
              </w:rPr>
              <w:delText xml:space="preserve"> –</w:delText>
            </w:r>
          </w:del>
        </w:sdtContent>
      </w:sdt>
      <w:r w:rsidDel="00000000" w:rsidR="00000000" w:rsidRPr="00000000">
        <w:rPr>
          <w:rtl w:val="0"/>
        </w:rPr>
        <w:t xml:space="preserve">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sdt>
        <w:sdtPr>
          <w:tag w:val="goog_rdk_101"/>
        </w:sdtPr>
        <w:sdtContent>
          <w:del w:author="davide.lenzarini@u-blox.com" w:id="26" w:date="2024-08-06T08:39:26Z">
            <w:r w:rsidDel="00000000" w:rsidR="00000000" w:rsidRPr="00000000">
              <w:rPr>
                <w:rFonts w:ascii="Arial" w:cs="Arial" w:eastAsia="Arial" w:hAnsi="Arial"/>
                <w:color w:val="000000"/>
                <w:rtl w:val="0"/>
              </w:rPr>
              <w:delText xml:space="preserve"> </w:delText>
            </w:r>
          </w:del>
        </w:sdtContent>
      </w:sdt>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w:t>
      </w:r>
      <w:sdt>
        <w:sdtPr>
          <w:tag w:val="goog_rdk_102"/>
        </w:sdtPr>
        <w:sdtContent>
          <w:ins w:author="davide.lenzarini@u-blox.com" w:id="27" w:date="2024-08-06T08:43:02Z">
            <w:r w:rsidDel="00000000" w:rsidR="00000000" w:rsidRPr="00000000">
              <w:rPr>
                <w:rFonts w:ascii="Arial" w:cs="Arial" w:eastAsia="Arial" w:hAnsi="Arial"/>
                <w:highlight w:val="yellow"/>
                <w:rtl w:val="0"/>
              </w:rPr>
              <w:t xml:space="preserve">C</w:t>
            </w:r>
          </w:ins>
        </w:sdtContent>
      </w:sdt>
      <w:sdt>
        <w:sdtPr>
          <w:tag w:val="goog_rdk_103"/>
        </w:sdtPr>
        <w:sdtContent>
          <w:del w:author="davide.lenzarini@u-blox.com" w:id="27" w:date="2024-08-06T08:43:02Z">
            <w:r w:rsidDel="00000000" w:rsidR="00000000" w:rsidRPr="00000000">
              <w:rPr>
                <w:rFonts w:ascii="Arial" w:cs="Arial" w:eastAsia="Arial" w:hAnsi="Arial"/>
                <w:highlight w:val="yellow"/>
                <w:rtl w:val="0"/>
              </w:rPr>
              <w:delText xml:space="preserve">c</w:delText>
            </w:r>
          </w:del>
        </w:sdtContent>
      </w:sdt>
      <w:r w:rsidDel="00000000" w:rsidR="00000000" w:rsidRPr="00000000">
        <w:rPr>
          <w:rFonts w:ascii="Arial" w:cs="Arial" w:eastAsia="Arial" w:hAnsi="Arial"/>
          <w:highlight w:val="yellow"/>
          <w:rtl w:val="0"/>
        </w:rPr>
        <w:t xml:space="preserve">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104"/>
        </w:sdtPr>
        <w:sdtContent>
          <w:commentRangeStart w:id="49"/>
        </w:sdtContent>
      </w:sdt>
      <w:r w:rsidDel="00000000" w:rsidR="00000000" w:rsidRPr="00000000">
        <w:rPr>
          <w:rFonts w:ascii="Arial" w:cs="Arial" w:eastAsia="Arial" w:hAnsi="Arial"/>
          <w:b w:val="0"/>
          <w:color w:val="000000"/>
          <w:sz w:val="20"/>
          <w:szCs w:val="20"/>
          <w:rtl w:val="0"/>
        </w:rPr>
        <w:t xml:space="preserve">retained when it is published</w:t>
      </w:r>
      <w:commentRangeEnd w:id="49"/>
      <w:r w:rsidDel="00000000" w:rsidR="00000000" w:rsidRPr="00000000">
        <w:commentReference w:id="49"/>
      </w:r>
      <w:r w:rsidDel="00000000" w:rsidR="00000000" w:rsidRPr="00000000">
        <w:rPr>
          <w:rFonts w:ascii="Arial" w:cs="Arial" w:eastAsia="Arial" w:hAnsi="Arial"/>
          <w:b w:val="0"/>
          <w:color w:val="000000"/>
          <w:sz w:val="20"/>
          <w:szCs w:val="20"/>
          <w:rtl w:val="0"/>
        </w:rPr>
        <w:t xml:space="preserve">.</w:t>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105"/>
        </w:sdtPr>
        <w:sdtContent>
          <w:commentRangeStart w:id="50"/>
        </w:sdtContent>
      </w:sdt>
      <w:r w:rsidDel="00000000" w:rsidR="00000000" w:rsidRPr="00000000">
        <w:rPr>
          <w:rFonts w:ascii="Arial" w:cs="Arial" w:eastAsia="Arial" w:hAnsi="Arial"/>
          <w:color w:val="000000"/>
          <w:sz w:val="20"/>
          <w:szCs w:val="20"/>
          <w:highlight w:val="yellow"/>
          <w:rtl w:val="0"/>
        </w:rPr>
        <w:t xml:space="preserve"> been published</w:t>
      </w:r>
      <w:commentRangeEnd w:id="50"/>
      <w:r w:rsidDel="00000000" w:rsidR="00000000" w:rsidRPr="00000000">
        <w:commentReference w:id="50"/>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w:t>
      </w:r>
      <w:sdt>
        <w:sdtPr>
          <w:tag w:val="goog_rdk_106"/>
        </w:sdtPr>
        <w:sdtContent>
          <w:ins w:author="davide.lenzarini@u-blox.com" w:id="28" w:date="2024-08-06T10:31:19Z">
            <w:r w:rsidDel="00000000" w:rsidR="00000000" w:rsidRPr="00000000">
              <w:rPr>
                <w:rFonts w:ascii="Arial" w:cs="Arial" w:eastAsia="Arial" w:hAnsi="Arial"/>
                <w:rtl w:val="0"/>
              </w:rPr>
              <w:t xml:space="preserve">Data</w:t>
            </w:r>
          </w:ins>
        </w:sdtContent>
      </w:sdt>
      <w:sdt>
        <w:sdtPr>
          <w:tag w:val="goog_rdk_107"/>
        </w:sdtPr>
        <w:sdtContent>
          <w:del w:author="davide.lenzarini@u-blox.com" w:id="28"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08"/>
        </w:sdtPr>
        <w:sdtContent>
          <w:ins w:author="davide.lenzarini@u-blox.com" w:id="29" w:date="2024-08-06T10:33:11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09"/>
        </w:sdtPr>
        <w:sdtContent>
          <w:del w:author="davide.lenzarini@u-blox.com" w:id="29" w:date="2024-08-06T10:33:11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10"/>
        </w:sdtPr>
        <w:sdtContent>
          <w:ins w:author="davide.lenzarini@u-blox.com" w:id="30" w:date="2024-08-06T10:33:55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1"/>
        </w:sdtPr>
        <w:sdtContent>
          <w:del w:author="davide.lenzarini@u-blox.com" w:id="30" w:date="2024-08-06T10:33:55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12"/>
        </w:sdtPr>
        <w:sdtContent>
          <w:ins w:author="davide.lenzarini@u-blox.com" w:id="31" w:date="2024-08-06T10:34:28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3"/>
        </w:sdtPr>
        <w:sdtContent>
          <w:del w:author="davide.lenzarini@u-blox.com" w:id="31" w:date="2024-08-06T10:34:28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14"/>
        </w:sdtPr>
        <w:sdtContent>
          <w:ins w:author="davide.lenzarini@u-blox.com" w:id="32" w:date="2024-08-06T10:34:44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5"/>
        </w:sdtPr>
        <w:sdtContent>
          <w:del w:author="davide.lenzarini@u-blox.com" w:id="32" w:date="2024-08-06T10:34:44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w:t>
      </w:r>
      <w:sdt>
        <w:sdtPr>
          <w:tag w:val="goog_rdk_116"/>
        </w:sdtPr>
        <w:sdtContent>
          <w:commentRangeStart w:id="51"/>
        </w:sdtContent>
      </w:sdt>
      <w:r w:rsidDel="00000000" w:rsidR="00000000" w:rsidRPr="00000000">
        <w:rPr>
          <w:rFonts w:ascii="Arial" w:cs="Arial" w:eastAsia="Arial" w:hAnsi="Arial"/>
          <w:rtl w:val="0"/>
        </w:rPr>
        <w:t xml:space="preserve"> section 3.1.2.5</w:t>
      </w:r>
      <w:commentRangeEnd w:id="51"/>
      <w:r w:rsidDel="00000000" w:rsidR="00000000" w:rsidRPr="00000000">
        <w:commentReference w:id="51"/>
      </w:r>
      <w:r w:rsidDel="00000000" w:rsidR="00000000" w:rsidRPr="00000000">
        <w:rPr>
          <w:rFonts w:ascii="Arial" w:cs="Arial" w:eastAsia="Arial" w:hAnsi="Arial"/>
          <w:rtl w:val="0"/>
        </w:rPr>
        <w:t xml:space="preserve">.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117"/>
        </w:sdtPr>
        <w:sdtContent>
          <w:commentRangeStart w:id="52"/>
        </w:sdtContent>
      </w:sdt>
      <w:sdt>
        <w:sdtPr>
          <w:tag w:val="goog_rdk_118"/>
        </w:sdtPr>
        <w:sdtContent>
          <w:commentRangeStart w:id="53"/>
        </w:sdtContent>
      </w:sdt>
      <w:sdt>
        <w:sdtPr>
          <w:tag w:val="goog_rdk_119"/>
        </w:sdtPr>
        <w:sdtContent>
          <w:commentRangeStart w:id="54"/>
        </w:sdtContent>
      </w:sdt>
      <w:sdt>
        <w:sdtPr>
          <w:tag w:val="goog_rdk_120"/>
        </w:sdtPr>
        <w:sdtContent>
          <w:commentRangeStart w:id="55"/>
        </w:sdtContent>
      </w:sdt>
      <w:r w:rsidDel="00000000" w:rsidR="00000000" w:rsidRPr="00000000">
        <w:rPr>
          <w:rFonts w:ascii="Arial" w:cs="Arial" w:eastAsia="Arial" w:hAnsi="Arial"/>
          <w:rtl w:val="0"/>
        </w:rPr>
        <w:t xml:space="preserve">ents are allowed to send further MQTT Control Packets im</w:t>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121"/>
        </w:sdtPr>
        <w:sdtContent>
          <w:commentRangeStart w:id="56"/>
        </w:sdtContent>
      </w:sdt>
      <w:sdt>
        <w:sdtPr>
          <w:tag w:val="goog_rdk_122"/>
        </w:sdtPr>
        <w:sdtContent>
          <w:commentRangeStart w:id="57"/>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123"/>
              </w:sdtPr>
              <w:sdtContent>
                <w:commentRangeStart w:id="58"/>
              </w:sdtContent>
            </w:sdt>
            <w:r w:rsidDel="00000000" w:rsidR="00000000" w:rsidRPr="00000000">
              <w:rPr>
                <w:rFonts w:ascii="Arial" w:cs="Arial" w:eastAsia="Arial" w:hAnsi="Arial"/>
                <w:rtl w:val="0"/>
              </w:rPr>
              <w:t xml:space="preserve">Byte 11</w:t>
            </w:r>
            <w:commentRangeEnd w:id="58"/>
            <w:r w:rsidDel="00000000" w:rsidR="00000000" w:rsidRPr="00000000">
              <w:commentReference w:id="58"/>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124"/>
        </w:sdtPr>
        <w:sdtContent>
          <w:del w:author="davide.lenzarini@u-blox.com" w:id="33"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125"/>
        </w:sdtPr>
        <w:sdtContent>
          <w:del w:author="davide.lenzarini@u-blox.com" w:id="34"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126"/>
        </w:sdtPr>
        <w:sdtContent>
          <w:commentRangeStart w:id="59"/>
        </w:sdtContent>
      </w:sdt>
      <w:r w:rsidDel="00000000" w:rsidR="00000000" w:rsidRPr="00000000">
        <w:rPr>
          <w:rFonts w:ascii="Arial" w:cs="Arial" w:eastAsia="Arial" w:hAnsi="Arial"/>
          <w:rtl w:val="0"/>
        </w:rPr>
        <w:t xml:space="preserve">should</w:t>
      </w:r>
      <w:commentRangeEnd w:id="59"/>
      <w:r w:rsidDel="00000000" w:rsidR="00000000" w:rsidRPr="00000000">
        <w:commentReference w:id="59"/>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127"/>
        </w:sdtPr>
        <w:sdtContent>
          <w:commentRangeStart w:id="60"/>
        </w:sdtContent>
      </w:sdt>
      <w:r w:rsidDel="00000000" w:rsidR="00000000" w:rsidRPr="00000000">
        <w:rPr>
          <w:rFonts w:ascii="Arial" w:cs="Arial" w:eastAsia="Arial" w:hAnsi="Arial"/>
          <w:rtl w:val="0"/>
        </w:rPr>
        <w:t xml:space="preserve">CONNECT </w:t>
      </w:r>
      <w:commentRangeEnd w:id="60"/>
      <w:r w:rsidDel="00000000" w:rsidR="00000000" w:rsidRPr="00000000">
        <w:commentReference w:id="60"/>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sdt>
        <w:sdtPr>
          <w:tag w:val="goog_rdk_129"/>
        </w:sdtPr>
        <w:sdtContent>
          <w:del w:author="davide.lenzarini@u-blox.com" w:id="35"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130"/>
        </w:sdtPr>
        <w:sdtContent>
          <w:commentRangeStart w:id="61"/>
        </w:sdtContent>
      </w:sdt>
      <w:r w:rsidDel="00000000" w:rsidR="00000000" w:rsidRPr="00000000">
        <w:rPr>
          <w:highlight w:val="yellow"/>
          <w:rtl w:val="0"/>
        </w:rPr>
        <w:t xml:space="preserve">Connect Reason Code values</w:t>
      </w:r>
      <w:commentRangeEnd w:id="61"/>
      <w:r w:rsidDel="00000000" w:rsidR="00000000" w:rsidRPr="00000000">
        <w:commentReference w:id="61"/>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131"/>
        </w:sdtPr>
        <w:sdtContent>
          <w:commentRangeStart w:id="62"/>
        </w:sdtContent>
      </w:sdt>
      <w:sdt>
        <w:sdtPr>
          <w:tag w:val="goog_rdk_132"/>
        </w:sdtPr>
        <w:sdtContent>
          <w:commentRangeStart w:id="63"/>
        </w:sdtContent>
      </w:sdt>
      <w:r w:rsidDel="00000000" w:rsidR="00000000" w:rsidRPr="00000000">
        <w:rPr>
          <w:highlight w:val="yellow"/>
          <w:rtl w:val="0"/>
        </w:rPr>
        <w:t xml:space="preserve">128</w:t>
      </w:r>
      <w:commentRangeEnd w:id="62"/>
      <w:r w:rsidDel="00000000" w:rsidR="00000000" w:rsidRPr="00000000">
        <w:commentReference w:id="62"/>
      </w:r>
      <w:commentRangeEnd w:id="63"/>
      <w:r w:rsidDel="00000000" w:rsidR="00000000" w:rsidRPr="00000000">
        <w:commentReference w:id="63"/>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133"/>
        </w:sdtPr>
        <w:sdtContent>
          <w:commentRangeStart w:id="64"/>
        </w:sdtContent>
      </w:sdt>
      <w:r w:rsidDel="00000000" w:rsidR="00000000" w:rsidRPr="00000000">
        <w:rPr>
          <w:rFonts w:ascii="Arial" w:cs="Arial" w:eastAsia="Arial" w:hAnsi="Arial"/>
          <w:color w:val="000000"/>
          <w:rtl w:val="0"/>
        </w:rPr>
        <w:t xml:space="preserve">247 </w:t>
      </w:r>
      <w:commentRangeEnd w:id="64"/>
      <w:r w:rsidDel="00000000" w:rsidR="00000000" w:rsidRPr="00000000">
        <w:commentReference w:id="64"/>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34"/>
        </w:sdtPr>
        <w:sdtContent>
          <w:commentRangeStart w:id="6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5"/>
      <w:r w:rsidDel="00000000" w:rsidR="00000000" w:rsidRPr="00000000">
        <w:commentReference w:id="6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135"/>
        </w:sdtPr>
        <w:sdtContent>
          <w:commentRangeStart w:id="66"/>
        </w:sdtContent>
      </w:sdt>
      <w:r w:rsidDel="00000000" w:rsidR="00000000" w:rsidRPr="00000000">
        <w:rPr>
          <w:rFonts w:ascii="Arial" w:cs="Arial" w:eastAsia="Arial" w:hAnsi="Arial"/>
          <w:rtl w:val="0"/>
        </w:rPr>
        <w:t xml:space="preserve">CONNECT</w:t>
      </w:r>
      <w:sdt>
        <w:sdtPr>
          <w:tag w:val="goog_rdk_136"/>
        </w:sdtPr>
        <w:sdtContent>
          <w:ins w:author="davide.lenzarini@u-blox.com" w:id="36" w:date="2024-08-06T10:56:37Z">
            <w:r w:rsidDel="00000000" w:rsidR="00000000" w:rsidRPr="00000000">
              <w:rPr>
                <w:rFonts w:ascii="Arial" w:cs="Arial" w:eastAsia="Arial" w:hAnsi="Arial"/>
                <w:rtl w:val="0"/>
              </w:rPr>
              <w:t xml:space="preserve"> or</w:t>
            </w:r>
          </w:ins>
        </w:sdtContent>
      </w:sdt>
      <w:sdt>
        <w:sdtPr>
          <w:tag w:val="goog_rdk_137"/>
        </w:sdtPr>
        <w:sdtContent>
          <w:del w:author="davide.lenzarini@u-blox.com" w:id="36"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66"/>
      <w:r w:rsidDel="00000000" w:rsidR="00000000" w:rsidRPr="00000000">
        <w:commentReference w:id="66"/>
      </w:r>
      <w:r w:rsidDel="00000000" w:rsidR="00000000" w:rsidRPr="00000000">
        <w:rPr>
          <w:rFonts w:ascii="Arial" w:cs="Arial" w:eastAsia="Arial" w:hAnsi="Arial"/>
          <w:rtl w:val="0"/>
        </w:rPr>
        <w:t xml:space="preserve">AUTH </w:t>
      </w:r>
      <w:sdt>
        <w:sdtPr>
          <w:tag w:val="goog_rdk_138"/>
        </w:sdtPr>
        <w:sdtContent>
          <w:del w:author="davide.lenzarini@u-blox.com" w:id="37"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sdt>
        <w:sdtPr>
          <w:tag w:val="goog_rdk_140"/>
        </w:sdtPr>
        <w:sdtContent>
          <w:del w:author="davide.lenzarini@u-blox.com" w:id="38"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141"/>
        </w:sdtPr>
        <w:sdtContent>
          <w:commentRangeStart w:id="67"/>
        </w:sdtContent>
      </w:sdt>
      <w:r w:rsidDel="00000000" w:rsidR="00000000" w:rsidRPr="00000000">
        <w:rPr>
          <w:rFonts w:ascii="Arial" w:cs="Arial" w:eastAsia="Arial" w:hAnsi="Arial"/>
          <w:highlight w:val="white"/>
          <w:rtl w:val="0"/>
        </w:rPr>
        <w:t xml:space="preserve"> Authenticate Reason Codes</w:t>
      </w:r>
      <w:commentRangeEnd w:id="67"/>
      <w:r w:rsidDel="00000000" w:rsidR="00000000" w:rsidRPr="00000000">
        <w:commentReference w:id="67"/>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142"/>
        </w:sdtPr>
        <w:sdtContent>
          <w:commentRangeStart w:id="6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68"/>
      <w:r w:rsidDel="00000000" w:rsidR="00000000" w:rsidRPr="00000000">
        <w:commentReference w:id="6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143"/>
        </w:sdtPr>
        <w:sdtContent>
          <w:del w:author="davide.lenzarini@u-blox.com" w:id="39"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w:t>
      </w:r>
      <w:sdt>
        <w:sdtPr>
          <w:tag w:val="goog_rdk_144"/>
        </w:sdtPr>
        <w:sdtContent>
          <w:commentRangeStart w:id="69"/>
        </w:sdtContent>
      </w:sdt>
      <w:r w:rsidDel="00000000" w:rsidR="00000000" w:rsidRPr="00000000">
        <w:rPr>
          <w:rFonts w:ascii="Arial" w:cs="Arial" w:eastAsia="Arial" w:hAnsi="Arial"/>
          <w:rtl w:val="0"/>
        </w:rPr>
        <w:t xml:space="preserve"> Topic Alias</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sdt>
        <w:sdtPr>
          <w:tag w:val="goog_rdk_146"/>
        </w:sdtPr>
        <w:sdtContent>
          <w:del w:author="davide.lenzarini@u-blox.com" w:id="40"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147"/>
        </w:sdtPr>
        <w:sdtContent>
          <w:commentRangeStart w:id="70"/>
        </w:sdtContent>
      </w:sdt>
      <w:r w:rsidDel="00000000" w:rsidR="00000000" w:rsidRPr="00000000">
        <w:rPr>
          <w:highlight w:val="yellow"/>
          <w:rtl w:val="0"/>
        </w:rPr>
        <w:t xml:space="preserve">Register Reason Codes</w:t>
      </w:r>
      <w:commentRangeEnd w:id="70"/>
      <w:r w:rsidDel="00000000" w:rsidR="00000000" w:rsidRPr="00000000">
        <w:commentReference w:id="70"/>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148"/>
        </w:sdtPr>
        <w:sdtContent>
          <w:del w:author="davide.lenzarini@u-blox.com" w:id="41"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149"/>
        </w:sdtPr>
        <w:sdtContent>
          <w:commentRangeStart w:id="71"/>
        </w:sdtContent>
      </w:sdt>
      <w:r w:rsidDel="00000000" w:rsidR="00000000" w:rsidRPr="00000000">
        <w:rPr>
          <w:rtl w:val="0"/>
        </w:rPr>
        <w:t xml:space="preserve">table below</w:t>
      </w:r>
      <w:commentRangeEnd w:id="71"/>
      <w:r w:rsidDel="00000000" w:rsidR="00000000" w:rsidRPr="00000000">
        <w:commentReference w:id="71"/>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150"/>
              </w:sdtPr>
              <w:sdtContent>
                <w:del w:author="davide.lenzarini@u-blox.com" w:id="42"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51"/>
        </w:sdtPr>
        <w:sdtContent>
          <w:commentRangeStart w:id="72"/>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2"/>
      <w:r w:rsidDel="00000000" w:rsidR="00000000" w:rsidRPr="00000000">
        <w:commentReference w:id="72"/>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152"/>
        </w:sdtPr>
        <w:sdtContent>
          <w:del w:author="davide.lenzarini@u-blox.com" w:id="43"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153"/>
        </w:sdtPr>
        <w:sdtContent>
          <w:commentRangeStart w:id="73"/>
        </w:sdtContent>
      </w:sdt>
      <w:r w:rsidDel="00000000" w:rsidR="00000000" w:rsidRPr="00000000">
        <w:rPr>
          <w:rFonts w:ascii="Arial" w:cs="Arial" w:eastAsia="Arial" w:hAnsi="Arial"/>
          <w:highlight w:val="yellow"/>
          <w:rtl w:val="0"/>
        </w:rPr>
        <w:t xml:space="preserve">MUST be associated with a </w:t>
      </w:r>
      <w:sdt>
        <w:sdtPr>
          <w:tag w:val="goog_rdk_154"/>
        </w:sdtPr>
        <w:sdtContent>
          <w:del w:author="davide.lenzarini@u-blox.com" w:id="44"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73"/>
      <w:r w:rsidDel="00000000" w:rsidR="00000000" w:rsidRPr="00000000">
        <w:commentReference w:id="73"/>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155"/>
        </w:sdtPr>
        <w:sdtContent>
          <w:del w:author="davide.lenzarini@u-blox.com" w:id="45"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w:t>
      </w:r>
      <w:sdt>
        <w:sdtPr>
          <w:tag w:val="goog_rdk_156"/>
        </w:sdtPr>
        <w:sdtContent>
          <w:del w:author="davide.lenzarini@u-blox.com" w:id="46"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58"/>
              </w:sdtPr>
              <w:sdtContent>
                <w:del w:author="davide.lenzarini@u-blox.com" w:id="47" w:date="2024-08-06T14:37:36Z"/>
                <w:sdt>
                  <w:sdtPr>
                    <w:tag w:val="goog_rdk_159"/>
                  </w:sdtPr>
                  <w:sdtContent>
                    <w:commentRangeStart w:id="74"/>
                  </w:sdtContent>
                </w:sdt>
                <w:del w:author="davide.lenzarini@u-blox.com" w:id="4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74"/>
            <w:r w:rsidDel="00000000" w:rsidR="00000000" w:rsidRPr="00000000">
              <w:commentReference w:id="74"/>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61"/>
              </w:sdtPr>
              <w:sdtContent>
                <w:del w:author="davide.lenzarini@u-blox.com" w:id="4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63"/>
              </w:sdtPr>
              <w:sdtContent>
                <w:del w:author="davide.lenzarini@u-blox.com" w:id="4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165"/>
              </w:sdtPr>
              <w:sdtContent>
                <w:del w:author="davide.lenzarini@u-blox.com" w:id="47"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166"/>
        </w:sdtPr>
        <w:sdtContent>
          <w:commentRangeStart w:id="75"/>
        </w:sdtContent>
      </w:sdt>
      <w:r w:rsidDel="00000000" w:rsidR="00000000" w:rsidRPr="00000000">
        <w:rPr>
          <w:rFonts w:ascii="Arial" w:cs="Arial" w:eastAsia="Arial" w:hAnsi="Arial"/>
          <w:color w:val="000000"/>
          <w:sz w:val="20"/>
          <w:szCs w:val="20"/>
          <w:shd w:fill="auto" w:val="clear"/>
          <w:rtl w:val="0"/>
        </w:rPr>
        <w:t xml:space="preserve">Table 3‑2</w:t>
      </w:r>
      <w:commentRangeEnd w:id="75"/>
      <w:r w:rsidDel="00000000" w:rsidR="00000000" w:rsidRPr="00000000">
        <w:commentReference w:id="75"/>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sdt>
      <w:sdtPr>
        <w:tag w:val="goog_rdk_171"/>
      </w:sdtPr>
      <w:sdtContent>
        <w:p w:rsidR="00000000" w:rsidDel="00000000" w:rsidP="00000000" w:rsidRDefault="00000000" w:rsidRPr="00000000" w14:paraId="00000C7E">
          <w:pPr>
            <w:spacing w:after="306" w:lineRule="auto"/>
            <w:ind w:left="-5" w:right="4" w:firstLine="0"/>
            <w:rPr>
              <w:ins w:author="davide.lenzarini@u-blox.com" w:id="48" w:date="2024-08-06T14:41:38Z"/>
              <w:del w:author="davide.lenzarini@u-blox.com" w:id="48" w:date="2024-08-06T14:41:38Z"/>
              <w:rFonts w:ascii="Arial" w:cs="Arial" w:eastAsia="Arial" w:hAnsi="Arial"/>
            </w:rPr>
          </w:pPr>
          <w:sdt>
            <w:sdtPr>
              <w:tag w:val="goog_rdk_168"/>
            </w:sdtPr>
            <w:sdtContent>
              <w:del w:author="davide.lenzarini@u-blox.com" w:id="48"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169"/>
            </w:sdtPr>
            <w:sdtContent>
              <w:ins w:author="davide.lenzarini@u-blox.com" w:id="48" w:date="2024-08-06T14:41:38Z">
                <w:sdt>
                  <w:sdtPr>
                    <w:tag w:val="goog_rdk_170"/>
                  </w:sdtPr>
                  <w:sdtContent>
                    <w:del w:author="davide.lenzarini@u-blox.com" w:id="48" w:date="2024-08-06T14:41:38Z">
                      <w:r w:rsidDel="00000000" w:rsidR="00000000" w:rsidRPr="00000000">
                        <w:rPr>
                          <w:rtl w:val="0"/>
                        </w:rPr>
                      </w:r>
                    </w:del>
                  </w:sdtContent>
                </w:sdt>
              </w:ins>
            </w:sdtContent>
          </w:sdt>
        </w:p>
      </w:sdtContent>
    </w:sdt>
    <w:sdt>
      <w:sdtPr>
        <w:tag w:val="goog_rdk_173"/>
      </w:sdtPr>
      <w:sdtContent>
        <w:p w:rsidR="00000000" w:rsidDel="00000000" w:rsidP="00000000" w:rsidRDefault="00000000" w:rsidRPr="00000000" w14:paraId="00000C7F">
          <w:pPr>
            <w:rPr>
              <w:rFonts w:ascii="Arial" w:cs="Arial" w:eastAsia="Arial" w:hAnsi="Arial"/>
            </w:rPr>
            <w:pPrChange w:author="davide.lenzarini@u-blox.com" w:id="0" w:date="2024-08-06T14:41:38Z">
              <w:pPr>
                <w:spacing w:after="306" w:lineRule="auto"/>
                <w:ind w:left="-5" w:right="4" w:firstLine="0"/>
              </w:pPr>
            </w:pPrChange>
          </w:pPr>
          <w:sdt>
            <w:sdtPr>
              <w:tag w:val="goog_rdk_172"/>
            </w:sdtPr>
            <w:sdtContent>
              <w:ins w:author="davide.lenzarini@u-blox.com" w:id="48"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C80">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1">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174"/>
        </w:sdtPr>
        <w:sdtContent>
          <w:ins w:author="davide.lenzarini@u-blox.com" w:id="50" w:date="2024-08-06T14:42:06Z">
            <w:r w:rsidDel="00000000" w:rsidR="00000000" w:rsidRPr="00000000">
              <w:rPr>
                <w:rFonts w:ascii="Arial" w:cs="Arial" w:eastAsia="Arial" w:hAnsi="Arial"/>
                <w:highlight w:val="yellow"/>
                <w:rtl w:val="0"/>
              </w:rPr>
              <w:t xml:space="preserve">p</w:t>
            </w:r>
          </w:ins>
        </w:sdtContent>
      </w:sdt>
      <w:sdt>
        <w:sdtPr>
          <w:tag w:val="goog_rdk_175"/>
        </w:sdtPr>
        <w:sdtContent>
          <w:del w:author="davide.lenzarini@u-blox.com" w:id="50"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176"/>
        </w:sdtPr>
        <w:sdtContent>
          <w:commentRangeStart w:id="76"/>
        </w:sdtContent>
      </w:sdt>
      <w:r w:rsidDel="00000000" w:rsidR="00000000" w:rsidRPr="00000000">
        <w:rPr>
          <w:rFonts w:ascii="Arial" w:cs="Arial" w:eastAsia="Arial" w:hAnsi="Arial"/>
          <w:color w:val="000000"/>
          <w:rtl w:val="0"/>
        </w:rPr>
        <w:t xml:space="preserve">Table 3‑3</w:t>
      </w:r>
      <w:commentRangeEnd w:id="76"/>
      <w:r w:rsidDel="00000000" w:rsidR="00000000" w:rsidRPr="00000000">
        <w:commentReference w:id="76"/>
      </w:r>
      <w:r w:rsidDel="00000000" w:rsidR="00000000" w:rsidRPr="00000000">
        <w:rPr>
          <w:rFonts w:ascii="Arial" w:cs="Arial" w:eastAsia="Arial" w:hAnsi="Arial"/>
          <w:color w:val="000000"/>
          <w:rtl w:val="0"/>
        </w:rPr>
        <w:t xml:space="preserve">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177"/>
        </w:sdtPr>
        <w:sdtContent>
          <w:commentRangeStart w:id="77"/>
        </w:sdtContent>
      </w:sdt>
      <w:r w:rsidDel="00000000" w:rsidR="00000000" w:rsidRPr="00000000">
        <w:rPr>
          <w:rFonts w:ascii="Arial" w:cs="Arial" w:eastAsia="Arial" w:hAnsi="Arial"/>
          <w:rtl w:val="0"/>
        </w:rPr>
        <w:t xml:space="preserve">the Subscription Identifier </w:t>
      </w:r>
      <w:commentRangeEnd w:id="77"/>
      <w:r w:rsidDel="00000000" w:rsidR="00000000" w:rsidRPr="00000000">
        <w:commentReference w:id="77"/>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C8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E">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F">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0">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1">
      <w:pPr>
        <w:spacing w:after="240" w:before="240" w:lineRule="auto"/>
        <w:ind w:left="0" w:right="0" w:firstLine="0"/>
        <w:rPr>
          <w:rFonts w:ascii="Arial" w:cs="Arial" w:eastAsia="Arial" w:hAnsi="Arial"/>
        </w:rPr>
      </w:pPr>
      <w:sdt>
        <w:sdtPr>
          <w:tag w:val="goog_rdk_178"/>
        </w:sdtPr>
        <w:sdtContent>
          <w:commentRangeStart w:id="78"/>
        </w:sdtContent>
      </w:sdt>
      <w:sdt>
        <w:sdtPr>
          <w:tag w:val="goog_rdk_179"/>
        </w:sdtPr>
        <w:sdtContent>
          <w:commentRangeStart w:id="79"/>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80"/>
        </w:sdtPr>
        <w:sdtContent>
          <w:commentRangeStart w:id="80"/>
        </w:sdtContent>
      </w:sdt>
      <w:r w:rsidDel="00000000" w:rsidR="00000000" w:rsidRPr="00000000">
        <w:rPr>
          <w:rFonts w:ascii="Arial" w:cs="Arial" w:eastAsia="Arial" w:hAnsi="Arial"/>
          <w:highlight w:val="yellow"/>
          <w:rtl w:val="0"/>
        </w:rPr>
        <w:t xml:space="preserve">with a Reason Code of 128 or greater from the </w:t>
      </w:r>
      <w:sdt>
        <w:sdtPr>
          <w:tag w:val="goog_rdk_181"/>
        </w:sdtPr>
        <w:sdtContent>
          <w:commentRangeStart w:id="81"/>
        </w:sdtContent>
      </w:sdt>
      <w:r w:rsidDel="00000000" w:rsidR="00000000" w:rsidRPr="00000000">
        <w:rPr>
          <w:rFonts w:ascii="Arial" w:cs="Arial" w:eastAsia="Arial" w:hAnsi="Arial"/>
          <w:highlight w:val="yellow"/>
          <w:rtl w:val="0"/>
        </w:rPr>
        <w:t xml:space="preserve">Server</w:t>
      </w:r>
      <w:commentRangeEnd w:id="81"/>
      <w:r w:rsidDel="00000000" w:rsidR="00000000" w:rsidRPr="00000000">
        <w:commentReference w:id="81"/>
      </w:r>
      <w:commentRangeEnd w:id="80"/>
      <w:r w:rsidDel="00000000" w:rsidR="00000000" w:rsidRPr="00000000">
        <w:commentReference w:id="80"/>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82"/>
        </w:sdtPr>
        <w:sdtContent>
          <w:commentRangeStart w:id="82"/>
        </w:sdtContent>
      </w:sdt>
      <w:r w:rsidDel="00000000" w:rsidR="00000000" w:rsidRPr="00000000">
        <w:rPr>
          <w:rFonts w:ascii="Arial" w:cs="Arial" w:eastAsia="Arial" w:hAnsi="Arial"/>
          <w:rtl w:val="0"/>
        </w:rPr>
        <w:t xml:space="preserve">it </w:t>
      </w:r>
      <w:commentRangeEnd w:id="82"/>
      <w:r w:rsidDel="00000000" w:rsidR="00000000" w:rsidRPr="00000000">
        <w:commentReference w:id="82"/>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78"/>
      <w:r w:rsidDel="00000000" w:rsidR="00000000" w:rsidRPr="00000000">
        <w:commentReference w:id="78"/>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C92">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4">
      <w:pPr>
        <w:spacing w:after="240" w:before="240" w:lineRule="auto"/>
        <w:ind w:left="0" w:right="0" w:firstLine="0"/>
        <w:rPr>
          <w:rFonts w:ascii="Arial" w:cs="Arial" w:eastAsia="Arial" w:hAnsi="Arial"/>
        </w:rPr>
      </w:pPr>
      <w:sdt>
        <w:sdtPr>
          <w:tag w:val="goog_rdk_183"/>
        </w:sdtPr>
        <w:sdtContent>
          <w:commentRangeStart w:id="83"/>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C95">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7">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5">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F">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84"/>
        </w:sdtPr>
        <w:sdtContent>
          <w:commentRangeStart w:id="84"/>
        </w:sdtContent>
      </w:sdt>
      <w:r w:rsidDel="00000000" w:rsidR="00000000" w:rsidRPr="00000000">
        <w:rPr>
          <w:rFonts w:ascii="Arial" w:cs="Arial" w:eastAsia="Arial" w:hAnsi="Arial"/>
          <w:rtl w:val="0"/>
        </w:rPr>
        <w:t xml:space="preserve">It can also be sent as response to a PUBLISH packet of any QoS</w:t>
      </w:r>
      <w:commentRangeEnd w:id="84"/>
      <w:r w:rsidDel="00000000" w:rsidR="00000000" w:rsidRPr="00000000">
        <w:commentReference w:id="84"/>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D0">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2">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4">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5">
      <w:pPr>
        <w:spacing w:after="174" w:before="0" w:line="248.00000000000006" w:lineRule="auto"/>
        <w:ind w:right="4"/>
        <w:jc w:val="both"/>
        <w:rPr>
          <w:rFonts w:ascii="Arial" w:cs="Arial" w:eastAsia="Arial" w:hAnsi="Arial"/>
        </w:rPr>
      </w:pPr>
      <w:sdt>
        <w:sdtPr>
          <w:tag w:val="goog_rdk_186"/>
        </w:sdtPr>
        <w:sdtContent>
          <w:del w:author="davide.lenzarini@u-blox.com" w:id="51"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6">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7">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8">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7"/>
        </w:sdtPr>
        <w:sdtContent>
          <w:commentRangeStart w:id="8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85"/>
      <w:r w:rsidDel="00000000" w:rsidR="00000000" w:rsidRPr="00000000">
        <w:commentReference w:id="8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D1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1">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3">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5">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6">
      <w:pPr>
        <w:spacing w:after="174" w:before="0" w:line="248.00000000000006" w:lineRule="auto"/>
        <w:ind w:right="4"/>
        <w:jc w:val="both"/>
        <w:rPr>
          <w:rFonts w:ascii="Arial" w:cs="Arial" w:eastAsia="Arial" w:hAnsi="Arial"/>
        </w:rPr>
      </w:pPr>
      <w:sdt>
        <w:sdtPr>
          <w:tag w:val="goog_rdk_189"/>
        </w:sdtPr>
        <w:sdtContent>
          <w:del w:author="davide.lenzarini@u-blox.com" w:id="52"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7">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9">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1">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2">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3">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4">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6">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7">
      <w:pPr>
        <w:spacing w:after="174" w:before="0" w:line="248.00000000000006" w:lineRule="auto"/>
        <w:ind w:right="4"/>
        <w:jc w:val="both"/>
        <w:rPr>
          <w:rFonts w:ascii="Arial" w:cs="Arial" w:eastAsia="Arial" w:hAnsi="Arial"/>
        </w:rPr>
      </w:pPr>
      <w:sdt>
        <w:sdtPr>
          <w:tag w:val="goog_rdk_191"/>
        </w:sdtPr>
        <w:sdtContent>
          <w:del w:author="davide.lenzarini@u-blox.com" w:id="53"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8">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A">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2">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3">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5">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7">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8">
      <w:pPr>
        <w:spacing w:after="174" w:before="0" w:line="248.00000000000006" w:lineRule="auto"/>
        <w:ind w:right="4"/>
        <w:jc w:val="both"/>
        <w:rPr>
          <w:rFonts w:ascii="Arial" w:cs="Arial" w:eastAsia="Arial" w:hAnsi="Arial"/>
        </w:rPr>
      </w:pPr>
      <w:sdt>
        <w:sdtPr>
          <w:tag w:val="goog_rdk_193"/>
        </w:sdtPr>
        <w:sdtContent>
          <w:del w:author="davide.lenzarini@u-blox.com" w:id="54"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9">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B">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A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6">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7">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C">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E">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F">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E">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F">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D">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E">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30">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1">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B">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D">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F">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9">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A">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1">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B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E">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F">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C">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D">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9">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C">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D">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94"/>
        </w:sdtPr>
        <w:sdtContent>
          <w:commentRangeStart w:id="86"/>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86"/>
      <w:r w:rsidDel="00000000" w:rsidR="00000000" w:rsidRPr="00000000">
        <w:commentReference w:id="8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F">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F0">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195"/>
        </w:sdtPr>
        <w:sdtContent>
          <w:ins w:author="davide.lenzarini@u-blox.com" w:id="55" w:date="2024-03-20T08:37:30Z">
            <w:r w:rsidDel="00000000" w:rsidR="00000000" w:rsidRPr="00000000">
              <w:rPr>
                <w:rFonts w:ascii="Arial" w:cs="Arial" w:eastAsia="Arial" w:hAnsi="Arial"/>
                <w:rtl w:val="0"/>
              </w:rPr>
              <w:t xml:space="preserve">returned Topic Data</w:t>
            </w:r>
          </w:ins>
        </w:sdtContent>
      </w:sdt>
      <w:sdt>
        <w:sdtPr>
          <w:tag w:val="goog_rdk_196"/>
        </w:sdtPr>
        <w:sdtContent>
          <w:del w:author="davide.lenzarini@u-blox.com" w:id="55"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97"/>
        </w:sdtPr>
        <w:sdtContent>
          <w:commentRangeStart w:id="87"/>
        </w:sdtContent>
      </w:sdt>
      <w:r w:rsidDel="00000000" w:rsidR="00000000" w:rsidRPr="00000000">
        <w:rPr>
          <w:rFonts w:ascii="Arial" w:cs="Arial" w:eastAsia="Arial" w:hAnsi="Arial"/>
          <w:rtl w:val="0"/>
        </w:rPr>
        <w:t xml:space="preserve">not relevant</w:t>
      </w:r>
      <w:sdt>
        <w:sdtPr>
          <w:tag w:val="goog_rdk_198"/>
        </w:sdtPr>
        <w:sdtContent>
          <w:ins w:author="davide.lenzarini@u-blox.com" w:id="56"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87"/>
      <w:r w:rsidDel="00000000" w:rsidR="00000000" w:rsidRPr="00000000">
        <w:commentReference w:id="87"/>
      </w:r>
      <w:r w:rsidDel="00000000" w:rsidR="00000000" w:rsidRPr="00000000">
        <w:rPr>
          <w:rFonts w:ascii="Arial" w:cs="Arial" w:eastAsia="Arial" w:hAnsi="Arial"/>
          <w:rtl w:val="0"/>
        </w:rPr>
        <w:t xml:space="preserve">)</w:t>
      </w:r>
    </w:p>
    <w:p w:rsidR="00000000" w:rsidDel="00000000" w:rsidP="00000000" w:rsidRDefault="00000000" w:rsidRPr="00000000" w14:paraId="00000EF1">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2">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3">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5">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4">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3">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5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60">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F">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8">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A">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F">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80">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99"/>
        </w:sdtPr>
        <w:sdtContent>
          <w:commentRangeStart w:id="8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88"/>
      <w:r w:rsidDel="00000000" w:rsidR="00000000" w:rsidRPr="00000000">
        <w:commentReference w:id="8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F8F">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90">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2">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94">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6">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8">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A">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F">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A0">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1">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9">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A">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C">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D">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E">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F">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E0">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6">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E">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F">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17">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8">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A">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C">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D">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F">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2">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50">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1">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00"/>
        </w:sdtPr>
        <w:sdtContent>
          <w:commentRangeStart w:id="8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89"/>
      <w:r w:rsidDel="00000000" w:rsidR="00000000" w:rsidRPr="00000000">
        <w:commentReference w:id="8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10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105C">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E">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F">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60">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4">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5">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6">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7">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8">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9">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B">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7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D">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E">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F">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A0">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9">
            <w:pPr>
              <w:jc w:val="center"/>
              <w:rPr>
                <w:rFonts w:ascii="Arial" w:cs="Arial" w:eastAsia="Arial" w:hAnsi="Arial"/>
                <w:i w:val="1"/>
                <w:sz w:val="18"/>
                <w:szCs w:val="18"/>
              </w:rPr>
            </w:pPr>
            <w:sdt>
              <w:sdtPr>
                <w:tag w:val="goog_rdk_201"/>
              </w:sdtPr>
              <w:sdtContent>
                <w:commentRangeStart w:id="90"/>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B">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D">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C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1">
            <w:pPr>
              <w:rPr>
                <w:rFonts w:ascii="Arial" w:cs="Arial" w:eastAsia="Arial" w:hAnsi="Arial"/>
              </w:rPr>
            </w:pPr>
            <w:commentRangeEnd w:id="90"/>
            <w:r w:rsidDel="00000000" w:rsidR="00000000" w:rsidRPr="00000000">
              <w:commentReference w:id="90"/>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C">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E">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D0">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3">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4">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4">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6">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7">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8">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202"/>
        </w:sdtPr>
        <w:sdtContent>
          <w:commentRangeStart w:id="91"/>
        </w:sdtContent>
      </w:sdt>
      <w:r w:rsidDel="00000000" w:rsidR="00000000" w:rsidRPr="00000000">
        <w:rPr>
          <w:rFonts w:ascii="Arial" w:cs="Arial" w:eastAsia="Arial" w:hAnsi="Arial"/>
          <w:rtl w:val="0"/>
        </w:rPr>
        <w:t xml:space="preserve">wants to </w:t>
      </w:r>
      <w:commentRangeEnd w:id="91"/>
      <w:r w:rsidDel="00000000" w:rsidR="00000000" w:rsidRPr="00000000">
        <w:commentReference w:id="91"/>
      </w:r>
      <w:r w:rsidDel="00000000" w:rsidR="00000000" w:rsidRPr="00000000">
        <w:rPr>
          <w:rFonts w:ascii="Arial" w:cs="Arial" w:eastAsia="Arial" w:hAnsi="Arial"/>
          <w:rtl w:val="0"/>
        </w:rPr>
        <w:t xml:space="preserve">delete</w:t>
      </w:r>
      <w:sdt>
        <w:sdtPr>
          <w:tag w:val="goog_rdk_203"/>
        </w:sdtPr>
        <w:sdtContent>
          <w:commentRangeStart w:id="92"/>
        </w:sdtContent>
      </w:sdt>
      <w:r w:rsidDel="00000000" w:rsidR="00000000" w:rsidRPr="00000000">
        <w:rPr>
          <w:rFonts w:ascii="Arial" w:cs="Arial" w:eastAsia="Arial" w:hAnsi="Arial"/>
          <w:rtl w:val="0"/>
        </w:rPr>
        <w:t xml:space="preserve"> </w:t>
      </w:r>
      <w:commentRangeEnd w:id="92"/>
      <w:r w:rsidDel="00000000" w:rsidR="00000000" w:rsidRPr="00000000">
        <w:commentReference w:id="92"/>
      </w:r>
      <w:r w:rsidDel="00000000" w:rsidR="00000000" w:rsidRPr="00000000">
        <w:rPr>
          <w:rFonts w:ascii="Arial" w:cs="Arial" w:eastAsia="Arial" w:hAnsi="Arial"/>
          <w:rtl w:val="0"/>
        </w:rPr>
        <w:t xml:space="preserve">the Virtual connection. </w:t>
      </w:r>
      <w:sdt>
        <w:sdtPr>
          <w:tag w:val="goog_rdk_204"/>
        </w:sdtPr>
        <w:sdtContent>
          <w:commentRangeStart w:id="93"/>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93"/>
      <w:r w:rsidDel="00000000" w:rsidR="00000000" w:rsidRPr="00000000">
        <w:commentReference w:id="93"/>
      </w:r>
      <w:r w:rsidDel="00000000" w:rsidR="00000000" w:rsidRPr="00000000">
        <w:rPr>
          <w:rFonts w:ascii="Arial" w:cs="Arial" w:eastAsia="Arial" w:hAnsi="Arial"/>
          <w:rtl w:val="0"/>
        </w:rPr>
        <w:t xml:space="preserve"> </w:t>
      </w:r>
      <w:sdt>
        <w:sdtPr>
          <w:tag w:val="goog_rdk_205"/>
        </w:sdtPr>
        <w:sdtContent>
          <w:commentRangeStart w:id="94"/>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94"/>
      <w:r w:rsidDel="00000000" w:rsidR="00000000" w:rsidRPr="00000000">
        <w:commentReference w:id="94"/>
      </w:r>
      <w:sdt>
        <w:sdtPr>
          <w:tag w:val="goog_rdk_206"/>
        </w:sdtPr>
        <w:sdtContent>
          <w:commentRangeStart w:id="95"/>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13A">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B">
      <w:pPr>
        <w:spacing w:after="306" w:lineRule="auto"/>
        <w:ind w:right="4"/>
        <w:rPr>
          <w:rFonts w:ascii="Arial" w:cs="Arial" w:eastAsia="Arial" w:hAnsi="Arial"/>
        </w:rPr>
      </w:pPr>
      <w:sdt>
        <w:sdtPr>
          <w:tag w:val="goog_rdk_207"/>
        </w:sdtPr>
        <w:sdtContent>
          <w:commentRangeStart w:id="96"/>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13C">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E">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F">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40">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6">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08"/>
        </w:sdtPr>
        <w:sdtContent>
          <w:commentRangeStart w:id="97"/>
        </w:sdtContent>
      </w:sdt>
      <w:r w:rsidDel="00000000" w:rsidR="00000000" w:rsidRPr="00000000">
        <w:rPr>
          <w:rFonts w:ascii="Arial" w:cs="Arial" w:eastAsia="Arial" w:hAnsi="Arial"/>
          <w:highlight w:val="yellow"/>
          <w:rtl w:val="0"/>
        </w:rPr>
        <w:t xml:space="preserve">Gateway</w:t>
      </w:r>
      <w:commentRangeEnd w:id="97"/>
      <w:r w:rsidDel="00000000" w:rsidR="00000000" w:rsidRPr="00000000">
        <w:commentReference w:id="97"/>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7">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9">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A">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C">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D">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E">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F">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5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1">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3">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4">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5">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5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8">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A">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B">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C">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8">
      <w:pPr>
        <w:spacing w:after="120" w:before="120" w:line="360" w:lineRule="auto"/>
        <w:ind w:left="0" w:right="0" w:firstLine="0"/>
        <w:jc w:val="center"/>
        <w:rPr>
          <w:color w:val="000000"/>
          <w:sz w:val="20"/>
          <w:szCs w:val="20"/>
          <w:u w:val="single"/>
          <w:shd w:fill="auto" w:val="clear"/>
        </w:rPr>
      </w:pPr>
      <w:sdt>
        <w:sdtPr>
          <w:tag w:val="goog_rdk_209"/>
        </w:sdtPr>
        <w:sdtContent>
          <w:commentRangeStart w:id="98"/>
        </w:sdtContent>
      </w:sdt>
      <w:r w:rsidDel="00000000" w:rsidR="00000000" w:rsidRPr="00000000">
        <w:rPr>
          <w:color w:val="000000"/>
          <w:sz w:val="20"/>
          <w:szCs w:val="20"/>
          <w:u w:val="single"/>
          <w:shd w:fill="auto" w:val="clear"/>
          <w:rtl w:val="0"/>
        </w:rPr>
        <w:t xml:space="preserve">Table ??</w:t>
      </w:r>
      <w:commentRangeEnd w:id="98"/>
      <w:r w:rsidDel="00000000" w:rsidR="00000000" w:rsidRPr="00000000">
        <w:commentReference w:id="98"/>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A">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B">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C">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117D">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E">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F">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C">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4">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5">
            <w:pPr>
              <w:jc w:val="center"/>
              <w:rPr>
                <w:rFonts w:ascii="Arial" w:cs="Arial" w:eastAsia="Arial" w:hAnsi="Arial"/>
              </w:rPr>
            </w:pPr>
            <w:sdt>
              <w:sdtPr>
                <w:tag w:val="goog_rdk_210"/>
              </w:sdtPr>
              <w:sdtContent>
                <w:commentRangeStart w:id="99"/>
              </w:sdtContent>
            </w:sdt>
            <w:sdt>
              <w:sdtPr>
                <w:tag w:val="goog_rdk_211"/>
              </w:sdtPr>
              <w:sdtContent>
                <w:commentRangeStart w:id="100"/>
              </w:sdtContent>
            </w:sdt>
            <w:sdt>
              <w:sdtPr>
                <w:tag w:val="goog_rdk_212"/>
              </w:sdtPr>
              <w:sdtContent>
                <w:commentRangeStart w:id="101"/>
              </w:sdtContent>
            </w:sdt>
            <w:r w:rsidDel="00000000" w:rsidR="00000000" w:rsidRPr="00000000">
              <w:rPr>
                <w:rFonts w:ascii="Arial" w:cs="Arial" w:eastAsia="Arial" w:hAnsi="Arial"/>
                <w:rtl w:val="0"/>
              </w:rPr>
              <w:t xml:space="preserve">Wireless Node Id</w:t>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r w:rsidDel="00000000" w:rsidR="00000000" w:rsidRPr="00000000">
              <w:rPr>
                <w:rtl w:val="0"/>
              </w:rPr>
            </w:r>
          </w:p>
        </w:tc>
      </w:tr>
      <w:tr>
        <w:trPr>
          <w:cantSplit w:val="0"/>
          <w:tblHeader w:val="0"/>
        </w:trPr>
        <w:tc>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E">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13"/>
        </w:sdtPr>
        <w:sdtContent>
          <w:commentRangeStart w:id="102"/>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02"/>
      <w:r w:rsidDel="00000000" w:rsidR="00000000" w:rsidRPr="00000000">
        <w:commentReference w:id="102"/>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11B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214"/>
        </w:sdtPr>
        <w:sdtContent>
          <w:commentRangeStart w:id="103"/>
        </w:sdtContent>
      </w:sdt>
      <w:r w:rsidDel="00000000" w:rsidR="00000000" w:rsidRPr="00000000">
        <w:rPr>
          <w:rFonts w:ascii="Arial" w:cs="Arial" w:eastAsia="Arial" w:hAnsi="Arial"/>
          <w:rtl w:val="0"/>
        </w:rPr>
        <w:t xml:space="preserve"> wireless side </w:t>
      </w:r>
      <w:commentRangeEnd w:id="103"/>
      <w:r w:rsidDel="00000000" w:rsidR="00000000" w:rsidRPr="00000000">
        <w:commentReference w:id="103"/>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8">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A">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C">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6">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8">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E">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F">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9">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B">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C">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D">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F">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E0">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1">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2">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A">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B">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8">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F">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2">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3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1">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2">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E">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F">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B">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C">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8">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9">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5">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6">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2">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3">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80">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C">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15"/>
        </w:sdtPr>
        <w:sdtContent>
          <w:commentRangeStart w:id="104"/>
        </w:sdtContent>
      </w:sdt>
      <w:sdt>
        <w:sdtPr>
          <w:tag w:val="goog_rdk_216"/>
        </w:sdtPr>
        <w:sdtContent>
          <w:commentRangeStart w:id="105"/>
        </w:sdtContent>
      </w:sdt>
      <w:r w:rsidDel="00000000" w:rsidR="00000000" w:rsidRPr="00000000">
        <w:rPr>
          <w:rFonts w:ascii="Arial" w:cs="Arial" w:eastAsia="Arial" w:hAnsi="Arial"/>
          <w:rtl w:val="0"/>
        </w:rPr>
        <w:t xml:space="preserve"> packet is protected</w:t>
      </w:r>
      <w:commentRangeEnd w:id="104"/>
      <w:r w:rsidDel="00000000" w:rsidR="00000000" w:rsidRPr="00000000">
        <w:commentReference w:id="104"/>
      </w:r>
      <w:commentRangeEnd w:id="105"/>
      <w:r w:rsidDel="00000000" w:rsidR="00000000" w:rsidRPr="00000000">
        <w:commentReference w:id="105"/>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F">
      <w:pPr>
        <w:spacing w:after="9" w:lineRule="auto"/>
        <w:ind w:left="-5" w:right="4" w:firstLine="0"/>
        <w:rPr>
          <w:rFonts w:ascii="Arial" w:cs="Arial" w:eastAsia="Arial" w:hAnsi="Arial"/>
        </w:rPr>
      </w:pPr>
      <w:sdt>
        <w:sdtPr>
          <w:tag w:val="goog_rdk_217"/>
        </w:sdtPr>
        <w:sdtContent>
          <w:commentRangeStart w:id="106"/>
        </w:sdtContent>
      </w:sdt>
      <w:sdt>
        <w:sdtPr>
          <w:tag w:val="goog_rdk_218"/>
        </w:sdtPr>
        <w:sdtContent>
          <w:commentRangeStart w:id="107"/>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06"/>
      <w:r w:rsidDel="00000000" w:rsidR="00000000" w:rsidRPr="00000000">
        <w:commentReference w:id="106"/>
      </w:r>
      <w:commentRangeEnd w:id="107"/>
      <w:r w:rsidDel="00000000" w:rsidR="00000000" w:rsidRPr="00000000">
        <w:commentReference w:id="107"/>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1">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2">
      <w:pPr>
        <w:spacing w:after="9" w:lineRule="auto"/>
        <w:ind w:left="-5" w:right="4" w:firstLine="0"/>
        <w:rPr>
          <w:rFonts w:ascii="Arial" w:cs="Arial" w:eastAsia="Arial" w:hAnsi="Arial"/>
          <w:b w:val="1"/>
        </w:rPr>
      </w:pPr>
      <w:sdt>
        <w:sdtPr>
          <w:tag w:val="goog_rdk_219"/>
        </w:sdtPr>
        <w:sdtContent>
          <w:commentRangeStart w:id="108"/>
        </w:sdtContent>
      </w:sdt>
      <w:sdt>
        <w:sdtPr>
          <w:tag w:val="goog_rdk_220"/>
        </w:sdtPr>
        <w:sdtContent>
          <w:commentRangeStart w:id="109"/>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6">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08"/>
      <w:r w:rsidDel="00000000" w:rsidR="00000000" w:rsidRPr="00000000">
        <w:commentReference w:id="108"/>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297">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9">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B">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C">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D">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E">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F">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2">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4">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7">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9">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D">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3">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4">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5">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6">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B">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B">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C">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sdt>
        <w:sdtPr>
          <w:tag w:val="goog_rdk_221"/>
        </w:sdtPr>
        <w:sdtContent>
          <w:commentRangeStart w:id="110"/>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1326">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7">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328">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9">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A">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C">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E">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F">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30">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1">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2">
      <w:pPr>
        <w:spacing w:after="0" w:before="0" w:lineRule="auto"/>
        <w:ind w:left="720" w:firstLine="0"/>
        <w:rPr>
          <w:rFonts w:ascii="Arial" w:cs="Arial" w:eastAsia="Arial" w:hAnsi="Arial"/>
          <w:b w:val="1"/>
          <w:i w:val="1"/>
          <w:color w:val="222222"/>
          <w:u w:val="single"/>
          <w:shd w:fill="fff2cc" w:val="clear"/>
        </w:rPr>
      </w:pPr>
      <w:sdt>
        <w:sdtPr>
          <w:tag w:val="goog_rdk_222"/>
        </w:sdtPr>
        <w:sdtContent>
          <w:commentRangeStart w:id="111"/>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4">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5">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6">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1337">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8">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9">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A">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B">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C">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223"/>
        </w:sdtPr>
        <w:sdtContent>
          <w:del w:author="davide.lenzarini@u-blox.com" w:id="57"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D">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E">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F">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40">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1">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2">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3">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4">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5">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6">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7">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8">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224"/>
        </w:sdtPr>
        <w:sdtContent>
          <w:commentRangeStart w:id="112"/>
        </w:sdtContent>
      </w:sdt>
      <w:r w:rsidDel="00000000" w:rsidR="00000000" w:rsidRPr="00000000">
        <w:rPr>
          <w:rFonts w:ascii="Arial" w:cs="Arial" w:eastAsia="Arial" w:hAnsi="Arial"/>
          <w:rtl w:val="0"/>
        </w:rPr>
        <w:t xml:space="preserve">Session state</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1349">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B">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4C">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D">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E">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4F">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225"/>
        </w:sdtPr>
        <w:sdtContent>
          <w:commentRangeStart w:id="113"/>
        </w:sdtContent>
      </w:sdt>
      <w:r w:rsidDel="00000000" w:rsidR="00000000" w:rsidRPr="00000000">
        <w:rPr>
          <w:rtl w:val="0"/>
        </w:rPr>
        <w:t xml:space="preserve"> including any Subscription Identifiers</w:t>
      </w:r>
      <w:commentRangeEnd w:id="113"/>
      <w:r w:rsidDel="00000000" w:rsidR="00000000" w:rsidRPr="00000000">
        <w:commentReference w:id="113"/>
      </w:r>
      <w:r w:rsidDel="00000000" w:rsidR="00000000" w:rsidRPr="00000000">
        <w:rPr>
          <w:rtl w:val="0"/>
        </w:rPr>
        <w:t xml:space="preserve">.</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4">
      <w:pPr>
        <w:numPr>
          <w:ilvl w:val="0"/>
          <w:numId w:val="43"/>
        </w:numPr>
        <w:spacing w:after="0" w:afterAutospacing="0" w:before="0" w:beforeAutospacing="0" w:lineRule="auto"/>
        <w:ind w:left="720" w:right="0" w:hanging="360"/>
        <w:rPr>
          <w:u w:val="none"/>
        </w:rPr>
      </w:pPr>
      <w:sdt>
        <w:sdtPr>
          <w:tag w:val="goog_rdk_226"/>
        </w:sdtPr>
        <w:sdtContent>
          <w:commentRangeStart w:id="114"/>
        </w:sdtContent>
      </w:sdt>
      <w:sdt>
        <w:sdtPr>
          <w:tag w:val="goog_rdk_227"/>
        </w:sdtPr>
        <w:sdtContent>
          <w:commentRangeStart w:id="115"/>
        </w:sdtContent>
      </w:sdt>
      <w:r w:rsidDel="00000000" w:rsidR="00000000" w:rsidRPr="00000000">
        <w:rPr>
          <w:rtl w:val="0"/>
        </w:rPr>
        <w:t xml:space="preserve">The Will Message</w:t>
      </w:r>
      <w:sdt>
        <w:sdtPr>
          <w:tag w:val="goog_rdk_228"/>
        </w:sdtPr>
        <w:sdtContent>
          <w:ins w:author="davide.lenzarini@u-blox.com" w:id="58" w:date="2024-03-19T17:48:32Z">
            <w:commentRangeEnd w:id="114"/>
            <w:r w:rsidDel="00000000" w:rsidR="00000000" w:rsidRPr="00000000">
              <w:commentReference w:id="114"/>
            </w:r>
            <w:commentRangeEnd w:id="115"/>
            <w:r w:rsidDel="00000000" w:rsidR="00000000" w:rsidRPr="00000000">
              <w:commentReference w:id="115"/>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55">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6">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7">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8">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9">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A">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229"/>
        </w:sdtPr>
        <w:sdtContent>
          <w:commentRangeStart w:id="116"/>
        </w:sdtContent>
      </w:sdt>
      <w:r w:rsidDel="00000000" w:rsidR="00000000" w:rsidRPr="00000000">
        <w:rPr>
          <w:highlight w:val="yellow"/>
          <w:rtl w:val="0"/>
        </w:rPr>
        <w:t xml:space="preserve">the Session Expiry Interval has passed</w:t>
      </w:r>
      <w:commentRangeEnd w:id="116"/>
      <w:r w:rsidDel="00000000" w:rsidR="00000000" w:rsidRPr="00000000">
        <w:commentReference w:id="116"/>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B">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C">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D">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E">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F">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60">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5">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6">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7">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8">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9">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6A">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B">
      <w:pPr>
        <w:numPr>
          <w:ilvl w:val="0"/>
          <w:numId w:val="6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F">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70">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1">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4">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5">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8">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9">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B">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C">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D">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E">
      <w:pPr>
        <w:spacing w:after="240" w:before="240" w:lineRule="auto"/>
        <w:ind w:left="0" w:firstLine="0"/>
        <w:rPr>
          <w:shd w:fill="ffe599" w:val="clear"/>
        </w:rPr>
      </w:pPr>
      <w:r w:rsidDel="00000000" w:rsidR="00000000" w:rsidRPr="00000000">
        <w:rPr>
          <w:shd w:fill="ffe599" w:val="clear"/>
          <w:rtl w:val="0"/>
        </w:rPr>
        <w:t xml:space="preserve">Both </w:t>
      </w:r>
      <w:sdt>
        <w:sdtPr>
          <w:tag w:val="goog_rdk_230"/>
        </w:sdtPr>
        <w:sdtContent>
          <w:commentRangeStart w:id="117"/>
        </w:sdtContent>
      </w:sdt>
      <w:sdt>
        <w:sdtPr>
          <w:tag w:val="goog_rdk_231"/>
        </w:sdtPr>
        <w:sdtContent>
          <w:commentRangeStart w:id="118"/>
        </w:sdtContent>
      </w:sdt>
      <w:r w:rsidDel="00000000" w:rsidR="00000000" w:rsidRPr="00000000">
        <w:rPr>
          <w:shd w:fill="ffe599" w:val="clear"/>
          <w:rtl w:val="0"/>
        </w:rPr>
        <w:t xml:space="preserve">TCP and UDP ports 1883 and 8883 are registered with IANA for MQTT and secure communication respectively.</w:t>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37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80">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1">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5">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88">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9">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A">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B">
      <w:pPr>
        <w:pStyle w:val="Heading3"/>
        <w:ind w:left="0" w:firstLine="0"/>
        <w:rPr/>
      </w:pPr>
      <w:bookmarkStart w:colFirst="0" w:colLast="0" w:name="_heading=h.be76rdrlcegt" w:id="215"/>
      <w:bookmarkEnd w:id="215"/>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8C">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8D">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E">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F">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90">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1">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2">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3">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4">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5">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6">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7">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8">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9">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A">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B">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D">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9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0">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3">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6">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7">
      <w:pPr>
        <w:rPr/>
      </w:pPr>
      <w:sdt>
        <w:sdtPr>
          <w:tag w:val="goog_rdk_232"/>
        </w:sdtPr>
        <w:sdtContent>
          <w:commentRangeStart w:id="119"/>
        </w:sdtContent>
      </w:sdt>
      <w:r w:rsidDel="00000000" w:rsidR="00000000" w:rsidRPr="00000000">
        <w:rPr>
          <w:rtl w:val="0"/>
        </w:rPr>
      </w:r>
    </w:p>
    <w:p w:rsidR="00000000" w:rsidDel="00000000" w:rsidP="00000000" w:rsidRDefault="00000000" w:rsidRPr="00000000" w14:paraId="000013A8">
      <w:pPr>
        <w:pStyle w:val="Heading3"/>
        <w:ind w:left="0" w:firstLine="0"/>
        <w:rPr>
          <w:rFonts w:ascii="Arial" w:cs="Arial" w:eastAsia="Arial" w:hAnsi="Arial"/>
        </w:rPr>
      </w:pPr>
      <w:bookmarkStart w:colFirst="0" w:colLast="0" w:name="_heading=h.1au1eum" w:id="220"/>
      <w:bookmarkEnd w:id="220"/>
      <w:commentRangeEnd w:id="119"/>
      <w:r w:rsidDel="00000000" w:rsidR="00000000" w:rsidRPr="00000000">
        <w:commentReference w:id="119"/>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9">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A">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AC">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33"/>
        </w:sdtPr>
        <w:sdtContent>
          <w:commentRangeStart w:id="120"/>
        </w:sdtContent>
      </w:sdt>
      <w:sdt>
        <w:sdtPr>
          <w:tag w:val="goog_rdk_234"/>
        </w:sdtPr>
        <w:sdtContent>
          <w:commentRangeStart w:id="121"/>
        </w:sdtContent>
      </w:sdt>
      <w:r w:rsidDel="00000000" w:rsidR="00000000" w:rsidRPr="00000000">
        <w:rPr>
          <w:rFonts w:ascii="Arial" w:cs="Arial" w:eastAsia="Arial" w:hAnsi="Arial"/>
          <w:highlight w:val="yellow"/>
          <w:rtl w:val="0"/>
        </w:rPr>
        <w:t xml:space="preserve">and DUP flag set to 0</w:t>
      </w:r>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AD">
      <w:pPr>
        <w:numPr>
          <w:ilvl w:val="0"/>
          <w:numId w:val="53"/>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AE">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F">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B0">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35"/>
        </w:sdtPr>
        <w:sdtContent>
          <w:commentRangeStart w:id="122"/>
        </w:sdtContent>
      </w:sdt>
      <w:r w:rsidDel="00000000" w:rsidR="00000000" w:rsidRPr="00000000">
        <w:rPr>
          <w:rFonts w:ascii="Arial" w:cs="Arial" w:eastAsia="Arial" w:hAnsi="Arial"/>
          <w:b w:val="1"/>
          <w:highlight w:val="yellow"/>
          <w:rtl w:val="0"/>
        </w:rPr>
        <w:t xml:space="preserve">At any given time a sender </w:t>
      </w:r>
      <w:sdt>
        <w:sdtPr>
          <w:tag w:val="goog_rdk_236"/>
        </w:sdtPr>
        <w:sdtContent>
          <w:commentRangeStart w:id="123"/>
        </w:sdtContent>
      </w:sdt>
      <w:r w:rsidDel="00000000" w:rsidR="00000000" w:rsidRPr="00000000">
        <w:rPr>
          <w:rFonts w:ascii="Arial" w:cs="Arial" w:eastAsia="Arial" w:hAnsi="Arial"/>
          <w:b w:val="1"/>
          <w:highlight w:val="yellow"/>
          <w:rtl w:val="0"/>
        </w:rPr>
        <w:t xml:space="preserve">must</w:t>
      </w:r>
      <w:commentRangeEnd w:id="123"/>
      <w:r w:rsidDel="00000000" w:rsidR="00000000" w:rsidRPr="00000000">
        <w:commentReference w:id="123"/>
      </w:r>
      <w:r w:rsidDel="00000000" w:rsidR="00000000" w:rsidRPr="00000000">
        <w:rPr>
          <w:rFonts w:ascii="Arial" w:cs="Arial" w:eastAsia="Arial" w:hAnsi="Arial"/>
          <w:b w:val="1"/>
          <w:highlight w:val="yellow"/>
          <w:rtl w:val="0"/>
        </w:rPr>
        <w:t xml:space="preserve"> ONLY have 1 outstanding application message in flight.</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3B1">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4">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7">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8">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C">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D">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0">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3">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4">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6">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8">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9">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A">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B">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C">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3">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4">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237"/>
        </w:sdtPr>
        <w:sdtContent>
          <w:commentRangeStart w:id="124"/>
        </w:sdtContent>
      </w:sdt>
      <w:sdt>
        <w:sdtPr>
          <w:tag w:val="goog_rdk_238"/>
        </w:sdtPr>
        <w:sdtContent>
          <w:commentRangeStart w:id="125"/>
        </w:sdtContent>
      </w:sdt>
      <w:sdt>
        <w:sdtPr>
          <w:tag w:val="goog_rdk_239"/>
        </w:sdtPr>
        <w:sdtContent>
          <w:commentRangeStart w:id="126"/>
        </w:sdtContent>
      </w:sdt>
      <w:sdt>
        <w:sdtPr>
          <w:tag w:val="goog_rdk_240"/>
        </w:sdtPr>
        <w:sdtContent>
          <w:commentRangeStart w:id="127"/>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124"/>
      <w:r w:rsidDel="00000000" w:rsidR="00000000" w:rsidRPr="00000000">
        <w:commentReference w:id="124"/>
      </w:r>
      <w:commentRangeEnd w:id="125"/>
      <w:r w:rsidDel="00000000" w:rsidR="00000000" w:rsidRPr="00000000">
        <w:commentReference w:id="125"/>
      </w:r>
      <w:commentRangeEnd w:id="126"/>
      <w:r w:rsidDel="00000000" w:rsidR="00000000" w:rsidRPr="00000000">
        <w:commentReference w:id="126"/>
      </w:r>
      <w:commentRangeEnd w:id="127"/>
      <w:r w:rsidDel="00000000" w:rsidR="00000000" w:rsidRPr="00000000">
        <w:commentReference w:id="127"/>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43"/>
      </w:sdtPr>
      <w:sdtContent>
        <w:p w:rsidR="00000000" w:rsidDel="00000000" w:rsidP="00000000" w:rsidRDefault="00000000" w:rsidRPr="00000000" w14:paraId="000013D9">
          <w:pPr>
            <w:numPr>
              <w:ilvl w:val="0"/>
              <w:numId w:val="58"/>
            </w:numPr>
            <w:ind w:left="720" w:hanging="360"/>
            <w:rPr>
              <w:rFonts w:ascii="Arial" w:cs="Arial" w:eastAsia="Arial" w:hAnsi="Arial"/>
              <w:b w:val="0"/>
              <w:color w:val="172b4d"/>
              <w:sz w:val="21"/>
              <w:szCs w:val="21"/>
              <w:highlight w:val="yellow"/>
              <w:rPrChange w:author="davide.lenzarini@u-blox.com" w:id="60"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41"/>
            </w:sdtPr>
            <w:sdtContent>
              <w:ins w:author="davide.lenzarini@u-blox.com" w:id="59"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42"/>
            </w:sdtPr>
            <w:sdtContent>
              <w:r w:rsidDel="00000000" w:rsidR="00000000" w:rsidRPr="00000000">
                <w:rPr>
                  <w:rtl w:val="0"/>
                </w:rPr>
              </w:r>
            </w:sdtContent>
          </w:sdt>
        </w:p>
      </w:sdtContent>
    </w:sdt>
    <w:p w:rsidR="00000000" w:rsidDel="00000000" w:rsidP="00000000" w:rsidRDefault="00000000" w:rsidRPr="00000000" w14:paraId="000013DA">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B">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DC">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D">
      <w:pPr>
        <w:numPr>
          <w:ilvl w:val="0"/>
          <w:numId w:val="32"/>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DE">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F">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E0">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1">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2">
      <w:pPr>
        <w:spacing w:after="240" w:before="240" w:lineRule="auto"/>
        <w:ind w:left="0" w:right="0" w:firstLine="0"/>
        <w:rPr/>
      </w:pPr>
      <w:sdt>
        <w:sdtPr>
          <w:tag w:val="goog_rdk_244"/>
        </w:sdtPr>
        <w:sdtContent>
          <w:commentRangeStart w:id="128"/>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13E3">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E">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F">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245"/>
        </w:sdtPr>
        <w:sdtContent>
          <w:commentRangeStart w:id="129"/>
        </w:sdtContent>
      </w:sdt>
      <w:r w:rsidDel="00000000" w:rsidR="00000000" w:rsidRPr="00000000">
        <w:rPr>
          <w:rtl w:val="0"/>
        </w:rPr>
        <w:t xml:space="preserve">he receiver does not need to complete delivery of the Application Message before sending the </w:t>
      </w:r>
      <w:sdt>
        <w:sdtPr>
          <w:tag w:val="goog_rdk_246"/>
        </w:sdtPr>
        <w:sdtContent>
          <w:commentRangeStart w:id="130"/>
        </w:sdtContent>
      </w:sdt>
      <w:r w:rsidDel="00000000" w:rsidR="00000000" w:rsidRPr="00000000">
        <w:rPr>
          <w:rtl w:val="0"/>
        </w:rPr>
        <w:t xml:space="preserve">PUBREC or</w:t>
      </w:r>
      <w:commentRangeEnd w:id="130"/>
      <w:r w:rsidDel="00000000" w:rsidR="00000000" w:rsidRPr="00000000">
        <w:commentReference w:id="130"/>
      </w:r>
      <w:r w:rsidDel="00000000" w:rsidR="00000000" w:rsidRPr="00000000">
        <w:rPr>
          <w:rtl w:val="0"/>
        </w:rPr>
        <w:t xml:space="preserve"> PUBCOMP.</w:t>
      </w:r>
      <w:commentRangeEnd w:id="129"/>
      <w:r w:rsidDel="00000000" w:rsidR="00000000" w:rsidRPr="00000000">
        <w:commentReference w:id="129"/>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410">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47"/>
        </w:sdtPr>
        <w:sdtContent>
          <w:commentRangeStart w:id="131"/>
        </w:sdtContent>
      </w:sdt>
      <w:r w:rsidDel="00000000" w:rsidR="00000000" w:rsidRPr="00000000">
        <w:rPr>
          <w:rFonts w:ascii="Arial" w:cs="Arial" w:eastAsia="Arial" w:hAnsi="Arial"/>
          <w:highlight w:val="yellow"/>
          <w:rtl w:val="0"/>
        </w:rPr>
        <w:t xml:space="preserve">Packets</w:t>
      </w:r>
      <w:commentRangeEnd w:id="131"/>
      <w:r w:rsidDel="00000000" w:rsidR="00000000" w:rsidRPr="00000000">
        <w:commentReference w:id="131"/>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248"/>
        </w:sdtPr>
        <w:sdtContent>
          <w:commentRangeStart w:id="132"/>
        </w:sdtContent>
      </w:sdt>
      <w:r w:rsidDel="00000000" w:rsidR="00000000" w:rsidRPr="00000000">
        <w:rPr>
          <w:rFonts w:ascii="Arial" w:cs="Arial" w:eastAsia="Arial" w:hAnsi="Arial"/>
          <w:highlight w:val="yellow"/>
          <w:rtl w:val="0"/>
        </w:rPr>
        <w:t xml:space="preserve">Packets</w:t>
      </w:r>
      <w:commentRangeEnd w:id="132"/>
      <w:r w:rsidDel="00000000" w:rsidR="00000000" w:rsidRPr="00000000">
        <w:commentReference w:id="132"/>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49"/>
        </w:sdtPr>
        <w:sdtContent>
          <w:commentRangeStart w:id="133"/>
        </w:sdtContent>
      </w:sdt>
      <w:r w:rsidDel="00000000" w:rsidR="00000000" w:rsidRPr="00000000">
        <w:rPr>
          <w:rFonts w:ascii="Arial" w:cs="Arial" w:eastAsia="Arial" w:hAnsi="Arial"/>
          <w:highlight w:val="yellow"/>
          <w:rtl w:val="0"/>
        </w:rPr>
        <w:t xml:space="preserve">or the Virtual Connection deleted</w:t>
      </w:r>
      <w:commentRangeEnd w:id="133"/>
      <w:r w:rsidDel="00000000" w:rsidR="00000000" w:rsidRPr="00000000">
        <w:commentReference w:id="133"/>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50"/>
        </w:sdtPr>
        <w:sdtContent>
          <w:commentRangeStart w:id="134"/>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51"/>
        </w:sdtPr>
        <w:sdtContent>
          <w:commentRangeStart w:id="135"/>
        </w:sdtContent>
      </w:sdt>
      <w:r w:rsidDel="00000000" w:rsidR="00000000" w:rsidRPr="00000000">
        <w:rPr>
          <w:rFonts w:ascii="Arial" w:cs="Arial" w:eastAsia="Arial" w:hAnsi="Arial"/>
          <w:rtl w:val="0"/>
        </w:rPr>
        <w:t xml:space="preserve">also </w:t>
      </w:r>
      <w:commentRangeEnd w:id="135"/>
      <w:r w:rsidDel="00000000" w:rsidR="00000000" w:rsidRPr="00000000">
        <w:commentReference w:id="135"/>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D">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E">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F">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20">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1">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2">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3">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5">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6">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7">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8">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429">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A">
      <w:pPr>
        <w:spacing w:after="240" w:before="240" w:lineRule="auto"/>
        <w:rPr>
          <w:rFonts w:ascii="Arial" w:cs="Arial" w:eastAsia="Arial" w:hAnsi="Arial"/>
        </w:rPr>
      </w:pPr>
      <w:sdt>
        <w:sdtPr>
          <w:tag w:val="goog_rdk_252"/>
        </w:sdtPr>
        <w:sdtContent>
          <w:commentRangeStart w:id="136"/>
        </w:sdtContent>
      </w:sdt>
      <w:sdt>
        <w:sdtPr>
          <w:tag w:val="goog_rdk_253"/>
        </w:sdtPr>
        <w:sdtContent>
          <w:commentRangeStart w:id="137"/>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36"/>
      <w:r w:rsidDel="00000000" w:rsidR="00000000" w:rsidRPr="00000000">
        <w:commentReference w:id="136"/>
      </w:r>
      <w:commentRangeEnd w:id="137"/>
      <w:r w:rsidDel="00000000" w:rsidR="00000000" w:rsidRPr="00000000">
        <w:commentReference w:id="137"/>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B">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C">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D">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E">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1">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2">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3">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4">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5">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8">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9">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A">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D">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F">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2">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3">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4">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7">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8">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A">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D">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E">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F">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50">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1">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6">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7">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5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A">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C">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D">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E">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F">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60">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1">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5">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6">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7">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9">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A">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B">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C">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D">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70">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1">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5">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6">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7">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8">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F">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80">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1">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3">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4">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5">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6">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B">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C">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D">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E">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F">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90">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1">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2">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3">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4">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5">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6">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9">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A">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C">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D">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2">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3">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5">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6">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7">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9">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A">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C">
      <w:pPr>
        <w:spacing w:after="240" w:before="240" w:lineRule="auto"/>
        <w:ind w:left="0" w:right="0" w:firstLine="0"/>
        <w:rPr/>
      </w:pPr>
      <w:r w:rsidDel="00000000" w:rsidR="00000000" w:rsidRPr="00000000">
        <w:rPr>
          <w:rtl w:val="0"/>
        </w:rPr>
        <w:t xml:space="preserve">Refer to section </w:t>
      </w:r>
      <w:sdt>
        <w:sdtPr>
          <w:tag w:val="goog_rdk_254"/>
        </w:sdtPr>
        <w:sdtContent>
          <w:commentRangeStart w:id="138"/>
        </w:sdtContent>
      </w:sdt>
      <w:sdt>
        <w:sdtPr>
          <w:tag w:val="goog_rdk_255"/>
        </w:sdtPr>
        <w:sdtContent>
          <w:commentRangeStart w:id="139"/>
        </w:sdtContent>
      </w:sdt>
      <w:r w:rsidDel="00000000" w:rsidR="00000000" w:rsidRPr="00000000">
        <w:rPr>
          <w:rtl w:val="0"/>
        </w:rPr>
        <w:t xml:space="preserve">5.4.9</w:t>
      </w:r>
      <w:commentRangeEnd w:id="138"/>
      <w:r w:rsidDel="00000000" w:rsidR="00000000" w:rsidRPr="00000000">
        <w:commentReference w:id="138"/>
      </w:r>
      <w:commentRangeEnd w:id="139"/>
      <w:r w:rsidDel="00000000" w:rsidR="00000000" w:rsidRPr="00000000">
        <w:commentReference w:id="139"/>
      </w:r>
      <w:r w:rsidDel="00000000" w:rsidR="00000000" w:rsidRPr="00000000">
        <w:rPr>
          <w:rtl w:val="0"/>
        </w:rPr>
        <w:t xml:space="preserve"> for information about handling Disallowed Unicode code points.</w:t>
      </w:r>
    </w:p>
    <w:p w:rsidR="00000000" w:rsidDel="00000000" w:rsidP="00000000" w:rsidRDefault="00000000" w:rsidRPr="00000000" w14:paraId="000014AD">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B0">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2">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3">
      <w:pPr>
        <w:spacing w:after="303" w:line="259" w:lineRule="auto"/>
        <w:ind w:left="284" w:right="4" w:firstLine="0"/>
        <w:rPr>
          <w:rFonts w:ascii="Arial" w:cs="Arial" w:eastAsia="Arial" w:hAnsi="Arial"/>
        </w:rPr>
      </w:pPr>
      <w:sdt>
        <w:sdtPr>
          <w:tag w:val="goog_rdk_257"/>
        </w:sdtPr>
        <w:sdtContent>
          <w:del w:author="davide.lenzarini@u-blox.com" w:id="61" w:date="2024-03-14T11:37:29Z"/>
          <w:sdt>
            <w:sdtPr>
              <w:tag w:val="goog_rdk_258"/>
            </w:sdtPr>
            <w:sdtContent>
              <w:commentRangeStart w:id="140"/>
            </w:sdtContent>
          </w:sdt>
          <w:del w:author="davide.lenzarini@u-blox.com" w:id="61" w:date="2024-03-14T11:37:29Z">
            <w:sdt>
              <w:sdtPr>
                <w:tag w:val="goog_rdk_259"/>
              </w:sdtPr>
              <w:sdtContent>
                <w:commentRangeStart w:id="141"/>
              </w:sdtContent>
            </w:sdt>
            <w:r w:rsidDel="00000000" w:rsidR="00000000" w:rsidRPr="00000000">
              <w:rPr>
                <w:rFonts w:ascii="Arial" w:cs="Arial" w:eastAsia="Arial" w:hAnsi="Arial"/>
              </w:rPr>
              <w:drawing>
                <wp:inline distB="0" distT="0" distL="0" distR="0">
                  <wp:extent cx="5729288" cy="5321408"/>
                  <wp:effectExtent b="0" l="0" r="0" t="0"/>
                  <wp:docPr id="29" name="image4.png"/>
                  <a:graphic>
                    <a:graphicData uri="http://schemas.openxmlformats.org/drawingml/2006/picture">
                      <pic:pic>
                        <pic:nvPicPr>
                          <pic:cNvPr id="0" name="image4.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commentRangeEnd w:id="140"/>
      <w:r w:rsidDel="00000000" w:rsidR="00000000" w:rsidRPr="00000000">
        <w:commentReference w:id="140"/>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4B4">
      <w:pPr>
        <w:spacing w:after="203" w:line="265" w:lineRule="auto"/>
        <w:ind w:right="4"/>
        <w:jc w:val="center"/>
        <w:rPr>
          <w:rFonts w:ascii="Arial" w:cs="Arial" w:eastAsia="Arial" w:hAnsi="Arial"/>
        </w:rPr>
      </w:pPr>
      <w:sdt>
        <w:sdtPr>
          <w:tag w:val="goog_rdk_261"/>
        </w:sdtPr>
        <w:sdtContent>
          <w:del w:author="davide.lenzarini@u-blox.com" w:id="62"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5">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67"/>
      </w:sdtPr>
      <w:sdtContent>
        <w:p w:rsidR="00000000" w:rsidDel="00000000" w:rsidP="00000000" w:rsidRDefault="00000000" w:rsidRPr="00000000" w14:paraId="000014B8">
          <w:pPr>
            <w:spacing w:after="303" w:line="259" w:lineRule="auto"/>
            <w:ind w:right="4"/>
            <w:rPr>
              <w:ins w:author="davide.lenzarini@u-blox.com" w:id="63" w:date="2024-03-14T11:32:00Z"/>
              <w:rFonts w:ascii="Arial" w:cs="Arial" w:eastAsia="Arial" w:hAnsi="Arial"/>
            </w:rPr>
          </w:pPr>
          <w:r w:rsidDel="00000000" w:rsidR="00000000" w:rsidRPr="00000000">
            <w:rPr>
              <w:rFonts w:ascii="Arial" w:cs="Arial" w:eastAsia="Arial" w:hAnsi="Arial"/>
              <w:rtl w:val="0"/>
            </w:rPr>
            <w:t xml:space="preserve">          </w:t>
          </w:r>
          <w:sdt>
            <w:sdtPr>
              <w:tag w:val="goog_rdk_262"/>
            </w:sdtPr>
            <w:sdtContent>
              <w:del w:author="davide.lenzarini@u-blox.com" w:id="63" w:date="2024-03-14T11:32:00Z"/>
              <w:sdt>
                <w:sdtPr>
                  <w:tag w:val="goog_rdk_263"/>
                </w:sdtPr>
                <w:sdtContent>
                  <w:commentRangeStart w:id="142"/>
                </w:sdtContent>
              </w:sdt>
              <w:del w:author="davide.lenzarini@u-blox.com" w:id="63" w:date="2024-03-14T11:32:00Z">
                <w:sdt>
                  <w:sdtPr>
                    <w:tag w:val="goog_rdk_264"/>
                  </w:sdtPr>
                  <w:sdtContent>
                    <w:commentRangeStart w:id="143"/>
                  </w:sdtContent>
                </w:sdt>
                <w:sdt>
                  <w:sdtPr>
                    <w:tag w:val="goog_rdk_265"/>
                  </w:sdtPr>
                  <w:sdtContent>
                    <w:commentRangeStart w:id="144"/>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2.png"/>
                      <a:graphic>
                        <a:graphicData uri="http://schemas.openxmlformats.org/drawingml/2006/picture">
                          <pic:pic>
                            <pic:nvPicPr>
                              <pic:cNvPr descr="A close up of a map&#10;&#10;Description automatically generated" id="0" name="image2.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266"/>
            </w:sdtPr>
            <w:sdtContent>
              <w:ins w:author="davide.lenzarini@u-blox.com" w:id="63" w:date="2024-03-14T11:32:00Z">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r w:rsidDel="00000000" w:rsidR="00000000" w:rsidRPr="00000000">
                  <w:rPr>
                    <w:rtl w:val="0"/>
                  </w:rPr>
                </w:r>
              </w:ins>
            </w:sdtContent>
          </w:sdt>
        </w:p>
      </w:sdtContent>
    </w:sdt>
    <w:sdt>
      <w:sdtPr>
        <w:tag w:val="goog_rdk_270"/>
      </w:sdtPr>
      <w:sdtContent>
        <w:p w:rsidR="00000000" w:rsidDel="00000000" w:rsidP="00000000" w:rsidRDefault="00000000" w:rsidRPr="00000000" w14:paraId="000014B9">
          <w:pPr>
            <w:spacing w:after="303" w:line="259" w:lineRule="auto"/>
            <w:ind w:right="4"/>
            <w:jc w:val="center"/>
            <w:rPr>
              <w:shd w:fill="auto" w:val="clear"/>
              <w:rPrChange w:author="davide.lenzarini@u-blox.com" w:id="65"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69"/>
            </w:sdtPr>
            <w:sdtContent>
              <w:ins w:author="davide.lenzarini@u-blox.com" w:id="64"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A">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71"/>
        </w:sdtPr>
        <w:sdtContent>
          <w:ins w:author="davide.lenzarini@u-blox.com" w:id="66" w:date="2024-03-14T11:41:43Z">
            <w:r w:rsidDel="00000000" w:rsidR="00000000" w:rsidRPr="00000000">
              <w:rPr>
                <w:rFonts w:ascii="Arial" w:cs="Arial" w:eastAsia="Arial" w:hAnsi="Arial"/>
                <w:rtl w:val="0"/>
              </w:rPr>
              <w:t xml:space="preserve">XX</w:t>
            </w:r>
          </w:ins>
        </w:sdtContent>
      </w:sdt>
      <w:sdt>
        <w:sdtPr>
          <w:tag w:val="goog_rdk_272"/>
        </w:sdtPr>
        <w:sdtContent>
          <w:del w:author="davide.lenzarini@u-blox.com" w:id="6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73"/>
        </w:sdtPr>
        <w:sdtContent>
          <w:del w:author="davide.lenzarini@u-blox.com" w:id="6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74"/>
        </w:sdtPr>
        <w:sdtContent>
          <w:ins w:author="davide.lenzarini@u-blox.com" w:id="68" w:date="2024-03-14T11:35:46Z">
            <w:r w:rsidDel="00000000" w:rsidR="00000000" w:rsidRPr="00000000">
              <w:rPr>
                <w:rFonts w:ascii="Arial" w:cs="Arial" w:eastAsia="Arial" w:hAnsi="Arial"/>
                <w:rtl w:val="0"/>
              </w:rPr>
              <w:t xml:space="preserve"> scenario</w:t>
            </w:r>
          </w:ins>
        </w:sdtContent>
      </w:sdt>
      <w:sdt>
        <w:sdtPr>
          <w:tag w:val="goog_rdk_275"/>
        </w:sdtPr>
        <w:sdtContent>
          <w:del w:author="davide.lenzarini@u-blox.com" w:id="6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B">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77"/>
      </w:sdtPr>
      <w:sdtContent>
        <w:p w:rsidR="00000000" w:rsidDel="00000000" w:rsidP="00000000" w:rsidRDefault="00000000" w:rsidRPr="00000000" w14:paraId="000014BC">
          <w:pPr>
            <w:spacing w:after="460" w:lineRule="auto"/>
            <w:ind w:left="-5" w:right="4" w:firstLine="0"/>
            <w:rPr>
              <w:ins w:author="davide.lenzarini@u-blox.com" w:id="69"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76"/>
            </w:sdtPr>
            <w:sdtContent>
              <w:ins w:author="davide.lenzarini@u-blox.com" w:id="69" w:date="2024-03-14T11:38:25Z">
                <w:r w:rsidDel="00000000" w:rsidR="00000000" w:rsidRPr="00000000">
                  <w:rPr>
                    <w:rtl w:val="0"/>
                  </w:rPr>
                </w:r>
              </w:ins>
            </w:sdtContent>
          </w:sdt>
        </w:p>
      </w:sdtContent>
    </w:sdt>
    <w:sdt>
      <w:sdtPr>
        <w:tag w:val="goog_rdk_279"/>
      </w:sdtPr>
      <w:sdtContent>
        <w:p w:rsidR="00000000" w:rsidDel="00000000" w:rsidP="00000000" w:rsidRDefault="00000000" w:rsidRPr="00000000" w14:paraId="000014BD">
          <w:pPr>
            <w:spacing w:after="460" w:lineRule="auto"/>
            <w:ind w:left="-5" w:right="4" w:firstLine="0"/>
            <w:jc w:val="center"/>
            <w:rPr>
              <w:ins w:author="davide.lenzarini@u-blox.com" w:id="69" w:date="2024-03-14T11:38:25Z"/>
              <w:rFonts w:ascii="Arial" w:cs="Arial" w:eastAsia="Arial" w:hAnsi="Arial"/>
            </w:rPr>
          </w:pPr>
          <w:sdt>
            <w:sdtPr>
              <w:tag w:val="goog_rdk_278"/>
            </w:sdtPr>
            <w:sdtContent>
              <w:ins w:author="davide.lenzarini@u-blox.com" w:id="69"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81"/>
      </w:sdtPr>
      <w:sdtContent>
        <w:p w:rsidR="00000000" w:rsidDel="00000000" w:rsidP="00000000" w:rsidRDefault="00000000" w:rsidRPr="00000000" w14:paraId="000014BE">
          <w:pPr>
            <w:spacing w:after="572" w:line="265" w:lineRule="auto"/>
            <w:jc w:val="center"/>
            <w:rPr>
              <w:shd w:fill="auto" w:val="clear"/>
              <w:rPrChange w:author="davide.lenzarini@u-blox.com" w:id="70"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80"/>
            </w:sdtPr>
            <w:sdtContent>
              <w:ins w:author="davide.lenzarini@u-blox.com" w:id="69"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84"/>
      </w:sdtPr>
      <w:sdtContent>
        <w:p w:rsidR="00000000" w:rsidDel="00000000" w:rsidP="00000000" w:rsidRDefault="00000000" w:rsidRPr="00000000" w14:paraId="000014BF">
          <w:pPr>
            <w:pStyle w:val="Heading3"/>
            <w:keepLines w:val="1"/>
            <w:spacing w:after="64" w:before="0" w:line="259" w:lineRule="auto"/>
            <w:ind w:left="0" w:firstLine="0"/>
            <w:rPr>
              <w:ins w:author="davide.lenzarini@u-blox.com" w:id="71" w:date="2024-03-14T11:39:33Z"/>
            </w:rPr>
          </w:pPr>
          <w:sdt>
            <w:sdtPr>
              <w:tag w:val="goog_rdk_283"/>
            </w:sdtPr>
            <w:sdtContent>
              <w:ins w:author="davide.lenzarini@u-blox.com" w:id="71"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286"/>
      </w:sdtPr>
      <w:sdtContent>
        <w:p w:rsidR="00000000" w:rsidDel="00000000" w:rsidP="00000000" w:rsidRDefault="00000000" w:rsidRPr="00000000" w14:paraId="000014C0">
          <w:pPr>
            <w:spacing w:after="572" w:line="265" w:lineRule="auto"/>
            <w:jc w:val="center"/>
            <w:rPr>
              <w:ins w:author="davide.lenzarini@u-blox.com" w:id="71" w:date="2024-03-14T11:39:33Z"/>
              <w:rFonts w:ascii="Arial" w:cs="Arial" w:eastAsia="Arial" w:hAnsi="Arial"/>
            </w:rPr>
          </w:pPr>
          <w:sdt>
            <w:sdtPr>
              <w:tag w:val="goog_rdk_285"/>
            </w:sdtPr>
            <w:sdtContent>
              <w:ins w:author="davide.lenzarini@u-blox.com" w:id="71"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88"/>
      </w:sdtPr>
      <w:sdtContent>
        <w:p w:rsidR="00000000" w:rsidDel="00000000" w:rsidP="00000000" w:rsidRDefault="00000000" w:rsidRPr="00000000" w14:paraId="000014C1">
          <w:pPr>
            <w:spacing w:after="572" w:line="265" w:lineRule="auto"/>
            <w:jc w:val="center"/>
            <w:rPr>
              <w:ins w:author="davide.lenzarini@u-blox.com" w:id="71" w:date="2024-03-14T11:39:33Z"/>
              <w:rFonts w:ascii="Arial" w:cs="Arial" w:eastAsia="Arial" w:hAnsi="Arial"/>
            </w:rPr>
          </w:pPr>
          <w:sdt>
            <w:sdtPr>
              <w:tag w:val="goog_rdk_287"/>
            </w:sdtPr>
            <w:sdtContent>
              <w:ins w:author="davide.lenzarini@u-blox.com" w:id="71"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90"/>
      </w:sdtPr>
      <w:sdtContent>
        <w:p w:rsidR="00000000" w:rsidDel="00000000" w:rsidP="00000000" w:rsidRDefault="00000000" w:rsidRPr="00000000" w14:paraId="000014C2">
          <w:pPr>
            <w:spacing w:after="572" w:line="265" w:lineRule="auto"/>
            <w:jc w:val="center"/>
            <w:rPr>
              <w:ins w:author="davide.lenzarini@u-blox.com" w:id="71" w:date="2024-03-14T11:39:33Z"/>
              <w:rFonts w:ascii="Arial" w:cs="Arial" w:eastAsia="Arial" w:hAnsi="Arial"/>
            </w:rPr>
          </w:pPr>
          <w:sdt>
            <w:sdtPr>
              <w:tag w:val="goog_rdk_289"/>
            </w:sdtPr>
            <w:sdtContent>
              <w:ins w:author="davide.lenzarini@u-blox.com" w:id="71"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92"/>
      </w:sdtPr>
      <w:sdtContent>
        <w:p w:rsidR="00000000" w:rsidDel="00000000" w:rsidP="00000000" w:rsidRDefault="00000000" w:rsidRPr="00000000" w14:paraId="000014C3">
          <w:pPr>
            <w:pStyle w:val="Heading3"/>
            <w:keepLines w:val="1"/>
            <w:spacing w:after="64" w:before="0" w:line="259" w:lineRule="auto"/>
            <w:ind w:left="0" w:firstLine="0"/>
            <w:rPr>
              <w:ins w:author="davide.lenzarini@u-blox.com" w:id="71" w:date="2024-03-14T11:39:33Z"/>
            </w:rPr>
          </w:pPr>
          <w:sdt>
            <w:sdtPr>
              <w:tag w:val="goog_rdk_291"/>
            </w:sdtPr>
            <w:sdtContent>
              <w:ins w:author="davide.lenzarini@u-blox.com" w:id="71"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294"/>
      </w:sdtPr>
      <w:sdtContent>
        <w:p w:rsidR="00000000" w:rsidDel="00000000" w:rsidP="00000000" w:rsidRDefault="00000000" w:rsidRPr="00000000" w14:paraId="000014C4">
          <w:pPr>
            <w:spacing w:after="572" w:line="265" w:lineRule="auto"/>
            <w:jc w:val="center"/>
            <w:rPr>
              <w:ins w:author="davide.lenzarini@u-blox.com" w:id="71" w:date="2024-03-14T11:39:33Z"/>
              <w:rFonts w:ascii="Arial" w:cs="Arial" w:eastAsia="Arial" w:hAnsi="Arial"/>
            </w:rPr>
          </w:pPr>
          <w:sdt>
            <w:sdtPr>
              <w:tag w:val="goog_rdk_293"/>
            </w:sdtPr>
            <w:sdtContent>
              <w:ins w:author="davide.lenzarini@u-blox.com" w:id="71"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96"/>
      </w:sdtPr>
      <w:sdtContent>
        <w:p w:rsidR="00000000" w:rsidDel="00000000" w:rsidP="00000000" w:rsidRDefault="00000000" w:rsidRPr="00000000" w14:paraId="000014C5">
          <w:pPr>
            <w:spacing w:after="572" w:line="265" w:lineRule="auto"/>
            <w:jc w:val="center"/>
            <w:rPr>
              <w:ins w:author="davide.lenzarini@u-blox.com" w:id="71" w:date="2024-03-14T11:39:33Z"/>
              <w:rFonts w:ascii="Arial" w:cs="Arial" w:eastAsia="Arial" w:hAnsi="Arial"/>
            </w:rPr>
          </w:pPr>
          <w:sdt>
            <w:sdtPr>
              <w:tag w:val="goog_rdk_295"/>
            </w:sdtPr>
            <w:sdtContent>
              <w:ins w:author="davide.lenzarini@u-blox.com" w:id="71"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6">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297"/>
        </w:sdtPr>
        <w:sdtContent>
          <w:commentRangeStart w:id="145"/>
        </w:sdtContent>
      </w:sdt>
      <w:sdt>
        <w:sdtPr>
          <w:tag w:val="goog_rdk_298"/>
        </w:sdtPr>
        <w:sdtContent>
          <w:commentRangeStart w:id="146"/>
        </w:sdtContent>
      </w:sdt>
      <w:sdt>
        <w:sdtPr>
          <w:tag w:val="goog_rdk_299"/>
        </w:sdtPr>
        <w:sdtContent>
          <w:commentRangeStart w:id="147"/>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45"/>
      <w:r w:rsidDel="00000000" w:rsidR="00000000" w:rsidRPr="00000000">
        <w:commentReference w:id="145"/>
      </w:r>
      <w:commentRangeEnd w:id="146"/>
      <w:r w:rsidDel="00000000" w:rsidR="00000000" w:rsidRPr="00000000">
        <w:commentReference w:id="146"/>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14CB">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300"/>
        </w:sdtPr>
        <w:sdtContent>
          <w:commentRangeStart w:id="148"/>
        </w:sdtContent>
      </w:sdt>
      <w:r w:rsidDel="00000000" w:rsidR="00000000" w:rsidRPr="00000000">
        <w:rPr>
          <w:rFonts w:ascii="Arial" w:cs="Arial" w:eastAsia="Arial" w:hAnsi="Arial"/>
          <w:rtl w:val="0"/>
        </w:rPr>
        <w:t xml:space="preserve">should</w:t>
      </w:r>
      <w:commentRangeEnd w:id="148"/>
      <w:r w:rsidDel="00000000" w:rsidR="00000000" w:rsidRPr="00000000">
        <w:commentReference w:id="148"/>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C">
      <w:pPr>
        <w:spacing w:after="26" w:lineRule="auto"/>
        <w:ind w:left="-15" w:right="4" w:firstLine="0"/>
        <w:rPr>
          <w:rFonts w:ascii="Arial" w:cs="Arial" w:eastAsia="Arial" w:hAnsi="Arial"/>
        </w:rPr>
      </w:pPr>
      <w:sdt>
        <w:sdtPr>
          <w:tag w:val="goog_rdk_301"/>
        </w:sdtPr>
        <w:sdtContent>
          <w:commentRangeStart w:id="149"/>
        </w:sdtContent>
      </w:sdt>
      <w:r w:rsidDel="00000000" w:rsidR="00000000" w:rsidRPr="00000000">
        <w:rPr>
          <w:rFonts w:ascii="Arial" w:cs="Arial" w:eastAsia="Arial" w:hAnsi="Arial"/>
          <w:rtl w:val="0"/>
        </w:rPr>
        <w:t xml:space="preserve">The time duration</w:t>
      </w:r>
      <w:commentRangeEnd w:id="149"/>
      <w:r w:rsidDel="00000000" w:rsidR="00000000" w:rsidRPr="00000000">
        <w:commentReference w:id="149"/>
      </w:r>
      <w:r w:rsidDel="00000000" w:rsidR="00000000" w:rsidRPr="00000000">
        <w:rPr>
          <w:rFonts w:ascii="Arial" w:cs="Arial" w:eastAsia="Arial" w:hAnsi="Arial"/>
          <w:rtl w:val="0"/>
        </w:rPr>
        <w:t xml:space="preserve"> </w:t>
      </w:r>
      <w:sdt>
        <w:sdtPr>
          <w:tag w:val="goog_rdk_302"/>
        </w:sdtPr>
        <w:sdtContent>
          <w:commentRangeStart w:id="150"/>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50"/>
      <w:r w:rsidDel="00000000" w:rsidR="00000000" w:rsidRPr="00000000">
        <w:commentReference w:id="150"/>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D">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E">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303"/>
        </w:sdtPr>
        <w:sdtContent>
          <w:commentRangeStart w:id="151"/>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51"/>
      <w:r w:rsidDel="00000000" w:rsidR="00000000" w:rsidRPr="00000000">
        <w:commentReference w:id="151"/>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F">
      <w:pPr>
        <w:spacing w:after="0" w:lineRule="auto"/>
        <w:ind w:left="-15" w:right="4" w:firstLine="0"/>
        <w:rPr>
          <w:rFonts w:ascii="Arial" w:cs="Arial" w:eastAsia="Arial" w:hAnsi="Arial"/>
        </w:rPr>
      </w:pPr>
      <w:sdt>
        <w:sdtPr>
          <w:tag w:val="goog_rdk_304"/>
        </w:sdtPr>
        <w:sdtContent>
          <w:commentRangeStart w:id="152"/>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52"/>
      <w:r w:rsidDel="00000000" w:rsidR="00000000" w:rsidRPr="00000000">
        <w:commentReference w:id="152"/>
      </w:r>
      <w:r w:rsidDel="00000000" w:rsidR="00000000" w:rsidRPr="00000000">
        <w:rPr>
          <w:rtl w:val="0"/>
        </w:rPr>
      </w:r>
    </w:p>
    <w:p w:rsidR="00000000" w:rsidDel="00000000" w:rsidP="00000000" w:rsidRDefault="00000000" w:rsidRPr="00000000" w14:paraId="000014D0">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1">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2">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4">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5">
      <w:pPr>
        <w:rPr>
          <w:rFonts w:ascii="Arial" w:cs="Arial" w:eastAsia="Arial" w:hAnsi="Arial"/>
        </w:rPr>
      </w:pPr>
      <w:sdt>
        <w:sdtPr>
          <w:tag w:val="goog_rdk_305"/>
        </w:sdtPr>
        <w:sdtContent>
          <w:commentRangeStart w:id="153"/>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53"/>
      <w:r w:rsidDel="00000000" w:rsidR="00000000" w:rsidRPr="00000000">
        <w:commentReference w:id="153"/>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6">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7">
            <w:pPr>
              <w:jc w:val="center"/>
              <w:rPr>
                <w:rFonts w:ascii="Arial" w:cs="Arial" w:eastAsia="Arial" w:hAnsi="Arial"/>
                <w:b w:val="1"/>
              </w:rPr>
            </w:pPr>
            <w:sdt>
              <w:sdtPr>
                <w:tag w:val="goog_rdk_306"/>
              </w:sdtPr>
              <w:sdtContent>
                <w:commentRangeStart w:id="154"/>
              </w:sdtContent>
            </w:sdt>
            <w:sdt>
              <w:sdtPr>
                <w:tag w:val="goog_rdk_307"/>
              </w:sdtPr>
              <w:sdtContent>
                <w:commentRangeStart w:id="155"/>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9">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A">
            <w:pPr>
              <w:rPr>
                <w:rFonts w:ascii="Arial" w:cs="Arial" w:eastAsia="Arial" w:hAnsi="Arial"/>
                <w:b w:val="1"/>
              </w:rPr>
            </w:pPr>
            <w:commentRangeEnd w:id="154"/>
            <w:r w:rsidDel="00000000" w:rsidR="00000000" w:rsidRPr="00000000">
              <w:commentReference w:id="154"/>
            </w:r>
            <w:commentRangeEnd w:id="155"/>
            <w:r w:rsidDel="00000000" w:rsidR="00000000" w:rsidRPr="00000000">
              <w:commentReference w:id="155"/>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D">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308"/>
              </w:sdtPr>
              <w:sdtContent>
                <w:commentRangeStart w:id="156"/>
              </w:sdtContent>
            </w:sdt>
            <w:r w:rsidDel="00000000" w:rsidR="00000000" w:rsidRPr="00000000">
              <w:rPr>
                <w:rFonts w:ascii="Arial" w:cs="Arial" w:eastAsia="Arial" w:hAnsi="Arial"/>
                <w:rtl w:val="0"/>
              </w:rPr>
              <w:t xml:space="preserve">by way of supervised gateway timers</w:t>
            </w:r>
            <w:commentRangeEnd w:id="156"/>
            <w:r w:rsidDel="00000000" w:rsidR="00000000" w:rsidRPr="00000000">
              <w:commentReference w:id="156"/>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1">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309"/>
              </w:sdtPr>
              <w:sdtContent>
                <w:commentRangeStart w:id="157"/>
              </w:sdtContent>
            </w:sdt>
            <w:r w:rsidDel="00000000" w:rsidR="00000000" w:rsidRPr="00000000">
              <w:rPr>
                <w:rFonts w:ascii="Arial" w:cs="Arial" w:eastAsia="Arial" w:hAnsi="Arial"/>
                <w:rtl w:val="0"/>
              </w:rPr>
              <w:t xml:space="preserve">way of supervised gateway timers</w:t>
            </w:r>
            <w:commentRangeEnd w:id="157"/>
            <w:r w:rsidDel="00000000" w:rsidR="00000000" w:rsidRPr="00000000">
              <w:commentReference w:id="15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7">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8">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310"/>
              </w:sdtPr>
              <w:sdtContent>
                <w:commentRangeStart w:id="158"/>
              </w:sdtContent>
            </w:sdt>
            <w:sdt>
              <w:sdtPr>
                <w:tag w:val="goog_rdk_311"/>
              </w:sdtPr>
              <w:sdtContent>
                <w:commentRangeStart w:id="159"/>
              </w:sdtContent>
            </w:sdt>
            <w:sdt>
              <w:sdtPr>
                <w:tag w:val="goog_rdk_312"/>
              </w:sdtPr>
              <w:sdtContent>
                <w:commentRangeStart w:id="160"/>
              </w:sdtContent>
            </w:sdt>
            <w:sdt>
              <w:sdtPr>
                <w:tag w:val="goog_rdk_313"/>
              </w:sdtPr>
              <w:sdtContent>
                <w:commentRangeStart w:id="161"/>
              </w:sdtContent>
            </w:sdt>
            <w:r w:rsidDel="00000000" w:rsidR="00000000" w:rsidRPr="00000000">
              <w:rPr>
                <w:rFonts w:ascii="Arial" w:cs="Arial" w:eastAsia="Arial" w:hAnsi="Arial"/>
                <w:rtl w:val="0"/>
              </w:rPr>
              <w:t xml:space="preserve">by way of supervised gateway timers</w:t>
            </w:r>
            <w:commentRangeEnd w:id="158"/>
            <w:r w:rsidDel="00000000" w:rsidR="00000000" w:rsidRPr="00000000">
              <w:commentReference w:id="158"/>
            </w:r>
            <w:commentRangeEnd w:id="159"/>
            <w:r w:rsidDel="00000000" w:rsidR="00000000" w:rsidRPr="00000000">
              <w:commentReference w:id="159"/>
            </w:r>
            <w:commentRangeEnd w:id="160"/>
            <w:r w:rsidDel="00000000" w:rsidR="00000000" w:rsidRPr="00000000">
              <w:commentReference w:id="160"/>
            </w:r>
            <w:commentRangeEnd w:id="161"/>
            <w:r w:rsidDel="00000000" w:rsidR="00000000" w:rsidRPr="00000000">
              <w:commentReference w:id="161"/>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C">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D">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E">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F">
      <w:pPr>
        <w:jc w:val="left"/>
        <w:rPr>
          <w:rFonts w:ascii="Arial" w:cs="Arial" w:eastAsia="Arial" w:hAnsi="Arial"/>
        </w:rPr>
      </w:pP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1">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314"/>
        </w:sdtPr>
        <w:sdtContent>
          <w:commentRangeStart w:id="162"/>
        </w:sdtContent>
      </w:sdt>
      <w:r w:rsidDel="00000000" w:rsidR="00000000" w:rsidRPr="00000000">
        <w:rPr>
          <w:rFonts w:ascii="Arial" w:cs="Arial" w:eastAsia="Arial" w:hAnsi="Arial"/>
          <w:rtl w:val="0"/>
        </w:rPr>
        <w:t xml:space="preserve">The Server View of the Client State</w:t>
      </w:r>
      <w:commentRangeEnd w:id="162"/>
      <w:r w:rsidDel="00000000" w:rsidR="00000000" w:rsidRPr="00000000">
        <w:commentReference w:id="162"/>
      </w:r>
      <w:r w:rsidDel="00000000" w:rsidR="00000000" w:rsidRPr="00000000">
        <w:rPr>
          <w:rtl w:val="0"/>
        </w:rPr>
      </w:r>
    </w:p>
    <w:p w:rsidR="00000000" w:rsidDel="00000000" w:rsidP="00000000" w:rsidRDefault="00000000" w:rsidRPr="00000000" w14:paraId="000014F2">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3">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4">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5">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6">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7">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8">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B">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C">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D">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E">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F">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500">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315"/>
        </w:sdtPr>
        <w:sdtContent>
          <w:commentRangeStart w:id="163"/>
        </w:sdtContent>
      </w:sdt>
      <w:sdt>
        <w:sdtPr>
          <w:tag w:val="goog_rdk_316"/>
        </w:sdtPr>
        <w:sdtContent>
          <w:commentRangeStart w:id="164"/>
        </w:sdtContent>
      </w:sdt>
      <w:sdt>
        <w:sdtPr>
          <w:tag w:val="goog_rdk_317"/>
        </w:sdtPr>
        <w:sdtContent>
          <w:commentRangeStart w:id="165"/>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63"/>
      <w:r w:rsidDel="00000000" w:rsidR="00000000" w:rsidRPr="00000000">
        <w:commentReference w:id="163"/>
      </w:r>
      <w:commentRangeEnd w:id="164"/>
      <w:r w:rsidDel="00000000" w:rsidR="00000000" w:rsidRPr="00000000">
        <w:commentReference w:id="164"/>
      </w:r>
      <w:commentRangeEnd w:id="165"/>
      <w:r w:rsidDel="00000000" w:rsidR="00000000" w:rsidRPr="00000000">
        <w:commentReference w:id="165"/>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3">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7">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8">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9">
      <w:pPr>
        <w:ind w:left="720" w:firstLine="0"/>
        <w:rPr>
          <w:rFonts w:ascii="Arial" w:cs="Arial" w:eastAsia="Arial" w:hAnsi="Arial"/>
        </w:rPr>
      </w:pPr>
      <w:sdt>
        <w:sdtPr>
          <w:tag w:val="goog_rdk_318"/>
        </w:sdtPr>
        <w:sdtContent>
          <w:commentRangeStart w:id="166"/>
        </w:sdtContent>
      </w:sdt>
      <w:sdt>
        <w:sdtPr>
          <w:tag w:val="goog_rdk_319"/>
        </w:sdtPr>
        <w:sdtContent>
          <w:commentRangeStart w:id="167"/>
        </w:sdtContent>
      </w:sdt>
      <w:sdt>
        <w:sdtPr>
          <w:tag w:val="goog_rdk_320"/>
        </w:sdtPr>
        <w:sdtContent>
          <w:commentRangeStart w:id="168"/>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66"/>
      <w:r w:rsidDel="00000000" w:rsidR="00000000" w:rsidRPr="00000000">
        <w:commentReference w:id="166"/>
      </w:r>
      <w:commentRangeEnd w:id="167"/>
      <w:r w:rsidDel="00000000" w:rsidR="00000000" w:rsidRPr="00000000">
        <w:commentReference w:id="167"/>
      </w:r>
      <w:commentRangeEnd w:id="168"/>
      <w:r w:rsidDel="00000000" w:rsidR="00000000" w:rsidRPr="00000000">
        <w:commentReference w:id="168"/>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A">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D">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F">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10">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1">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2">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321"/>
        </w:sdtPr>
        <w:sdtContent>
          <w:commentRangeStart w:id="169"/>
        </w:sdtContent>
      </w:sdt>
      <w:r w:rsidDel="00000000" w:rsidR="00000000" w:rsidRPr="00000000">
        <w:rPr>
          <w:rFonts w:ascii="Arial" w:cs="Arial" w:eastAsia="Arial" w:hAnsi="Arial"/>
          <w:rtl w:val="0"/>
        </w:rPr>
        <w:t xml:space="preserve">name </w:t>
      </w:r>
      <w:commentRangeEnd w:id="169"/>
      <w:r w:rsidDel="00000000" w:rsidR="00000000" w:rsidRPr="00000000">
        <w:commentReference w:id="169"/>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322"/>
        </w:sdtPr>
        <w:sdtContent>
          <w:commentRangeStart w:id="170"/>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70"/>
      <w:r w:rsidDel="00000000" w:rsidR="00000000" w:rsidRPr="00000000">
        <w:commentReference w:id="170"/>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6">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7">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A">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B">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C">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sdt>
        <w:sdtPr>
          <w:tag w:val="goog_rdk_323"/>
        </w:sdtPr>
        <w:sdtContent>
          <w:commentRangeStart w:id="171"/>
        </w:sdtContent>
      </w:sdt>
      <w:sdt>
        <w:sdtPr>
          <w:tag w:val="goog_rdk_324"/>
        </w:sdtPr>
        <w:sdtContent>
          <w:commentRangeStart w:id="172"/>
        </w:sdtContent>
      </w:sdt>
      <w:r w:rsidDel="00000000" w:rsidR="00000000" w:rsidRPr="00000000">
        <w:rPr>
          <w:rFonts w:ascii="Arial" w:cs="Arial" w:eastAsia="Arial" w:hAnsi="Arial"/>
          <w:rtl w:val="0"/>
        </w:rPr>
        <w:t xml:space="preserve">A Client or Gateway processes a single outbound QoS 1 or QoS 2 message at a time</w:t>
      </w:r>
      <w:commentRangeEnd w:id="171"/>
      <w:r w:rsidDel="00000000" w:rsidR="00000000" w:rsidRPr="00000000">
        <w:commentReference w:id="171"/>
      </w:r>
      <w:commentRangeEnd w:id="172"/>
      <w:r w:rsidDel="00000000" w:rsidR="00000000" w:rsidRPr="00000000">
        <w:commentReference w:id="172"/>
      </w:r>
      <w:r w:rsidDel="00000000" w:rsidR="00000000" w:rsidRPr="00000000">
        <w:rPr>
          <w:rFonts w:ascii="Arial" w:cs="Arial" w:eastAsia="Arial" w:hAnsi="Arial"/>
          <w:rtl w:val="0"/>
        </w:rPr>
        <w:t xml:space="preserve">.</w:t>
      </w:r>
    </w:p>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F">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20">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1">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4">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5">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6">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7">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325"/>
        </w:sdtPr>
        <w:sdtContent>
          <w:ins w:author="davide.lenzarini@u-blox.com" w:id="72" w:date="2024-03-20T08:48:04Z"/>
          <w:sdt>
            <w:sdtPr>
              <w:tag w:val="goog_rdk_326"/>
            </w:sdtPr>
            <w:sdtContent>
              <w:commentRangeStart w:id="173"/>
            </w:sdtContent>
          </w:sdt>
          <w:ins w:author="davide.lenzarini@u-blox.com" w:id="72" w:date="2024-03-20T08:48:04Z">
            <w:sdt>
              <w:sdtPr>
                <w:tag w:val="goog_rdk_327"/>
              </w:sdtPr>
              <w:sdtContent>
                <w:commentRangeStart w:id="174"/>
              </w:sdtContent>
            </w:sdt>
            <w:r w:rsidDel="00000000" w:rsidR="00000000" w:rsidRPr="00000000">
              <w:rPr>
                <w:rFonts w:ascii="Arial" w:cs="Arial" w:eastAsia="Arial" w:hAnsi="Arial"/>
                <w:rtl w:val="0"/>
              </w:rPr>
              <w:t xml:space="preserve">virtually </w:t>
            </w:r>
          </w:ins>
        </w:sdtContent>
      </w:sdt>
      <w:commentRangeEnd w:id="173"/>
      <w:r w:rsidDel="00000000" w:rsidR="00000000" w:rsidRPr="00000000">
        <w:commentReference w:id="173"/>
      </w:r>
      <w:commentRangeEnd w:id="174"/>
      <w:r w:rsidDel="00000000" w:rsidR="00000000" w:rsidRPr="00000000">
        <w:commentReference w:id="174"/>
      </w:r>
      <w:r w:rsidDel="00000000" w:rsidR="00000000" w:rsidRPr="00000000">
        <w:rPr>
          <w:rFonts w:ascii="Arial" w:cs="Arial" w:eastAsia="Arial" w:hAnsi="Arial"/>
          <w:rtl w:val="0"/>
        </w:rPr>
        <w:t xml:space="preserve">connected. </w:t>
      </w:r>
      <w:sdt>
        <w:sdtPr>
          <w:tag w:val="goog_rdk_328"/>
        </w:sdtPr>
        <w:sdtContent>
          <w:commentRangeStart w:id="175"/>
        </w:sdtContent>
      </w:sdt>
      <w:r w:rsidDel="00000000" w:rsidR="00000000" w:rsidRPr="00000000">
        <w:rPr>
          <w:rFonts w:ascii="Arial" w:cs="Arial" w:eastAsia="Arial" w:hAnsi="Arial"/>
          <w:rtl w:val="0"/>
        </w:rPr>
        <w:t xml:space="preserve">Otherwise, the received PINGREQ packet is ignored.</w:t>
      </w:r>
      <w:commentRangeEnd w:id="175"/>
      <w:r w:rsidDel="00000000" w:rsidR="00000000" w:rsidRPr="00000000">
        <w:commentReference w:id="175"/>
      </w:r>
      <w:r w:rsidDel="00000000" w:rsidR="00000000" w:rsidRPr="00000000">
        <w:rPr>
          <w:rtl w:val="0"/>
        </w:rPr>
      </w:r>
    </w:p>
    <w:p w:rsidR="00000000" w:rsidDel="00000000" w:rsidP="00000000" w:rsidRDefault="00000000" w:rsidRPr="00000000" w14:paraId="0000152A">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B">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D">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E">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30">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1">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2">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3">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329"/>
        </w:sdtPr>
        <w:sdtContent>
          <w:commentRangeStart w:id="176"/>
        </w:sdtContent>
      </w:sdt>
      <w:r w:rsidDel="00000000" w:rsidR="00000000" w:rsidRPr="00000000">
        <w:rPr>
          <w:rFonts w:ascii="Arial" w:cs="Arial" w:eastAsia="Arial" w:hAnsi="Arial"/>
          <w:color w:val="000000"/>
          <w:rtl w:val="0"/>
        </w:rPr>
        <w:t xml:space="preserve">the gateway detects a timeout in the delivery,</w:t>
      </w:r>
      <w:commentRangeEnd w:id="176"/>
      <w:r w:rsidDel="00000000" w:rsidR="00000000" w:rsidRPr="00000000">
        <w:commentReference w:id="176"/>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330"/>
        </w:sdtPr>
        <w:sdtContent>
          <w:commentRangeStart w:id="177"/>
        </w:sdtContent>
      </w:sdt>
      <w:r w:rsidDel="00000000" w:rsidR="00000000" w:rsidRPr="00000000">
        <w:rPr>
          <w:rFonts w:ascii="Arial" w:cs="Arial" w:eastAsia="Arial" w:hAnsi="Arial"/>
          <w:rtl w:val="0"/>
        </w:rPr>
        <w:t xml:space="preserve">3.18</w:t>
      </w:r>
      <w:commentRangeEnd w:id="177"/>
      <w:r w:rsidDel="00000000" w:rsidR="00000000" w:rsidRPr="00000000">
        <w:commentReference w:id="177"/>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331"/>
        </w:sdtPr>
        <w:sdtContent>
          <w:r w:rsidDel="00000000" w:rsidR="00000000" w:rsidRPr="00000000">
            <w:rPr>
              <w:rFonts w:ascii="Arial" w:cs="Arial" w:eastAsia="Arial" w:hAnsi="Arial"/>
              <w:color w:val="000000"/>
              <w:vertAlign w:val="subscript"/>
              <w:rtl w:val="0"/>
              <w:rPrChange w:author="davide.lenzarini@u-blox.com" w:id="73"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332"/>
        </w:sdtPr>
        <w:sdtContent>
          <w:commentRangeStart w:id="178"/>
        </w:sdtContent>
      </w:sdt>
      <w:r w:rsidDel="00000000" w:rsidR="00000000" w:rsidRPr="00000000">
        <w:rPr>
          <w:rFonts w:ascii="Arial" w:cs="Arial" w:eastAsia="Arial" w:hAnsi="Arial"/>
          <w:color w:val="000000"/>
          <w:rtl w:val="0"/>
        </w:rPr>
        <w:t xml:space="preserve">receives </w:t>
      </w:r>
      <w:commentRangeEnd w:id="178"/>
      <w:r w:rsidDel="00000000" w:rsidR="00000000" w:rsidRPr="00000000">
        <w:commentReference w:id="178"/>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333"/>
        </w:sdtPr>
        <w:sdtContent>
          <w:commentRangeStart w:id="179"/>
        </w:sdtContent>
      </w:sdt>
      <w:r w:rsidDel="00000000" w:rsidR="00000000" w:rsidRPr="00000000">
        <w:rPr>
          <w:rFonts w:ascii="Arial" w:cs="Arial" w:eastAsia="Arial" w:hAnsi="Arial"/>
          <w:color w:val="000000"/>
          <w:rtl w:val="0"/>
        </w:rPr>
        <w:t xml:space="preserve">PINGRESP</w:t>
      </w:r>
      <w:commentRangeEnd w:id="179"/>
      <w:r w:rsidDel="00000000" w:rsidR="00000000" w:rsidRPr="00000000">
        <w:commentReference w:id="179"/>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334"/>
        </w:sdtPr>
        <w:sdtContent>
          <w:r w:rsidDel="00000000" w:rsidR="00000000" w:rsidRPr="00000000">
            <w:rPr>
              <w:rFonts w:ascii="Arial" w:cs="Arial" w:eastAsia="Arial" w:hAnsi="Arial"/>
              <w:color w:val="000000"/>
              <w:vertAlign w:val="subscript"/>
              <w:rtl w:val="0"/>
              <w:rPrChange w:author="davide.lenzarini@u-blox.com" w:id="74"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335"/>
        </w:sdtPr>
        <w:sdtContent>
          <w:r w:rsidDel="00000000" w:rsidR="00000000" w:rsidRPr="00000000">
            <w:rPr>
              <w:rFonts w:ascii="Arial" w:cs="Arial" w:eastAsia="Arial" w:hAnsi="Arial"/>
              <w:color w:val="000000"/>
              <w:vertAlign w:val="subscript"/>
              <w:rtl w:val="0"/>
              <w:rPrChange w:author="davide.lenzarini@u-blox.com" w:id="75"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336"/>
        </w:sdtPr>
        <w:sdtContent>
          <w:commentRangeStart w:id="180"/>
        </w:sdtContent>
      </w:sdt>
      <w:sdt>
        <w:sdtPr>
          <w:tag w:val="goog_rdk_337"/>
        </w:sdtPr>
        <w:sdtContent>
          <w:commentRangeStart w:id="181"/>
        </w:sdtContent>
      </w:sdt>
      <w:sdt>
        <w:sdtPr>
          <w:tag w:val="goog_rdk_338"/>
        </w:sdtPr>
        <w:sdtContent>
          <w:commentRangeStart w:id="182"/>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80"/>
      <w:r w:rsidDel="00000000" w:rsidR="00000000" w:rsidRPr="00000000">
        <w:commentReference w:id="180"/>
      </w:r>
      <w:commentRangeEnd w:id="181"/>
      <w:r w:rsidDel="00000000" w:rsidR="00000000" w:rsidRPr="00000000">
        <w:commentReference w:id="181"/>
      </w:r>
      <w:commentRangeEnd w:id="182"/>
      <w:r w:rsidDel="00000000" w:rsidR="00000000" w:rsidRPr="00000000">
        <w:commentReference w:id="18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9">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339"/>
        </w:sdtPr>
        <w:sdtContent>
          <w:commentRangeStart w:id="183"/>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83"/>
      <w:r w:rsidDel="00000000" w:rsidR="00000000" w:rsidRPr="00000000">
        <w:commentReference w:id="183"/>
      </w:r>
      <w:r w:rsidDel="00000000" w:rsidR="00000000" w:rsidRPr="00000000">
        <w:rPr>
          <w:rFonts w:ascii="Arial" w:cs="Arial" w:eastAsia="Arial" w:hAnsi="Arial"/>
          <w:color w:val="000000"/>
          <w:highlight w:val="yellow"/>
          <w:rtl w:val="0"/>
        </w:rPr>
        <w:t xml:space="preserve">.</w:t>
      </w:r>
      <w:sdt>
        <w:sdtPr>
          <w:tag w:val="goog_rdk_340"/>
        </w:sdtPr>
        <w:sdtContent>
          <w:commentRangeStart w:id="184"/>
        </w:sdtContent>
      </w:sdt>
      <w:r w:rsidDel="00000000" w:rsidR="00000000" w:rsidRPr="00000000">
        <w:rPr>
          <w:rFonts w:ascii="Arial" w:cs="Arial" w:eastAsia="Arial" w:hAnsi="Arial"/>
          <w:color w:val="000000"/>
          <w:highlight w:val="yellow"/>
          <w:rtl w:val="0"/>
        </w:rPr>
        <w:t xml:space="preserve"> </w:t>
      </w:r>
      <w:sdt>
        <w:sdtPr>
          <w:tag w:val="goog_rdk_341"/>
        </w:sdtPr>
        <w:sdtContent>
          <w:commentRangeStart w:id="185"/>
        </w:sdtContent>
      </w:sdt>
      <w:sdt>
        <w:sdtPr>
          <w:tag w:val="goog_rdk_342"/>
        </w:sdtPr>
        <w:sdtContent>
          <w:commentRangeStart w:id="186"/>
        </w:sdtContent>
      </w:sdt>
      <w:sdt>
        <w:sdtPr>
          <w:tag w:val="goog_rdk_343"/>
        </w:sdtPr>
        <w:sdtContent>
          <w:commentRangeStart w:id="187"/>
        </w:sdtContent>
      </w:sdt>
      <w:sdt>
        <w:sdtPr>
          <w:tag w:val="goog_rdk_344"/>
        </w:sdtPr>
        <w:sdtContent>
          <w:commentRangeStart w:id="188"/>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85"/>
      <w:r w:rsidDel="00000000" w:rsidR="00000000" w:rsidRPr="00000000">
        <w:commentReference w:id="185"/>
      </w:r>
      <w:commentRangeEnd w:id="186"/>
      <w:r w:rsidDel="00000000" w:rsidR="00000000" w:rsidRPr="00000000">
        <w:commentReference w:id="186"/>
      </w:r>
      <w:commentRangeEnd w:id="187"/>
      <w:r w:rsidDel="00000000" w:rsidR="00000000" w:rsidRPr="00000000">
        <w:commentReference w:id="187"/>
      </w:r>
      <w:commentRangeEnd w:id="188"/>
      <w:r w:rsidDel="00000000" w:rsidR="00000000" w:rsidRPr="00000000">
        <w:commentReference w:id="188"/>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84"/>
      <w:r w:rsidDel="00000000" w:rsidR="00000000" w:rsidRPr="00000000">
        <w:commentReference w:id="184"/>
      </w:r>
      <w:r w:rsidDel="00000000" w:rsidR="00000000" w:rsidRPr="00000000">
        <w:rPr>
          <w:rtl w:val="0"/>
        </w:rPr>
      </w:r>
    </w:p>
    <w:p w:rsidR="00000000" w:rsidDel="00000000" w:rsidP="00000000" w:rsidRDefault="00000000" w:rsidRPr="00000000" w14:paraId="0000153C">
      <w:pPr>
        <w:rPr>
          <w:rFonts w:ascii="Arial" w:cs="Arial" w:eastAsia="Arial" w:hAnsi="Arial"/>
          <w:color w:val="000000"/>
        </w:rPr>
      </w:pPr>
      <w:r w:rsidDel="00000000" w:rsidR="00000000" w:rsidRPr="00000000">
        <w:rPr>
          <w:rtl w:val="0"/>
        </w:rPr>
      </w:r>
    </w:p>
    <w:p w:rsidR="00000000" w:rsidDel="00000000" w:rsidP="00000000" w:rsidRDefault="00000000" w:rsidRPr="00000000" w14:paraId="0000153D">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E">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F">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5.png"/>
            <a:graphic>
              <a:graphicData uri="http://schemas.openxmlformats.org/drawingml/2006/picture">
                <pic:pic>
                  <pic:nvPicPr>
                    <pic:cNvPr id="0" name="image5.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40">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345"/>
        </w:sdtPr>
        <w:sdtContent>
          <w:commentRangeStart w:id="189"/>
        </w:sdtContent>
      </w:sdt>
      <w:r w:rsidDel="00000000" w:rsidR="00000000" w:rsidRPr="00000000">
        <w:rPr>
          <w:rFonts w:ascii="Arial" w:cs="Arial" w:eastAsia="Arial" w:hAnsi="Arial"/>
          <w:rtl w:val="0"/>
        </w:rPr>
        <w:t xml:space="preserve">Awake ping packet flush</w:t>
      </w:r>
      <w:commentRangeEnd w:id="189"/>
      <w:r w:rsidDel="00000000" w:rsidR="00000000" w:rsidRPr="00000000">
        <w:commentReference w:id="189"/>
      </w:r>
      <w:r w:rsidDel="00000000" w:rsidR="00000000" w:rsidRPr="00000000">
        <w:rPr>
          <w:rtl w:val="0"/>
        </w:rPr>
      </w:r>
    </w:p>
    <w:p w:rsidR="00000000" w:rsidDel="00000000" w:rsidP="00000000" w:rsidRDefault="00000000" w:rsidRPr="00000000" w14:paraId="00001541">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2">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5">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7">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B">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C">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E">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F">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2">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3">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4">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5">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8">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9">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A">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B">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60">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C">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7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1">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6">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9">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C">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8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2">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6">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7">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8">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9">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A">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B">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C">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D">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E">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F">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90">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1">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2">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3">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4">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5">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C">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D">
      <w:pPr>
        <w:pStyle w:val="Heading1"/>
        <w:ind w:left="0" w:firstLine="0"/>
        <w:rPr/>
      </w:pPr>
      <w:bookmarkStart w:colFirst="0" w:colLast="0" w:name="_heading=h.twhu880t27o" w:id="277"/>
      <w:bookmarkEnd w:id="277"/>
      <w:sdt>
        <w:sdtPr>
          <w:tag w:val="goog_rdk_346"/>
        </w:sdtPr>
        <w:sdtContent>
          <w:commentRangeStart w:id="190"/>
        </w:sdtContent>
      </w:sdt>
      <w:r w:rsidDel="00000000" w:rsidR="00000000" w:rsidRPr="00000000">
        <w:rPr>
          <w:rtl w:val="0"/>
        </w:rPr>
        <w:t xml:space="preserve">Appendix B. Backwards Compatibility</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A0">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B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A">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E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5">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9">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7">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5">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30">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E">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4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2">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90"/>
      <w:r w:rsidDel="00000000" w:rsidR="00000000" w:rsidRPr="00000000">
        <w:commentReference w:id="190"/>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347"/>
        </w:sdtPr>
        <w:sdtContent>
          <w:commentRangeStart w:id="191"/>
        </w:sdtContent>
      </w:sdt>
      <w:r w:rsidDel="00000000" w:rsidR="00000000" w:rsidRPr="00000000">
        <w:rPr>
          <w:rtl w:val="0"/>
        </w:rPr>
      </w:r>
    </w:p>
    <w:p w:rsidR="00000000" w:rsidDel="00000000" w:rsidP="00000000" w:rsidRDefault="00000000" w:rsidRPr="00000000" w14:paraId="00001644">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4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9">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A">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B">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C">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D">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E">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91"/>
      <w:r w:rsidDel="00000000" w:rsidR="00000000" w:rsidRPr="00000000">
        <w:commentReference w:id="191"/>
      </w:r>
      <w:r w:rsidDel="00000000" w:rsidR="00000000" w:rsidRPr="00000000">
        <w:rPr>
          <w:rtl w:val="0"/>
        </w:rPr>
      </w:r>
    </w:p>
    <w:p w:rsidR="00000000" w:rsidDel="00000000" w:rsidP="00000000" w:rsidRDefault="00000000" w:rsidRPr="00000000" w14:paraId="0000164F">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5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5">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6">
      <w:pPr>
        <w:rPr>
          <w:rFonts w:ascii="Arial" w:cs="Arial" w:eastAsia="Arial" w:hAnsi="Arial"/>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8">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9">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A">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B">
      <w:pPr>
        <w:rPr>
          <w:rFonts w:ascii="Arial" w:cs="Arial" w:eastAsia="Arial" w:hAnsi="Arial"/>
        </w:rPr>
      </w:pPr>
      <w:r w:rsidDel="00000000" w:rsidR="00000000" w:rsidRPr="00000000">
        <w:rPr>
          <w:rtl w:val="0"/>
        </w:rPr>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3">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8">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A">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E">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4">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C">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1">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2">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2">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3">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4">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5">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6">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7">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A">
            <w:pPr>
              <w:spacing w:after="0" w:line="259" w:lineRule="auto"/>
              <w:ind w:right="4"/>
              <w:jc w:val="center"/>
              <w:rPr>
                <w:rFonts w:ascii="Arial" w:cs="Arial" w:eastAsia="Arial" w:hAnsi="Arial"/>
                <w:b w:val="1"/>
              </w:rPr>
            </w:pPr>
            <w:sdt>
              <w:sdtPr>
                <w:tag w:val="goog_rdk_348"/>
              </w:sdtPr>
              <w:sdtContent>
                <w:commentRangeStart w:id="192"/>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vertAlign w:val="subscript"/>
              </w:rPr>
            </w:pPr>
            <w:commentRangeEnd w:id="192"/>
            <w:r w:rsidDel="00000000" w:rsidR="00000000" w:rsidRPr="00000000">
              <w:commentReference w:id="192"/>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B">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C">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D">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E">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F">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3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1">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3">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8">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B">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5">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6">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 Hagen" w:id="190" w:date="2024-03-03T08:53:53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91" w:date="2024-03-03T08:53:53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davide.lenzarini@u-blox.com" w:id="76" w:date="2024-08-06T14:44:03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82" w:date="2024-08-06T14:55:28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1" w:date="2024-02-02T15:03:53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2" w:date="2024-02-22T15:03:28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70" w:date="2023-10-26T13:21:10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123" w:date="2024-03-19T16:49:34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7" w:date="2024-06-12T08:52:02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8" w:date="2024-06-12T08:52:58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108" w:date="2023-10-20T09:26:02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09" w:date="2024-01-04T16:48:28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42" w:date="2023-10-20T12:41:18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3" w:date="2023-11-02T14:12:5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4" w:date="2023-11-02T14:52:40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5" w:date="2023-11-02T14:53:30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6" w:date="2023-11-02T15:58:5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65" w:date="2024-08-06T09:16:37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5" w:date="2024-08-06T09:15:55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74" w:date="2024-08-06T14:39:52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73" w:date="2024-08-06T14:31:51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Andrew Banks" w:id="103" w:date="2024-03-19T16:09:39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88" w:date="2024-08-06T09:18:55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36" w:date="2024-03-18T15:44:35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37" w:date="2024-06-20T11:10:24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davide.lenzarini@u-blox.com" w:id="85" w:date="2024-08-06T09:18:23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Andrew Banks" w:id="162" w:date="2024-06-16T09:32:40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75" w:date="2024-08-06T09:17:57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138" w:date="2024-03-19T17:42:59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39" w:date="2024-06-11T15:41:31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72" w:date="2024-08-06T09:17:27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Ian Craggs" w:id="81" w:date="2024-06-27T15:24:32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davide.lenzarini@u-blox.com" w:id="68" w:date="2024-08-06T09:17:02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Richard Coppen" w:id="37" w:date="2024-03-19T12:22:45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78" w:date="2024-06-27T15:27:19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79" w:date="2024-08-06T14:59:58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davide.lenzarini@u-blox.com" w:id="129" w:date="2024-03-19T16:07:38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20" w:date="2024-03-19T12:05:40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8" w:date="2024-03-19T12:04:36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3" w:date="2023-12-08T16:41:32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4" w:date="2024-06-04T12:40:11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02" w:date="2024-08-06T09:20:02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8" w:date="2024-08-06T09:19:50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63" w:date="2024-03-19T17:55:5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64" w:date="2024-03-20T14:04:25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65" w:date="2024-03-20T14:22:55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83" w:date="2024-08-06T15:27:54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89" w:date="2024-08-06T09:19:18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86" w:date="2024-03-20T08:38:34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112" w:date="2024-03-18T12:26:05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84" w:date="2024-08-06T15:30:36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Andrew Banks" w:id="104" w:date="2024-03-19T16:20:1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05" w:date="2024-05-02T12:17:44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6" w:date="2024-08-06T10:14:5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recommend to remove this title to reduce the levels by one (they are all 3.1.*</w:t>
      </w:r>
    </w:p>
  </w:comment>
  <w:comment w:author="davide.lenzarini@u-blox.com" w:id="50" w:date="2024-08-06T10:19:55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87" w:date="2024-03-14T09:44:26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52" w:date="2024-06-11T16:09:18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3" w:date="2024-06-13T15:32:08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4" w:date="2024-06-13T15:34:20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davide.lenzarini@u-blox.com" w:id="55" w:date="2024-08-06T10:40:06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should not be allowed and we can remove the following "informative comments" about that. This will also simplify the gateway implementation</w:t>
      </w:r>
    </w:p>
  </w:comment>
  <w:comment w:author="Andrew Banks" w:id="106" w:date="2024-03-19T16:39:58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07" w:date="2024-05-02T12:18:26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56" w:date="2024-06-11T16:15:50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57" w:date="2024-08-06T10:42:18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We should remove the possibility for a Clien to send anything before CONNACK</w:t>
      </w:r>
    </w:p>
  </w:comment>
  <w:comment w:author="Stefan Hagen" w:id="39" w:date="2024-02-01T16:59:35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40" w:date="2024-02-22T13:05:28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51" w:date="2024-08-06T10:37:25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to be fixed</w:t>
      </w:r>
    </w:p>
  </w:comment>
  <w:comment w:author="davide.lenzarini@u-blox.com" w:id="49" w:date="2024-08-06T10:24:07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 w:date="2024-03-19T10:30:16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53" w:date="2024-06-13T16:05:28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31" w:date="2024-03-20T08:54:09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89" w:date="2023-10-12T19:28:02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77" w:date="2024-03-20T09:03:26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94" w:date="2024-03-19T15:53:06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35" w:date="2024-03-20T09:00:07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54" w:date="2023-10-12T19:20:15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55" w:date="2024-01-05T15:08:54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14" w:date="2024-03-19T15:21:48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15" w:date="2024-03-19T15:23:50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22" w:date="2024-02-22T16:19:54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79" w:date="2024-03-20T09:04:50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7" w:date="2024-07-30T19:20:35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178" w:date="2024-03-20T09:04:24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40" w:date="2024-02-15T17:21:45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41" w:date="2024-03-18T16:06:47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69" w:date="2024-03-20T08:35:53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6" w:date="2024-05-30T14:20:06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7" w:date="2024-07-30T18:34:29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19" w:date="2024-03-20T10:34:54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128" w:date="2024-06-25T10:18:44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32" w:date="2024-03-20T08:55:23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75" w:date="2024-03-20T08:48:29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84" w:date="2024-03-20T09:07:26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93" w:date="2024-03-19T15:54:52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34" w:date="2024-03-20T08:57:22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61" w:date="2024-08-06T10:48:39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davide.lenzarini@u-blox.com" w:id="171" w:date="2024-03-20T08:45:05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72" w:date="2024-03-20T14:33:27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73" w:date="2024-06-13T14:25:07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74" w:date="2024-06-13T15:41:53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32" w:date="2024-02-07T16:41:05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3" w:date="2024-06-24T14:39:36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69" w:date="2024-08-06T14:21:51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67" w:date="2024-08-06T11:00:04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davide.lenzarini@u-blox.com" w:id="58" w:date="2024-06-25T04:33:39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70" w:date="2024-08-06T14:20:14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Stefan Hagen" w:id="111" w:date="2023-11-16T16:45:21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64" w:date="2024-08-06T10:52:22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Stefan Hagen" w:id="97" w:date="2024-01-04T16:52:29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57" w:date="2024-02-14T10:03:36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1" w:date="2024-08-06T14:23:10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24" w:date="2024-03-19T16:04:02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125" w:date="2024-06-27T08:24:14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126" w:date="2024-06-27T08:43:05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127" w:date="2024-06-27T08:43:35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49" w:date="2024-03-18T16:14:25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50" w:date="2024-03-18T16:13:21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92" w:date="2024-03-19T17:41:20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48" w:date="2024-03-18T16:09:57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56" w:date="2024-02-14T09:56:26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90" w:date="2023-10-12T14:50:37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52" w:date="2024-03-18T16:20:57Z">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92" w:date="2023-10-05T18:07:12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51" w:date="2024-03-18T16:19:29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9" w:date="2023-12-08T14:31:19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0" w:date="2024-01-11T09:01:06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96" w:date="2024-03-19T15:33:30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83" w:date="2024-03-20T14:35:28Z">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62" w:date="2024-02-13T14:12:29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63" w:date="2024-06-13T12:56:25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34" w:date="2024-03-19T14:22:50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1" w:date="2024-07-30T18:03:24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Stefan Hagen" w:id="142" w:date="2023-11-16T15:43:09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43" w:date="2023-12-08T15:53:24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44" w:date="2024-01-11T20:17:16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25" w:date="2024-07-30T18:47:07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6" w:date="2024-07-31T09:57:04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7" w:date="2024-08-06T08:15:17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3" w:date="2024-07-30T18:42:18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91" w:date="2024-03-19T15:41:47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9" w:date="2024-03-19T14:40:45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35" w:date="2024-03-19T14:25:15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6" w:date="2024-07-30T18:21:12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6" w:date="2024-07-30T17:31:31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8" w:date="2024-07-30T18:49:13Z">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9" w:date="2024-07-31T09:56:45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30" w:date="2024-08-06T08:16:55Z">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1" w:date="2024-07-30T18:51:45Z">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95" w:date="2024-03-19T15:45:06Z">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4" w:date="2024-07-30T18:41:45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66" w:date="2023-10-05T17:47:17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67" w:date="2024-02-22T14:51:43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68" w:date="2024-02-22T15:37:09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9" w:date="2024-07-30T18:33:47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130" w:date="2024-03-20T13:54:26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76" w:date="2023-10-05T17:55:10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1" w:date="2024-07-30T18:24:44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2" w:date="2024-07-30T18:06:37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60" w:date="2024-07-30T18:25:38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davide.lenzarini@u-blox.com" w:id="180" w:date="2023-10-05T17:57:41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81" w:date="2024-02-07T15:54:50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82" w:date="2024-02-13T07:47:44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110" w:date="2024-03-03T17:43:50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99" w:date="2023-10-05T15:57:55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100" w:date="2023-10-20T08:48:53Z">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101" w:date="2023-10-20T11:31:25Z">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38" w:date="2024-07-30T19:08:51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16" w:date="2024-03-19T15:25:59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117" w:date="2023-11-23T17:39:04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18" w:date="2023-11-23T17:42:22Z">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80" w:date="2024-08-06T14:54:46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45" w:date="2023-10-12T19:15:52Z">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46" w:date="2023-10-20T08:59:01Z">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47" w:date="2023-10-20T08:59:10Z">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3" w:date="2024-08-06T14:59:19Z">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185" w:date="2023-10-05T17:51:33Z">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86" w:date="2024-03-20T14:36:59Z">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87" w:date="2024-03-20T14:37:44Z">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88" w:date="2024-03-20T14:39:15Z">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13" w:date="2024-08-06T14:49:36Z">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77" w:date="2024-08-06T14:44:46Z">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20" w:date="2024-03-19T15:48:20Z">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21" w:date="2024-06-20T11:05:09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58" w:date="2023-10-05T17:39:46Z">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59" w:date="2024-02-02T15:09:56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60" w:date="2024-02-05T08:15:56Z">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61" w:date="2024-02-05T08:16:22Z">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davide.lenzarini@u-blox.com" w:id="48" w:date="2024-07-30T19:22:21Z">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74D" w15:done="0"/>
  <w15:commentEx w15:paraId="0000174F" w15:done="0"/>
  <w15:commentEx w15:paraId="00001750" w15:done="0"/>
  <w15:commentEx w15:paraId="00001751" w15:done="0"/>
  <w15:commentEx w15:paraId="00001752" w15:done="0"/>
  <w15:commentEx w15:paraId="00001753" w15:paraIdParent="00001752" w15:done="0"/>
  <w15:commentEx w15:paraId="00001754" w15:done="0"/>
  <w15:commentEx w15:paraId="00001755" w15:done="0"/>
  <w15:commentEx w15:paraId="00001756" w15:done="0"/>
  <w15:commentEx w15:paraId="00001757" w15:paraIdParent="00001756" w15:done="0"/>
  <w15:commentEx w15:paraId="00001758" w15:done="0"/>
  <w15:commentEx w15:paraId="0000175A" w15:paraIdParent="00001758" w15:done="0"/>
  <w15:commentEx w15:paraId="0000175B" w15:done="0"/>
  <w15:commentEx w15:paraId="0000175C" w15:paraIdParent="0000175B" w15:done="0"/>
  <w15:commentEx w15:paraId="0000175D" w15:paraIdParent="0000175B" w15:done="0"/>
  <w15:commentEx w15:paraId="0000175E" w15:paraIdParent="0000175B" w15:done="0"/>
  <w15:commentEx w15:paraId="00001760" w15:paraIdParent="0000175B" w15:done="0"/>
  <w15:commentEx w15:paraId="00001761" w15:done="0"/>
  <w15:commentEx w15:paraId="00001762" w15:done="0"/>
  <w15:commentEx w15:paraId="00001763" w15:done="0"/>
  <w15:commentEx w15:paraId="00001765" w15:done="0"/>
  <w15:commentEx w15:paraId="00001766" w15:done="0"/>
  <w15:commentEx w15:paraId="00001767" w15:done="0"/>
  <w15:commentEx w15:paraId="00001772" w15:done="0"/>
  <w15:commentEx w15:paraId="00001773" w15:paraIdParent="00001772" w15:done="0"/>
  <w15:commentEx w15:paraId="00001774" w15:done="0"/>
  <w15:commentEx w15:paraId="00001777" w15:done="0"/>
  <w15:commentEx w15:paraId="00001778" w15:done="0"/>
  <w15:commentEx w15:paraId="00001779" w15:done="0"/>
  <w15:commentEx w15:paraId="0000177A" w15:paraIdParent="00001779" w15:done="0"/>
  <w15:commentEx w15:paraId="0000177B" w15:done="0"/>
  <w15:commentEx w15:paraId="0000177C" w15:done="0"/>
  <w15:commentEx w15:paraId="0000177D" w15:done="0"/>
  <w15:commentEx w15:paraId="0000177E" w15:done="0"/>
  <w15:commentEx w15:paraId="0000177F" w15:done="0"/>
  <w15:commentEx w15:paraId="00001780" w15:paraIdParent="0000177F" w15:done="0"/>
  <w15:commentEx w15:paraId="00001781" w15:done="0"/>
  <w15:commentEx w15:paraId="00001784" w15:done="0"/>
  <w15:commentEx w15:paraId="00001785" w15:done="0"/>
  <w15:commentEx w15:paraId="00001786" w15:done="0"/>
  <w15:commentEx w15:paraId="00001787" w15:paraIdParent="00001786" w15:done="0"/>
  <w15:commentEx w15:paraId="00001788" w15:done="0"/>
  <w15:commentEx w15:paraId="00001789" w15:done="0"/>
  <w15:commentEx w15:paraId="0000178A" w15:done="0"/>
  <w15:commentEx w15:paraId="0000178B" w15:paraIdParent="0000178A" w15:done="0"/>
  <w15:commentEx w15:paraId="0000178C" w15:paraIdParent="0000178A" w15:done="0"/>
  <w15:commentEx w15:paraId="0000178D" w15:done="0"/>
  <w15:commentEx w15:paraId="0000178E" w15:done="0"/>
  <w15:commentEx w15:paraId="0000178F" w15:done="0"/>
  <w15:commentEx w15:paraId="00001798" w15:done="0"/>
  <w15:commentEx w15:paraId="00001799" w15:done="0"/>
  <w15:commentEx w15:paraId="0000179A" w15:done="0"/>
  <w15:commentEx w15:paraId="0000179B" w15:paraIdParent="0000179A" w15:done="0"/>
  <w15:commentEx w15:paraId="0000179C" w15:done="0"/>
  <w15:commentEx w15:paraId="0000179D" w15:done="0"/>
  <w15:commentEx w15:paraId="0000179E" w15:done="0"/>
  <w15:commentEx w15:paraId="0000179F" w15:done="0"/>
  <w15:commentEx w15:paraId="000017A0" w15:done="0"/>
  <w15:commentEx w15:paraId="000017A1" w15:done="0"/>
  <w15:commentEx w15:paraId="000017A2" w15:paraIdParent="000017A1" w15:done="0"/>
  <w15:commentEx w15:paraId="000017A3" w15:paraIdParent="000017A1" w15:done="0"/>
  <w15:commentEx w15:paraId="000017A4" w15:paraIdParent="000017A1" w15:done="0"/>
  <w15:commentEx w15:paraId="000017A5" w15:done="0"/>
  <w15:commentEx w15:paraId="000017A6" w15:paraIdParent="000017A5" w15:done="0"/>
  <w15:commentEx w15:paraId="000017A7" w15:done="0"/>
  <w15:commentEx w15:paraId="000017A8" w15:paraIdParent="000017A7" w15:done="0"/>
  <w15:commentEx w15:paraId="000017AB" w15:done="0"/>
  <w15:commentEx w15:paraId="000017AC" w15:paraIdParent="000017AB" w15:done="0"/>
  <w15:commentEx w15:paraId="000017AD" w15:done="0"/>
  <w15:commentEx w15:paraId="000017AE" w15:done="0"/>
  <w15:commentEx w15:paraId="000017AF" w15:done="0"/>
  <w15:commentEx w15:paraId="000017B0" w15:done="0"/>
  <w15:commentEx w15:paraId="000017B1" w15:done="0"/>
  <w15:commentEx w15:paraId="000017B2" w15:done="0"/>
  <w15:commentEx w15:paraId="000017B3" w15:done="0"/>
  <w15:commentEx w15:paraId="000017B4" w15:done="0"/>
  <w15:commentEx w15:paraId="000017B5" w15:done="0"/>
  <w15:commentEx w15:paraId="000017BA" w15:done="0"/>
  <w15:commentEx w15:paraId="000017BB" w15:done="0"/>
  <w15:commentEx w15:paraId="000017C0" w15:done="0"/>
  <w15:commentEx w15:paraId="000017C1" w15:paraIdParent="000017C0" w15:done="0"/>
  <w15:commentEx w15:paraId="000017C2" w15:done="0"/>
  <w15:commentEx w15:paraId="000017C3" w15:paraIdParent="000017C2" w15:done="0"/>
  <w15:commentEx w15:paraId="000017C4" w15:done="0"/>
  <w15:commentEx w15:paraId="000017C5" w15:done="0"/>
  <w15:commentEx w15:paraId="000017C6" w15:done="0"/>
  <w15:commentEx w15:paraId="000017C7" w15:done="0"/>
  <w15:commentEx w15:paraId="000017C8" w15:done="0"/>
  <w15:commentEx w15:paraId="000017CA" w15:paraIdParent="000017C8" w15:done="0"/>
  <w15:commentEx w15:paraId="000017CB" w15:done="0"/>
  <w15:commentEx w15:paraId="000017CC" w15:done="0"/>
  <w15:commentEx w15:paraId="000017CD" w15:done="0"/>
  <w15:commentEx w15:paraId="000017CE" w15:paraIdParent="000017CD" w15:done="0"/>
  <w15:commentEx w15:paraId="000017D0" w15:done="0"/>
  <w15:commentEx w15:paraId="000017D1" w15:done="0"/>
  <w15:commentEx w15:paraId="000017D2" w15:done="0"/>
  <w15:commentEx w15:paraId="000017D3" w15:done="0"/>
  <w15:commentEx w15:paraId="000017D4" w15:done="0"/>
  <w15:commentEx w15:paraId="000017D5" w15:done="0"/>
  <w15:commentEx w15:paraId="000017D6" w15:done="0"/>
  <w15:commentEx w15:paraId="000017D7" w15:done="0"/>
  <w15:commentEx w15:paraId="000017D8" w15:done="0"/>
  <w15:commentEx w15:paraId="000017D9" w15:paraIdParent="000017D8" w15:done="0"/>
  <w15:commentEx w15:paraId="000017DA" w15:done="0"/>
  <w15:commentEx w15:paraId="000017DB" w15:paraIdParent="000017DA" w15:done="0"/>
  <w15:commentEx w15:paraId="000017DC" w15:done="0"/>
  <w15:commentEx w15:paraId="000017DD" w15:paraIdParent="000017DC" w15:done="0"/>
  <w15:commentEx w15:paraId="000017DE" w15:done="0"/>
  <w15:commentEx w15:paraId="000017DF" w15:done="0"/>
  <w15:commentEx w15:paraId="000017E2" w15:done="0"/>
  <w15:commentEx w15:paraId="000017E3" w15:done="0"/>
  <w15:commentEx w15:paraId="000017E4" w15:done="0"/>
  <w15:commentEx w15:paraId="000017E5" w15:done="0"/>
  <w15:commentEx w15:paraId="000017E6" w15:done="0"/>
  <w15:commentEx w15:paraId="000017E7" w15:done="0"/>
  <w15:commentEx w15:paraId="000017E8" w15:done="0"/>
  <w15:commentEx w15:paraId="000017E9" w15:done="0"/>
  <w15:commentEx w15:paraId="000017EA" w15:paraIdParent="000017E9" w15:done="0"/>
  <w15:commentEx w15:paraId="000017EB" w15:paraIdParent="000017E9" w15:done="0"/>
  <w15:commentEx w15:paraId="000017EC" w15:paraIdParent="000017E9" w15:done="0"/>
  <w15:commentEx w15:paraId="000017ED" w15:done="0"/>
  <w15:commentEx w15:paraId="000017EF" w15:done="0"/>
  <w15:commentEx w15:paraId="000017F0" w15:done="0"/>
  <w15:commentEx w15:paraId="000017F1" w15:done="0"/>
  <w15:commentEx w15:paraId="000017F2" w15:done="0"/>
  <w15:commentEx w15:paraId="000017F3" w15:done="0"/>
  <w15:commentEx w15:paraId="000017F4" w15:done="0"/>
  <w15:commentEx w15:paraId="000017F5" w15:done="0"/>
  <w15:commentEx w15:paraId="000017F8" w15:done="0"/>
  <w15:commentEx w15:paraId="000017F9" w15:done="0"/>
  <w15:commentEx w15:paraId="000017FA" w15:paraIdParent="000017F9" w15:done="0"/>
  <w15:commentEx w15:paraId="000017FB" w15:done="0"/>
  <w15:commentEx w15:paraId="000017FC" w15:done="0"/>
  <w15:commentEx w15:paraId="000017FD" w15:done="0"/>
  <w15:commentEx w15:paraId="000017FE" w15:paraIdParent="000017FD" w15:done="0"/>
  <w15:commentEx w15:paraId="000017FF" w15:done="0"/>
  <w15:commentEx w15:paraId="00001800" w15:done="0"/>
  <w15:commentEx w15:paraId="00001801" w15:done="0"/>
  <w15:commentEx w15:paraId="00001802" w15:paraIdParent="00001801" w15:done="0"/>
  <w15:commentEx w15:paraId="00001803" w15:paraIdParent="00001801" w15:done="0"/>
  <w15:commentEx w15:paraId="00001804" w15:done="0"/>
  <w15:commentEx w15:paraId="00001805" w15:paraIdParent="00001804" w15:done="0"/>
  <w15:commentEx w15:paraId="00001806" w15:paraIdParent="00001804" w15:done="0"/>
  <w15:commentEx w15:paraId="00001807" w15:done="0"/>
  <w15:commentEx w15:paraId="00001808" w15:done="0"/>
  <w15:commentEx w15:paraId="00001809" w15:done="0"/>
  <w15:commentEx w15:paraId="0000180A" w15:done="0"/>
  <w15:commentEx w15:paraId="0000180B" w15:done="0"/>
  <w15:commentEx w15:paraId="0000180C" w15:done="0"/>
  <w15:commentEx w15:paraId="0000180D" w15:done="0"/>
  <w15:commentEx w15:paraId="0000180E" w15:paraIdParent="0000180D" w15:done="0"/>
  <w15:commentEx w15:paraId="0000180F" w15:paraIdParent="0000180D" w15:done="0"/>
  <w15:commentEx w15:paraId="00001810" w15:done="0"/>
  <w15:commentEx w15:paraId="00001813" w15:done="0"/>
  <w15:commentEx w15:paraId="00001814" w15:done="0"/>
  <w15:commentEx w15:paraId="00001815" w15:done="0"/>
  <w15:commentEx w15:paraId="00001816" w15:paraIdParent="00001815" w15:done="0"/>
  <w15:commentEx w15:paraId="00001817" w15:paraIdParent="00001815" w15:done="0"/>
  <w15:commentEx w15:paraId="00001818" w15:done="0"/>
  <w15:commentEx w15:paraId="00001819" w15:done="0"/>
  <w15:commentEx w15:paraId="0000181A" w15:done="0"/>
  <w15:commentEx w15:paraId="0000181B" w15:done="0"/>
  <w15:commentEx w15:paraId="0000181C" w15:done="0"/>
  <w15:commentEx w15:paraId="0000181D" w15:done="0"/>
  <w15:commentEx w15:paraId="0000181E" w15:done="0"/>
  <w15:commentEx w15:paraId="0000181F" w15:paraIdParent="0000181E" w15:done="0"/>
  <w15:commentEx w15:paraId="00001820" w15:paraIdParent="0000181E" w15:done="0"/>
  <w15:commentEx w15:paraId="00001821" w15:done="0"/>
  <w15:commentEx w15:paraId="00001822" w15:done="0"/>
  <w15:commentEx w15:paraId="00001823" w15:paraIdParent="00001822" w15:done="0"/>
  <w15:commentEx w15:paraId="00001824" w15:paraIdParent="00001822" w15:done="0"/>
  <w15:commentEx w15:paraId="00001825" w15:done="0"/>
  <w15:commentEx w15:paraId="00001826" w15:done="0"/>
  <w15:commentEx w15:paraId="00001828" w15:done="0"/>
  <w15:commentEx w15:paraId="0000182A" w15:paraIdParent="00001828" w15:done="0"/>
  <w15:commentEx w15:paraId="0000182B" w15:done="0"/>
  <w15:commentEx w15:paraId="00001830" w15:done="0"/>
  <w15:commentEx w15:paraId="00001831" w15:paraIdParent="00001830" w15:done="0"/>
  <w15:commentEx w15:paraId="00001832" w15:paraIdParent="00001830" w15:done="0"/>
  <w15:commentEx w15:paraId="00001833" w15:done="0"/>
  <w15:commentEx w15:paraId="00001834" w15:done="0"/>
  <w15:commentEx w15:paraId="00001835" w15:paraIdParent="00001834" w15:done="0"/>
  <w15:commentEx w15:paraId="00001836" w15:paraIdParent="00001834" w15:done="0"/>
  <w15:commentEx w15:paraId="00001837" w15:paraIdParent="00001834" w15:done="0"/>
  <w15:commentEx w15:paraId="00001838" w15:done="0"/>
  <w15:commentEx w15:paraId="00001839" w15:done="0"/>
  <w15:commentEx w15:paraId="0000183A" w15:done="0"/>
  <w15:commentEx w15:paraId="0000183B" w15:paraIdParent="0000183A" w15:done="0"/>
  <w15:commentEx w15:paraId="0000183C" w15:done="0"/>
  <w15:commentEx w15:paraId="0000183D" w15:paraIdParent="0000183C" w15:done="0"/>
  <w15:commentEx w15:paraId="0000183E" w15:paraIdParent="0000183C" w15:done="0"/>
  <w15:commentEx w15:paraId="0000183F" w15:paraIdParent="0000183C" w15:done="0"/>
  <w15:commentEx w15:paraId="000018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7">
    <w:pPr>
      <w:rPr/>
    </w:pPr>
    <w:r w:rsidDel="00000000" w:rsidR="00000000" w:rsidRPr="00000000">
      <w:rPr/>
      <w:drawing>
        <wp:inline distB="114300" distT="114300" distL="114300" distR="114300">
          <wp:extent cx="2200275" cy="457200"/>
          <wp:effectExtent b="0" l="0" r="0" t="0"/>
          <wp:docPr id="3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5.png"/><Relationship Id="rId83" Type="http://schemas.openxmlformats.org/officeDocument/2006/relationships/image" Target="media/image8.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3.png"/><Relationship Id="rId82" Type="http://schemas.openxmlformats.org/officeDocument/2006/relationships/image" Target="media/image11.png"/><Relationship Id="rId81"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2.png"/><Relationship Id="rId76" Type="http://schemas.openxmlformats.org/officeDocument/2006/relationships/image" Target="media/image4.png"/><Relationship Id="rId79" Type="http://schemas.openxmlformats.org/officeDocument/2006/relationships/image" Target="media/image9.png"/><Relationship Id="rId78" Type="http://schemas.openxmlformats.org/officeDocument/2006/relationships/image" Target="media/image12.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6.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7.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1.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5Eoh/pbHQZtS1OG2oTym8Jhk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I5NTczNTA3MzM5NzQmYW1wO3VzZz1BT3ZWYXcwbzVsMFNJUldOM0RydnpBRTM3OW9iIiBkYXRhLXJhd2hyZWY9Imh0dHBzOi8vZ2l0aHViLmNvbS9vYXNpcy10Y3MvbXF0dC9wdWxsLzUiIHRhcmdldD0iX2JsYW5rIj5odHRwczovL2dpdGh1Yi5jb20vb2FzaXMtdGNzL21xdHQvcHVsbC81PC9hPiBJIG1vdmVkIHRoaXMgYXBwZW5kaXggdG8gRSBhbmQgaW1wbGVtZW50YXRpb24gbm90ZXMgc3RheSBhdCBGLrABALgBARi1i5Sc4DEgtYuUnOAxMABCEGtpeC5oa296c3d5cHZudWIizwIKC0FBQUJUVFZ2NmFJEp8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aAgoLQUFBQlRSdWl0NjgS5AEKC0FBQUJUUnVpdDY4EgtBQUFCVFJ1aXQ2OBoNCgl0ZXh0L2h0bWwSACIOCgp0ZXh0L3BsYWluEgAqGyIVMTE1NjI2MzU3MTQyNzM1ODEyMjY2KAA4ADCKoY62kjI4g8COtpIySkQKJGFwcGxpY2F0aW9uL3ZuZC5nb29nbGUtYXBwcy5kb2NzLm1kcxocwtfa5AEWGhQKEAoKLCBQSU5HUkVTUBABGAAQAVoMaDRqeHBwaGh6b3I5cgIgAHgAggEUc3VnZ2VzdC5iMnJseGMydHRoZGOaAQYIABAAGACwAQC4AQAYiqGOtpIyIIPAjraSMjAAQhRzdWdnZXN0LmIycmx4YzJ0dGhk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sM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u+ZndgDIwAEIQa2l4Lm83cGhrdnRrZnBwcC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oQeCgtBQUFBOWIta3BBNBLSHQoLQUFBQTliLWtwQTQSC0FBQUE5Yi1rcEE0GtwDCgl0ZXh0L2h0bWw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i3QMKCnRleHQvcGxhaW4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IsoCCgp0ZXh0L3BsYWlu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KhsiFTExNjA4MTg5OTE3MTEzNDUzMDAwMygAOAAw/JyJhrkxOPyciYa5MVABWgxkZThmaTR3NDQ1YXVyAiAAeACIAQKaAQYIABAAGACqAb4C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sAEAuAEBWgx4bnhmMGdvZHlxMnRyAiAAeACIAQK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BGNDs6ui0MSD8nImGuTEwAEIQa2l4LjUyeGxybzU2aTAzdi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SAgoLQUFBQlRUVnY2WWMS3wEKC0FBQUJUVFZ2NlljEgtBQUFCVFRWdjZZYxoNCgl0ZXh0L2h0bWwSACIOCgp0ZXh0L3BsYWluEgAqGyIVMTE1NjI2MzU3MTQyNzM1ODEyMjY2KAA4ADDB9O3AkjI42f3twJIySkYKJGFwcGxpY2F0aW9uL3ZuZC5nb29nbGUtYXBwcy5kb2NzLm1kcxoewtfa5AEYEhYKEgoMdmFsaWQgQ2xpZW50EAEYABABWgxpejM2MDQ1aDQzaDFyAiAAeACCARNzdWdnZXN0LnU5YW5xeXIwd3BhmgEGCAAQABgAGMH07cCSMiDZ/e3AkjJCE3N1Z2dlc3QudTlhbnF5cjB3cGEi7AUKC0FBQUJUVFZ2NllVErw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xi6hurAkjIgs7rxwJIyQhBraXgucHNnNzFtcXY3d2My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rMTCgtBQUFCSGJyZWJpTRKCEwoLQUFBQkhicmViaU0SC0FBQUJIYnJlYmlNGocFCgl0ZXh0L2h0bWw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KnBwoKdGV4dC9wbGFpbhKY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goK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KhsiFTExNjA4MTg5OTE3MTEzNDUzMDAwMygAOAAwmouRg4IyOJqLkYOCMkoxCgp0ZXh0L3BsYWluEiNUaGUgU2VydmVyIFZpZXcgb2YgdGhlIENsaWVudCBTdGF0ZVoMOG16eHI2Z2dwb2trcgIgAHgAmgEGCAAQABgAqgGhBx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sAEAuAEAGJqLkYOCMiCai5GDgjIwAEIQa2l4Lm9mYm1kN2k2dGViciKYAgoLQUFBQlRSdWl1QUkS5gEKC0FBQUJUUnVpdUFJEgtBQUFCVFJ1aXVBSRoiCgl0ZXh0L2h0bWwSFUl0IHNob3VsZCBiZSBUYWJsZSAzMSIjCgp0ZXh0L3BsYWluEhVJdCBzaG91bGQgYmUgVGFibGUgMzEqGyIVMTE1NjI2MzU3MTQyNzM1ODEyMjY2KAA4ADD+vOy3kjI4/rzst5IyShkKCnRleHQvcGxhaW4SC1RhYmxlIDPigJEyWgxmMDFjYmZlbWIyNTlyAiAAeACaAQYIABAAGACqARcSFUl0IHNob3VsZCBiZSBUYWJsZSAzMbABALgBABj+vOy3kjIg/rzst5IyMABCEGtpeC43ZjJsMzhoMnF5bXU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bCgoLQUFBQk9RY1ZZWlkSqQo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r1rDCkjJCwAIKC0FBQUJUVFZ2NmJJEgtBQUFCT1FjVllaWRpLCgl0ZXh0L2h0bWwSPk9LIGZvciBtZSB0byBiZSB0cmVhdGVkIGluIDQuNC4xIGJ1dCB0aGlzIHNlY3Rpb24gaXMgbm90IGNsZWFyIkwKCnRleHQvcGxhaW4SPk9LIGZvciBtZSB0byBiZSB0cmVhdGVkIGluIDQuNC4xIGJ1dCB0aGlzIHNlY3Rpb24gaXMgbm90IGNsZWFyKhsiFTExNTYyNjM1NzE0MjczNTgxMjI2NigAOAAwrILRwZIyOKvWsMKSMloMaHZsZmtjZHI3YnhtcgIgAHgAmgEGCAAQABgAqgFAEj5PSyBmb3IgbWUgdG8gYmUgdHJlYXRlZCBpbiA0LjQuMSBidXQgdGhpcyBzZWN0aW9uIGlzIG5vdCBjbGVhck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t0CCgtBQUFCVFRXakc0MBKpAgoLQUFBQlRUV2pHNDASC0FBQUJUVFdqRzQwGg0KCXRleHQvaHRtbBIAIg4KCnRleHQvcGxhaW4SACobIhUxMTU2MjYzNTcxNDI3MzU4MTIyNjYoADgAMIbqwcKSMjix8sHCkjJKjgEKJGFwcGxpY2F0aW9uL3ZuZC5nb29nbGUtYXBwcy5kb2NzLm1kcxpmwtfa5AFgEl4KWgpUQnl0ZSA1IGluIHRoZSBQVUJBQ0sgcGFja2V0IGhvbGRzIHRoZSBSZWFzb24gY29kZSBpbiByZXNwb25zZSB0byB0aGUgUFVCTElTSCBwYWNrZXQuEAEYABABWgxqc3N5b29mbzN2dWxyAiAAeACCARRzdWdnZXN0LnMwcDF3Y2p4NDlxZpoBBggAEAAYABiG6sHCkjIgsfLBwpIyQhRzdWdnZXN0LnMwcDF3Y2p4NDlxZ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0wIKC0FBQUJLQkkyYmEwEqECCgtBQUFCS0JJMmJhMBILQUFBQktCSTJiYTAaNgoJdGV4dC9odG1sEilXaGljaCBUb3BpYyBUeXBlcyBhcmUgdmFsaWQgaW4gdGhpcyBjYXNlPyI3Cgp0ZXh0L3BsYWluEilXaGljaCBUb3BpYyBUeXBlcyBhcmUgdmFsaWQgaW4gdGhpcyBjYXNlPyobIhUxMTU2MjYzNTcxNDI3MzU4MTIyNjYoADgAMK29jNjlMTitvYzY5TFKGAoKdGV4dC9wbGFpbhIKVG9waWMgVHlwZVoMY2xsMzVweGY1c2R0cgIgAHgAmgEGCAAQABgAqgErEilXaGljaCBUb3BpYyBUeXBlcyBhcmUgdmFsaWQgaW4gdGhpcyBjYXNlP7ABALgBABitvYzY5TEgrb2M2OUx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0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iAECmgEGCAAQABgAqgGLARKIAVRoZSBNUVRUIDUgc3BlYyBhcyBmYXIgYXMgSSBjYW4gdGVsbCBhdm9pZHMgdGhpcyBwcm9ibGVtIGJ5IHNlcGFyYXRpbmcgdGhlIHBhY2tldHMgaW50byBwaWVjZXMgd2hpY2ggYXJlIGRlc2NyaWJlZCBpZiB0aGV5IGFyZSBpbmNsdWRlZC6wAQC4AQFaDHg0aGtsMDU2M2d4aHICIAB4AIgBAp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KKAgoLQUFBQktCSTJiZFkS1AEKC0FBQUJLQkkyYmRZEgtBQUFCS0JJMmJkWRoNCgl0ZXh0L2h0bWwSACIOCgp0ZXh0L3BsYWluEgAqGyIVMTE1NjI2MzU3MTQyNzM1ODEyMjY2KAA4ADCFjOjY5TE4tpro2OUxSjQKJGFwcGxpY2F0aW9uL3ZuZC5nb29nbGUtYXBwcy5kb2NzLm1kcxoMwtfa5AEGIgQICRABWgxucGs4d2NjNGd4ZWhyAiAAeACCARRzdWdnZXN0Lml0c2ozc2wzM2Vla5oBBggAEAAYALABALgBABiFjOjY5TEgtpro2OUxMABCFHN1Z2dlc3QuaXRzajNzbDMzZWVrIq4DCgtBQUFBNmRldGE0TRL8Ag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sAEAuAEAGIqtqrvlMSDthcu75TEwAEIQa2l4LmlkMjdnOHV2cWNkNiKwAgoLQUFBQlRSdWl1SGsS+gEKC0FBQUJUUnVpdUhrEgtBQUFCVFJ1aXVIaxoNCgl0ZXh0L2h0bWwSACIOCgp0ZXh0L3BsYWluEgAqGyIVMTE1NjI2MzU3MTQyNzM1ODEyMjY2KAA4ADDy1oS6kjI4vuCEupIySloKJGFwcGxpY2F0aW9uL3ZuZC5nb29nbGUtYXBwcy5kb2NzLm1kcxoywtfa5AEsCioKEgoMc2VjdGlvbiA0LjExEAEYABISCgxzZWN0aW9uIDQuMTAQARgAGAFaDHVyZGNqYnUwNzV0c3ICIAB4AIIBFHN1Z2dlc3QuazZmcmNvcDQ4ZjBomgEGCAAQABgAsAEAuAEAGPLWhLqSMiC+4IS6kjIwAEIUc3VnZ2VzdC5rNmZyY29wNDhmMGg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rACCgtBQUFCVFJ1aXVIYxL6AQoLQUFBQlRSdWl1SGMSC0FBQUJUUnVpdUhjGg0KCXRleHQvaHRtbBIAIg4KCnRleHQvcGxhaW4SACobIhUxMTU2MjYzNTcxNDI3MzU4MTIyNjYoADgAMNrYgrqSMjjd4IK6kjJKWgokYXBwbGljYXRpb24vdm5kLmdvb2dsZS1hcHBzLmRvY3MubWRzGjLC19rkASwKKgoSCgxzZWN0aW9uIDQuMTEQARgAEhIKDHNlY3Rpb24gNC4xMBABGAAYAVoMOHJ0enZlOTg0M2JrcgIgAHgAggEUc3VnZ2VzdC51cDcybG9nZHZyeHCaAQYIABAAGACwAQC4AQAY2tiCupIyIN3ggrqSMjAAQhRzdWdnZXN0LnVwNzJsb2dkdnJ4c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swIKC0FBQUJPdzFvVk1jEv0BCgtBQUFCT3cxb1ZNYxILQUFBQk93MW9WTWMaDQoJdGV4dC9odG1sEgAiDgoKdGV4dC9wbGFpbhIAKhsiFTExNTYyNjM1NzE0MjczNTgxMjI2NigAOAAwq6vDqJAyOMfRxKiQMkpdCiRhcHBsaWNhdGlvbi92bmQuZ29vZ2xlLWFwcHMuZG9jcy5tZHMaNcLX2uQBLxotCikKI2EgVmlydHVhbCBDb25uZWN0aW9uIGFibGUgdG8gY3JlYXRlEAEYABABWgxlZHIycDd1cDFuZGJyAiAAeACCARRzdWdnZXN0LjMwdG0xZzJuY2Izd5oBBggAEAAYALABALgBABirq8OokDIgx9HEqJAyMABCFHN1Z2dlc3QuMzB0bTFnMm5jYjN3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aDHB6YThjb3J4cWUxdnICIAB4AIgBAp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pkCCgtBQUFCT3cxb1ZJVRLjAQoLQUFBQk93MW9WSVUSC0FBQUJPdzFvVklVGg0KCXRleHQvaHRtbBIAIg4KCnRleHQvcGxhaW4SACobIhUxMTU2MjYzNTcxNDI3MzU4MTIyNjYoADgAMKrMxqaQMjiqzMamkDJKQwokYXBwbGljYXRpb24vdm5kLmdvb2dsZS1hcHBzLmRvY3MubWRzGhvC19rkARUaEwoPCglGb3JiaWRkZW4QARgAEAFaDGJ3a2k1ZW5mNWU0YnICIAB4AIIBFHN1Z2dlc3QuZjdxNHFzdGFzeDVtmgEGCAAQABgAsAEAuAEAGKrMxqaQMiCqzMamkDIwAEIUc3VnZ2VzdC5mN3E0cXN0YXN4NW0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LvAQoKdGV4dC9wbGFpbh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KhsiFTExMzk2NTIyNDQyODA1ODA5MzczOSgAOAAw7duX4rQxOO3bl+K0MVoMajNmZXJ3emU2bDJkcgIgAHgAiAECmgEGCAAQABgAqgHjAR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sAEAuAEBQrgGCgtBQUFBOWIta284cxILQUFBQTZjWFRyeWsa+QEKCXRleHQvaHRtbB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8i3AEKCnRleHQvcGxhaW4SzQFJIHRoaW5rIHdlIHNob3VsZCBkZWZpbmUgdGhlIGxlbmd0aCBvZiB0aGUgIndpcmVsZXNzIG5vZGUgaWQiIHZpYSB0aGUgQ1RSTCBmb3IgaW5zdGFuY2Ugb3RoZXJ3aXNlIGl0IGlzIHVuY2xlYXIgaG93IHRvIGRlY29kZSB0aGlzIG1lc3NhZ2UuIFdoZW4gdGhlICJXaXJlbGVzcyBOb2RlIElkIiBlbmRzIGFuZCB0aGUgIk1RVFQgU04gcGFja2V0IiBiZWdpbnM/KhsiFTExNTYyNjM1NzE0MjczNTgxMjI2NigAOAAw9vXq5rQxOPb16ua0MVoMbzkyMjBlajN3N3pocgIgAHgAiAECmgEGCAAQABgAqgHuAR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yOTU3MzUwNzE5Njk0JmFtcDt1c2c9QU92VmF3MXk3MkMwX082ZDh3YV9VVmZpUEx6OS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jk1NzM1MDcxOTY5NCZhbXA7dXNnPUFPdlZhdzF5NzJDMF9PNmQ4d2FfVVZmaVBMejk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hEgoLQUFBQTZkZXRhMjgSrxIKC0FBQUE2ZGV0YTI4EgtBQUFBNmRldGEyOBq2BAoJdGV4dC9odG1s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IqEECgp0ZXh0L3BsYWluEpIERG8gdGhlc2UgeWVsbG93wqBoaWdobGlnaHRzIGluZGljYXRlIGNvbnRlbnQvcnVsZXMgYW5kIGZvcm0gZXF1YWxseSB0byBuZWVkIHdvcms/IEkgZ3Vlc3Mgc28uCgpEZXBlbmRpbmcgb24gdGhlIHVuZGVybHlpbmcgInJ1bGVzIiBmcm9tIGVuZm9yY2VtZW50IHBlciBlaXRoZXIgaG9waW5nLCBjb252ZW50aW9uLCBvciBlbmZvcmNlbWVudCBJIGFtIHN1cmUgd2UgY2FuIHdyaXRlIHRoaXMgc3RhdGVtZW50IHNob3J0ZXIgYW5kIHRvIHRoZSBwb2ludC4KC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IoQCCgtBQUFCT3cxb1ZNNBLSAQoLQUFBQk93MW9WTTQSC0FBQUJPdzFvVk00GhsKCXRleHQvaHRtbBIOSXMgaXQgY29ycmVjdD8iHAoKdGV4dC9wbGFpbhIOSXMgaXQgY29ycmVjdD8qGyIVMTE1NjI2MzU3MTQyNzM1ODEyMjY2KAA4ADDs59+okDI47OffqJAyShoKCnRleHQvcGxhaW4SDHNlY3Rpb24gNC4yNFoMdHd0M2tueDcyYWFmcgIgAHgAmgEGCAAQABgAqgEQEg5JcyBpdCBjb3JyZWN0P7ABALgBABjs59+okDIg7OffqJAyMABCEGtpeC5mb3htanlpaDF2Y2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loLjQxbWdobWwyCWguMmdycXJ1ZTIIaC52eDEyMjcyCWguM2Z3b2txMDIJaC4xdjF5dXh0MgloLjE5YzZ5MTgyCWguM3RidWdwMTIIaC5ubWYxNG4yCWguMzdtMmpzZzIJaC4xbXJjdTA5MgloLjQ2cjBjbzIyCWguMmx3YW12djIJaC4xMTFreDNvMgloLjNsMThmcmgyCWguMnpiZ2l1dzIJaC4xZWdxdDJwMgloLjN5Z2VicWkyCWguMmRsb2x5YjIIaC5zcXl3NjQyCWguM2NxbWV0eDIJaC4xcnZ3cDFxMgloLjRidms3cGoyCWguMnIwdWh4YzIJaC4xNjY0czU1MgloLjNxNXNhc3kyCWguMjViMmwwcjIIaC5rZ2N2OGsyCWguMzRnMGR3ZD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FvcHVqNW4yCWguNDhwaTF0ZzIJaC4ybnVzYzE5MgloLjNtenE0d3Y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dG5uOHhzeWFiNGp4EhtkYXZpZGUubGVuemFyaW5pQHUtYmxveC5jb21qMwoUc3VnZ2VzdC45ZTJ0MTNkNTZvcjU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5uMjBjb3h4YTl2N2oSG2RhdmlkZS5sZW56YXJpbmlAdS1ibG94LmNvbWozChRzdWdnZXN0LjhhaGtlZGxxZHBrYxIbZGF2aWRlLmxlbnphcmluaUB1LWJsb3guY29tajMKFHN1Z2dlc3QuNjhjN3dlazN4N2px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jMKFHN1Z2dlc3QuZmZxeGF5N3l1eXRxEhtkYXZpZGUubGVuemFyaW5pQHUtYmxveC5jb21qMwoUc3VnZ2VzdC5iNGQ1N3UxeHlxN24SG2RhdmlkZS5sZW56YXJpbmlAdS1ibG94LmNvbWohChRzdWdnZXN0LnQ3b2FkZHM2MzRtbRIJQW5vbnltb3VzaiEKFHN1Z2dlc3QuZWFzMjgwbHRuamN3EglBbm9ueW1vdXNqIQoUc3VnZ2VzdC5lNXd1MXJmaXFxMzcSCUFub255bW91c2ozChRzdWdnZXN0LjRjYWR0c2c1bmF0NBIbZGF2aWRlLmxlbnphcmluaUB1LWJsb3guY29taiEKFHN1Z2dlc3QuODluMG1zMnpjMWxhEglBbm9ueW1vdXNqIgoUc3VnZ2VzdC43N3g0Y3VoNWQ3MWUSCklhbiBDcmFnZ3N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jh3MTFjZHg1enZ3OB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hChRzdWdnZXN0Ljl4dnIxeWY1Mnl5ZhIJQW5vbnltb3VzajMKFHN1Z2dlc3Qub2dnaTI1eTd1aXYwEhtkYXZpZGUubGVuemFyaW5pQHUtYmxveC5jb21qIQoUc3VnZ2VzdC5paGw2YXc0aTVqcXASCUFub255bW91c2ozChRzdWdnZXN0LnRtYXg2aThhamRsMxIbZGF2aWRlLmxlbnphcmluaUB1LWJsb3guY29t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jdsbTBsN3ZvaG51MBIbZGF2aWRlLmxlbnphcmluaUB1LWJsb3guY29tajIKE3N1Z2dlc3QuMmJ0ZzNnZTZnaHkSG2RhdmlkZS5sZW56YXJpbmlAdS1ibG94LmNvbWohChRzdWdnZXN0LjFwZWJpZjhncTM2MBIJQW5vbnltb3VzaiEKFHN1Z2dlc3QuNzFxYWNueWs0cTB1EglBbm9ueW1vdXNqMwoUc3VnZ2VzdC5nOW02bWNjdTZ3Y3o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mViN3J2amFjZ3Z0dB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hChRzdWdnZXN0LmRkaGx2dHVldmI4NRIJQW5vbnltb3Vz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zChRzdWdnZXN0LmtnN2tjeDU2NzgxZxIbZGF2aWRlLmxlbnphcmluaUB1LWJsb3guY29taiEKFHN1Z2dlc3QuYmJuYTV2aDZ1Z2UwEglBbm9ueW1vdXNqIQoUc3VnZ2VzdC43YXZwM2x4NXNsNXISCUFub255bW91c2ohChRzdWdnZXN0LjVzeWpvb2h1djVrdRIJQW5vbnltb3VzajMKFHN1Z2dlc3QuNDVpNzB4eW5hYnhzEhtkYXZpZGUubGVuemFyaW5pQHUtYmxveC5jb21qMwoUc3VnZ2VzdC5tNXA5OGJmdDJ5Y2ESG2RhdmlkZS5sZW56YXJpbmlAdS1ibG94LmNvbW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21iYjJlY21tcHdl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