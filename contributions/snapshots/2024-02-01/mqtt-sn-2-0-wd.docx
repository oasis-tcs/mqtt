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0j0zll" w:id="0"/>
      <w:bookmarkEnd w:id="0"/>
      <w:r w:rsidDel="00000000" w:rsidR="00000000" w:rsidRPr="00000000">
        <w:rPr>
          <w:rFonts w:ascii="Arial" w:cs="Arial" w:eastAsia="Arial" w:hAnsi="Arial"/>
          <w:b w:val="1"/>
          <w:color w:val="446caa"/>
          <w:rtl w:val="0"/>
        </w:rPr>
        <w:t xml:space="preserve">07 December</w:t>
      </w:r>
      <w:r w:rsidDel="00000000" w:rsidR="00000000" w:rsidRPr="00000000">
        <w:rPr>
          <w:rFonts w:ascii="Arial" w:cs="Arial" w:eastAsia="Arial" w:hAnsi="Arial"/>
          <w:b w:val="1"/>
          <w:color w:val="446caa"/>
          <w:rtl w:val="0"/>
        </w:rPr>
        <w:t xml:space="preserve">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commentRangeStart w:id="0"/>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fob9te" w:id="1"/>
      <w:bookmarkEnd w:id="1"/>
      <w:hyperlink r:id="rId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8">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Davide Lenzarini (</w:t>
      </w:r>
      <w:hyperlink r:id="rId11">
        <w:r w:rsidDel="00000000" w:rsidR="00000000" w:rsidRPr="00000000">
          <w:rPr>
            <w:rFonts w:ascii="Arial" w:cs="Arial" w:eastAsia="Arial" w:hAnsi="Arial"/>
            <w:color w:val="1155cc"/>
            <w:u w:val="single"/>
            <w:rtl w:val="0"/>
          </w:rPr>
          <w:t xml:space="preserve">davide.lenzarini@u-blox.com</w:t>
        </w:r>
      </w:hyperlink>
      <w:r w:rsidDel="00000000" w:rsidR="00000000" w:rsidRPr="00000000">
        <w:rPr>
          <w:rFonts w:ascii="Arial" w:cs="Arial" w:eastAsia="Arial" w:hAnsi="Arial"/>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rPr>
      </w:pPr>
      <w:r w:rsidDel="00000000" w:rsidR="00000000" w:rsidRPr="00000000">
        <w:rPr>
          <w:rFonts w:ascii="Arial" w:cs="Arial" w:eastAsia="Arial" w:hAnsi="Arial"/>
          <w:highlight w:val="white"/>
          <w:rtl w:val="0"/>
        </w:rPr>
        <w:t xml:space="preserve">Ian Craggs (</w:t>
      </w:r>
      <w:hyperlink r:id="rId12">
        <w:r w:rsidDel="00000000" w:rsidR="00000000" w:rsidRPr="00000000">
          <w:rPr>
            <w:rFonts w:ascii="Arial" w:cs="Arial" w:eastAsia="Arial" w:hAnsi="Arial"/>
            <w:highlight w:val="white"/>
            <w:rtl w:val="0"/>
          </w:rPr>
          <w:t xml:space="preserve">icraggs@gmail.com</w:t>
        </w:r>
      </w:hyperlink>
      <w:r w:rsidDel="00000000" w:rsidR="00000000" w:rsidRPr="00000000">
        <w:rPr>
          <w:rFonts w:ascii="Arial" w:cs="Arial" w:eastAsia="Arial" w:hAnsi="Arial"/>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4">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Simon Johnson (</w:t>
      </w:r>
      <w:hyperlink r:id="rId15">
        <w:r w:rsidDel="00000000" w:rsidR="00000000" w:rsidRPr="00000000">
          <w:rPr>
            <w:rFonts w:ascii="Arial" w:cs="Arial" w:eastAsia="Arial" w:hAnsi="Arial"/>
            <w:color w:val="0000ee"/>
            <w:rtl w:val="0"/>
          </w:rPr>
          <w:t xml:space="preserve">simon</w:t>
        </w:r>
      </w:hyperlink>
      <w:r w:rsidDel="00000000" w:rsidR="00000000" w:rsidRPr="00000000">
        <w:rPr>
          <w:rFonts w:ascii="Arial" w:cs="Arial" w:eastAsia="Arial" w:hAnsi="Arial"/>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Stefan Hagen (</w:t>
      </w:r>
      <w:hyperlink r:id="rId16">
        <w:r w:rsidDel="00000000" w:rsidR="00000000" w:rsidRPr="00000000">
          <w:rPr>
            <w:rFonts w:ascii="Arial" w:cs="Arial" w:eastAsia="Arial" w:hAnsi="Arial"/>
            <w:color w:val="1155cc"/>
            <w:u w:val="single"/>
            <w:rtl w:val="0"/>
          </w:rPr>
          <w:t xml:space="preserve">stefan@hagen.link</w:t>
        </w:r>
      </w:hyperlink>
      <w:r w:rsidDel="00000000" w:rsidR="00000000" w:rsidRPr="00000000">
        <w:rPr>
          <w:rFonts w:ascii="Arial" w:cs="Arial" w:eastAsia="Arial" w:hAnsi="Arial"/>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i w:val="1"/>
          <w:rtl w:val="0"/>
        </w:rPr>
        <w:t xml:space="preserve">MQTT for Sensor Networks Version 2.0</w:t>
      </w:r>
      <w:r w:rsidDel="00000000" w:rsidR="00000000" w:rsidRPr="00000000">
        <w:rPr>
          <w:rFonts w:ascii="Arial" w:cs="Arial" w:eastAsia="Arial" w:hAnsi="Arial"/>
          <w:rtl w:val="0"/>
        </w:rPr>
        <w:t xml:space="preserve">. Edited by Andrew Banks, Davide Lenzarini, Ian Craggs, Rahul Gupta, Simon Johnson, Stefan Hagen, and Tara E. Walker. 08 December 2023. OASIS Committee Specification Draft 01. </w:t>
      </w:r>
      <w:commentRangeStart w:id="1"/>
      <w:hyperlink r:id="rId29">
        <w:r w:rsidDel="00000000" w:rsidR="00000000" w:rsidRPr="00000000">
          <w:rPr>
            <w:rFonts w:ascii="Arial" w:cs="Arial" w:eastAsia="Arial" w:hAnsi="Arial"/>
            <w:color w:val="1155cc"/>
            <w:u w:val="single"/>
            <w:rtl w:val="0"/>
          </w:rPr>
          <w:t xml:space="preserve">https://docs.oasis-open.org/mqtt/mqtt-sn/v2.0/csd01/mqtt-sn-v2.0-csd01.docx</w:t>
        </w:r>
      </w:hyperlink>
      <w:r w:rsidDel="00000000" w:rsidR="00000000" w:rsidRPr="00000000">
        <w:rPr>
          <w:rFonts w:ascii="Arial" w:cs="Arial" w:eastAsia="Arial" w:hAnsi="Arial"/>
          <w:rtl w:val="0"/>
        </w:rPr>
        <w:t xml:space="preserve">. Latest stage: </w:t>
      </w:r>
      <w:hyperlink r:id="rId30">
        <w:r w:rsidDel="00000000" w:rsidR="00000000" w:rsidRPr="00000000">
          <w:rPr>
            <w:rFonts w:ascii="Arial" w:cs="Arial" w:eastAsia="Arial" w:hAnsi="Arial"/>
            <w:color w:val="1155cc"/>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lrp2gl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4v8n854q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5qicb1pcn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u7dbejbyt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Glossary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8.1 </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1.4.4 UTF-8 Encoded String</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3o7al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ckvv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msyy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c6y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f14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m2js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mrcu0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2.3.2 Radius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r0co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2.3.3 Reason Code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1kx3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2.3.4 Topic Alias Type</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l18fr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2.3.5 Topic Name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06ipz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2.3.6 Will Packet</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k668n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2.3.7 Will Topic</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bgiu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Topic Alias Types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1egqt2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MQTT-SN Control Packets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ygebq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Format of Individual Packets</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loly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 ADVERTISE</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 Length &amp; Packet Type</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qmet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 GwId</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rvwp1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 Duration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bvk7p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 SEARCHGW</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0uhx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 Length &amp; Packet Type</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664s5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 Radius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q5sas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 GWINFO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5b2l0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 Length &amp; Packet Type</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gcv8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 GwId</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4g0dw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 GwAdd</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lao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3.1.4 CONNECT</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3ky6r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3.1.4.1 Length &amp; Packet Type</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iq8gz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3.1.4.2 Connect Flags</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vir7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3.1.4.3 Protocol Version</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h042r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3.1.4.4 Keep Alive Timer</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baon6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3.1.4.5 Session Expiry Interval</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vac5u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3.1.4.6 Max Packet Size</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kwqa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3.1.4.7 Client Identifier</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9kk8x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3.1.5 CONNACK</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nusc1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3.1.5.1 Length &amp; Packet Type</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302m9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3.1.5.2 Reason Code</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mzq4w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3.1.5.3 Connack Flags</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50f4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3.1.5.4 Session Expiry Interval</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aapc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3.1.5.5 Assigned Client Identifier</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19y8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3.1.6 WILLTOPICREQ</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gf8i8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3.1.7 WILLMSGREQ</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0ew0v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 WILLTOPIC</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fk6b3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3.1.8.1 Length &amp; Packet Type</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pglb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3.1.8.2 WILLTOPIC Flags</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ep43z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3.1.8.3 Will Topic</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tuee7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3.1.9 WILLMSG</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du1wu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3.1.9.1 Length &amp; Packet Type</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szc72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3.1.9.2 Will Message</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84mha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 AUTH</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s49zy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3.1.10.1 Length &amp; Packet Type</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79ka6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3.1.10.2 Reason Code</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eukd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3.1.10.3 Auth Method Length</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6ei31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3.1.10.4 Auth Method</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ljsd9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3.1.10.5 Auth Data</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5jfvx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3.1.11 REGISTER</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koq65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3.1.11.1 Length &amp; Packet Type</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u0gc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3.1.11.2 Topic Alias</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jtnz0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3.1.11.3 Packet Id</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yyy98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3.1.11.4 Topic Name</w:t>
              <w:tab/>
              <w:t xml:space="preserve">35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iylrw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 REGACK</w:t>
              <w:tab/>
              <w:t xml:space="preserve">35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y3w24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3.1.12.1 Length &amp; Packet Type</w:t>
              <w:tab/>
              <w:t xml:space="preserve">35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d96cc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3.1.12.2 REGACK Flags</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x8tuz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3.1.12.3 Topic Alias</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ce457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3.1.12.4 Packet Id</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jeff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3.1.12.5 Reason Code</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j1y38">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3.1.13 Publish Variants</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qoc8b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3.1.14 PUBLISH MINUS -1 (Reference from 1.2)</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anzqy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3.1.14.1 Length &amp; Packet Type</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4ykbe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3.1.14.2 PUBLISH Flags</w:t>
              <w:tab/>
              <w:t xml:space="preserve">37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oy7u2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3.1.14.3 Topic Alias or Topic Length</w:t>
              <w:tab/>
              <w:t xml:space="preserve">37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43i4a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3.1.14.4 Data</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8seh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3.1.15 PUBLISH OUT OF BAND</w:t>
              <w:tab/>
              <w:t xml:space="preserve">38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38fx5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3.1.15.1 Length &amp; Packet Type</w:t>
              <w:tab/>
              <w:t xml:space="preserve">38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idq7d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3.1.15.2 PUBLISH Flags</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2ddq1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3.1.15.3 Topic Alias or Topic Length</w:t>
              <w:tab/>
              <w:t xml:space="preserve">39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hio09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3.1.15.4 Data</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yag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3.1.16 PUBLISH (used for QoS 0)</w:t>
              <w:tab/>
              <w:t xml:space="preserve">39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gnlt4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3.1.16.1 Length &amp; Packet Type</w:t>
              <w:tab/>
              <w:t xml:space="preserve">39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vsw3c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3.1.16.2 PUBLISH Flags</w:t>
              <w:tab/>
              <w:t xml:space="preserve">39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fsjm0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3.1.16.3 Topic Alias or Topic Length</w:t>
              <w:tab/>
              <w:t xml:space="preserve">40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uxtw8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3.1.16.4 Data</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a346f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3.1.17 PUBLISH (used for QoS 1 &amp; 2)</w:t>
              <w:tab/>
              <w:t xml:space="preserve">41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u2rp3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3.1.17.1 Length &amp; Packet Type</w:t>
              <w:tab/>
              <w:t xml:space="preserve">41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981zb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3.1.17.2 PUBLISH Flags</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8czs7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3.1.17.3 Topic Length</w:t>
              <w:tab/>
              <w:t xml:space="preserve">42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nia2e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3.1.17.4 Packet Id</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7hxl2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3.1.17.5 Topic Alias or Topic Name</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mn7va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3.1.17.6 Data</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1si5i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3.1.18 PUBACK – Publish Acknowledgement</w:t>
              <w:tab/>
              <w:t xml:space="preserve">42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ls5o6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3.1.18.1 Length &amp; Packet Type</w:t>
              <w:tab/>
              <w:t xml:space="preserve">42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0xfyd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3.1.18.2 Packet Id</w:t>
              <w:tab/>
              <w:t xml:space="preserve">42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kx3h1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3.1.18.3 Reason Code</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02dr9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3.1.19 PUBREC (QoS 2 delivery part 1)</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f7o1h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3.1.19.1 Length &amp; Packet Type</w:t>
              <w:tab/>
              <w:t xml:space="preserve">43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z7bk5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3.1.19.2 Packet Id</w:t>
              <w:tab/>
              <w:t xml:space="preserve">43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clu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3.1.20 PUBREL (QoS 2 delivery part 2)</w:t>
              <w:tab/>
              <w:t xml:space="preserve">43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hw4k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3.1.20.1 Length &amp; Packet Type</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dhjn8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3.1.20.2 Packet Id</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smtxg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3.1.21 PUBCOMP (QoS 2 delivery part 3)</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cmhg4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3.1.21.1 Length &amp; Packet Type</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rrqc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3.1.21.2 Packet Identifier</w:t>
              <w:tab/>
              <w:t xml:space="preserve">44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6x20j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3.1.22 SUBSCRIBE</w:t>
              <w:tab/>
              <w:t xml:space="preserve">45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qwpj7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3.1.22.1 Length &amp; Packet Type</w:t>
              <w:tab/>
              <w:t xml:space="preserve">45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61ztf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3.1.22.2 SUBSCRIBE Flags</w:t>
              <w:tab/>
              <w:t xml:space="preserve">45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7a3n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3.1.22.3 Packet Id</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56xmb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3.1.22.4 Topic Alias or Topic Filter</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kc7wi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3.1.23 SUBACK</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4bvf6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3.1.23.1 Length &amp; Packet Type</w:t>
              <w:tab/>
              <w:t xml:space="preserve">46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jh5pe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3.1.23.2 Flags</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mfzm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3.1.23.3 Topic Alias</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im3ia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3.1.23.4 Packet Identifier</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xrdsh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3.1.23.5 Reason Code</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hr1b5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3.1.24 UNSUBSCRIBE</w:t>
              <w:tab/>
              <w:t xml:space="preserve">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c1lvl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3.1.24.1 Length &amp; Packet Type</w:t>
              <w:tab/>
              <w:t xml:space="preserve">48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w19e9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3.1.24.2 UNSUBSCRIBE Flags</w:t>
              <w:tab/>
              <w:t xml:space="preserve">48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6jog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3.1.24.3 Packet Identifier</w:t>
              <w:tab/>
              <w:t xml:space="preserve">48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btyo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3.1.24.4 Topic Alias or Topic Filter</w:t>
              <w:tab/>
              <w:t xml:space="preserve">48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bhhc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3.1.25 UNSUBACK</w:t>
              <w:tab/>
              <w:t xml:space="preserve">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pgrrk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3.1.25.1 Length &amp; Packet Type</w:t>
              <w:tab/>
              <w:t xml:space="preserve">48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9gfa8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3.1.25.2 Packet Identifier</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olpkf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3.1.25.3 Reason Code</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3qzun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3.1.26 PINGREQ</w:t>
              <w:tab/>
              <w:t xml:space="preserve">49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nqndb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3.1.26.1 Length &amp; Packet Type</w:t>
              <w:tab/>
              <w:t xml:space="preserve">49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vxnj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3.1.26.2 Client Identifier (optional)</w:t>
              <w:tab/>
              <w:t xml:space="preserve">49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17xr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3.1.27 PINGRESP</w:t>
              <w:tab/>
              <w:t xml:space="preserve">49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20vge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3.1.27.1 Length &amp; Packet Type</w:t>
              <w:tab/>
              <w:t xml:space="preserve">50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h65qm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3.1.27.2 Messages Remaining</w:t>
              <w:tab/>
              <w:t xml:space="preserve">50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15t9a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3.1.28 DISCONNECT</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gb3ji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3.1.28.1 Length &amp; Packet Type</w:t>
              <w:tab/>
              <w:t xml:space="preserve">51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gdtq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3.1.28.2 Disconnect Flags</w:t>
              <w:tab/>
              <w:t xml:space="preserve">51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fg1ce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3.1.28.3 Reason Code</w:t>
              <w:tab/>
              <w:t xml:space="preserve">51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ulbml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3.1.28.4 Session Expiry Interval</w:t>
              <w:tab/>
              <w:t xml:space="preserve">52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ekz59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3.1.28.5 Reason String</w:t>
              <w:tab/>
              <w:t xml:space="preserve">52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tq9fh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3.1.29 WILLTOPICUPD</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8vjpp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3.1.29.1 Length &amp; Packet Type</w:t>
              <w:tab/>
              <w:t xml:space="preserve">52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sv78d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3.1.29.2 Flags</w:t>
              <w:tab/>
              <w:t xml:space="preserve">52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80hik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3.1.29.3 Will Topic</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5rss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3.1.30 WILLMSGUPD</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75fbg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3.1.30.1 Length &amp; Packet Type</w:t>
              <w:tab/>
              <w:t xml:space="preserve">53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maplo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3.1.30.2 Will Message</w:t>
              <w:tab/>
              <w:t xml:space="preserve">53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ad4c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3.1.31 WILLTOPICRESP</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0kxor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3.1.31.1 Length &amp; Packet Type</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kkl7f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3.1.31.2 Reason Code</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zpvhn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3.1.32 WILLMSGRESP</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jpj0b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3.1.32.1 Length &amp; Packet Type</w:t>
              <w:tab/>
              <w:t xml:space="preserve">54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yutai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3.1.32.2 Reason Code</w:t>
              <w:tab/>
              <w:t xml:space="preserve">54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e03kq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3.1.33 Forwarder Encapsulation</w:t>
              <w:tab/>
              <w:t xml:space="preserve">55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xzr3e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3.1.33.1 Length</w:t>
              <w:tab/>
              <w:t xml:space="preserve">55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d51dm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3.1.33.2 Packet Type</w:t>
              <w:tab/>
              <w:t xml:space="preserve">55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abnu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3.1.33.3 Ctrl</w:t>
              <w:tab/>
              <w:t xml:space="preserve">55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c9z6h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3.1.33.4 Radius</w:t>
              <w:tab/>
              <w:t xml:space="preserve">55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rf9gp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3.1.33.5 Wireless Node Id</w:t>
              <w:tab/>
              <w:t xml:space="preserve">55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bewzd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3.1.33.6 MQTT SN Packet</w:t>
              <w:tab/>
              <w:t xml:space="preserve">55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5cqrsoyxc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PROTECTION</w:t>
              <w:tab/>
              <w:t xml:space="preserve">56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9tutdzg8g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 Length</w:t>
              <w:tab/>
              <w:t xml:space="preserve">57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uggxbcb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3.1.34.2 Packet Type</w:t>
              <w:tab/>
              <w:t xml:space="preserve">57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1mmf1c4lv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3.1.34.3 Protection Flags</w:t>
              <w:tab/>
              <w:t xml:space="preserve">57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1zk7agco3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3.1.34.4 Protection Scheme</w:t>
              <w:tab/>
              <w:t xml:space="preserve">58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o2d2fngx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3.1.34.5 Sender Id</w:t>
              <w:tab/>
              <w:t xml:space="preserve">59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jl219ghlh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3.1.34.6 Random</w:t>
              <w:tab/>
              <w:t xml:space="preserve">59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30yx1mc4r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3.1.34.7 Crypto Material</w:t>
              <w:tab/>
              <w:t xml:space="preserve">60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y6o9vhqak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3.1.34.8 Monotonic Counter</w:t>
              <w:tab/>
              <w:t xml:space="preserve">60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ovnwl46a7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3.1.34.9 Protected MQTT-SN Packet</w:t>
              <w:tab/>
              <w:t xml:space="preserve">60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75p96o6ve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3.1.34.10 Authentication Tag</w:t>
              <w:tab/>
              <w:t xml:space="preserve">60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2qk79l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Operational behavior</w:t>
              <w:tab/>
              <w:t xml:space="preserve">61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phjt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MQTT-SN Architecture</w:t>
              <w:tab/>
              <w:t xml:space="preserve">61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pp52g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Transparent Gateway</w:t>
              <w:tab/>
              <w:t xml:space="preserve">62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4ufco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Aggregating Gateway</w:t>
              <w:tab/>
              <w:t xml:space="preserve">62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pmw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Networks &amp; Transport Layers</w:t>
              <w:tab/>
              <w:t xml:space="preserve">63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j4nfs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Gateway Advertisement and Discovery</w:t>
              <w:tab/>
              <w:t xml:space="preserve">64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34ayf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Session Establishment</w:t>
              <w:tab/>
              <w:t xml:space="preserve">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i9l8n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Quality of Service levels and protocol flows</w:t>
              <w:tab/>
              <w:t xml:space="preserve">66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viv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4.5.1 QoS 0: At most once delivery</w:t>
              <w:tab/>
              <w:t xml:space="preserve">66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au1eu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4.5.2 QoS 1: At least once delivery</w:t>
              <w:tab/>
              <w:t xml:space="preserve">67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o97at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4.5.3 QoS 2: Exactly once delivery</w:t>
              <w:tab/>
              <w:t xml:space="preserve">68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2jfdx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4.5.4 QoS -1: Constrained client delivery</w:t>
              <w:tab/>
              <w:t xml:space="preserve">68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u8d3npbm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4.5.5 OUT OF BAND: Constrained client delivery</w:t>
              <w:tab/>
              <w:t xml:space="preserve">69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mj2wk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Client states</w:t>
              <w:tab/>
              <w:t xml:space="preserve">69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1od6s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Session state</w:t>
              <w:tab/>
              <w:t xml:space="preserve">72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tnh0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4.8 Clean start</w:t>
              <w:tab/>
              <w:t xml:space="preserve">72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tazo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4.9 Procedure for updating the Will data</w:t>
              <w:tab/>
              <w:t xml:space="preserve">72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yl9w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4.10 Topic Name and Topic Filter Registration Procedure</w:t>
              <w:tab/>
              <w:t xml:space="preserve">73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y8sj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Topic Name and Topic Filter Mapping and Aliasing</w:t>
              <w:tab/>
              <w:t xml:space="preserve">74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f3j2r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Pre-defined topic alias’ and short topic names</w:t>
              <w:tab/>
              <w:t xml:space="preserve">74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8tcz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4.13 Client’s Topic Subscribe/Unsubscribe Procedure</w:t>
              <w:tab/>
              <w:t xml:space="preserve">74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e8gvn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4.14 Client’s Publish Procedure</w:t>
              <w:tab/>
              <w:t xml:space="preserve">75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dr5v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4.15 Gateway’s Publish Procedure</w:t>
              <w:tab/>
              <w:t xml:space="preserve">75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deoi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4.16 Keep Alive and PING Procedure</w:t>
              <w:tab/>
              <w:t xml:space="preserve">76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ioyq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4.17 Client’s Disconnect Procedure</w:t>
              <w:tab/>
              <w:t xml:space="preserve">76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nz8y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4.18 Client’s Retransmission Procedure</w:t>
              <w:tab/>
              <w:t xml:space="preserve">76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nmrm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4.19 Sleeping clients</w:t>
              <w:tab/>
              <w:t xml:space="preserve">76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sx1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4.20 Authentication</w:t>
              <w:tab/>
              <w:t xml:space="preserve">78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y7c1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 Retained Packets</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o7ahow0t2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Optional Features</w:t>
              <w:tab/>
              <w:t xml:space="preserve">80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2k82xt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Conformance</w:t>
              <w:tab/>
              <w:t xml:space="preserve">81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zdd8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References</w:t>
              <w:tab/>
              <w:t xml:space="preserve">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jpzxrro3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 Normative References</w:t>
              <w:tab/>
              <w:t xml:space="preserve">82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mz8ensz9j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A.2 Informative References</w:t>
              <w:tab/>
              <w:t xml:space="preserve">83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55r6c0xsdoo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Security and Privacy Considerations</w:t>
              <w:tab/>
              <w:t xml:space="preserve">84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bc8w7ov5ol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Acknowledgments</w:t>
              <w:tab/>
              <w:t xml:space="preserve">85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ow6i83is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Special Thanks</w:t>
              <w:tab/>
              <w:t xml:space="preserve">85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deowwajj1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Participants</w:t>
              <w:tab/>
              <w:t xml:space="preserve">85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ewpzaw2f211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D. Revision History</w:t>
              <w:tab/>
              <w:t xml:space="preserve">86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3jd0qo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E. Implementation Notes</w:t>
              <w:tab/>
              <w:t xml:space="preserve">91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ib0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E.1 Support of QoS Level -1 and OUT OF BAND</w:t>
              <w:tab/>
              <w:t xml:space="preserve">91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hyj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E.2 “Best practice” values for timers and counters</w:t>
              <w:tab/>
              <w:t xml:space="preserve">91</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xn8t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E.3 Mapping of Topic Alias to Topic Names and Topic Filters</w:t>
              <w:tab/>
              <w:t xml:space="preserve">91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csj4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E.4 Exponential Backoff</w:t>
              <w:tab/>
              <w:t xml:space="preserve">91</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F. Notices</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tyjcwt" w:id="4"/>
      <w:bookmarkEnd w:id="4"/>
      <w:r w:rsidDel="00000000" w:rsidR="00000000" w:rsidRPr="00000000">
        <w:rPr>
          <w:rtl w:val="0"/>
        </w:rPr>
      </w:r>
    </w:p>
    <w:p w:rsidR="00000000" w:rsidDel="00000000" w:rsidP="00000000" w:rsidRDefault="00000000" w:rsidRPr="00000000" w14:paraId="0000011F">
      <w:pPr>
        <w:pStyle w:val="Heading1"/>
        <w:rPr/>
      </w:pPr>
      <w:bookmarkStart w:colFirst="0" w:colLast="0" w:name="_3dy6vkm" w:id="5"/>
      <w:bookmarkEnd w:id="5"/>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21">
      <w:pPr>
        <w:pStyle w:val="Heading2"/>
        <w:rPr/>
      </w:pPr>
      <w:bookmarkStart w:colFirst="0" w:colLast="0" w:name="_4olrp2glo5nb" w:id="6"/>
      <w:bookmarkEnd w:id="6"/>
      <w:r w:rsidDel="00000000" w:rsidR="00000000" w:rsidRPr="00000000">
        <w:rPr>
          <w:rtl w:val="0"/>
        </w:rPr>
        <w:t xml:space="preserve">1.1 MQTT For Sensor Networks (MQTT-SN) </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9">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B">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D">
      <w:pPr>
        <w:pStyle w:val="Heading3"/>
        <w:rPr/>
      </w:pPr>
      <w:bookmarkStart w:colFirst="0" w:colLast="0" w:name="_ox4v8n854qgm" w:id="7"/>
      <w:bookmarkEnd w:id="7"/>
      <w:r w:rsidDel="00000000" w:rsidR="00000000" w:rsidRPr="00000000">
        <w:rPr>
          <w:rtl w:val="0"/>
        </w:rPr>
        <w:t xml:space="preserve">1.1.1 MQTT-SN and MQTT </w:t>
      </w:r>
      <w:r w:rsidDel="00000000" w:rsidR="00000000" w:rsidRPr="00000000">
        <w:rPr>
          <w:rtl w:val="0"/>
        </w:rPr>
        <w:t xml:space="preserve">Differences</w:t>
      </w:r>
      <w:r w:rsidDel="00000000" w:rsidR="00000000" w:rsidRPr="00000000">
        <w:rPr>
          <w:rtl w:val="0"/>
        </w:rPr>
      </w:r>
    </w:p>
    <w:p w:rsidR="00000000" w:rsidDel="00000000" w:rsidP="00000000" w:rsidRDefault="00000000" w:rsidRPr="00000000" w14:paraId="0000012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30">
      <w:pPr>
        <w:numPr>
          <w:ilvl w:val="0"/>
          <w:numId w:val="14"/>
        </w:numPr>
        <w:ind w:left="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31">
      <w:pPr>
        <w:numPr>
          <w:ilvl w:val="0"/>
          <w:numId w:val="14"/>
        </w:numPr>
        <w:ind w:left="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32">
      <w:pPr>
        <w:numPr>
          <w:ilvl w:val="0"/>
          <w:numId w:val="14"/>
        </w:numPr>
        <w:ind w:left="432"/>
        <w:rPr>
          <w:rFonts w:ascii="Arial" w:cs="Arial" w:eastAsia="Arial" w:hAnsi="Arial"/>
        </w:rPr>
      </w:pPr>
      <w:r w:rsidDel="00000000" w:rsidR="00000000" w:rsidRPr="00000000">
        <w:rPr>
          <w:rFonts w:ascii="Arial" w:cs="Arial" w:eastAsia="Arial" w:hAnsi="Arial"/>
          <w:rtl w:val="0"/>
        </w:rPr>
        <w:t xml:space="preserve">If the network supports broadcast, Gateway discovery can be implemented, otherwise the Gateway addresses must be configured in the nodes.</w:t>
      </w:r>
    </w:p>
    <w:p w:rsidR="00000000" w:rsidDel="00000000" w:rsidP="00000000" w:rsidRDefault="00000000" w:rsidRPr="00000000" w14:paraId="00000133">
      <w:pPr>
        <w:numPr>
          <w:ilvl w:val="0"/>
          <w:numId w:val="14"/>
        </w:numPr>
        <w:ind w:left="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34">
      <w:pPr>
        <w:numPr>
          <w:ilvl w:val="0"/>
          <w:numId w:val="14"/>
        </w:numPr>
        <w:ind w:left="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35">
      <w:pPr>
        <w:numPr>
          <w:ilvl w:val="0"/>
          <w:numId w:val="14"/>
        </w:numPr>
        <w:ind w:left="432"/>
        <w:rPr>
          <w:rFonts w:ascii="Arial" w:cs="Arial" w:eastAsia="Arial" w:hAnsi="Arial"/>
        </w:rPr>
      </w:pPr>
      <w:r w:rsidDel="00000000" w:rsidR="00000000" w:rsidRPr="00000000">
        <w:rPr>
          <w:rFonts w:ascii="Arial" w:cs="Arial" w:eastAsia="Arial" w:hAnsi="Arial"/>
          <w:rtl w:val="0"/>
        </w:rPr>
        <w:t xml:space="preserve">A new Quality of Service level (OUT OF BAND) is introduced in MQTT-SN, allowing devices to publish without a GW session having been established.</w:t>
      </w:r>
    </w:p>
    <w:p w:rsidR="00000000" w:rsidDel="00000000" w:rsidP="00000000" w:rsidRDefault="00000000" w:rsidRPr="00000000" w14:paraId="00000136">
      <w:pPr>
        <w:numPr>
          <w:ilvl w:val="0"/>
          <w:numId w:val="14"/>
        </w:numPr>
        <w:ind w:left="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37">
      <w:pPr>
        <w:numPr>
          <w:ilvl w:val="0"/>
          <w:numId w:val="14"/>
        </w:numPr>
        <w:ind w:left="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r w:rsidDel="00000000" w:rsidR="00000000" w:rsidRPr="00000000">
        <w:rPr>
          <w:rtl w:val="0"/>
        </w:rPr>
      </w:r>
    </w:p>
    <w:p w:rsidR="00000000" w:rsidDel="00000000" w:rsidP="00000000" w:rsidRDefault="00000000" w:rsidRPr="00000000" w14:paraId="00000138">
      <w:pPr>
        <w:pStyle w:val="Heading2"/>
        <w:ind w:left="0" w:hanging="45"/>
        <w:rPr/>
      </w:pPr>
      <w:bookmarkStart w:colFirst="0" w:colLast="0" w:name="_v5qicb1pcnem" w:id="8"/>
      <w:bookmarkEnd w:id="8"/>
      <w:r w:rsidDel="00000000" w:rsidR="00000000" w:rsidRPr="00000000">
        <w:rPr>
          <w:rtl w:val="0"/>
        </w:rPr>
        <w:t xml:space="preserve">1.2 Changes from earlier Versions</w:t>
      </w:r>
    </w:p>
    <w:p w:rsidR="00000000" w:rsidDel="00000000" w:rsidP="00000000" w:rsidRDefault="00000000" w:rsidRPr="00000000" w14:paraId="00000139">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A">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3"/>
        <w:rPr>
          <w:rFonts w:ascii="Arial" w:cs="Arial" w:eastAsia="Arial" w:hAnsi="Arial"/>
        </w:rPr>
      </w:pPr>
      <w:bookmarkStart w:colFirst="0" w:colLast="0" w:name="_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D">
      <w:pPr>
        <w:rPr>
          <w:rFonts w:ascii="Arial" w:cs="Arial" w:eastAsia="Arial" w:hAnsi="Arial"/>
        </w:rPr>
      </w:pPr>
      <w:commentRangeStart w:id="2"/>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E">
      <w:pPr>
        <w:pStyle w:val="Heading3"/>
        <w:ind w:left="0" w:firstLine="0"/>
        <w:rPr/>
      </w:pPr>
      <w:bookmarkStart w:colFirst="0" w:colLast="0" w:name="_msufoaw194p2" w:id="10"/>
      <w:bookmarkEnd w:id="10"/>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2s8eyo1" w:id="12"/>
      <w:bookmarkEnd w:id="12"/>
      <w:hyperlink w:anchor="_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2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7">
      <w:pPr>
        <w:pStyle w:val="Heading2"/>
        <w:ind w:left="0" w:firstLine="0"/>
        <w:rPr>
          <w:rFonts w:ascii="Arial" w:cs="Arial" w:eastAsia="Arial" w:hAnsi="Arial"/>
        </w:rPr>
      </w:pPr>
      <w:bookmarkStart w:colFirst="0" w:colLast="0" w:name="_17dp8vu" w:id="13"/>
      <w:bookmarkEnd w:id="13"/>
      <w:r w:rsidDel="00000000" w:rsidR="00000000" w:rsidRPr="00000000">
        <w:rPr>
          <w:rFonts w:ascii="Arial" w:cs="Arial" w:eastAsia="Arial" w:hAnsi="Arial"/>
          <w:rtl w:val="0"/>
        </w:rPr>
        <w:t xml:space="preserve">1.4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8">
      <w:pPr>
        <w:spacing w:after="240" w:before="240" w:lineRule="auto"/>
        <w:rPr>
          <w:rFonts w:ascii="Arial" w:cs="Arial" w:eastAsia="Arial" w:hAnsi="Arial"/>
          <w:b w:val="1"/>
        </w:rPr>
      </w:pPr>
      <w:bookmarkStart w:colFirst="0" w:colLast="0" w:name="_3rdcrjn" w:id="14"/>
      <w:bookmarkEnd w:id="14"/>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9">
      <w:pPr>
        <w:rPr>
          <w:rFonts w:ascii="Arial" w:cs="Arial" w:eastAsia="Arial" w:hAnsi="Arial"/>
          <w:b w:val="1"/>
        </w:rPr>
      </w:pPr>
      <w:bookmarkStart w:colFirst="0" w:colLast="0" w:name="_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B">
      <w:pPr>
        <w:rPr>
          <w:rFonts w:ascii="Arial" w:cs="Arial" w:eastAsia="Arial" w:hAnsi="Arial"/>
        </w:rPr>
      </w:pPr>
      <w:r w:rsidDel="00000000" w:rsidR="00000000" w:rsidRPr="00000000">
        <w:rPr>
          <w:rtl w:val="0"/>
        </w:rPr>
      </w:r>
    </w:p>
    <w:bookmarkStart w:colFirst="0" w:colLast="0" w:name="lnxbz9" w:id="16"/>
    <w:bookmarkEnd w:id="16"/>
    <w:p w:rsidR="00000000" w:rsidDel="00000000" w:rsidP="00000000" w:rsidRDefault="00000000" w:rsidRPr="00000000" w14:paraId="0000014C">
      <w:pPr>
        <w:rPr>
          <w:rFonts w:ascii="Arial" w:cs="Arial" w:eastAsia="Arial" w:hAnsi="Arial"/>
          <w:b w:val="1"/>
        </w:rPr>
      </w:pPr>
      <w:bookmarkStart w:colFirst="0" w:colLast="0" w:name="_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5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53">
      <w:pPr>
        <w:rPr>
          <w:rFonts w:ascii="Arial" w:cs="Arial" w:eastAsia="Arial" w:hAnsi="Arial"/>
          <w:b w:val="1"/>
        </w:rPr>
      </w:pPr>
      <w:r w:rsidDel="00000000" w:rsidR="00000000" w:rsidRPr="00000000">
        <w:rPr>
          <w:rtl w:val="0"/>
        </w:rPr>
      </w:r>
    </w:p>
    <w:p w:rsidR="00000000" w:rsidDel="00000000" w:rsidP="00000000" w:rsidRDefault="00000000" w:rsidRPr="00000000" w14:paraId="00000154">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A program or device accepting MQTT-SN protocol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Clients. A Gateway:</w:t>
      </w:r>
    </w:p>
    <w:p w:rsidR="00000000" w:rsidDel="00000000" w:rsidP="00000000" w:rsidRDefault="00000000" w:rsidRPr="00000000" w14:paraId="0000015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C">
      <w:pPr>
        <w:rPr>
          <w:rFonts w:ascii="Arial" w:cs="Arial" w:eastAsia="Arial" w:hAnsi="Arial"/>
          <w:b w:val="1"/>
        </w:rPr>
      </w:pPr>
      <w:r w:rsidDel="00000000" w:rsidR="00000000" w:rsidRPr="00000000">
        <w:rPr>
          <w:rtl w:val="0"/>
        </w:rPr>
      </w:r>
    </w:p>
    <w:p w:rsidR="00000000" w:rsidDel="00000000" w:rsidP="00000000" w:rsidRDefault="00000000" w:rsidRPr="00000000" w14:paraId="0000015D">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6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bookmarkStart w:colFirst="0" w:colLast="0" w:name="_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Fonts w:ascii="Roboto" w:cs="Roboto" w:eastAsia="Roboto" w:hAnsi="Roboto"/>
          <w:color w:val="444746"/>
          <w:sz w:val="21"/>
          <w:szCs w:val="21"/>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b w:val="1"/>
          <w:rtl w:val="0"/>
        </w:rPr>
        <w:t xml:space="preserve">Unicast:</w:t>
      </w: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A one-to-one transmission from a Client to a Gateway or from a Gateway to a Client.</w:t>
      </w:r>
    </w:p>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b w:val="1"/>
          <w:rtl w:val="0"/>
        </w:rPr>
        <w:t xml:space="preserve">Broadcast:</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A one-to-many transmission from a Client or from a Gateway that is not destined respectively for a specific Gateway or Client. In case the IP protocol stack is used, this definition includes both the broadcast addressing and the multicast addressing schemes. </w:t>
      </w:r>
    </w:p>
    <w:p w:rsidR="00000000" w:rsidDel="00000000" w:rsidP="00000000" w:rsidRDefault="00000000" w:rsidRPr="00000000" w14:paraId="0000016D">
      <w:pPr>
        <w:rPr>
          <w:rFonts w:ascii="Arial" w:cs="Arial" w:eastAsia="Arial" w:hAnsi="Arial"/>
          <w:b w:val="1"/>
        </w:rPr>
      </w:pPr>
      <w:r w:rsidDel="00000000" w:rsidR="00000000" w:rsidRPr="00000000">
        <w:rPr>
          <w:rtl w:val="0"/>
        </w:rPr>
      </w:r>
    </w:p>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Transport Layer:</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The transmission protocol used to send and receive the MQTT-SN packets, for example UDP/IP.</w:t>
      </w:r>
    </w:p>
    <w:p w:rsidR="00000000" w:rsidDel="00000000" w:rsidP="00000000" w:rsidRDefault="00000000" w:rsidRPr="00000000" w14:paraId="00000170">
      <w:pPr>
        <w:rPr>
          <w:rFonts w:ascii="Arial" w:cs="Arial" w:eastAsia="Arial" w:hAnsi="Arial"/>
          <w:b w:val="1"/>
        </w:rPr>
      </w:pPr>
      <w:r w:rsidDel="00000000" w:rsidR="00000000" w:rsidRPr="00000000">
        <w:rPr>
          <w:rtl w:val="0"/>
        </w:rPr>
      </w:r>
    </w:p>
    <w:p w:rsidR="00000000" w:rsidDel="00000000" w:rsidP="00000000" w:rsidRDefault="00000000" w:rsidRPr="00000000" w14:paraId="00000171">
      <w:pPr>
        <w:rPr>
          <w:rFonts w:ascii="Arial" w:cs="Arial" w:eastAsia="Arial" w:hAnsi="Arial"/>
          <w:b w:val="1"/>
        </w:rPr>
      </w:pPr>
      <w:r w:rsidDel="00000000" w:rsidR="00000000" w:rsidRPr="00000000">
        <w:rPr>
          <w:rFonts w:ascii="Arial" w:cs="Arial" w:eastAsia="Arial" w:hAnsi="Arial"/>
          <w:b w:val="1"/>
          <w:rtl w:val="0"/>
        </w:rPr>
        <w:t xml:space="preserve">Virtual Connection:</w:t>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Carries the MQTT-SN data between a Client and a Gateway.</w:t>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74">
      <w:pPr>
        <w:rPr>
          <w:rFonts w:ascii="Arial" w:cs="Arial" w:eastAsia="Arial" w:hAnsi="Arial"/>
          <w:b w:val="1"/>
        </w:rPr>
      </w:pPr>
      <w:r w:rsidDel="00000000" w:rsidR="00000000" w:rsidRPr="00000000">
        <w:rPr>
          <w:rtl w:val="0"/>
        </w:rPr>
      </w:r>
    </w:p>
    <w:p w:rsidR="00000000" w:rsidDel="00000000" w:rsidP="00000000" w:rsidRDefault="00000000" w:rsidRPr="00000000" w14:paraId="00000175">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82">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rPr>
          <w:rFonts w:ascii="Arial" w:cs="Arial" w:eastAsia="Arial" w:hAnsi="Arial"/>
          <w:b w:val="1"/>
        </w:rPr>
      </w:pPr>
      <w:bookmarkStart w:colFirst="0" w:colLast="0" w:name="_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(twenty nine) different types of MQTT-SN Control Packet, for example the PUBLISH packet is used to convey Application Messages.</w:t>
      </w:r>
    </w:p>
    <w:p w:rsidR="00000000" w:rsidDel="00000000" w:rsidP="00000000" w:rsidRDefault="00000000" w:rsidRPr="00000000" w14:paraId="00000186">
      <w:pPr>
        <w:rPr>
          <w:rFonts w:ascii="Arial" w:cs="Arial" w:eastAsia="Arial" w:hAnsi="Arial"/>
          <w:b w:val="1"/>
        </w:rPr>
      </w:pPr>
      <w:r w:rsidDel="00000000" w:rsidR="00000000" w:rsidRPr="00000000">
        <w:rPr>
          <w:rtl w:val="0"/>
        </w:rPr>
      </w:r>
    </w:p>
    <w:p w:rsidR="00000000" w:rsidDel="00000000" w:rsidP="00000000" w:rsidRDefault="00000000" w:rsidRPr="00000000" w14:paraId="00000187">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8">
      <w:pPr>
        <w:rPr>
          <w:rFonts w:ascii="Arial" w:cs="Arial" w:eastAsia="Arial" w:hAnsi="Arial"/>
          <w:color w:val="202124"/>
          <w:highlight w:val="white"/>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p>
    <w:p w:rsidR="00000000" w:rsidDel="00000000" w:rsidP="00000000" w:rsidRDefault="00000000" w:rsidRPr="00000000" w14:paraId="00000189">
      <w:pPr>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18A">
      <w:pPr>
        <w:pStyle w:val="Heading2"/>
        <w:ind w:left="0" w:firstLine="0"/>
        <w:rPr/>
      </w:pPr>
      <w:bookmarkStart w:colFirst="0" w:colLast="0" w:name="_2bn6wsx" w:id="20"/>
      <w:bookmarkEnd w:id="20"/>
      <w:r w:rsidDel="00000000" w:rsidR="00000000" w:rsidRPr="00000000">
        <w:rPr>
          <w:rtl w:val="0"/>
        </w:rPr>
        <w:t xml:space="preserve">1.4 </w:t>
      </w:r>
      <w:r w:rsidDel="00000000" w:rsidR="00000000" w:rsidRPr="00000000">
        <w:rPr>
          <w:rtl w:val="0"/>
        </w:rPr>
        <w:t xml:space="preserve">Data representation</w:t>
      </w:r>
    </w:p>
    <w:p w:rsidR="00000000" w:rsidDel="00000000" w:rsidP="00000000" w:rsidRDefault="00000000" w:rsidRPr="00000000" w14:paraId="0000018B">
      <w:pPr>
        <w:pStyle w:val="Heading3"/>
        <w:ind w:left="0" w:firstLine="0"/>
        <w:rPr>
          <w:rFonts w:ascii="Arial" w:cs="Arial" w:eastAsia="Arial" w:hAnsi="Arial"/>
        </w:rPr>
      </w:pPr>
      <w:bookmarkStart w:colFirst="0" w:colLast="0" w:name="_qsh70q" w:id="21"/>
      <w:bookmarkEnd w:id="21"/>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D">
      <w:pPr>
        <w:pStyle w:val="Heading3"/>
        <w:ind w:left="0" w:firstLine="0"/>
        <w:rPr>
          <w:rFonts w:ascii="Arial" w:cs="Arial" w:eastAsia="Arial" w:hAnsi="Arial"/>
        </w:rPr>
      </w:pPr>
      <w:bookmarkStart w:colFirst="0" w:colLast="0" w:name="_3as4poj" w:id="22"/>
      <w:bookmarkEnd w:id="22"/>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F">
      <w:pPr>
        <w:pStyle w:val="Heading3"/>
        <w:ind w:left="0" w:firstLine="0"/>
        <w:rPr>
          <w:rFonts w:ascii="Arial" w:cs="Arial" w:eastAsia="Arial" w:hAnsi="Arial"/>
        </w:rPr>
      </w:pPr>
      <w:bookmarkStart w:colFirst="0" w:colLast="0" w:name="_1pxezwc" w:id="23"/>
      <w:bookmarkEnd w:id="23"/>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91">
      <w:pPr>
        <w:pStyle w:val="Heading3"/>
        <w:ind w:left="0" w:firstLine="0"/>
        <w:rPr>
          <w:rFonts w:ascii="Arial" w:cs="Arial" w:eastAsia="Arial" w:hAnsi="Arial"/>
        </w:rPr>
      </w:pPr>
      <w:bookmarkStart w:colFirst="0" w:colLast="0" w:name="_49x2ik5" w:id="24"/>
      <w:bookmarkEnd w:id="24"/>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92">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38">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39">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9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95">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E">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A0">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8">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9">
      <w:pPr>
        <w:rPr>
          <w:rFonts w:ascii="Arial" w:cs="Arial" w:eastAsia="Arial" w:hAnsi="Arial"/>
          <w:color w:val="000000"/>
        </w:rPr>
      </w:pPr>
      <w:r w:rsidDel="00000000" w:rsidR="00000000" w:rsidRPr="00000000">
        <w:rPr>
          <w:rtl w:val="0"/>
        </w:rPr>
      </w:r>
    </w:p>
    <w:p w:rsidR="00000000" w:rsidDel="00000000" w:rsidP="00000000" w:rsidRDefault="00000000" w:rsidRPr="00000000" w14:paraId="000001A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0">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1">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D">
      <w:pPr>
        <w:rPr>
          <w:rFonts w:ascii="Arial" w:cs="Arial" w:eastAsia="Arial" w:hAnsi="Arial"/>
          <w:color w:val="000000"/>
        </w:rPr>
      </w:pPr>
      <w:r w:rsidDel="00000000" w:rsidR="00000000" w:rsidRPr="00000000">
        <w:rPr>
          <w:rtl w:val="0"/>
        </w:rPr>
      </w:r>
    </w:p>
    <w:p w:rsidR="00000000" w:rsidDel="00000000" w:rsidP="00000000" w:rsidRDefault="00000000" w:rsidRPr="00000000" w14:paraId="000001AE">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F">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B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5">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6">
      <w:pPr>
        <w:ind w:left="540" w:firstLine="0"/>
        <w:rPr>
          <w:rFonts w:ascii="Arial" w:cs="Arial" w:eastAsia="Arial" w:hAnsi="Arial"/>
          <w:b w:val="1"/>
        </w:rPr>
      </w:pPr>
      <w:bookmarkStart w:colFirst="0" w:colLast="0" w:name="_2p2csry" w:id="25"/>
      <w:bookmarkEnd w:id="25"/>
      <w:r w:rsidDel="00000000" w:rsidR="00000000" w:rsidRPr="00000000">
        <w:rPr>
          <w:rFonts w:ascii="Arial" w:cs="Arial" w:eastAsia="Arial" w:hAnsi="Arial"/>
          <w:b w:val="1"/>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B7">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commentRangeStart w:id="3"/>
      <w:commentRangeStart w:id="4"/>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8">
      <w:pPr>
        <w:rPr>
          <w:rFonts w:ascii="Arial" w:cs="Arial" w:eastAsia="Arial" w:hAnsi="Arial"/>
        </w:rPr>
      </w:pPr>
      <w:bookmarkStart w:colFirst="0" w:colLast="0" w:name="_147n2zr" w:id="26"/>
      <w:bookmarkEnd w:id="26"/>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5">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7">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1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D">
      <w:pPr>
        <w:pStyle w:val="Heading1"/>
        <w:ind w:left="432" w:hanging="432"/>
        <w:rPr>
          <w:rFonts w:ascii="Arial" w:cs="Arial" w:eastAsia="Arial" w:hAnsi="Arial"/>
        </w:rPr>
      </w:pPr>
      <w:bookmarkStart w:colFirst="0" w:colLast="0" w:name="_3o7alnk" w:id="27"/>
      <w:bookmarkEnd w:id="27"/>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MQTT-SN Control Packet format</w:t>
      </w:r>
    </w:p>
    <w:p w:rsidR="00000000" w:rsidDel="00000000" w:rsidP="00000000" w:rsidRDefault="00000000" w:rsidRPr="00000000" w14:paraId="0000021E">
      <w:pPr>
        <w:pStyle w:val="Heading2"/>
        <w:ind w:left="0" w:firstLine="0"/>
        <w:rPr>
          <w:rFonts w:ascii="Arial" w:cs="Arial" w:eastAsia="Arial" w:hAnsi="Arial"/>
        </w:rPr>
      </w:pPr>
      <w:bookmarkStart w:colFirst="0" w:colLast="0" w:name="_23ckvvd" w:id="28"/>
      <w:bookmarkEnd w:id="28"/>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0">
      <w:pPr>
        <w:rPr>
          <w:rFonts w:ascii="Arial" w:cs="Arial" w:eastAsia="Arial" w:hAnsi="Arial"/>
        </w:rPr>
      </w:pPr>
      <w:r w:rsidDel="00000000" w:rsidR="00000000" w:rsidRPr="00000000">
        <w:rPr>
          <w:rtl w:val="0"/>
        </w:rPr>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22">
      <w:pPr>
        <w:rPr>
          <w:rFonts w:ascii="Arial" w:cs="Arial" w:eastAsia="Arial" w:hAnsi="Arial"/>
        </w:rPr>
      </w:pPr>
      <w:bookmarkStart w:colFirst="0" w:colLast="0" w:name="_ihv636" w:id="29"/>
      <w:bookmarkEnd w:id="29"/>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32hioqz" w:id="30"/>
      <w:bookmarkEnd w:id="30"/>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pStyle w:val="Heading3"/>
        <w:ind w:left="0" w:firstLine="0"/>
        <w:rPr>
          <w:rFonts w:ascii="Arial" w:cs="Arial" w:eastAsia="Arial" w:hAnsi="Arial"/>
        </w:rPr>
      </w:pPr>
      <w:bookmarkStart w:colFirst="0" w:colLast="0" w:name="_1hmsyys" w:id="31"/>
      <w:bookmarkEnd w:id="31"/>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A">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B">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jc w:val="center"/>
              <w:rPr>
                <w:rFonts w:ascii="Arial" w:cs="Arial" w:eastAsia="Arial" w:hAnsi="Arial"/>
              </w:rPr>
            </w:pPr>
            <w:bookmarkStart w:colFirst="0" w:colLast="0" w:name="_41mghml" w:id="32"/>
            <w:bookmarkEnd w:id="32"/>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jc w:val="center"/>
              <w:rPr>
                <w:rFonts w:ascii="Arial" w:cs="Arial" w:eastAsia="Arial" w:hAnsi="Arial"/>
              </w:rPr>
            </w:pPr>
            <w:bookmarkStart w:colFirst="0" w:colLast="0" w:name="_2grqrue" w:id="33"/>
            <w:bookmarkEnd w:id="33"/>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31">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2">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3">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D">
      <w:pPr>
        <w:rPr>
          <w:rFonts w:ascii="Arial" w:cs="Arial" w:eastAsia="Arial" w:hAnsi="Arial"/>
        </w:rPr>
      </w:pPr>
      <w:r w:rsidDel="00000000" w:rsidR="00000000" w:rsidRPr="00000000">
        <w:rPr>
          <w:rtl w:val="0"/>
        </w:rPr>
      </w:r>
    </w:p>
    <w:p w:rsidR="00000000" w:rsidDel="00000000" w:rsidP="00000000" w:rsidRDefault="00000000" w:rsidRPr="00000000" w14:paraId="0000023E">
      <w:pPr>
        <w:pStyle w:val="Heading3"/>
        <w:keepLines w:val="1"/>
        <w:spacing w:after="145" w:before="0" w:line="259" w:lineRule="auto"/>
        <w:ind w:left="0" w:firstLine="0"/>
        <w:rPr>
          <w:rFonts w:ascii="Arial" w:cs="Arial" w:eastAsia="Arial" w:hAnsi="Arial"/>
        </w:rPr>
      </w:pPr>
      <w:bookmarkStart w:colFirst="0" w:colLast="0" w:name="_vx1227" w:id="34"/>
      <w:bookmarkEnd w:id="34"/>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F">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0">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42">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43">
      <w:pPr>
        <w:ind w:right="4" w:firstLine="583"/>
        <w:rPr>
          <w:rFonts w:ascii="Arial" w:cs="Arial" w:eastAsia="Arial" w:hAnsi="Arial"/>
          <w:b w:val="1"/>
        </w:rPr>
      </w:pPr>
      <w:bookmarkStart w:colFirst="0" w:colLast="0" w:name="_3fwokq0" w:id="35"/>
      <w:bookmarkEnd w:id="35"/>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0244">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5">
      <w:pPr>
        <w:pStyle w:val="Heading3"/>
        <w:keepLines w:val="1"/>
        <w:spacing w:after="145" w:before="0" w:line="259" w:lineRule="auto"/>
        <w:ind w:left="0" w:right="4" w:firstLine="0"/>
        <w:rPr>
          <w:rFonts w:ascii="Arial" w:cs="Arial" w:eastAsia="Arial" w:hAnsi="Arial"/>
        </w:rPr>
      </w:pPr>
      <w:bookmarkStart w:colFirst="0" w:colLast="0" w:name="_1v1yuxt" w:id="36"/>
      <w:bookmarkEnd w:id="36"/>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A">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Gateway broadcast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Client </w:t>
            </w:r>
            <w:r w:rsidDel="00000000" w:rsidR="00000000" w:rsidRPr="00000000">
              <w:rPr>
                <w:rFonts w:ascii="Arial" w:cs="Arial" w:eastAsia="Arial" w:hAnsi="Arial"/>
                <w:rtl w:val="0"/>
              </w:rPr>
              <w:t xml:space="preserve">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del w:author="davide.lenzarini@u-blox.com" w:id="0" w:date="2024-01-10T19:22:32Z">
              <w:r w:rsidDel="00000000" w:rsidR="00000000" w:rsidRPr="00000000">
                <w:rPr>
                  <w:rFonts w:ascii="Arial" w:cs="Arial" w:eastAsia="Arial" w:hAnsi="Arial"/>
                  <w:b w:val="1"/>
                  <w:rtl w:val="0"/>
                </w:rPr>
                <w:delText xml:space="preserve">WILLTOPICREQ</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0x06</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Gateway to Client</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Request the will topic name</w:delText>
              </w:r>
            </w:del>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del w:author="davide.lenzarini@u-blox.com" w:id="0" w:date="2024-01-10T19:22:32Z">
              <w:r w:rsidDel="00000000" w:rsidR="00000000" w:rsidRPr="00000000">
                <w:rPr>
                  <w:rFonts w:ascii="Arial" w:cs="Arial" w:eastAsia="Arial" w:hAnsi="Arial"/>
                  <w:b w:val="1"/>
                  <w:rtl w:val="0"/>
                </w:rPr>
                <w:delText xml:space="preserve">WILLTOPIC</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0x07</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Client to Gateway</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Supply the will topic name</w:delText>
              </w:r>
            </w:del>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del w:author="davide.lenzarini@u-blox.com" w:id="0" w:date="2024-01-10T19:22:32Z">
              <w:r w:rsidDel="00000000" w:rsidR="00000000" w:rsidRPr="00000000">
                <w:rPr>
                  <w:rFonts w:ascii="Arial" w:cs="Arial" w:eastAsia="Arial" w:hAnsi="Arial"/>
                  <w:b w:val="1"/>
                  <w:rtl w:val="0"/>
                </w:rPr>
                <w:delText xml:space="preserve">WILLMSGREQ</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0x08</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Gateway to Client</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Request the will message</w:delText>
              </w:r>
            </w:del>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del w:author="davide.lenzarini@u-blox.com" w:id="0" w:date="2024-01-10T19:22:32Z">
              <w:r w:rsidDel="00000000" w:rsidR="00000000" w:rsidRPr="00000000">
                <w:rPr>
                  <w:rFonts w:ascii="Arial" w:cs="Arial" w:eastAsia="Arial" w:hAnsi="Arial"/>
                  <w:b w:val="1"/>
                  <w:rtl w:val="0"/>
                </w:rPr>
                <w:delText xml:space="preserve">WILLMSG</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0x09</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Client to Gateway</w:delText>
              </w:r>
            </w:del>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del w:author="davide.lenzarini@u-blox.com" w:id="0" w:date="2024-01-10T19:22:32Z">
              <w:r w:rsidDel="00000000" w:rsidR="00000000" w:rsidRPr="00000000">
                <w:rPr>
                  <w:rFonts w:ascii="Arial" w:cs="Arial" w:eastAsia="Arial" w:hAnsi="Arial"/>
                  <w:rtl w:val="0"/>
                </w:rPr>
                <w:delText xml:space="preserve">Supply the will message</w:delText>
              </w:r>
            </w:del>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PUBLISH-OUT-OF BAND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Publish packet for out of band messages which need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1">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CC">
      <w:pPr>
        <w:pStyle w:val="Heading2"/>
        <w:ind w:left="0" w:firstLine="0"/>
        <w:rPr>
          <w:rFonts w:ascii="Arial" w:cs="Arial" w:eastAsia="Arial" w:hAnsi="Arial"/>
        </w:rPr>
      </w:pPr>
      <w:bookmarkStart w:colFirst="0" w:colLast="0" w:name="_19c6y18" w:id="37"/>
      <w:bookmarkEnd w:id="37"/>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CD">
      <w:pPr>
        <w:rPr>
          <w:rFonts w:ascii="Arial" w:cs="Arial" w:eastAsia="Arial" w:hAnsi="Arial"/>
        </w:rPr>
      </w:pPr>
      <w:bookmarkStart w:colFirst="0" w:colLast="0" w:name="_3tbugp1" w:id="38"/>
      <w:bookmarkEnd w:id="38"/>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commentRangeStart w:id="5"/>
      <w:r w:rsidDel="00000000" w:rsidR="00000000" w:rsidRPr="00000000">
        <w:rPr>
          <w:rFonts w:ascii="Arial" w:cs="Arial" w:eastAsia="Arial" w:hAnsi="Arial"/>
          <w:rtl w:val="0"/>
        </w:rPr>
        <w:t xml:space="preserve">MQTT-SN Control Packets that require a Packet Identifier are shown below</w:t>
      </w:r>
      <w:commentRangeEnd w:id="5"/>
      <w:r w:rsidDel="00000000" w:rsidR="00000000" w:rsidRPr="00000000">
        <w:commentReference w:id="5"/>
      </w:r>
      <w:r w:rsidDel="00000000" w:rsidR="00000000" w:rsidRPr="00000000">
        <w:rPr>
          <w:rFonts w:ascii="Arial" w:cs="Arial" w:eastAsia="Arial" w:hAnsi="Arial"/>
          <w:rtl w:val="0"/>
        </w:rPr>
        <w:t xml:space="preserve">:</w:t>
      </w:r>
    </w:p>
    <w:p w:rsidR="00000000" w:rsidDel="00000000" w:rsidP="00000000" w:rsidRDefault="00000000" w:rsidRPr="00000000" w14:paraId="000002CE">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C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D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PUBLISHOOB</w:t>
            </w:r>
          </w:p>
        </w:tc>
        <w:tc>
          <w:tcPr>
            <w:shd w:fill="auto" w:val="clea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2F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2F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0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301">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02">
      <w:pPr>
        <w:rPr>
          <w:rFonts w:ascii="Arial" w:cs="Arial" w:eastAsia="Arial" w:hAnsi="Arial"/>
          <w:color w:val="ff0000"/>
        </w:rPr>
      </w:pPr>
      <w:r w:rsidDel="00000000" w:rsidR="00000000" w:rsidRPr="00000000">
        <w:rPr>
          <w:rtl w:val="0"/>
        </w:rPr>
      </w:r>
    </w:p>
    <w:p w:rsidR="00000000" w:rsidDel="00000000" w:rsidP="00000000" w:rsidRDefault="00000000" w:rsidRPr="00000000" w14:paraId="00000303">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04">
      <w:pPr>
        <w:rPr>
          <w:rFonts w:ascii="Arial" w:cs="Arial" w:eastAsia="Arial" w:hAnsi="Arial"/>
        </w:rPr>
      </w:pPr>
      <w:r w:rsidDel="00000000" w:rsidR="00000000" w:rsidRPr="00000000">
        <w:rPr>
          <w:rtl w:val="0"/>
        </w:rPr>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OUT OF BAND)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08">
      <w:pPr>
        <w:rPr>
          <w:rFonts w:ascii="Arial" w:cs="Arial" w:eastAsia="Arial" w:hAnsi="Arial"/>
        </w:rPr>
      </w:pPr>
      <w:r w:rsidDel="00000000" w:rsidR="00000000" w:rsidRPr="00000000">
        <w:rPr>
          <w:rtl w:val="0"/>
        </w:rPr>
      </w:r>
    </w:p>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0A">
      <w:pPr>
        <w:rPr>
          <w:rFonts w:ascii="Arial" w:cs="Arial" w:eastAsia="Arial" w:hAnsi="Arial"/>
        </w:rPr>
      </w:pP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30C">
      <w:pPr>
        <w:rPr>
          <w:rFonts w:ascii="Arial" w:cs="Arial" w:eastAsia="Arial" w:hAnsi="Arial"/>
        </w:rPr>
      </w:pPr>
      <w:r w:rsidDel="00000000" w:rsidR="00000000" w:rsidRPr="00000000">
        <w:rPr>
          <w:rtl w:val="0"/>
        </w:rPr>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310">
      <w:pPr>
        <w:rPr>
          <w:rFonts w:ascii="Arial" w:cs="Arial" w:eastAsia="Arial" w:hAnsi="Arial"/>
        </w:rPr>
      </w:pPr>
      <w:r w:rsidDel="00000000" w:rsidR="00000000" w:rsidRPr="00000000">
        <w:rPr>
          <w:rtl w:val="0"/>
        </w:rPr>
      </w:r>
    </w:p>
    <w:p w:rsidR="00000000" w:rsidDel="00000000" w:rsidP="00000000" w:rsidRDefault="00000000" w:rsidRPr="00000000" w14:paraId="00000311">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0312">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13">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1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0"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tl w:val="0"/>
        </w:rPr>
      </w:r>
    </w:p>
    <w:p w:rsidR="00000000" w:rsidDel="00000000" w:rsidP="00000000" w:rsidRDefault="00000000" w:rsidRPr="00000000" w14:paraId="00000316">
      <w:pPr>
        <w:pStyle w:val="Heading2"/>
        <w:ind w:left="0" w:firstLine="0"/>
        <w:rPr>
          <w:rFonts w:ascii="Arial" w:cs="Arial" w:eastAsia="Arial" w:hAnsi="Arial"/>
        </w:rPr>
      </w:pPr>
      <w:bookmarkStart w:colFirst="0" w:colLast="0" w:name="_nmf14n" w:id="39"/>
      <w:bookmarkEnd w:id="39"/>
      <w:r w:rsidDel="00000000" w:rsidR="00000000" w:rsidRPr="00000000">
        <w:rPr>
          <w:rFonts w:ascii="Arial" w:cs="Arial" w:eastAsia="Arial" w:hAnsi="Arial"/>
          <w:rtl w:val="0"/>
        </w:rPr>
        <w:t xml:space="preserve">2.3 MQTT-SN Packet Fields</w:t>
      </w:r>
    </w:p>
    <w:p w:rsidR="00000000" w:rsidDel="00000000" w:rsidP="00000000" w:rsidRDefault="00000000" w:rsidRPr="00000000" w14:paraId="00000317">
      <w:pPr>
        <w:pStyle w:val="Heading3"/>
        <w:keepLines w:val="1"/>
        <w:spacing w:after="145" w:before="0" w:line="259" w:lineRule="auto"/>
        <w:ind w:left="0" w:right="4" w:firstLine="0"/>
        <w:rPr>
          <w:rFonts w:ascii="Arial" w:cs="Arial" w:eastAsia="Arial" w:hAnsi="Arial"/>
        </w:rPr>
      </w:pPr>
      <w:bookmarkStart w:colFirst="0" w:colLast="0" w:name="_37m2jsg" w:id="40"/>
      <w:bookmarkEnd w:id="40"/>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1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1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1A">
      <w:pPr>
        <w:pStyle w:val="Heading3"/>
        <w:keepLines w:val="1"/>
        <w:spacing w:after="145" w:before="0" w:line="259" w:lineRule="auto"/>
        <w:ind w:left="0" w:right="4" w:firstLine="0"/>
        <w:rPr>
          <w:rFonts w:ascii="Arial" w:cs="Arial" w:eastAsia="Arial" w:hAnsi="Arial"/>
        </w:rPr>
      </w:pPr>
      <w:bookmarkStart w:colFirst="0" w:colLast="0" w:name="_1mrcu09" w:id="41"/>
      <w:bookmarkEnd w:id="41"/>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1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1C">
      <w:pPr>
        <w:pStyle w:val="Heading3"/>
        <w:keepLines w:val="1"/>
        <w:spacing w:after="145" w:before="0" w:line="259" w:lineRule="auto"/>
        <w:ind w:left="0" w:right="4" w:firstLine="0"/>
        <w:rPr>
          <w:rFonts w:ascii="Arial" w:cs="Arial" w:eastAsia="Arial" w:hAnsi="Arial"/>
        </w:rPr>
      </w:pPr>
      <w:bookmarkStart w:colFirst="0" w:colLast="0" w:name="_46r0co2" w:id="42"/>
      <w:bookmarkEnd w:id="42"/>
      <w:r w:rsidDel="00000000" w:rsidR="00000000" w:rsidRPr="00000000">
        <w:rPr>
          <w:rtl w:val="0"/>
        </w:rPr>
        <w:t xml:space="preserve">2.3.3 </w:t>
      </w:r>
      <w:commentRangeStart w:id="6"/>
      <w:commentRangeStart w:id="7"/>
      <w:commentRangeStart w:id="8"/>
      <w:r w:rsidDel="00000000" w:rsidR="00000000" w:rsidRPr="00000000">
        <w:rPr>
          <w:rFonts w:ascii="Arial" w:cs="Arial" w:eastAsia="Arial" w:hAnsi="Arial"/>
          <w:rtl w:val="0"/>
        </w:rPr>
        <w:t xml:space="preserve">Reason Code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1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long value that indicates the result of an operation. Reason Codes share a common set of values across the various Control Packet types. </w:t>
      </w:r>
    </w:p>
    <w:p w:rsidR="00000000" w:rsidDel="00000000" w:rsidP="00000000" w:rsidRDefault="00000000" w:rsidRPr="00000000" w14:paraId="0000031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1F">
      <w:pPr>
        <w:spacing w:after="9" w:lineRule="auto"/>
        <w:ind w:left="-5" w:right="4" w:firstLine="0"/>
        <w:rPr>
          <w:rFonts w:ascii="Arial" w:cs="Arial" w:eastAsia="Arial" w:hAnsi="Arial"/>
        </w:rPr>
      </w:pPr>
      <w:r w:rsidDel="00000000" w:rsidR="00000000" w:rsidRPr="00000000">
        <w:rPr>
          <w:rtl w:val="0"/>
        </w:rPr>
      </w:r>
    </w:p>
    <w:tbl>
      <w:tblPr>
        <w:tblStyle w:val="Table8"/>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gridSpan w:val="2"/>
            <w:shd w:fill="cfe2f3" w:val="clear"/>
          </w:tcPr>
          <w:p w:rsidR="00000000" w:rsidDel="00000000" w:rsidP="00000000" w:rsidRDefault="00000000" w:rsidRPr="00000000" w14:paraId="00000320">
            <w:pPr>
              <w:spacing w:after="9" w:lineRule="auto"/>
              <w:ind w:right="4"/>
              <w:rPr>
                <w:rFonts w:ascii="Arial" w:cs="Arial" w:eastAsia="Arial" w:hAnsi="Arial"/>
              </w:rPr>
            </w:pPr>
            <w:bookmarkStart w:colFirst="0" w:colLast="0" w:name="_2lwamvv" w:id="43"/>
            <w:bookmarkEnd w:id="43"/>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22">
            <w:pPr>
              <w:spacing w:after="9" w:lineRule="auto"/>
              <w:ind w:right="4"/>
              <w:rPr>
                <w:rFonts w:ascii="Arial" w:cs="Arial" w:eastAsia="Arial" w:hAnsi="Arial"/>
              </w:rPr>
            </w:pPr>
            <w:r w:rsidDel="00000000" w:rsidR="00000000" w:rsidRPr="00000000">
              <w:rPr>
                <w:rFonts w:ascii="Arial" w:cs="Arial" w:eastAsia="Arial" w:hAnsi="Arial"/>
                <w:rtl w:val="0"/>
              </w:rPr>
              <w:t xml:space="preserve">Description</w:t>
            </w:r>
          </w:p>
        </w:tc>
        <w:tc>
          <w:tcPr>
            <w:vMerge w:val="restart"/>
            <w:shd w:fill="cfe2f3" w:val="clear"/>
          </w:tcPr>
          <w:p w:rsidR="00000000" w:rsidDel="00000000" w:rsidP="00000000" w:rsidRDefault="00000000" w:rsidRPr="00000000" w14:paraId="00000323">
            <w:pPr>
              <w:spacing w:after="9" w:lineRule="auto"/>
              <w:ind w:right="4"/>
              <w:rPr>
                <w:rFonts w:ascii="Arial" w:cs="Arial" w:eastAsia="Arial" w:hAnsi="Arial"/>
              </w:rPr>
            </w:pPr>
            <w:r w:rsidDel="00000000" w:rsidR="00000000" w:rsidRPr="00000000">
              <w:rPr>
                <w:rFonts w:ascii="Arial" w:cs="Arial" w:eastAsia="Arial" w:hAnsi="Arial"/>
                <w:rtl w:val="0"/>
              </w:rPr>
              <w:t xml:space="preserve">Packet</w:t>
            </w:r>
          </w:p>
        </w:tc>
      </w:tr>
      <w:tr>
        <w:trPr>
          <w:cantSplit w:val="0"/>
          <w:tblHeader w:val="0"/>
        </w:trPr>
        <w:tc>
          <w:tcPr/>
          <w:p w:rsidR="00000000" w:rsidDel="00000000" w:rsidP="00000000" w:rsidRDefault="00000000" w:rsidRPr="00000000" w14:paraId="00000324">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5">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28">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2B">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DISCONNECT</w:t>
            </w:r>
          </w:p>
        </w:tc>
      </w:tr>
      <w:tr>
        <w:trPr>
          <w:cantSplit w:val="0"/>
          <w:trHeight w:val="778.9414062499999" w:hRule="atLeast"/>
          <w:tblHeader w:val="0"/>
        </w:trPr>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2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w:t>
            </w:r>
          </w:p>
        </w:tc>
      </w:tr>
      <w:tr>
        <w:trPr>
          <w:cantSplit w:val="0"/>
          <w:trHeight w:val="778.9414062499999" w:hRule="atLeast"/>
          <w:tblHeader w:val="0"/>
        </w:trPr>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32">
            <w:pPr>
              <w:spacing w:after="9" w:lineRule="auto"/>
              <w:ind w:right="4"/>
              <w:rPr>
                <w:rFonts w:ascii="Arial" w:cs="Arial" w:eastAsia="Arial" w:hAnsi="Arial"/>
              </w:rPr>
            </w:pPr>
            <w:commentRangeStart w:id="9"/>
            <w:commentRangeStart w:id="10"/>
            <w:r w:rsidDel="00000000" w:rsidR="00000000" w:rsidRPr="00000000">
              <w:rPr>
                <w:rFonts w:ascii="Arial" w:cs="Arial" w:eastAsia="Arial" w:hAnsi="Arial"/>
                <w:rtl w:val="0"/>
              </w:rPr>
              <w:t xml:space="preserve">Invalid topic alias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REGACK, PUBACK</w:t>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w:t>
            </w:r>
          </w:p>
        </w:tc>
      </w:tr>
      <w:tr>
        <w:trPr>
          <w:cantSplit w:val="0"/>
          <w:trHeight w:val="778.9414062499999" w:hRule="atLeast"/>
          <w:tblHeader w:val="0"/>
        </w:trPr>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No session</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color w:val="000000"/>
                <w:rtl w:val="0"/>
              </w:rPr>
              <w:t xml:space="preserve">0x84</w:t>
            </w:r>
            <w:r w:rsidDel="00000000" w:rsidR="00000000" w:rsidRPr="00000000">
              <w:rPr>
                <w:rtl w:val="0"/>
              </w:rPr>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4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4D">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w:t>
            </w:r>
          </w:p>
        </w:tc>
      </w:tr>
      <w:tr>
        <w:trPr>
          <w:cantSplit w:val="0"/>
          <w:trHeight w:val="778.9414062499999" w:hRule="atLeast"/>
          <w:tblHeader w:val="0"/>
        </w:trPr>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153</w:t>
            </w:r>
            <w:r w:rsidDel="00000000" w:rsidR="00000000" w:rsidRPr="00000000">
              <w:rPr>
                <w:rtl w:val="0"/>
              </w:rPr>
            </w:r>
          </w:p>
        </w:tc>
        <w:tc>
          <w:tcPr/>
          <w:p w:rsidR="00000000" w:rsidDel="00000000" w:rsidP="00000000" w:rsidRDefault="00000000" w:rsidRPr="00000000" w14:paraId="000003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230</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35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35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3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3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3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r>
      <w:tr>
        <w:trPr>
          <w:cantSplit w:val="0"/>
          <w:trHeight w:val="778.9414062499999" w:hRule="atLeast"/>
          <w:tblHeader w:val="0"/>
        </w:trPr>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r>
      <w:tr>
        <w:trPr>
          <w:cantSplit w:val="0"/>
          <w:trHeight w:val="778.9414062499999" w:hRule="atLeast"/>
          <w:tblHeader w:val="0"/>
        </w:trPr>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3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3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3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bl>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375">
      <w:pPr>
        <w:rPr/>
      </w:pPr>
      <w:r w:rsidDel="00000000" w:rsidR="00000000" w:rsidRPr="00000000">
        <w:rPr>
          <w:rtl w:val="0"/>
        </w:rPr>
        <w:t xml:space="preserve">Note(s):</w:t>
      </w:r>
    </w:p>
    <w:p w:rsidR="00000000" w:rsidDel="00000000" w:rsidP="00000000" w:rsidRDefault="00000000" w:rsidRPr="00000000" w14:paraId="00000376">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37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378">
      <w:pPr>
        <w:pStyle w:val="Heading3"/>
        <w:keepLines w:val="1"/>
        <w:spacing w:after="145" w:before="0" w:line="259" w:lineRule="auto"/>
        <w:ind w:left="0" w:right="4" w:firstLine="0"/>
        <w:rPr>
          <w:rFonts w:ascii="Arial" w:cs="Arial" w:eastAsia="Arial" w:hAnsi="Arial"/>
        </w:rPr>
      </w:pPr>
      <w:bookmarkStart w:colFirst="0" w:colLast="0" w:name="_111kx3o" w:id="44"/>
      <w:bookmarkEnd w:id="44"/>
      <w:r w:rsidDel="00000000" w:rsidR="00000000" w:rsidRPr="00000000">
        <w:rPr>
          <w:rtl w:val="0"/>
        </w:rPr>
        <w:t xml:space="preserve">2.3.4 </w:t>
      </w:r>
      <w:r w:rsidDel="00000000" w:rsidR="00000000" w:rsidRPr="00000000">
        <w:rPr>
          <w:rFonts w:ascii="Arial" w:cs="Arial" w:eastAsia="Arial" w:hAnsi="Arial"/>
          <w:rtl w:val="0"/>
        </w:rPr>
        <w:t xml:space="preserve">Topic Alias Type</w:t>
      </w:r>
    </w:p>
    <w:p w:rsidR="00000000" w:rsidDel="00000000" w:rsidP="00000000" w:rsidRDefault="00000000" w:rsidRPr="00000000" w14:paraId="0000037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is 2-byte long and contains the value of the topic alias. The values “0x0000” and “0xFFFF” are reserved and therefore should not be used.</w:t>
      </w:r>
    </w:p>
    <w:p w:rsidR="00000000" w:rsidDel="00000000" w:rsidP="00000000" w:rsidRDefault="00000000" w:rsidRPr="00000000" w14:paraId="0000037A">
      <w:pPr>
        <w:pStyle w:val="Heading3"/>
        <w:keepLines w:val="1"/>
        <w:spacing w:after="145" w:before="0" w:line="259" w:lineRule="auto"/>
        <w:ind w:left="0" w:right="4" w:firstLine="0"/>
        <w:rPr>
          <w:rFonts w:ascii="Arial" w:cs="Arial" w:eastAsia="Arial" w:hAnsi="Arial"/>
        </w:rPr>
      </w:pPr>
      <w:bookmarkStart w:colFirst="0" w:colLast="0" w:name="_3l18frh" w:id="45"/>
      <w:bookmarkEnd w:id="45"/>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37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37C">
      <w:pPr>
        <w:pStyle w:val="Heading3"/>
        <w:keepLines w:val="1"/>
        <w:spacing w:after="145" w:before="0" w:line="259" w:lineRule="auto"/>
        <w:ind w:left="0" w:right="4" w:firstLine="0"/>
        <w:rPr>
          <w:rFonts w:ascii="Arial" w:cs="Arial" w:eastAsia="Arial" w:hAnsi="Arial"/>
        </w:rPr>
      </w:pPr>
      <w:bookmarkStart w:colFirst="0" w:colLast="0" w:name="_206ipza" w:id="46"/>
      <w:bookmarkEnd w:id="46"/>
      <w:r w:rsidDel="00000000" w:rsidR="00000000" w:rsidRPr="00000000">
        <w:rPr>
          <w:rtl w:val="0"/>
        </w:rPr>
        <w:t xml:space="preserve">2.3.6 </w:t>
      </w:r>
      <w:r w:rsidDel="00000000" w:rsidR="00000000" w:rsidRPr="00000000">
        <w:rPr>
          <w:rFonts w:ascii="Arial" w:cs="Arial" w:eastAsia="Arial" w:hAnsi="Arial"/>
          <w:rtl w:val="0"/>
        </w:rPr>
        <w:t xml:space="preserve">Will </w:t>
      </w:r>
      <w:r w:rsidDel="00000000" w:rsidR="00000000" w:rsidRPr="00000000">
        <w:rPr>
          <w:rtl w:val="0"/>
        </w:rPr>
        <w:t xml:space="preserve">Payload</w:t>
      </w:r>
      <w:r w:rsidDel="00000000" w:rsidR="00000000" w:rsidRPr="00000000">
        <w:rPr>
          <w:rtl w:val="0"/>
        </w:rPr>
      </w:r>
    </w:p>
    <w:p w:rsidR="00000000" w:rsidDel="00000000" w:rsidP="00000000" w:rsidRDefault="00000000" w:rsidRPr="00000000" w14:paraId="0000037D">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has a variable length and contains the content of the Will message.</w:t>
      </w:r>
    </w:p>
    <w:p w:rsidR="00000000" w:rsidDel="00000000" w:rsidP="00000000" w:rsidRDefault="00000000" w:rsidRPr="00000000" w14:paraId="0000037E">
      <w:pPr>
        <w:pStyle w:val="Heading3"/>
        <w:keepLines w:val="1"/>
        <w:spacing w:after="145" w:before="0" w:line="259" w:lineRule="auto"/>
        <w:ind w:left="0" w:right="4" w:firstLine="0"/>
        <w:rPr>
          <w:rFonts w:ascii="Arial" w:cs="Arial" w:eastAsia="Arial" w:hAnsi="Arial"/>
        </w:rPr>
      </w:pPr>
      <w:bookmarkStart w:colFirst="0" w:colLast="0" w:name="_4k668n3" w:id="47"/>
      <w:bookmarkEnd w:id="47"/>
      <w:r w:rsidDel="00000000" w:rsidR="00000000" w:rsidRPr="00000000">
        <w:rPr>
          <w:rtl w:val="0"/>
        </w:rPr>
        <w:t xml:space="preserve">2.3.7 </w:t>
      </w:r>
      <w:commentRangeStart w:id="11"/>
      <w:r w:rsidDel="00000000" w:rsidR="00000000" w:rsidRPr="00000000">
        <w:rPr>
          <w:rFonts w:ascii="Arial" w:cs="Arial" w:eastAsia="Arial" w:hAnsi="Arial"/>
          <w:rtl w:val="0"/>
        </w:rPr>
        <w:t xml:space="preserve">Will Topic</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7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p>
    <w:p w:rsidR="00000000" w:rsidDel="00000000" w:rsidP="00000000" w:rsidRDefault="00000000" w:rsidRPr="00000000" w14:paraId="00000380">
      <w:pPr>
        <w:pStyle w:val="Heading2"/>
        <w:keepLines w:val="1"/>
        <w:spacing w:after="64" w:before="0" w:line="259" w:lineRule="auto"/>
        <w:ind w:left="0" w:firstLine="0"/>
        <w:rPr>
          <w:rFonts w:ascii="Arial" w:cs="Arial" w:eastAsia="Arial" w:hAnsi="Arial"/>
        </w:rPr>
      </w:pPr>
      <w:bookmarkStart w:colFirst="0" w:colLast="0" w:name="_2zbgiuw" w:id="48"/>
      <w:bookmarkEnd w:id="48"/>
      <w:r w:rsidDel="00000000" w:rsidR="00000000" w:rsidRPr="00000000">
        <w:rPr>
          <w:rFonts w:ascii="Arial" w:cs="Arial" w:eastAsia="Arial" w:hAnsi="Arial"/>
          <w:rtl w:val="0"/>
        </w:rPr>
        <w:t xml:space="preserve">2.4 Topic Alias Types</w:t>
      </w:r>
    </w:p>
    <w:p w:rsidR="00000000" w:rsidDel="00000000" w:rsidP="00000000" w:rsidRDefault="00000000" w:rsidRPr="00000000" w14:paraId="0000038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alias type in their flags. This is a 2-bit field which determines the format of the topic Id value. </w:t>
      </w:r>
    </w:p>
    <w:p w:rsidR="00000000" w:rsidDel="00000000" w:rsidP="00000000" w:rsidRDefault="00000000" w:rsidRPr="00000000" w14:paraId="00000382">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383">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384">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Alias Type Value</w:t>
            </w:r>
          </w:p>
        </w:tc>
        <w:tc>
          <w:tcPr>
            <w:shd w:fill="cfe2f3" w:val="clear"/>
          </w:tcPr>
          <w:p w:rsidR="00000000" w:rsidDel="00000000" w:rsidP="00000000" w:rsidRDefault="00000000" w:rsidRPr="00000000" w14:paraId="00000385">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386">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387">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388">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389">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38A">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38B">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38C">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38D">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38E">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38F">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390">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391">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392">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393">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394">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395">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396">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alias types and their description</w:t>
      </w:r>
    </w:p>
    <w:p w:rsidR="00000000" w:rsidDel="00000000" w:rsidP="00000000" w:rsidRDefault="00000000" w:rsidRPr="00000000" w14:paraId="00000398">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types and aliases.</w:t>
      </w:r>
    </w:p>
    <w:p w:rsidR="00000000" w:rsidDel="00000000" w:rsidP="00000000" w:rsidRDefault="00000000" w:rsidRPr="00000000" w14:paraId="00000399">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39A">
      <w:pPr>
        <w:pStyle w:val="Heading1"/>
        <w:ind w:left="0" w:firstLine="0"/>
        <w:rPr>
          <w:rFonts w:ascii="Arial" w:cs="Arial" w:eastAsia="Arial" w:hAnsi="Arial"/>
        </w:rPr>
      </w:pPr>
      <w:bookmarkStart w:colFirst="0" w:colLast="0" w:name="_1egqt2p" w:id="49"/>
      <w:bookmarkEnd w:id="4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39B">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39C">
      <w:pPr>
        <w:pStyle w:val="Heading2"/>
        <w:keepLines w:val="1"/>
        <w:spacing w:after="64" w:before="0" w:line="259" w:lineRule="auto"/>
        <w:ind w:left="0" w:firstLine="0"/>
        <w:rPr>
          <w:rFonts w:ascii="Arial" w:cs="Arial" w:eastAsia="Arial" w:hAnsi="Arial"/>
        </w:rPr>
      </w:pPr>
      <w:bookmarkStart w:colFirst="0" w:colLast="0" w:name="_3ygebqi" w:id="50"/>
      <w:bookmarkEnd w:id="50"/>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39D">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39E">
      <w:pPr>
        <w:rPr>
          <w:rFonts w:ascii="Arial" w:cs="Arial" w:eastAsia="Arial" w:hAnsi="Arial"/>
        </w:rPr>
      </w:pPr>
      <w:r w:rsidDel="00000000" w:rsidR="00000000" w:rsidRPr="00000000">
        <w:rPr>
          <w:rtl w:val="0"/>
        </w:rPr>
      </w:r>
    </w:p>
    <w:p w:rsidR="00000000" w:rsidDel="00000000" w:rsidP="00000000" w:rsidRDefault="00000000" w:rsidRPr="00000000" w14:paraId="0000039F">
      <w:pPr>
        <w:pStyle w:val="Heading3"/>
        <w:keepLines w:val="1"/>
        <w:spacing w:after="77" w:before="0" w:line="259" w:lineRule="auto"/>
        <w:ind w:left="0" w:right="4" w:firstLine="0"/>
        <w:rPr>
          <w:rFonts w:ascii="Arial" w:cs="Arial" w:eastAsia="Arial" w:hAnsi="Arial"/>
        </w:rPr>
      </w:pPr>
      <w:bookmarkStart w:colFirst="0" w:colLast="0" w:name="_2dlolyb" w:id="51"/>
      <w:bookmarkEnd w:id="51"/>
      <w:r w:rsidDel="00000000" w:rsidR="00000000" w:rsidRPr="00000000">
        <w:rPr>
          <w:rtl w:val="0"/>
        </w:rPr>
        <w:t xml:space="preserve">3.1.1 </w:t>
      </w:r>
      <w:r w:rsidDel="00000000" w:rsidR="00000000" w:rsidRPr="00000000">
        <w:rPr>
          <w:rFonts w:ascii="Arial" w:cs="Arial" w:eastAsia="Arial" w:hAnsi="Arial"/>
          <w:rtl w:val="0"/>
        </w:rPr>
        <w:t xml:space="preserve">ADVERTISE</w:t>
      </w:r>
      <w:r w:rsidDel="00000000" w:rsidR="00000000" w:rsidRPr="00000000">
        <w:rPr>
          <w:rtl w:val="0"/>
        </w:rPr>
      </w:r>
    </w:p>
    <w:p w:rsidR="00000000" w:rsidDel="00000000" w:rsidP="00000000" w:rsidRDefault="00000000" w:rsidRPr="00000000" w14:paraId="000003A0">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3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3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3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3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3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3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3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3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3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3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3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3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3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3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3BD">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3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3C6">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3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3CF">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3D8">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w:t>
      </w:r>
      <w:r w:rsidDel="00000000" w:rsidR="00000000" w:rsidRPr="00000000">
        <w:rPr>
          <w:rFonts w:ascii="Arial" w:cs="Arial" w:eastAsia="Arial" w:hAnsi="Arial"/>
          <w:rtl w:val="0"/>
        </w:rPr>
        <w:t xml:space="preserve">The time interval</w:t>
      </w:r>
      <w:r w:rsidDel="00000000" w:rsidR="00000000" w:rsidRPr="00000000">
        <w:rPr>
          <w:rFonts w:ascii="Arial" w:cs="Arial" w:eastAsia="Arial" w:hAnsi="Arial"/>
          <w:rtl w:val="0"/>
        </w:rPr>
        <w:t xml:space="preserve">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3D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w:t>
      </w:r>
      <w:r w:rsidDel="00000000" w:rsidR="00000000" w:rsidRPr="00000000">
        <w:rPr>
          <w:rFonts w:ascii="Arial" w:cs="Arial" w:eastAsia="Arial" w:hAnsi="Arial"/>
          <w:b w:val="1"/>
          <w:shd w:fill="fff2cc" w:val="clear"/>
          <w:rtl w:val="0"/>
        </w:rPr>
        <w:t xml:space="preserve"> Comment</w:t>
      </w:r>
      <w:r w:rsidDel="00000000" w:rsidR="00000000" w:rsidRPr="00000000">
        <w:rPr>
          <w:rtl w:val="0"/>
        </w:rPr>
      </w:r>
    </w:p>
    <w:p w:rsidR="00000000" w:rsidDel="00000000" w:rsidP="00000000" w:rsidRDefault="00000000" w:rsidRPr="00000000" w14:paraId="000003D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ADVERTISE packet is generally sent using the broadcast address as destination.</w:t>
      </w:r>
      <w:r w:rsidDel="00000000" w:rsidR="00000000" w:rsidRPr="00000000">
        <w:rPr>
          <w:rtl w:val="0"/>
        </w:rPr>
      </w:r>
    </w:p>
    <w:p w:rsidR="00000000" w:rsidDel="00000000" w:rsidP="00000000" w:rsidRDefault="00000000" w:rsidRPr="00000000" w14:paraId="000003DB">
      <w:pPr>
        <w:pStyle w:val="Heading4"/>
        <w:ind w:left="0" w:right="4" w:firstLine="0"/>
        <w:rPr>
          <w:rFonts w:ascii="Arial" w:cs="Arial" w:eastAsia="Arial" w:hAnsi="Arial"/>
        </w:rPr>
      </w:pPr>
      <w:bookmarkStart w:colFirst="0" w:colLast="0" w:name="_sqyw64" w:id="52"/>
      <w:bookmarkEnd w:id="52"/>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3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3DD">
      <w:pPr>
        <w:pStyle w:val="Heading4"/>
        <w:ind w:left="0" w:right="4" w:firstLine="0"/>
        <w:rPr>
          <w:rFonts w:ascii="Arial" w:cs="Arial" w:eastAsia="Arial" w:hAnsi="Arial"/>
        </w:rPr>
      </w:pPr>
      <w:bookmarkStart w:colFirst="0" w:colLast="0" w:name="_3cqmetx" w:id="53"/>
      <w:bookmarkEnd w:id="53"/>
      <w:r w:rsidDel="00000000" w:rsidR="00000000" w:rsidRPr="00000000">
        <w:rPr>
          <w:rFonts w:ascii="Arial" w:cs="Arial" w:eastAsia="Arial" w:hAnsi="Arial"/>
          <w:rtl w:val="0"/>
        </w:rPr>
        <w:t xml:space="preserve">3.1.1.2 GwId</w:t>
      </w:r>
    </w:p>
    <w:p w:rsidR="00000000" w:rsidDel="00000000" w:rsidP="00000000" w:rsidRDefault="00000000" w:rsidRPr="00000000" w14:paraId="000003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w:t>
      </w:r>
      <w:r w:rsidDel="00000000" w:rsidR="00000000" w:rsidRPr="00000000">
        <w:rPr>
          <w:rFonts w:ascii="Arial" w:cs="Arial" w:eastAsia="Arial" w:hAnsi="Arial"/>
          <w:rtl w:val="0"/>
        </w:rPr>
        <w:t xml:space="preserve">uniquely identifies</w:t>
      </w:r>
      <w:r w:rsidDel="00000000" w:rsidR="00000000" w:rsidRPr="00000000">
        <w:rPr>
          <w:rFonts w:ascii="Arial" w:cs="Arial" w:eastAsia="Arial" w:hAnsi="Arial"/>
          <w:rtl w:val="0"/>
        </w:rPr>
        <w:t xml:space="preserve"> a gateway which is advertising itself in the network.</w:t>
      </w:r>
    </w:p>
    <w:p w:rsidR="00000000" w:rsidDel="00000000" w:rsidP="00000000" w:rsidRDefault="00000000" w:rsidRPr="00000000" w14:paraId="000003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3E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3E1">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3E2">
      <w:pPr>
        <w:pStyle w:val="Heading4"/>
        <w:ind w:left="0" w:right="4" w:firstLine="0"/>
        <w:rPr>
          <w:rFonts w:ascii="Arial" w:cs="Arial" w:eastAsia="Arial" w:hAnsi="Arial"/>
        </w:rPr>
      </w:pPr>
      <w:bookmarkStart w:colFirst="0" w:colLast="0" w:name="_1rvwp1q" w:id="54"/>
      <w:bookmarkEnd w:id="54"/>
      <w:r w:rsidDel="00000000" w:rsidR="00000000" w:rsidRPr="00000000">
        <w:rPr>
          <w:rFonts w:ascii="Arial" w:cs="Arial" w:eastAsia="Arial" w:hAnsi="Arial"/>
          <w:rtl w:val="0"/>
        </w:rPr>
        <w:t xml:space="preserve">3.1.1.3 Duration</w:t>
      </w:r>
    </w:p>
    <w:p w:rsidR="00000000" w:rsidDel="00000000" w:rsidP="00000000" w:rsidRDefault="00000000" w:rsidRPr="00000000" w14:paraId="000003E3">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3E4">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3E5">
      <w:pPr>
        <w:pStyle w:val="Heading3"/>
        <w:keepLines w:val="1"/>
        <w:spacing w:after="77" w:before="0" w:line="259" w:lineRule="auto"/>
        <w:ind w:left="0" w:right="4" w:firstLine="0"/>
        <w:rPr>
          <w:rFonts w:ascii="Arial" w:cs="Arial" w:eastAsia="Arial" w:hAnsi="Arial"/>
        </w:rPr>
      </w:pPr>
      <w:bookmarkStart w:colFirst="0" w:colLast="0" w:name="_4bvk7pj" w:id="55"/>
      <w:bookmarkEnd w:id="55"/>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3E6">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3E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3E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3E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3E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3E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3E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3E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3E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3E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3F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3F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3F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3F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0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0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0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0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40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SEARCHGW packet is generally sent using the broadcast address as destination..</w:t>
      </w:r>
      <w:r w:rsidDel="00000000" w:rsidR="00000000" w:rsidRPr="00000000">
        <w:rPr>
          <w:rtl w:val="0"/>
        </w:rPr>
      </w:r>
    </w:p>
    <w:p w:rsidR="00000000" w:rsidDel="00000000" w:rsidP="00000000" w:rsidRDefault="00000000" w:rsidRPr="00000000" w14:paraId="0000040F">
      <w:pPr>
        <w:pStyle w:val="Heading4"/>
        <w:ind w:left="0" w:right="4" w:firstLine="0"/>
        <w:rPr>
          <w:rFonts w:ascii="Arial" w:cs="Arial" w:eastAsia="Arial" w:hAnsi="Arial"/>
        </w:rPr>
      </w:pPr>
      <w:bookmarkStart w:colFirst="0" w:colLast="0" w:name="_2r0uhxc" w:id="56"/>
      <w:bookmarkEnd w:id="56"/>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11">
      <w:pPr>
        <w:pStyle w:val="Heading4"/>
        <w:ind w:left="0" w:right="4" w:firstLine="0"/>
        <w:rPr>
          <w:rFonts w:ascii="Arial" w:cs="Arial" w:eastAsia="Arial" w:hAnsi="Arial"/>
        </w:rPr>
      </w:pPr>
      <w:bookmarkStart w:colFirst="0" w:colLast="0" w:name="_1664s55" w:id="57"/>
      <w:bookmarkEnd w:id="57"/>
      <w:r w:rsidDel="00000000" w:rsidR="00000000" w:rsidRPr="00000000">
        <w:rPr>
          <w:rFonts w:ascii="Arial" w:cs="Arial" w:eastAsia="Arial" w:hAnsi="Arial"/>
          <w:rtl w:val="0"/>
        </w:rPr>
        <w:t xml:space="preserve">3.1.2.2 Radius</w:t>
      </w:r>
    </w:p>
    <w:p w:rsidR="00000000" w:rsidDel="00000000" w:rsidP="00000000" w:rsidRDefault="00000000" w:rsidRPr="00000000" w14:paraId="0000041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w:t>
      </w:r>
      <w:r w:rsidDel="00000000" w:rsidR="00000000" w:rsidRPr="00000000">
        <w:rPr>
          <w:rFonts w:ascii="Arial" w:cs="Arial" w:eastAsia="Arial" w:hAnsi="Arial"/>
          <w:rtl w:val="0"/>
        </w:rPr>
        <w:t xml:space="preserve">network layer</w:t>
      </w:r>
      <w:r w:rsidDel="00000000" w:rsidR="00000000" w:rsidRPr="00000000">
        <w:rPr>
          <w:rFonts w:ascii="Arial" w:cs="Arial" w:eastAsia="Arial" w:hAnsi="Arial"/>
          <w:rtl w:val="0"/>
        </w:rPr>
        <w:t xml:space="preserve"> when MQTT-SN gives this packet for transmission.</w:t>
      </w:r>
    </w:p>
    <w:p w:rsidR="00000000" w:rsidDel="00000000" w:rsidP="00000000" w:rsidRDefault="00000000" w:rsidRPr="00000000" w14:paraId="0000041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w:t>
      </w:r>
      <w:r w:rsidDel="00000000" w:rsidR="00000000" w:rsidRPr="00000000">
        <w:rPr>
          <w:rFonts w:ascii="Arial" w:cs="Arial" w:eastAsia="Arial" w:hAnsi="Arial"/>
          <w:rtl w:val="0"/>
        </w:rPr>
        <w:t xml:space="preserve">the SEARCHGW received if the Radius value is 0.</w:t>
      </w:r>
      <w:r w:rsidDel="00000000" w:rsidR="00000000" w:rsidRPr="00000000">
        <w:rPr>
          <w:rtl w:val="0"/>
        </w:rPr>
      </w:r>
    </w:p>
    <w:p w:rsidR="00000000" w:rsidDel="00000000" w:rsidP="00000000" w:rsidRDefault="00000000" w:rsidRPr="00000000" w14:paraId="0000041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w:t>
      </w:r>
      <w:r w:rsidDel="00000000" w:rsidR="00000000" w:rsidRPr="00000000">
        <w:rPr>
          <w:rFonts w:ascii="Arial" w:cs="Arial" w:eastAsia="Arial" w:hAnsi="Arial"/>
          <w:rtl w:val="0"/>
        </w:rPr>
        <w:t xml:space="preserve">SEARCHGW received, it MUST reduce the Radius value by 1.</w:t>
      </w:r>
      <w:r w:rsidDel="00000000" w:rsidR="00000000" w:rsidRPr="00000000">
        <w:rPr>
          <w:rtl w:val="0"/>
        </w:rPr>
      </w:r>
    </w:p>
    <w:p w:rsidR="00000000" w:rsidDel="00000000" w:rsidP="00000000" w:rsidRDefault="00000000" w:rsidRPr="00000000" w14:paraId="00000415">
      <w:pPr>
        <w:pStyle w:val="Heading3"/>
        <w:keepLines w:val="1"/>
        <w:spacing w:after="77" w:before="0" w:line="259" w:lineRule="auto"/>
        <w:ind w:left="0" w:right="4" w:firstLine="0"/>
        <w:rPr>
          <w:rFonts w:ascii="Arial" w:cs="Arial" w:eastAsia="Arial" w:hAnsi="Arial"/>
        </w:rPr>
      </w:pPr>
      <w:bookmarkStart w:colFirst="0" w:colLast="0" w:name="_3q5sasy" w:id="58"/>
      <w:bookmarkEnd w:id="58"/>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16">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1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1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1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1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1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1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1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1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1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2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2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2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2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3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33">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3B">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43C">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45">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4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44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broadcast, like UDP/IP, the GWINFO packet is generally sent using the broadcast address as destination.</w:t>
      </w:r>
    </w:p>
    <w:p w:rsidR="00000000" w:rsidDel="00000000" w:rsidP="00000000" w:rsidRDefault="00000000" w:rsidRPr="00000000" w14:paraId="00000448">
      <w:pPr>
        <w:pStyle w:val="Heading4"/>
        <w:ind w:left="0" w:right="4" w:firstLine="0"/>
        <w:rPr>
          <w:rFonts w:ascii="Arial" w:cs="Arial" w:eastAsia="Arial" w:hAnsi="Arial"/>
        </w:rPr>
      </w:pPr>
      <w:bookmarkStart w:colFirst="0" w:colLast="0" w:name="_25b2l0r" w:id="59"/>
      <w:bookmarkEnd w:id="59"/>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44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4A">
      <w:pPr>
        <w:pStyle w:val="Heading4"/>
        <w:ind w:left="0" w:right="4" w:firstLine="0"/>
        <w:rPr>
          <w:rFonts w:ascii="Arial" w:cs="Arial" w:eastAsia="Arial" w:hAnsi="Arial"/>
        </w:rPr>
      </w:pPr>
      <w:bookmarkStart w:colFirst="0" w:colLast="0" w:name="_kgcv8k" w:id="60"/>
      <w:bookmarkEnd w:id="60"/>
      <w:r w:rsidDel="00000000" w:rsidR="00000000" w:rsidRPr="00000000">
        <w:rPr>
          <w:rFonts w:ascii="Arial" w:cs="Arial" w:eastAsia="Arial" w:hAnsi="Arial"/>
          <w:rtl w:val="0"/>
        </w:rPr>
        <w:t xml:space="preserve">3.1.3.2 GwId</w:t>
      </w:r>
    </w:p>
    <w:p w:rsidR="00000000" w:rsidDel="00000000" w:rsidP="00000000" w:rsidRDefault="00000000" w:rsidRPr="00000000" w14:paraId="0000044B">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4C">
      <w:pPr>
        <w:pStyle w:val="Heading4"/>
        <w:ind w:left="0" w:right="4" w:firstLine="0"/>
        <w:rPr>
          <w:rFonts w:ascii="Arial" w:cs="Arial" w:eastAsia="Arial" w:hAnsi="Arial"/>
        </w:rPr>
      </w:pPr>
      <w:bookmarkStart w:colFirst="0" w:colLast="0" w:name="_34g0dwd" w:id="61"/>
      <w:bookmarkEnd w:id="61"/>
      <w:r w:rsidDel="00000000" w:rsidR="00000000" w:rsidRPr="00000000">
        <w:rPr>
          <w:rFonts w:ascii="Arial" w:cs="Arial" w:eastAsia="Arial" w:hAnsi="Arial"/>
          <w:rtl w:val="0"/>
        </w:rPr>
        <w:t xml:space="preserve">3.1.3.3 GwAdd</w:t>
      </w:r>
    </w:p>
    <w:p w:rsidR="00000000" w:rsidDel="00000000" w:rsidP="00000000" w:rsidRDefault="00000000" w:rsidRPr="00000000" w14:paraId="0000044D">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r w:rsidDel="00000000" w:rsidR="00000000" w:rsidRPr="00000000">
        <w:rPr>
          <w:rtl w:val="0"/>
        </w:rPr>
      </w:r>
    </w:p>
    <w:p w:rsidR="00000000" w:rsidDel="00000000" w:rsidP="00000000" w:rsidRDefault="00000000" w:rsidRPr="00000000" w14:paraId="0000044E">
      <w:pPr>
        <w:rPr>
          <w:rFonts w:ascii="Arial" w:cs="Arial" w:eastAsia="Arial" w:hAnsi="Arial"/>
        </w:rPr>
      </w:pPr>
      <w:r w:rsidDel="00000000" w:rsidR="00000000" w:rsidRPr="00000000">
        <w:rPr>
          <w:rtl w:val="0"/>
        </w:rPr>
      </w:r>
    </w:p>
    <w:p w:rsidR="00000000" w:rsidDel="00000000" w:rsidP="00000000" w:rsidRDefault="00000000" w:rsidRPr="00000000" w14:paraId="0000044F">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1jlao46" w:id="62"/>
      <w:bookmarkEnd w:id="62"/>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900"/>
        <w:gridCol w:w="600"/>
        <w:gridCol w:w="900"/>
        <w:gridCol w:w="420"/>
        <w:gridCol w:w="105"/>
        <w:gridCol w:w="1215"/>
        <w:gridCol w:w="105"/>
        <w:gridCol w:w="1410"/>
        <w:gridCol w:w="900"/>
        <w:gridCol w:w="255"/>
        <w:gridCol w:w="1035"/>
        <w:gridCol w:w="105"/>
        <w:gridCol w:w="1065"/>
        <w:tblGridChange w:id="0">
          <w:tblGrid>
            <w:gridCol w:w="1425"/>
            <w:gridCol w:w="900"/>
            <w:gridCol w:w="600"/>
            <w:gridCol w:w="900"/>
            <w:gridCol w:w="420"/>
            <w:gridCol w:w="105"/>
            <w:gridCol w:w="1215"/>
            <w:gridCol w:w="105"/>
            <w:gridCol w:w="1410"/>
            <w:gridCol w:w="900"/>
            <w:gridCol w:w="255"/>
            <w:gridCol w:w="1035"/>
            <w:gridCol w:w="105"/>
            <w:gridCol w:w="1065"/>
          </w:tblGrid>
        </w:tblGridChange>
      </w:tblGrid>
      <w:tr>
        <w:trPr>
          <w:cantSplit w:val="0"/>
          <w:tblHeader w:val="0"/>
        </w:trPr>
        <w:tc>
          <w:tcPr>
            <w:shd w:fill="cfe2f3" w:val="clear"/>
          </w:tcPr>
          <w:p w:rsidR="00000000" w:rsidDel="00000000" w:rsidP="00000000" w:rsidRDefault="00000000" w:rsidRPr="00000000" w14:paraId="0000045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5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45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45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5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45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45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4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45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46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47A">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47B">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488">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4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48B">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491">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493">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495">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4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49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9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49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A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A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4A4">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4A5">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4B2">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4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4B8">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4B9">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4BD">
            <w:pPr>
              <w:jc w:val="center"/>
              <w:rPr>
                <w:rFonts w:ascii="Arial" w:cs="Arial" w:eastAsia="Arial" w:hAnsi="Arial"/>
                <w:i w:val="1"/>
              </w:rPr>
            </w:pPr>
            <w:r w:rsidDel="00000000" w:rsidR="00000000" w:rsidRPr="00000000">
              <w:rPr>
                <w:rFonts w:ascii="Arial" w:cs="Arial" w:eastAsia="Arial" w:hAnsi="Arial"/>
                <w:rtl w:val="0"/>
              </w:rPr>
              <w:t xml:space="preserve">Will Topic Alias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4C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4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4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4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4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4C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4C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4C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4CE">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4CF">
            <w:pPr>
              <w:jc w:val="center"/>
              <w:rPr>
                <w:rFonts w:ascii="Arial" w:cs="Arial" w:eastAsia="Arial" w:hAnsi="Arial"/>
              </w:rPr>
            </w:pPr>
            <w:commentRangeStart w:id="12"/>
            <w:r w:rsidDel="00000000" w:rsidR="00000000" w:rsidRPr="00000000">
              <w:rPr>
                <w:rFonts w:ascii="Arial" w:cs="Arial" w:eastAsia="Arial" w:hAnsi="Arial"/>
                <w:rtl w:val="0"/>
              </w:rPr>
              <w:t xml:space="preserve">Protocol Version</w:t>
            </w:r>
            <w:commentRangeEnd w:id="12"/>
            <w:r w:rsidDel="00000000" w:rsidR="00000000" w:rsidRPr="00000000">
              <w:commentReference w:id="12"/>
            </w:r>
            <w:r w:rsidDel="00000000" w:rsidR="00000000" w:rsidRPr="00000000">
              <w:rPr>
                <w:rtl w:val="0"/>
              </w:rPr>
            </w:r>
          </w:p>
        </w:tc>
      </w:tr>
      <w:tr>
        <w:trPr>
          <w:cantSplit w:val="0"/>
          <w:tblHeader w:val="0"/>
        </w:trPr>
        <w:tc>
          <w:tcPr/>
          <w:p w:rsidR="00000000" w:rsidDel="00000000" w:rsidP="00000000" w:rsidRDefault="00000000" w:rsidRPr="00000000" w14:paraId="000004DC">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4DD">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4EB">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4F8">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4F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506">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50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14">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15">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22">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23">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30">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31">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53E">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53F">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54C">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4D">
            <w:pPr>
              <w:jc w:val="center"/>
              <w:rPr>
                <w:rFonts w:ascii="Arial" w:cs="Arial" w:eastAsia="Arial" w:hAnsi="Arial"/>
                <w:b w:val="1"/>
                <w:i w:val="1"/>
              </w:rPr>
            </w:pPr>
            <w:commentRangeStart w:id="13"/>
            <w:commentRangeStart w:id="14"/>
            <w:commentRangeStart w:id="15"/>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5A">
            <w:pPr>
              <w:rPr>
                <w:rFonts w:ascii="Arial" w:cs="Arial" w:eastAsia="Arial" w:hAnsi="Arial"/>
              </w:rPr>
            </w:pPr>
            <w:r w:rsidDel="00000000" w:rsidR="00000000" w:rsidRPr="00000000">
              <w:rPr>
                <w:rFonts w:ascii="Arial" w:cs="Arial" w:eastAsia="Arial" w:hAnsi="Arial"/>
                <w:rtl w:val="0"/>
              </w:rPr>
              <w:t xml:space="preserve">Byte (12 + 1)</w:t>
            </w:r>
          </w:p>
        </w:tc>
        <w:tc>
          <w:tcPr>
            <w:gridSpan w:val="13"/>
            <w:vMerge w:val="restart"/>
            <w:shd w:fill="efefef" w:val="clear"/>
          </w:tcPr>
          <w:p w:rsidR="00000000" w:rsidDel="00000000" w:rsidP="00000000" w:rsidRDefault="00000000" w:rsidRPr="00000000" w14:paraId="0000055B">
            <w:pPr>
              <w:jc w:val="center"/>
              <w:rPr>
                <w:rFonts w:ascii="Arial" w:cs="Arial" w:eastAsia="Arial" w:hAnsi="Arial"/>
              </w:rPr>
            </w:pPr>
            <w:r w:rsidDel="00000000" w:rsidR="00000000" w:rsidRPr="00000000">
              <w:rPr>
                <w:rFonts w:ascii="Arial" w:cs="Arial" w:eastAsia="Arial" w:hAnsi="Arial"/>
                <w:rtl w:val="0"/>
              </w:rPr>
              <w:t xml:space="preserve">Will Topic Alias MSB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Will Topic Length MSB (TL)</w:t>
            </w:r>
          </w:p>
          <w:p w:rsidR="00000000" w:rsidDel="00000000" w:rsidP="00000000" w:rsidRDefault="00000000" w:rsidRPr="00000000" w14:paraId="0000055C">
            <w:pPr>
              <w:jc w:val="left"/>
              <w:rPr>
                <w:rFonts w:ascii="Arial" w:cs="Arial" w:eastAsia="Arial" w:hAnsi="Arial"/>
              </w:rPr>
            </w:pPr>
            <w:r w:rsidDel="00000000" w:rsidR="00000000" w:rsidRPr="00000000">
              <w:rPr>
                <w:rFonts w:ascii="Arial" w:cs="Arial" w:eastAsia="Arial" w:hAnsi="Arial"/>
                <w:rtl w:val="0"/>
              </w:rPr>
              <w:t xml:space="preserve">                         Will Topic Alias LSB                                     Will Topic Length LSB (TL)</w:t>
            </w:r>
          </w:p>
        </w:tc>
      </w:tr>
      <w:tr>
        <w:trPr>
          <w:cantSplit w:val="0"/>
          <w:trHeight w:val="200" w:hRule="atLeast"/>
          <w:tblHeader w:val="0"/>
        </w:trPr>
        <w:tc>
          <w:tcPr>
            <w:shd w:fill="efefef" w:val="clear"/>
          </w:tcPr>
          <w:p w:rsidR="00000000" w:rsidDel="00000000" w:rsidP="00000000" w:rsidRDefault="00000000" w:rsidRPr="00000000" w14:paraId="00000569">
            <w:pPr>
              <w:rPr>
                <w:rFonts w:ascii="Arial" w:cs="Arial" w:eastAsia="Arial" w:hAnsi="Arial"/>
              </w:rPr>
            </w:pPr>
            <w:r w:rsidDel="00000000" w:rsidR="00000000" w:rsidRPr="00000000">
              <w:rPr>
                <w:rFonts w:ascii="Arial" w:cs="Arial" w:eastAsia="Arial" w:hAnsi="Arial"/>
                <w:rtl w:val="0"/>
              </w:rPr>
              <w:t xml:space="preserve">Byte (12 + 2)</w:t>
            </w:r>
          </w:p>
        </w:tc>
        <w:tc>
          <w:tcPr>
            <w:gridSpan w:val="13"/>
            <w:vMerge w:val="continue"/>
            <w:shd w:fill="efefef" w:val="clear"/>
          </w:tcPr>
          <w:p w:rsidR="00000000" w:rsidDel="00000000" w:rsidP="00000000" w:rsidRDefault="00000000" w:rsidRPr="00000000" w14:paraId="0000056A">
            <w:pPr>
              <w:spacing w:after="0" w:before="0" w:line="240" w:lineRule="auto"/>
              <w:ind w:left="0" w:firstLine="0"/>
              <w:jc w:val="center"/>
              <w:rPr>
                <w:rFonts w:ascii="Arial" w:cs="Arial" w:eastAsia="Arial" w:hAnsi="Arial"/>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577">
            <w:pPr>
              <w:rPr>
                <w:rFonts w:ascii="Arial" w:cs="Arial" w:eastAsia="Arial" w:hAnsi="Arial"/>
              </w:rPr>
            </w:pPr>
            <w:r w:rsidDel="00000000" w:rsidR="00000000" w:rsidRPr="00000000">
              <w:rPr>
                <w:rFonts w:ascii="Arial" w:cs="Arial" w:eastAsia="Arial" w:hAnsi="Arial"/>
                <w:rtl w:val="0"/>
              </w:rPr>
              <w:t xml:space="preserve">Byte (12 + 3)</w:t>
            </w:r>
          </w:p>
        </w:tc>
        <w:tc>
          <w:tcPr>
            <w:gridSpan w:val="13"/>
            <w:shd w:fill="efefef" w:val="clear"/>
          </w:tcPr>
          <w:p w:rsidR="00000000" w:rsidDel="00000000" w:rsidP="00000000" w:rsidRDefault="00000000" w:rsidRPr="00000000" w14:paraId="00000578">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585">
            <w:pPr>
              <w:rPr>
                <w:rFonts w:ascii="Arial" w:cs="Arial" w:eastAsia="Arial" w:hAnsi="Arial"/>
              </w:rPr>
            </w:pPr>
            <w:r w:rsidDel="00000000" w:rsidR="00000000" w:rsidRPr="00000000">
              <w:rPr>
                <w:rFonts w:ascii="Arial" w:cs="Arial" w:eastAsia="Arial" w:hAnsi="Arial"/>
                <w:rtl w:val="0"/>
              </w:rPr>
              <w:t xml:space="preserve">Byte (12 + 4)</w:t>
            </w:r>
          </w:p>
        </w:tc>
        <w:tc>
          <w:tcPr>
            <w:gridSpan w:val="13"/>
            <w:shd w:fill="efefef" w:val="clear"/>
          </w:tcPr>
          <w:p w:rsidR="00000000" w:rsidDel="00000000" w:rsidP="00000000" w:rsidRDefault="00000000" w:rsidRPr="00000000" w14:paraId="00000586">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blHeader w:val="0"/>
        </w:trPr>
        <w:tc>
          <w:tcPr>
            <w:shd w:fill="efefef" w:val="clear"/>
          </w:tcPr>
          <w:p w:rsidR="00000000" w:rsidDel="00000000" w:rsidP="00000000" w:rsidRDefault="00000000" w:rsidRPr="00000000" w14:paraId="00000593">
            <w:pPr>
              <w:rPr>
                <w:rFonts w:ascii="Arial" w:cs="Arial" w:eastAsia="Arial" w:hAnsi="Arial"/>
              </w:rPr>
            </w:pPr>
            <w:r w:rsidDel="00000000" w:rsidR="00000000" w:rsidRPr="00000000">
              <w:rPr>
                <w:rFonts w:ascii="Arial" w:cs="Arial" w:eastAsia="Arial" w:hAnsi="Arial"/>
                <w:rtl w:val="0"/>
              </w:rPr>
              <w:t xml:space="preserve">Byte (12 + N)</w:t>
            </w:r>
          </w:p>
        </w:tc>
        <w:tc>
          <w:tcPr>
            <w:gridSpan w:val="13"/>
            <w:shd w:fill="efefef" w:val="clear"/>
          </w:tcPr>
          <w:p w:rsidR="00000000" w:rsidDel="00000000" w:rsidP="00000000" w:rsidRDefault="00000000" w:rsidRPr="00000000" w14:paraId="00000594">
            <w:pPr>
              <w:jc w:val="center"/>
              <w:rPr>
                <w:rFonts w:ascii="Arial" w:cs="Arial" w:eastAsia="Arial" w:hAnsi="Arial"/>
              </w:rPr>
            </w:pPr>
            <w:r w:rsidDel="00000000" w:rsidR="00000000" w:rsidRPr="00000000">
              <w:rPr>
                <w:rFonts w:ascii="Arial" w:cs="Arial" w:eastAsia="Arial" w:hAnsi="Arial"/>
                <w:rtl w:val="0"/>
              </w:rPr>
              <w:t xml:space="preserve">Will Payload </w:t>
            </w:r>
            <w:r w:rsidDel="00000000" w:rsidR="00000000" w:rsidRPr="00000000">
              <w:rPr>
                <w:rFonts w:ascii="Arial" w:cs="Arial" w:eastAsia="Arial" w:hAnsi="Arial"/>
                <w:rtl w:val="0"/>
              </w:rPr>
              <w:t xml:space="preserve">Or (Will Topic Name + Will Payload)</w:t>
            </w:r>
            <w:r w:rsidDel="00000000" w:rsidR="00000000" w:rsidRPr="00000000">
              <w:rPr>
                <w:rtl w:val="0"/>
              </w:rPr>
            </w:r>
          </w:p>
        </w:tc>
      </w:tr>
      <w:tr>
        <w:trPr>
          <w:cantSplit w:val="0"/>
          <w:tblHeader w:val="0"/>
        </w:trPr>
        <w:tc>
          <w:tcPr/>
          <w:p w:rsidR="00000000" w:rsidDel="00000000" w:rsidP="00000000" w:rsidRDefault="00000000" w:rsidRPr="00000000" w14:paraId="000005A1">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5A2">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5B0">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5B1">
      <w:pPr>
        <w:pStyle w:val="Heading4"/>
        <w:ind w:left="0" w:firstLine="0"/>
        <w:rPr>
          <w:rFonts w:ascii="Arial" w:cs="Arial" w:eastAsia="Arial" w:hAnsi="Arial"/>
        </w:rPr>
      </w:pPr>
      <w:bookmarkStart w:colFirst="0" w:colLast="0" w:name="_43ky6rz" w:id="63"/>
      <w:bookmarkEnd w:id="63"/>
      <w:r w:rsidDel="00000000" w:rsidR="00000000" w:rsidRPr="00000000">
        <w:rPr>
          <w:rFonts w:ascii="Arial" w:cs="Arial" w:eastAsia="Arial" w:hAnsi="Arial"/>
          <w:rtl w:val="0"/>
        </w:rPr>
        <w:t xml:space="preserve">3.1.4.1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5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B3">
      <w:pPr>
        <w:pStyle w:val="Heading4"/>
        <w:ind w:left="0" w:firstLine="0"/>
        <w:rPr>
          <w:rFonts w:ascii="Arial" w:cs="Arial" w:eastAsia="Arial" w:hAnsi="Arial"/>
        </w:rPr>
      </w:pPr>
      <w:bookmarkStart w:colFirst="0" w:colLast="0" w:name="_2iq8gzs" w:id="64"/>
      <w:bookmarkEnd w:id="64"/>
      <w:r w:rsidDel="00000000" w:rsidR="00000000" w:rsidRPr="00000000">
        <w:rPr>
          <w:rFonts w:ascii="Arial" w:cs="Arial" w:eastAsia="Arial" w:hAnsi="Arial"/>
          <w:rtl w:val="0"/>
        </w:rPr>
        <w:t xml:space="preserve">3.1.4.2 Connect Flags</w:t>
      </w:r>
    </w:p>
    <w:p w:rsidR="00000000" w:rsidDel="00000000" w:rsidP="00000000" w:rsidRDefault="00000000" w:rsidRPr="00000000" w14:paraId="000005B4">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5B5">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5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5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Authentication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the authentication exchange to follow</w:t>
      </w:r>
    </w:p>
    <w:p w:rsidR="00000000" w:rsidDel="00000000" w:rsidP="00000000" w:rsidRDefault="00000000" w:rsidRPr="00000000" w14:paraId="000005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5BA">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5BB">
      <w:pPr>
        <w:spacing w:after="0" w:lineRule="auto"/>
        <w:ind w:left="0" w:right="4" w:firstLine="0"/>
        <w:rPr>
          <w:rFonts w:ascii="Arial" w:cs="Arial" w:eastAsia="Arial" w:hAnsi="Arial"/>
        </w:rPr>
      </w:pPr>
      <w:r w:rsidDel="00000000" w:rsidR="00000000" w:rsidRPr="00000000">
        <w:rPr>
          <w:rtl w:val="0"/>
        </w:rPr>
      </w:r>
    </w:p>
    <w:p w:rsidR="00000000" w:rsidDel="00000000" w:rsidP="00000000" w:rsidRDefault="00000000" w:rsidRPr="00000000" w14:paraId="000005BC">
      <w:pPr>
        <w:pStyle w:val="Heading4"/>
        <w:ind w:left="0" w:firstLine="0"/>
        <w:rPr>
          <w:rFonts w:ascii="Arial" w:cs="Arial" w:eastAsia="Arial" w:hAnsi="Arial"/>
        </w:rPr>
      </w:pPr>
      <w:bookmarkStart w:colFirst="0" w:colLast="0" w:name="_xvir7l" w:id="65"/>
      <w:bookmarkEnd w:id="65"/>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5BD">
      <w:pPr>
        <w:rPr>
          <w:rFonts w:ascii="Arial" w:cs="Arial" w:eastAsia="Arial" w:hAnsi="Arial"/>
          <w:color w:val="000000"/>
        </w:rPr>
      </w:pPr>
      <w:bookmarkStart w:colFirst="0" w:colLast="0" w:name="_3hv69ve" w:id="66"/>
      <w:bookmarkEnd w:id="66"/>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5BE">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5B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5C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5C1">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5C2">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5C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5C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5C5">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5C6">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5C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5C9">
      <w:pPr>
        <w:rPr>
          <w:rFonts w:ascii="Arial" w:cs="Arial" w:eastAsia="Arial" w:hAnsi="Arial"/>
          <w:color w:val="000000"/>
        </w:rPr>
      </w:pPr>
      <w:r w:rsidDel="00000000" w:rsidR="00000000" w:rsidRPr="00000000">
        <w:rPr>
          <w:rtl w:val="0"/>
        </w:rPr>
      </w:r>
    </w:p>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5CB">
      <w:pPr>
        <w:rPr>
          <w:rFonts w:ascii="Arial" w:cs="Arial" w:eastAsia="Arial" w:hAnsi="Arial"/>
        </w:rPr>
      </w:pPr>
      <w:r w:rsidDel="00000000" w:rsidR="00000000" w:rsidRPr="00000000">
        <w:rPr>
          <w:rtl w:val="0"/>
        </w:rPr>
      </w:r>
    </w:p>
    <w:p w:rsidR="00000000" w:rsidDel="00000000" w:rsidP="00000000" w:rsidRDefault="00000000" w:rsidRPr="00000000" w14:paraId="000005CC">
      <w:pPr>
        <w:rPr>
          <w:rFonts w:ascii="Arial" w:cs="Arial" w:eastAsia="Arial" w:hAnsi="Arial"/>
          <w:highlight w:val="yellow"/>
        </w:rPr>
      </w:pPr>
      <w:commentRangeStart w:id="16"/>
      <w:commentRangeStart w:id="17"/>
      <w:commentRangeStart w:id="18"/>
      <w:commentRangeStart w:id="19"/>
      <w:commentRangeStart w:id="20"/>
      <w:commentRangeStart w:id="21"/>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r w:rsidDel="00000000" w:rsidR="00000000" w:rsidRPr="00000000">
        <w:rPr>
          <w:rFonts w:ascii="Arial" w:cs="Arial" w:eastAsia="Arial" w:hAnsi="Arial"/>
          <w:highlight w:val="yellow"/>
          <w:rtl w:val="0"/>
        </w:rPr>
        <w:t xml:space="preserve">.</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5CD">
      <w:pPr>
        <w:rPr>
          <w:rFonts w:ascii="Arial" w:cs="Arial" w:eastAsia="Arial" w:hAnsi="Arial"/>
          <w:color w:val="000000"/>
        </w:rPr>
      </w:pPr>
      <w:bookmarkStart w:colFirst="0" w:colLast="0" w:name="_1x0gk37" w:id="67"/>
      <w:bookmarkEnd w:id="67"/>
      <w:r w:rsidDel="00000000" w:rsidR="00000000" w:rsidRPr="00000000">
        <w:rPr>
          <w:rtl w:val="0"/>
        </w:rPr>
      </w:r>
    </w:p>
    <w:p w:rsidR="00000000" w:rsidDel="00000000" w:rsidP="00000000" w:rsidRDefault="00000000" w:rsidRPr="00000000" w14:paraId="000005CE">
      <w:pPr>
        <w:pStyle w:val="Heading4"/>
        <w:ind w:left="0" w:firstLine="0"/>
        <w:rPr>
          <w:rFonts w:ascii="Arial" w:cs="Arial" w:eastAsia="Arial" w:hAnsi="Arial"/>
        </w:rPr>
      </w:pPr>
      <w:bookmarkStart w:colFirst="0" w:colLast="0" w:name="_4h042r0" w:id="68"/>
      <w:bookmarkEnd w:id="68"/>
      <w:r w:rsidDel="00000000" w:rsidR="00000000" w:rsidRPr="00000000">
        <w:rPr>
          <w:rFonts w:ascii="Arial" w:cs="Arial" w:eastAsia="Arial" w:hAnsi="Arial"/>
          <w:rtl w:val="0"/>
        </w:rPr>
        <w:t xml:space="preserve">3.1.4.4 </w:t>
      </w:r>
      <w:r w:rsidDel="00000000" w:rsidR="00000000" w:rsidRPr="00000000">
        <w:rPr>
          <w:rFonts w:ascii="Arial" w:cs="Arial" w:eastAsia="Arial" w:hAnsi="Arial"/>
          <w:rtl w:val="0"/>
        </w:rPr>
        <w:t xml:space="preserve">Keep Alive Timer</w:t>
      </w:r>
    </w:p>
    <w:p w:rsidR="00000000" w:rsidDel="00000000" w:rsidP="00000000" w:rsidRDefault="00000000" w:rsidRPr="00000000" w14:paraId="000005CF">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5D0">
      <w:pPr>
        <w:rPr>
          <w:rFonts w:ascii="Arial" w:cs="Arial" w:eastAsia="Arial" w:hAnsi="Arial"/>
          <w:color w:val="000000"/>
        </w:rPr>
      </w:pPr>
      <w:r w:rsidDel="00000000" w:rsidR="00000000" w:rsidRPr="00000000">
        <w:rPr>
          <w:rtl w:val="0"/>
        </w:rPr>
      </w:r>
    </w:p>
    <w:p w:rsidR="00000000" w:rsidDel="00000000" w:rsidP="00000000" w:rsidRDefault="00000000" w:rsidRPr="00000000" w14:paraId="000005D1">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5D2">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5D3">
      <w:pPr>
        <w:rPr>
          <w:rFonts w:ascii="Arial" w:cs="Arial" w:eastAsia="Arial" w:hAnsi="Arial"/>
          <w:color w:val="000000"/>
        </w:rPr>
      </w:pPr>
      <w:r w:rsidDel="00000000" w:rsidR="00000000" w:rsidRPr="00000000">
        <w:rPr>
          <w:rtl w:val="0"/>
        </w:rPr>
      </w:r>
    </w:p>
    <w:p w:rsidR="00000000" w:rsidDel="00000000" w:rsidP="00000000" w:rsidRDefault="00000000" w:rsidRPr="00000000" w14:paraId="000005D4">
      <w:pPr>
        <w:rPr>
          <w:rFonts w:ascii="Arial" w:cs="Arial" w:eastAsia="Arial" w:hAnsi="Arial"/>
          <w:highlight w:val="yellow"/>
        </w:rPr>
      </w:pPr>
      <w:commentRangeStart w:id="22"/>
      <w:commentRangeStart w:id="23"/>
      <w:commentRangeStart w:id="24"/>
      <w:commentRangeStart w:id="25"/>
      <w:commentRangeStart w:id="26"/>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5D5">
      <w:pPr>
        <w:rPr>
          <w:rFonts w:ascii="Arial" w:cs="Arial" w:eastAsia="Arial" w:hAnsi="Arial"/>
          <w:color w:val="000000"/>
        </w:rPr>
      </w:pPr>
      <w:r w:rsidDel="00000000" w:rsidR="00000000" w:rsidRPr="00000000">
        <w:rPr>
          <w:rtl w:val="0"/>
        </w:rPr>
      </w:r>
    </w:p>
    <w:p w:rsidR="00000000" w:rsidDel="00000000" w:rsidP="00000000" w:rsidRDefault="00000000" w:rsidRPr="00000000" w14:paraId="000005D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commentRangeStart w:id="27"/>
      <w:r w:rsidDel="00000000" w:rsidR="00000000" w:rsidRPr="00000000">
        <w:rPr>
          <w:rFonts w:ascii="Arial" w:cs="Arial" w:eastAsia="Arial" w:hAnsi="Arial"/>
          <w:color w:val="000000"/>
          <w:highlight w:val="yellow"/>
          <w:rtl w:val="0"/>
        </w:rPr>
        <w:t xml:space="preserve">B4</w:t>
      </w:r>
      <w:commentRangeEnd w:id="27"/>
      <w:r w:rsidDel="00000000" w:rsidR="00000000" w:rsidRPr="00000000">
        <w:commentReference w:id="27"/>
      </w:r>
      <w:r w:rsidDel="00000000" w:rsidR="00000000" w:rsidRPr="00000000">
        <w:rPr>
          <w:rFonts w:ascii="Arial" w:cs="Arial" w:eastAsia="Arial" w:hAnsi="Arial"/>
          <w:color w:val="000000"/>
          <w:highlight w:val="yellow"/>
          <w:rtl w:val="0"/>
        </w:rPr>
        <w:t xml:space="preserve"> up to the max attempts.</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000000"/>
          <w:highlight w:val="yellow"/>
          <w:rtl w:val="0"/>
        </w:rPr>
        <w:t xml:space="preserve">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5D7">
      <w:pPr>
        <w:rPr>
          <w:rFonts w:ascii="Arial" w:cs="Arial" w:eastAsia="Arial" w:hAnsi="Arial"/>
          <w:color w:val="000000"/>
        </w:rPr>
      </w:pPr>
      <w:r w:rsidDel="00000000" w:rsidR="00000000" w:rsidRPr="00000000">
        <w:rPr>
          <w:rtl w:val="0"/>
        </w:rPr>
      </w:r>
    </w:p>
    <w:p w:rsidR="00000000" w:rsidDel="00000000" w:rsidP="00000000" w:rsidRDefault="00000000" w:rsidRPr="00000000" w14:paraId="000005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5D9">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DA">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5D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DC">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5DD">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5DE">
      <w:pPr>
        <w:rPr>
          <w:rFonts w:ascii="Arial" w:cs="Arial" w:eastAsia="Arial" w:hAnsi="Arial"/>
          <w:color w:val="000000"/>
        </w:rPr>
      </w:pPr>
      <w:r w:rsidDel="00000000" w:rsidR="00000000" w:rsidRPr="00000000">
        <w:rPr>
          <w:rtl w:val="0"/>
        </w:rPr>
      </w:r>
    </w:p>
    <w:p w:rsidR="00000000" w:rsidDel="00000000" w:rsidP="00000000" w:rsidRDefault="00000000" w:rsidRPr="00000000" w14:paraId="000005DF">
      <w:pPr>
        <w:pStyle w:val="Heading4"/>
        <w:ind w:left="0" w:firstLine="0"/>
        <w:rPr>
          <w:rFonts w:ascii="Arial" w:cs="Arial" w:eastAsia="Arial" w:hAnsi="Arial"/>
        </w:rPr>
      </w:pPr>
      <w:bookmarkStart w:colFirst="0" w:colLast="0" w:name="_1baon6m" w:id="69"/>
      <w:bookmarkEnd w:id="69"/>
      <w:r w:rsidDel="00000000" w:rsidR="00000000" w:rsidRPr="00000000">
        <w:rPr>
          <w:rFonts w:ascii="Arial" w:cs="Arial" w:eastAsia="Arial" w:hAnsi="Arial"/>
          <w:rtl w:val="0"/>
        </w:rPr>
        <w:t xml:space="preserve">3.1.4.5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5E1">
      <w:pPr>
        <w:rPr>
          <w:rFonts w:ascii="Arial" w:cs="Arial" w:eastAsia="Arial" w:hAnsi="Arial"/>
        </w:rPr>
      </w:pPr>
      <w:r w:rsidDel="00000000" w:rsidR="00000000" w:rsidRPr="00000000">
        <w:rPr>
          <w:rtl w:val="0"/>
        </w:rPr>
      </w:r>
    </w:p>
    <w:p w:rsidR="00000000" w:rsidDel="00000000" w:rsidP="00000000" w:rsidRDefault="00000000" w:rsidRPr="00000000" w14:paraId="000005E2">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5E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5E5">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5E6">
      <w:pPr>
        <w:ind w:left="720" w:firstLine="0"/>
        <w:rPr>
          <w:rFonts w:ascii="Arial" w:cs="Arial" w:eastAsia="Arial" w:hAnsi="Arial"/>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5E7">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5E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E9">
      <w:pPr>
        <w:ind w:left="720" w:firstLine="0"/>
        <w:rPr>
          <w:rFonts w:ascii="Arial" w:cs="Arial" w:eastAsia="Arial" w:hAnsi="Arial"/>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5EA">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5E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EC">
      <w:pPr>
        <w:pStyle w:val="Heading4"/>
        <w:ind w:left="0" w:firstLine="0"/>
        <w:rPr>
          <w:rFonts w:ascii="Arial" w:cs="Arial" w:eastAsia="Arial" w:hAnsi="Arial"/>
        </w:rPr>
      </w:pPr>
      <w:bookmarkStart w:colFirst="0" w:colLast="0" w:name="_3vac5uf" w:id="70"/>
      <w:bookmarkEnd w:id="70"/>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5ED">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5EE">
      <w:pPr>
        <w:rPr>
          <w:rFonts w:ascii="Arial" w:cs="Arial" w:eastAsia="Arial" w:hAnsi="Arial"/>
          <w:color w:val="000000"/>
        </w:rPr>
      </w:pPr>
      <w:r w:rsidDel="00000000" w:rsidR="00000000" w:rsidRPr="00000000">
        <w:rPr>
          <w:rtl w:val="0"/>
        </w:rPr>
      </w:r>
    </w:p>
    <w:p w:rsidR="00000000" w:rsidDel="00000000" w:rsidP="00000000" w:rsidRDefault="00000000" w:rsidRPr="00000000" w14:paraId="000005EF">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5F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5F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2">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5F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5F5">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5F7">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8">
      <w:pPr>
        <w:ind w:left="720" w:firstLine="0"/>
        <w:rPr>
          <w:rFonts w:ascii="Arial" w:cs="Arial" w:eastAsia="Arial" w:hAnsi="Arial"/>
          <w:color w:val="000000"/>
        </w:rPr>
      </w:pPr>
      <w:bookmarkStart w:colFirst="0" w:colLast="0" w:name="_2afmg28" w:id="71"/>
      <w:bookmarkEnd w:id="71"/>
      <w:r w:rsidDel="00000000" w:rsidR="00000000" w:rsidRPr="00000000">
        <w:rPr>
          <w:rFonts w:ascii="Arial" w:cs="Arial" w:eastAsia="Arial" w:hAnsi="Arial"/>
          <w:b w:val="1"/>
          <w:rtl w:val="0"/>
        </w:rPr>
        <w:t xml:space="preserve">Non-normative</w:t>
      </w:r>
      <w:r w:rsidDel="00000000" w:rsidR="00000000" w:rsidRPr="00000000">
        <w:rPr>
          <w:rFonts w:ascii="Arial" w:cs="Arial" w:eastAsia="Arial" w:hAnsi="Arial"/>
          <w:b w:val="1"/>
          <w:color w:val="000000"/>
          <w:rtl w:val="0"/>
        </w:rPr>
        <w:t xml:space="preserve"> comment</w:t>
      </w:r>
      <w:r w:rsidDel="00000000" w:rsidR="00000000" w:rsidRPr="00000000">
        <w:rPr>
          <w:rtl w:val="0"/>
        </w:rPr>
      </w:r>
    </w:p>
    <w:p w:rsidR="00000000" w:rsidDel="00000000" w:rsidP="00000000" w:rsidRDefault="00000000" w:rsidRPr="00000000" w14:paraId="000005F9">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5FA">
      <w:pPr>
        <w:rPr>
          <w:rFonts w:ascii="Arial" w:cs="Arial" w:eastAsia="Arial" w:hAnsi="Arial"/>
        </w:rPr>
      </w:pPr>
      <w:r w:rsidDel="00000000" w:rsidR="00000000" w:rsidRPr="00000000">
        <w:rPr>
          <w:rtl w:val="0"/>
        </w:rPr>
      </w:r>
    </w:p>
    <w:p w:rsidR="00000000" w:rsidDel="00000000" w:rsidP="00000000" w:rsidRDefault="00000000" w:rsidRPr="00000000" w14:paraId="000005FB">
      <w:pPr>
        <w:pStyle w:val="Heading4"/>
        <w:ind w:left="0" w:firstLine="0"/>
        <w:rPr>
          <w:rFonts w:ascii="Arial" w:cs="Arial" w:eastAsia="Arial" w:hAnsi="Arial"/>
        </w:rPr>
      </w:pPr>
      <w:bookmarkStart w:colFirst="0" w:colLast="0" w:name="_pkwqa1" w:id="72"/>
      <w:bookmarkEnd w:id="72"/>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5F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D">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FE">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w:t>
      </w:r>
      <w:r w:rsidDel="00000000" w:rsidR="00000000" w:rsidRPr="00000000">
        <w:rPr>
          <w:rFonts w:ascii="Arial" w:cs="Arial" w:eastAsia="Arial" w:hAnsi="Arial"/>
          <w:b w:val="1"/>
          <w:color w:val="000000"/>
          <w:rtl w:val="0"/>
        </w:rPr>
        <w:t xml:space="preserve"> comment</w:t>
      </w:r>
      <w:r w:rsidDel="00000000" w:rsidR="00000000" w:rsidRPr="00000000">
        <w:rPr>
          <w:rtl w:val="0"/>
        </w:rPr>
      </w:r>
    </w:p>
    <w:p w:rsidR="00000000" w:rsidDel="00000000" w:rsidP="00000000" w:rsidRDefault="00000000" w:rsidRPr="00000000" w14:paraId="000005FF">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600">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01">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w:t>
      </w:r>
      <w:r w:rsidDel="00000000" w:rsidR="00000000" w:rsidRPr="00000000">
        <w:rPr>
          <w:rFonts w:ascii="Arial" w:cs="Arial" w:eastAsia="Arial" w:hAnsi="Arial"/>
          <w:color w:val="000000"/>
          <w:highlight w:val="yellow"/>
          <w:rtl w:val="0"/>
        </w:rPr>
        <w:t xml:space="preserve"> 1 and 23</w:t>
      </w:r>
      <w:r w:rsidDel="00000000" w:rsidR="00000000" w:rsidRPr="00000000">
        <w:rPr>
          <w:rFonts w:ascii="Arial" w:cs="Arial" w:eastAsia="Arial" w:hAnsi="Arial"/>
          <w:color w:val="000000"/>
          <w:highlight w:val="yellow"/>
          <w:rtl w:val="0"/>
        </w:rPr>
        <w:t xml:space="preserve"> UTF-8 encoded bytes in length, and that contain only the characters "0123456789abcdefghijklmnopqrstuvwxyzABCDEFGHIJKLMNOPQRSTUVWXYZ”. </w:t>
      </w:r>
    </w:p>
    <w:p w:rsidR="00000000" w:rsidDel="00000000" w:rsidP="00000000" w:rsidRDefault="00000000" w:rsidRPr="00000000" w14:paraId="00000602">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0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604">
      <w:pPr>
        <w:rPr>
          <w:rFonts w:ascii="Arial" w:cs="Arial" w:eastAsia="Arial" w:hAnsi="Arial"/>
          <w:color w:val="000000"/>
        </w:rPr>
      </w:pPr>
      <w:r w:rsidDel="00000000" w:rsidR="00000000" w:rsidRPr="00000000">
        <w:rPr>
          <w:rtl w:val="0"/>
        </w:rPr>
      </w:r>
    </w:p>
    <w:p w:rsidR="00000000" w:rsidDel="00000000" w:rsidP="00000000" w:rsidRDefault="00000000" w:rsidRPr="00000000" w14:paraId="00000605">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606">
      <w:pPr>
        <w:pStyle w:val="Heading4"/>
        <w:ind w:right="4"/>
        <w:rPr/>
      </w:pPr>
      <w:bookmarkStart w:colFirst="0" w:colLast="0" w:name="_u38i2mpp332q" w:id="73"/>
      <w:bookmarkEnd w:id="73"/>
      <w:r w:rsidDel="00000000" w:rsidR="00000000" w:rsidRPr="00000000">
        <w:rPr>
          <w:rFonts w:ascii="Arial" w:cs="Arial" w:eastAsia="Arial" w:hAnsi="Arial"/>
          <w:rtl w:val="0"/>
        </w:rPr>
        <w:t xml:space="preserve">3.1.4.8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60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feature.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608">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09">
      <w:pPr>
        <w:numPr>
          <w:ilvl w:val="0"/>
          <w:numId w:val="3"/>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Alias Type:</w:t>
      </w:r>
      <w:r w:rsidDel="00000000" w:rsidR="00000000" w:rsidRPr="00000000">
        <w:rPr>
          <w:rFonts w:ascii="Arial" w:cs="Arial" w:eastAsia="Arial" w:hAnsi="Arial"/>
          <w:rtl w:val="0"/>
        </w:rPr>
        <w:t xml:space="preserve"> This is a 2-bit field in Bit 0 and 1 which determines the format of the topic Id value. Refer to </w:t>
      </w:r>
      <w:hyperlink w:anchor="_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alias types.</w:t>
      </w:r>
    </w:p>
    <w:p w:rsidR="00000000" w:rsidDel="00000000" w:rsidP="00000000" w:rsidRDefault="00000000" w:rsidRPr="00000000" w14:paraId="0000060A">
      <w:pPr>
        <w:numPr>
          <w:ilvl w:val="0"/>
          <w:numId w:val="3"/>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p>
    <w:p w:rsidR="00000000" w:rsidDel="00000000" w:rsidP="00000000" w:rsidRDefault="00000000" w:rsidRPr="00000000" w14:paraId="0000060B">
      <w:pPr>
        <w:numPr>
          <w:ilvl w:val="0"/>
          <w:numId w:val="3"/>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60C">
      <w:pPr>
        <w:spacing w:after="0" w:lineRule="auto"/>
        <w:ind w:left="0" w:right="4" w:firstLine="0"/>
        <w:rPr>
          <w:rFonts w:ascii="Arial" w:cs="Arial" w:eastAsia="Arial" w:hAnsi="Arial"/>
        </w:rPr>
      </w:pPr>
      <w:r w:rsidDel="00000000" w:rsidR="00000000" w:rsidRPr="00000000">
        <w:rPr>
          <w:rtl w:val="0"/>
        </w:rPr>
      </w:r>
    </w:p>
    <w:p w:rsidR="00000000" w:rsidDel="00000000" w:rsidP="00000000" w:rsidRDefault="00000000" w:rsidRPr="00000000" w14:paraId="0000060D">
      <w:pPr>
        <w:pStyle w:val="Heading4"/>
        <w:ind w:left="0"/>
        <w:rPr>
          <w:rFonts w:ascii="Arial" w:cs="Arial" w:eastAsia="Arial" w:hAnsi="Arial"/>
        </w:rPr>
      </w:pPr>
      <w:bookmarkStart w:colFirst="0" w:colLast="0" w:name="_6mntinqaom6n" w:id="74"/>
      <w:bookmarkEnd w:id="74"/>
      <w:r w:rsidDel="00000000" w:rsidR="00000000" w:rsidRPr="00000000">
        <w:rPr>
          <w:rFonts w:ascii="Arial" w:cs="Arial" w:eastAsia="Arial" w:hAnsi="Arial"/>
          <w:rtl w:val="0"/>
        </w:rPr>
        <w:t xml:space="preserve">3.1.4.9 Will Topic Alias or Will Topic Length</w:t>
      </w:r>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0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Alias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60F">
      <w:pPr>
        <w:pStyle w:val="Heading4"/>
        <w:ind w:left="0" w:right="4"/>
        <w:rPr>
          <w:rFonts w:ascii="Arial" w:cs="Arial" w:eastAsia="Arial" w:hAnsi="Arial"/>
        </w:rPr>
      </w:pPr>
      <w:bookmarkStart w:colFirst="0" w:colLast="0" w:name="_g5w1zpmaiace" w:id="75"/>
      <w:bookmarkEnd w:id="75"/>
      <w:r w:rsidDel="00000000" w:rsidR="00000000" w:rsidRPr="00000000">
        <w:rPr>
          <w:rFonts w:ascii="Arial" w:cs="Arial" w:eastAsia="Arial" w:hAnsi="Arial"/>
          <w:rtl w:val="0"/>
        </w:rPr>
        <w:t xml:space="preserve">3.1.4.10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611">
      <w:pPr>
        <w:pStyle w:val="Heading4"/>
        <w:ind w:left="0" w:right="4"/>
        <w:rPr>
          <w:rFonts w:ascii="Arial" w:cs="Arial" w:eastAsia="Arial" w:hAnsi="Arial"/>
        </w:rPr>
      </w:pPr>
      <w:bookmarkStart w:colFirst="0" w:colLast="0" w:name="_o88zms19c5d1" w:id="76"/>
      <w:bookmarkEnd w:id="76"/>
      <w:r w:rsidDel="00000000" w:rsidR="00000000" w:rsidRPr="00000000">
        <w:rPr>
          <w:rFonts w:ascii="Arial" w:cs="Arial" w:eastAsia="Arial" w:hAnsi="Arial"/>
          <w:rtl w:val="0"/>
        </w:rPr>
        <w:t xml:space="preserve">3.1.4.11 </w:t>
      </w:r>
      <w:r w:rsidDel="00000000" w:rsidR="00000000" w:rsidRPr="00000000">
        <w:rPr>
          <w:rFonts w:ascii="Arial" w:cs="Arial" w:eastAsia="Arial" w:hAnsi="Arial"/>
          <w:rtl w:val="0"/>
        </w:rPr>
        <w:t xml:space="preserve">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12">
      <w:pPr>
        <w:rPr/>
      </w:pPr>
      <w:r w:rsidDel="00000000" w:rsidR="00000000" w:rsidRPr="00000000">
        <w:rPr>
          <w:rtl w:val="0"/>
        </w:rPr>
        <w:t xml:space="preserve">It contains the content of the Will Message which is published after the Virtual Connection is closed.  </w:t>
      </w:r>
    </w:p>
    <w:p w:rsidR="00000000" w:rsidDel="00000000" w:rsidP="00000000" w:rsidRDefault="00000000" w:rsidRPr="00000000" w14:paraId="00000613">
      <w:pPr>
        <w:rPr>
          <w:rFonts w:ascii="Arial" w:cs="Arial" w:eastAsia="Arial" w:hAnsi="Arial"/>
        </w:rPr>
      </w:pPr>
      <w:r w:rsidDel="00000000" w:rsidR="00000000" w:rsidRPr="00000000">
        <w:rPr>
          <w:rtl w:val="0"/>
        </w:rPr>
        <w:t xml:space="preserve">In the case of Topic Alias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614">
      <w:pPr>
        <w:rPr>
          <w:rFonts w:ascii="Arial" w:cs="Arial" w:eastAsia="Arial" w:hAnsi="Arial"/>
        </w:rPr>
      </w:pPr>
      <w:r w:rsidDel="00000000" w:rsidR="00000000" w:rsidRPr="00000000">
        <w:rPr>
          <w:rtl w:val="0"/>
        </w:rPr>
      </w:r>
    </w:p>
    <w:p w:rsidR="00000000" w:rsidDel="00000000" w:rsidP="00000000" w:rsidRDefault="00000000" w:rsidRPr="00000000" w14:paraId="00000615">
      <w:pPr>
        <w:pStyle w:val="Heading3"/>
        <w:keepLines w:val="1"/>
        <w:spacing w:after="52" w:before="0" w:line="259" w:lineRule="auto"/>
        <w:ind w:left="0" w:firstLine="0"/>
        <w:rPr>
          <w:rFonts w:ascii="Arial" w:cs="Arial" w:eastAsia="Arial" w:hAnsi="Arial"/>
        </w:rPr>
      </w:pPr>
      <w:bookmarkStart w:colFirst="0" w:colLast="0" w:name="_39kk8xu" w:id="77"/>
      <w:bookmarkEnd w:id="77"/>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802"/>
        <w:gridCol w:w="152"/>
        <w:gridCol w:w="833"/>
        <w:gridCol w:w="115"/>
        <w:gridCol w:w="852"/>
        <w:gridCol w:w="96"/>
        <w:gridCol w:w="871"/>
        <w:gridCol w:w="77"/>
        <w:gridCol w:w="890"/>
        <w:gridCol w:w="58"/>
        <w:gridCol w:w="911"/>
        <w:gridCol w:w="37"/>
        <w:gridCol w:w="837"/>
        <w:gridCol w:w="1617"/>
        <w:tblGridChange w:id="0">
          <w:tblGrid>
            <w:gridCol w:w="1202"/>
            <w:gridCol w:w="802"/>
            <w:gridCol w:w="152"/>
            <w:gridCol w:w="833"/>
            <w:gridCol w:w="115"/>
            <w:gridCol w:w="852"/>
            <w:gridCol w:w="96"/>
            <w:gridCol w:w="871"/>
            <w:gridCol w:w="77"/>
            <w:gridCol w:w="890"/>
            <w:gridCol w:w="58"/>
            <w:gridCol w:w="911"/>
            <w:gridCol w:w="37"/>
            <w:gridCol w:w="837"/>
            <w:gridCol w:w="1617"/>
          </w:tblGrid>
        </w:tblGridChange>
      </w:tblGrid>
      <w:tr>
        <w:trPr>
          <w:cantSplit w:val="0"/>
          <w:tblHeader w:val="0"/>
        </w:trPr>
        <w:tc>
          <w:tcPr>
            <w:shd w:fill="cfe2f3" w:val="clear"/>
          </w:tcPr>
          <w:p w:rsidR="00000000" w:rsidDel="00000000" w:rsidP="00000000" w:rsidRDefault="00000000" w:rsidRPr="00000000" w14:paraId="00000616">
            <w:pPr>
              <w:jc w:val="center"/>
              <w:rPr>
                <w:rFonts w:ascii="Arial" w:cs="Arial" w:eastAsia="Arial" w:hAnsi="Arial"/>
                <w:b w:val="1"/>
              </w:rPr>
            </w:pPr>
            <w:bookmarkStart w:colFirst="0" w:colLast="0" w:name="_1opuj5n" w:id="78"/>
            <w:bookmarkEnd w:id="78"/>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1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61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61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61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61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62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62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2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2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62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6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644">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652">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653">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661">
            <w:pPr>
              <w:spacing w:after="0" w:before="0" w:line="240" w:lineRule="auto"/>
              <w:ind w:left="0" w:firstLine="0"/>
              <w:rPr>
                <w:rFonts w:ascii="Arial" w:cs="Arial" w:eastAsia="Arial" w:hAnsi="Arial"/>
              </w:rPr>
            </w:pPr>
            <w:r w:rsidDel="00000000" w:rsidR="00000000" w:rsidRPr="00000000">
              <w:rPr>
                <w:rtl w:val="0"/>
              </w:rPr>
            </w:r>
          </w:p>
        </w:tc>
        <w:tc>
          <w:tcPr>
            <w:gridSpan w:val="13"/>
          </w:tcPr>
          <w:p w:rsidR="00000000" w:rsidDel="00000000" w:rsidP="00000000" w:rsidRDefault="00000000" w:rsidRPr="00000000" w14:paraId="00000662">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66F">
            <w:pPr>
              <w:jc w:val="center"/>
              <w:rPr>
                <w:rFonts w:ascii="Arial" w:cs="Arial" w:eastAsia="Arial" w:hAnsi="Arial"/>
              </w:rPr>
            </w:pPr>
            <w:r w:rsidDel="00000000" w:rsidR="00000000" w:rsidRPr="00000000">
              <w:rPr>
                <w:rFonts w:ascii="Arial" w:cs="Arial" w:eastAsia="Arial" w:hAnsi="Arial"/>
                <w:rtl w:val="0"/>
              </w:rPr>
              <w:t xml:space="preserve">SessionPresent</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7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7E">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680">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8E">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68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9D">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69E">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6A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BB">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6BC">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48pi1tg" w:id="79"/>
      <w:bookmarkEnd w:id="7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6CB">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6CC">
      <w:pPr>
        <w:pStyle w:val="Heading4"/>
        <w:ind w:left="0" w:right="4" w:firstLine="0"/>
        <w:rPr>
          <w:rFonts w:ascii="Arial" w:cs="Arial" w:eastAsia="Arial" w:hAnsi="Arial"/>
        </w:rPr>
      </w:pPr>
      <w:bookmarkStart w:colFirst="0" w:colLast="0" w:name="_2nusc19" w:id="80"/>
      <w:bookmarkEnd w:id="80"/>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6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CE">
      <w:pPr>
        <w:pStyle w:val="Heading4"/>
        <w:ind w:left="0" w:right="4" w:firstLine="0"/>
        <w:rPr>
          <w:rFonts w:ascii="Arial" w:cs="Arial" w:eastAsia="Arial" w:hAnsi="Arial"/>
        </w:rPr>
      </w:pPr>
      <w:bookmarkStart w:colFirst="0" w:colLast="0" w:name="_1302m92" w:id="81"/>
      <w:bookmarkEnd w:id="81"/>
      <w:r w:rsidDel="00000000" w:rsidR="00000000" w:rsidRPr="00000000">
        <w:rPr>
          <w:rFonts w:ascii="Arial" w:cs="Arial" w:eastAsia="Arial" w:hAnsi="Arial"/>
          <w:rtl w:val="0"/>
        </w:rPr>
        <w:t xml:space="preserve">3.1.5.2 Reason Code</w:t>
      </w:r>
    </w:p>
    <w:p w:rsidR="00000000" w:rsidDel="00000000" w:rsidP="00000000" w:rsidRDefault="00000000" w:rsidRPr="00000000" w14:paraId="000006CF">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If a CONNECT packet is received by the Server, the Server will send a CONNACK packet containing the appropriate Reason code from the table below.</w:t>
      </w:r>
    </w:p>
    <w:p w:rsidR="00000000" w:rsidDel="00000000" w:rsidP="00000000" w:rsidRDefault="00000000" w:rsidRPr="00000000" w14:paraId="000006D0">
      <w:pPr>
        <w:rPr>
          <w:rFonts w:ascii="Arial" w:cs="Arial" w:eastAsia="Arial" w:hAnsi="Arial"/>
        </w:rPr>
      </w:pPr>
      <w:r w:rsidDel="00000000" w:rsidR="00000000" w:rsidRPr="00000000">
        <w:rPr>
          <w:rtl w:val="0"/>
        </w:rPr>
      </w:r>
    </w:p>
    <w:tbl>
      <w:tblPr>
        <w:tblStyle w:val="Table1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06D1">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Value</w:t>
            </w:r>
          </w:p>
        </w:tc>
        <w:tc>
          <w:tcPr>
            <w:shd w:fill="cfe2f3" w:val="clear"/>
          </w:tcPr>
          <w:p w:rsidR="00000000" w:rsidDel="00000000" w:rsidP="00000000" w:rsidRDefault="00000000" w:rsidRPr="00000000" w14:paraId="000006D2">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6D3">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6D4">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06D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D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6D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6D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Virtual Connection is Accepted</w:t>
            </w:r>
          </w:p>
        </w:tc>
      </w:tr>
      <w:tr>
        <w:trPr>
          <w:cantSplit w:val="0"/>
          <w:trHeight w:val="778.9414062499999" w:hRule="atLeast"/>
          <w:tblHeader w:val="0"/>
        </w:trPr>
        <w:tc>
          <w:tcPr/>
          <w:p w:rsidR="00000000" w:rsidDel="00000000" w:rsidP="00000000" w:rsidRDefault="00000000" w:rsidRPr="00000000" w14:paraId="000006D9">
            <w:pPr>
              <w:spacing w:after="9" w:lineRule="auto"/>
              <w:ind w:right="4"/>
              <w:rPr/>
            </w:pPr>
            <w:r w:rsidDel="00000000" w:rsidR="00000000" w:rsidRPr="00000000">
              <w:rPr>
                <w:rtl w:val="0"/>
              </w:rPr>
              <w:t xml:space="preserve">128</w:t>
            </w:r>
          </w:p>
        </w:tc>
        <w:tc>
          <w:tcPr/>
          <w:p w:rsidR="00000000" w:rsidDel="00000000" w:rsidP="00000000" w:rsidRDefault="00000000" w:rsidRPr="00000000" w14:paraId="000006DA">
            <w:pPr>
              <w:spacing w:after="9" w:lineRule="auto"/>
              <w:ind w:right="4"/>
              <w:rPr/>
            </w:pPr>
            <w:r w:rsidDel="00000000" w:rsidR="00000000" w:rsidRPr="00000000">
              <w:rPr>
                <w:rtl w:val="0"/>
              </w:rPr>
              <w:t xml:space="preserve">0x80</w:t>
            </w:r>
          </w:p>
        </w:tc>
        <w:tc>
          <w:tcPr/>
          <w:p w:rsidR="00000000" w:rsidDel="00000000" w:rsidP="00000000" w:rsidRDefault="00000000" w:rsidRPr="00000000" w14:paraId="000006DB">
            <w:pPr>
              <w:spacing w:after="9" w:lineRule="auto"/>
              <w:ind w:right="4"/>
              <w:rPr/>
            </w:pPr>
            <w:r w:rsidDel="00000000" w:rsidR="00000000" w:rsidRPr="00000000">
              <w:rPr>
                <w:rtl w:val="0"/>
              </w:rPr>
              <w:t xml:space="preserve">Unspecified error</w:t>
            </w:r>
          </w:p>
        </w:tc>
        <w:tc>
          <w:tcPr/>
          <w:p w:rsidR="00000000" w:rsidDel="00000000" w:rsidP="00000000" w:rsidRDefault="00000000" w:rsidRPr="00000000" w14:paraId="000006DC">
            <w:pPr>
              <w:keepNext w:val="1"/>
              <w:spacing w:after="9" w:lineRule="auto"/>
              <w:ind w:right="4"/>
              <w:rPr/>
            </w:pPr>
            <w:r w:rsidDel="00000000" w:rsidR="00000000" w:rsidRPr="00000000">
              <w:rPr>
                <w:rtl w:val="0"/>
              </w:rPr>
              <w:t xml:space="preserve">The Server does not wish to reveal the reason for the failure, or none of the other Reason Codes apply.</w:t>
            </w:r>
          </w:p>
        </w:tc>
      </w:tr>
      <w:tr>
        <w:trPr>
          <w:cantSplit w:val="0"/>
          <w:trHeight w:val="778.9414062499999" w:hRule="atLeast"/>
          <w:tblHeader w:val="0"/>
        </w:trPr>
        <w:tc>
          <w:tcPr/>
          <w:p w:rsidR="00000000" w:rsidDel="00000000" w:rsidP="00000000" w:rsidRDefault="00000000" w:rsidRPr="00000000" w14:paraId="000006DD">
            <w:pPr>
              <w:spacing w:after="9" w:lineRule="auto"/>
              <w:ind w:right="4"/>
              <w:rPr/>
            </w:pPr>
            <w:r w:rsidDel="00000000" w:rsidR="00000000" w:rsidRPr="00000000">
              <w:rPr>
                <w:rtl w:val="0"/>
              </w:rPr>
              <w:t xml:space="preserve">129</w:t>
            </w:r>
          </w:p>
        </w:tc>
        <w:tc>
          <w:tcPr/>
          <w:p w:rsidR="00000000" w:rsidDel="00000000" w:rsidP="00000000" w:rsidRDefault="00000000" w:rsidRPr="00000000" w14:paraId="000006DE">
            <w:pPr>
              <w:spacing w:after="9" w:lineRule="auto"/>
              <w:ind w:right="4"/>
              <w:rPr/>
            </w:pPr>
            <w:r w:rsidDel="00000000" w:rsidR="00000000" w:rsidRPr="00000000">
              <w:rPr>
                <w:rtl w:val="0"/>
              </w:rPr>
              <w:t xml:space="preserve">0x81</w:t>
            </w:r>
          </w:p>
        </w:tc>
        <w:tc>
          <w:tcPr/>
          <w:p w:rsidR="00000000" w:rsidDel="00000000" w:rsidP="00000000" w:rsidRDefault="00000000" w:rsidRPr="00000000" w14:paraId="000006DF">
            <w:pPr>
              <w:spacing w:after="9" w:lineRule="auto"/>
              <w:ind w:right="4"/>
              <w:rPr/>
            </w:pPr>
            <w:r w:rsidDel="00000000" w:rsidR="00000000" w:rsidRPr="00000000">
              <w:rPr>
                <w:rtl w:val="0"/>
              </w:rPr>
              <w:t xml:space="preserve">Malformed Packet</w:t>
            </w:r>
          </w:p>
        </w:tc>
        <w:tc>
          <w:tcPr/>
          <w:p w:rsidR="00000000" w:rsidDel="00000000" w:rsidP="00000000" w:rsidRDefault="00000000" w:rsidRPr="00000000" w14:paraId="000006E0">
            <w:pPr>
              <w:keepNext w:val="1"/>
              <w:spacing w:after="9" w:lineRule="auto"/>
              <w:ind w:right="4"/>
              <w:rPr/>
            </w:pPr>
            <w:r w:rsidDel="00000000" w:rsidR="00000000" w:rsidRPr="00000000">
              <w:rPr>
                <w:rtl w:val="0"/>
              </w:rPr>
              <w:t xml:space="preserve">Data within the CONNECT packet could not be correctly parsed. </w:t>
            </w:r>
          </w:p>
        </w:tc>
      </w:tr>
      <w:tr>
        <w:trPr>
          <w:cantSplit w:val="0"/>
          <w:trHeight w:val="778.9414062499999" w:hRule="atLeast"/>
          <w:tblHeader w:val="0"/>
        </w:trPr>
        <w:tc>
          <w:tcPr/>
          <w:p w:rsidR="00000000" w:rsidDel="00000000" w:rsidP="00000000" w:rsidRDefault="00000000" w:rsidRPr="00000000" w14:paraId="000006E1">
            <w:pPr>
              <w:spacing w:after="9" w:lineRule="auto"/>
              <w:ind w:right="4"/>
              <w:rPr/>
            </w:pPr>
            <w:r w:rsidDel="00000000" w:rsidR="00000000" w:rsidRPr="00000000">
              <w:rPr>
                <w:rtl w:val="0"/>
              </w:rPr>
              <w:t xml:space="preserve">130</w:t>
            </w:r>
          </w:p>
        </w:tc>
        <w:tc>
          <w:tcPr/>
          <w:p w:rsidR="00000000" w:rsidDel="00000000" w:rsidP="00000000" w:rsidRDefault="00000000" w:rsidRPr="00000000" w14:paraId="000006E2">
            <w:pPr>
              <w:spacing w:after="9" w:lineRule="auto"/>
              <w:ind w:right="4"/>
              <w:rPr/>
            </w:pPr>
            <w:r w:rsidDel="00000000" w:rsidR="00000000" w:rsidRPr="00000000">
              <w:rPr>
                <w:rtl w:val="0"/>
              </w:rPr>
              <w:t xml:space="preserve">0x82</w:t>
            </w:r>
          </w:p>
        </w:tc>
        <w:tc>
          <w:tcPr/>
          <w:p w:rsidR="00000000" w:rsidDel="00000000" w:rsidP="00000000" w:rsidRDefault="00000000" w:rsidRPr="00000000" w14:paraId="000006E3">
            <w:pPr>
              <w:spacing w:after="9" w:lineRule="auto"/>
              <w:ind w:right="4"/>
              <w:rPr/>
            </w:pPr>
            <w:r w:rsidDel="00000000" w:rsidR="00000000" w:rsidRPr="00000000">
              <w:rPr>
                <w:rtl w:val="0"/>
              </w:rPr>
              <w:t xml:space="preserve">Protocol Error</w:t>
            </w:r>
          </w:p>
        </w:tc>
        <w:tc>
          <w:tcPr/>
          <w:p w:rsidR="00000000" w:rsidDel="00000000" w:rsidP="00000000" w:rsidRDefault="00000000" w:rsidRPr="00000000" w14:paraId="000006E4">
            <w:pPr>
              <w:keepNext w:val="1"/>
              <w:spacing w:after="9" w:lineRule="auto"/>
              <w:ind w:right="4"/>
              <w:rPr/>
            </w:pPr>
            <w:r w:rsidDel="00000000" w:rsidR="00000000" w:rsidRPr="00000000">
              <w:rPr>
                <w:rtl w:val="0"/>
              </w:rPr>
              <w:t xml:space="preserve">Data in the CONNECT packet does not conform to this specification.</w:t>
            </w:r>
          </w:p>
        </w:tc>
      </w:tr>
      <w:tr>
        <w:trPr>
          <w:cantSplit w:val="0"/>
          <w:trHeight w:val="778.9414062499999" w:hRule="atLeast"/>
          <w:tblHeader w:val="0"/>
        </w:trPr>
        <w:tc>
          <w:tcPr/>
          <w:p w:rsidR="00000000" w:rsidDel="00000000" w:rsidP="00000000" w:rsidRDefault="00000000" w:rsidRPr="00000000" w14:paraId="000006E5">
            <w:pPr>
              <w:spacing w:after="9" w:lineRule="auto"/>
              <w:ind w:right="4"/>
              <w:rPr/>
            </w:pPr>
            <w:r w:rsidDel="00000000" w:rsidR="00000000" w:rsidRPr="00000000">
              <w:rPr>
                <w:rtl w:val="0"/>
              </w:rPr>
              <w:t xml:space="preserve">131</w:t>
            </w:r>
          </w:p>
        </w:tc>
        <w:tc>
          <w:tcPr/>
          <w:p w:rsidR="00000000" w:rsidDel="00000000" w:rsidP="00000000" w:rsidRDefault="00000000" w:rsidRPr="00000000" w14:paraId="000006E6">
            <w:pPr>
              <w:spacing w:after="9" w:lineRule="auto"/>
              <w:ind w:right="4"/>
              <w:rPr/>
            </w:pPr>
            <w:r w:rsidDel="00000000" w:rsidR="00000000" w:rsidRPr="00000000">
              <w:rPr>
                <w:rtl w:val="0"/>
              </w:rPr>
              <w:t xml:space="preserve">0x83</w:t>
            </w:r>
          </w:p>
        </w:tc>
        <w:tc>
          <w:tcPr/>
          <w:p w:rsidR="00000000" w:rsidDel="00000000" w:rsidP="00000000" w:rsidRDefault="00000000" w:rsidRPr="00000000" w14:paraId="000006E7">
            <w:pPr>
              <w:spacing w:after="9" w:lineRule="auto"/>
              <w:ind w:right="4"/>
              <w:rPr/>
            </w:pPr>
            <w:r w:rsidDel="00000000" w:rsidR="00000000" w:rsidRPr="00000000">
              <w:rPr>
                <w:rtl w:val="0"/>
              </w:rPr>
              <w:t xml:space="preserve">Implementation specific error</w:t>
            </w:r>
          </w:p>
        </w:tc>
        <w:tc>
          <w:tcPr/>
          <w:p w:rsidR="00000000" w:rsidDel="00000000" w:rsidP="00000000" w:rsidRDefault="00000000" w:rsidRPr="00000000" w14:paraId="000006E8">
            <w:pPr>
              <w:keepNext w:val="1"/>
              <w:spacing w:after="9" w:lineRule="auto"/>
              <w:ind w:right="4"/>
              <w:rPr/>
            </w:pPr>
            <w:r w:rsidDel="00000000" w:rsidR="00000000" w:rsidRPr="00000000">
              <w:rPr>
                <w:rtl w:val="0"/>
              </w:rPr>
              <w:t xml:space="preserve">The CONNECT is valid but is not accepted by this Server.</w:t>
            </w:r>
          </w:p>
        </w:tc>
      </w:tr>
      <w:tr>
        <w:trPr>
          <w:cantSplit w:val="0"/>
          <w:trHeight w:val="778.9414062499999" w:hRule="atLeast"/>
          <w:tblHeader w:val="0"/>
        </w:trPr>
        <w:tc>
          <w:tcPr/>
          <w:p w:rsidR="00000000" w:rsidDel="00000000" w:rsidP="00000000" w:rsidRDefault="00000000" w:rsidRPr="00000000" w14:paraId="000006E9">
            <w:pPr>
              <w:spacing w:after="9" w:lineRule="auto"/>
              <w:ind w:right="4"/>
              <w:rPr/>
            </w:pPr>
            <w:r w:rsidDel="00000000" w:rsidR="00000000" w:rsidRPr="00000000">
              <w:rPr>
                <w:rtl w:val="0"/>
              </w:rPr>
              <w:t xml:space="preserve">132</w:t>
            </w:r>
          </w:p>
        </w:tc>
        <w:tc>
          <w:tcPr/>
          <w:p w:rsidR="00000000" w:rsidDel="00000000" w:rsidP="00000000" w:rsidRDefault="00000000" w:rsidRPr="00000000" w14:paraId="000006EA">
            <w:pPr>
              <w:spacing w:after="9" w:lineRule="auto"/>
              <w:ind w:right="4"/>
              <w:rPr/>
            </w:pPr>
            <w:r w:rsidDel="00000000" w:rsidR="00000000" w:rsidRPr="00000000">
              <w:rPr>
                <w:rtl w:val="0"/>
              </w:rPr>
              <w:t xml:space="preserve">0x84</w:t>
            </w:r>
          </w:p>
        </w:tc>
        <w:tc>
          <w:tcPr/>
          <w:p w:rsidR="00000000" w:rsidDel="00000000" w:rsidP="00000000" w:rsidRDefault="00000000" w:rsidRPr="00000000" w14:paraId="000006EB">
            <w:pPr>
              <w:spacing w:after="9" w:lineRule="auto"/>
              <w:ind w:right="4"/>
              <w:rPr/>
            </w:pPr>
            <w:r w:rsidDel="00000000" w:rsidR="00000000" w:rsidRPr="00000000">
              <w:rPr>
                <w:rtl w:val="0"/>
              </w:rPr>
              <w:t xml:space="preserve">Unsupported Protocol Version</w:t>
            </w:r>
          </w:p>
        </w:tc>
        <w:tc>
          <w:tcPr/>
          <w:p w:rsidR="00000000" w:rsidDel="00000000" w:rsidP="00000000" w:rsidRDefault="00000000" w:rsidRPr="00000000" w14:paraId="000006EC">
            <w:pPr>
              <w:keepNext w:val="1"/>
              <w:spacing w:after="9" w:lineRule="auto"/>
              <w:ind w:right="4"/>
              <w:rPr/>
            </w:pPr>
            <w:r w:rsidDel="00000000" w:rsidR="00000000" w:rsidRPr="00000000">
              <w:rPr>
                <w:rtl w:val="0"/>
              </w:rPr>
              <w:t xml:space="preserve">The Server does not support the version of the MQTT protocol requested by the Client.</w:t>
            </w:r>
          </w:p>
        </w:tc>
      </w:tr>
      <w:tr>
        <w:trPr>
          <w:cantSplit w:val="0"/>
          <w:trHeight w:val="778.9414062499999" w:hRule="atLeast"/>
          <w:tblHeader w:val="0"/>
        </w:trPr>
        <w:tc>
          <w:tcPr/>
          <w:p w:rsidR="00000000" w:rsidDel="00000000" w:rsidP="00000000" w:rsidRDefault="00000000" w:rsidRPr="00000000" w14:paraId="000006ED">
            <w:pPr>
              <w:spacing w:after="9" w:lineRule="auto"/>
              <w:ind w:right="4"/>
              <w:rPr/>
            </w:pPr>
            <w:r w:rsidDel="00000000" w:rsidR="00000000" w:rsidRPr="00000000">
              <w:rPr>
                <w:rtl w:val="0"/>
              </w:rPr>
              <w:t xml:space="preserve">133</w:t>
            </w:r>
          </w:p>
        </w:tc>
        <w:tc>
          <w:tcPr/>
          <w:p w:rsidR="00000000" w:rsidDel="00000000" w:rsidP="00000000" w:rsidRDefault="00000000" w:rsidRPr="00000000" w14:paraId="000006EE">
            <w:pPr>
              <w:spacing w:after="9" w:lineRule="auto"/>
              <w:ind w:right="4"/>
              <w:rPr/>
            </w:pPr>
            <w:r w:rsidDel="00000000" w:rsidR="00000000" w:rsidRPr="00000000">
              <w:rPr>
                <w:rtl w:val="0"/>
              </w:rPr>
              <w:t xml:space="preserve">0x85</w:t>
            </w:r>
          </w:p>
        </w:tc>
        <w:tc>
          <w:tcPr/>
          <w:p w:rsidR="00000000" w:rsidDel="00000000" w:rsidP="00000000" w:rsidRDefault="00000000" w:rsidRPr="00000000" w14:paraId="000006EF">
            <w:pPr>
              <w:spacing w:after="9" w:lineRule="auto"/>
              <w:ind w:right="4"/>
              <w:rPr/>
            </w:pPr>
            <w:r w:rsidDel="00000000" w:rsidR="00000000" w:rsidRPr="00000000">
              <w:rPr>
                <w:rtl w:val="0"/>
              </w:rPr>
              <w:t xml:space="preserve">Client Identifier not valid</w:t>
            </w:r>
          </w:p>
        </w:tc>
        <w:tc>
          <w:tcPr/>
          <w:p w:rsidR="00000000" w:rsidDel="00000000" w:rsidP="00000000" w:rsidRDefault="00000000" w:rsidRPr="00000000" w14:paraId="000006F0">
            <w:pPr>
              <w:keepNext w:val="1"/>
              <w:spacing w:after="9" w:lineRule="auto"/>
              <w:ind w:right="4"/>
              <w:rPr/>
            </w:pPr>
            <w:r w:rsidDel="00000000" w:rsidR="00000000" w:rsidRPr="00000000">
              <w:rPr>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6F1">
            <w:pPr>
              <w:spacing w:after="9" w:lineRule="auto"/>
              <w:ind w:right="4"/>
              <w:rPr/>
            </w:pPr>
            <w:r w:rsidDel="00000000" w:rsidR="00000000" w:rsidRPr="00000000">
              <w:rPr>
                <w:rtl w:val="0"/>
              </w:rPr>
              <w:t xml:space="preserve">134</w:t>
            </w:r>
          </w:p>
        </w:tc>
        <w:tc>
          <w:tcPr/>
          <w:p w:rsidR="00000000" w:rsidDel="00000000" w:rsidP="00000000" w:rsidRDefault="00000000" w:rsidRPr="00000000" w14:paraId="000006F2">
            <w:pPr>
              <w:spacing w:after="9" w:lineRule="auto"/>
              <w:ind w:right="4"/>
              <w:rPr/>
            </w:pPr>
            <w:r w:rsidDel="00000000" w:rsidR="00000000" w:rsidRPr="00000000">
              <w:rPr>
                <w:rtl w:val="0"/>
              </w:rPr>
              <w:t xml:space="preserve">0x86</w:t>
            </w:r>
          </w:p>
        </w:tc>
        <w:tc>
          <w:tcPr/>
          <w:p w:rsidR="00000000" w:rsidDel="00000000" w:rsidP="00000000" w:rsidRDefault="00000000" w:rsidRPr="00000000" w14:paraId="000006F3">
            <w:pPr>
              <w:spacing w:after="9" w:lineRule="auto"/>
              <w:ind w:right="4"/>
              <w:rPr/>
            </w:pPr>
            <w:r w:rsidDel="00000000" w:rsidR="00000000" w:rsidRPr="00000000">
              <w:rPr>
                <w:rtl w:val="0"/>
              </w:rPr>
              <w:t xml:space="preserve">Bad User Name or Password</w:t>
            </w:r>
          </w:p>
        </w:tc>
        <w:tc>
          <w:tcPr/>
          <w:p w:rsidR="00000000" w:rsidDel="00000000" w:rsidP="00000000" w:rsidRDefault="00000000" w:rsidRPr="00000000" w14:paraId="000006F4">
            <w:pPr>
              <w:keepNext w:val="1"/>
              <w:spacing w:after="9" w:lineRule="auto"/>
              <w:ind w:right="4"/>
              <w:rPr/>
            </w:pPr>
            <w:r w:rsidDel="00000000" w:rsidR="00000000" w:rsidRPr="00000000">
              <w:rPr>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6F5">
            <w:pPr>
              <w:spacing w:after="9" w:lineRule="auto"/>
              <w:ind w:right="4"/>
              <w:rPr/>
            </w:pPr>
            <w:r w:rsidDel="00000000" w:rsidR="00000000" w:rsidRPr="00000000">
              <w:rPr>
                <w:rtl w:val="0"/>
              </w:rPr>
              <w:t xml:space="preserve">135</w:t>
            </w:r>
          </w:p>
        </w:tc>
        <w:tc>
          <w:tcPr/>
          <w:p w:rsidR="00000000" w:rsidDel="00000000" w:rsidP="00000000" w:rsidRDefault="00000000" w:rsidRPr="00000000" w14:paraId="000006F6">
            <w:pPr>
              <w:spacing w:after="9" w:lineRule="auto"/>
              <w:ind w:right="4"/>
              <w:rPr/>
            </w:pPr>
            <w:r w:rsidDel="00000000" w:rsidR="00000000" w:rsidRPr="00000000">
              <w:rPr>
                <w:rtl w:val="0"/>
              </w:rPr>
              <w:t xml:space="preserve">0x87</w:t>
            </w:r>
          </w:p>
        </w:tc>
        <w:tc>
          <w:tcPr/>
          <w:p w:rsidR="00000000" w:rsidDel="00000000" w:rsidP="00000000" w:rsidRDefault="00000000" w:rsidRPr="00000000" w14:paraId="000006F7">
            <w:pPr>
              <w:spacing w:after="9" w:lineRule="auto"/>
              <w:ind w:right="4"/>
              <w:rPr/>
            </w:pPr>
            <w:r w:rsidDel="00000000" w:rsidR="00000000" w:rsidRPr="00000000">
              <w:rPr>
                <w:rtl w:val="0"/>
              </w:rPr>
              <w:t xml:space="preserve">Not authorized</w:t>
            </w:r>
          </w:p>
        </w:tc>
        <w:tc>
          <w:tcPr/>
          <w:p w:rsidR="00000000" w:rsidDel="00000000" w:rsidP="00000000" w:rsidRDefault="00000000" w:rsidRPr="00000000" w14:paraId="000006F8">
            <w:pPr>
              <w:keepNext w:val="1"/>
              <w:spacing w:after="9" w:lineRule="auto"/>
              <w:ind w:right="4"/>
              <w:rPr/>
            </w:pPr>
            <w:r w:rsidDel="00000000" w:rsidR="00000000" w:rsidRPr="00000000">
              <w:rPr>
                <w:rtl w:val="0"/>
              </w:rPr>
              <w:t xml:space="preserve">The Client is not authorized to connect.</w:t>
            </w:r>
          </w:p>
        </w:tc>
      </w:tr>
      <w:tr>
        <w:trPr>
          <w:cantSplit w:val="0"/>
          <w:trHeight w:val="778.9414062499999" w:hRule="atLeast"/>
          <w:tblHeader w:val="0"/>
        </w:trPr>
        <w:tc>
          <w:tcPr/>
          <w:p w:rsidR="00000000" w:rsidDel="00000000" w:rsidP="00000000" w:rsidRDefault="00000000" w:rsidRPr="00000000" w14:paraId="000006F9">
            <w:pPr>
              <w:spacing w:after="9" w:lineRule="auto"/>
              <w:ind w:right="4"/>
              <w:rPr/>
            </w:pPr>
            <w:r w:rsidDel="00000000" w:rsidR="00000000" w:rsidRPr="00000000">
              <w:rPr>
                <w:rtl w:val="0"/>
              </w:rPr>
              <w:t xml:space="preserve">136</w:t>
            </w:r>
          </w:p>
        </w:tc>
        <w:tc>
          <w:tcPr/>
          <w:p w:rsidR="00000000" w:rsidDel="00000000" w:rsidP="00000000" w:rsidRDefault="00000000" w:rsidRPr="00000000" w14:paraId="000006FA">
            <w:pPr>
              <w:spacing w:after="9" w:lineRule="auto"/>
              <w:ind w:right="4"/>
              <w:rPr/>
            </w:pPr>
            <w:r w:rsidDel="00000000" w:rsidR="00000000" w:rsidRPr="00000000">
              <w:rPr>
                <w:rtl w:val="0"/>
              </w:rPr>
              <w:t xml:space="preserve">0x88</w:t>
            </w:r>
          </w:p>
        </w:tc>
        <w:tc>
          <w:tcPr/>
          <w:p w:rsidR="00000000" w:rsidDel="00000000" w:rsidP="00000000" w:rsidRDefault="00000000" w:rsidRPr="00000000" w14:paraId="000006FB">
            <w:pPr>
              <w:spacing w:after="9" w:lineRule="auto"/>
              <w:ind w:right="4"/>
              <w:rPr/>
            </w:pPr>
            <w:r w:rsidDel="00000000" w:rsidR="00000000" w:rsidRPr="00000000">
              <w:rPr>
                <w:rtl w:val="0"/>
              </w:rPr>
              <w:t xml:space="preserve">Server unavailable</w:t>
            </w:r>
          </w:p>
        </w:tc>
        <w:tc>
          <w:tcPr/>
          <w:p w:rsidR="00000000" w:rsidDel="00000000" w:rsidP="00000000" w:rsidRDefault="00000000" w:rsidRPr="00000000" w14:paraId="000006FC">
            <w:pPr>
              <w:keepNext w:val="1"/>
              <w:spacing w:after="9" w:lineRule="auto"/>
              <w:ind w:right="4"/>
              <w:rPr/>
            </w:pPr>
            <w:r w:rsidDel="00000000" w:rsidR="00000000" w:rsidRPr="00000000">
              <w:rPr>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6FD">
            <w:pPr>
              <w:spacing w:after="9" w:lineRule="auto"/>
              <w:ind w:right="4"/>
              <w:rPr/>
            </w:pPr>
            <w:r w:rsidDel="00000000" w:rsidR="00000000" w:rsidRPr="00000000">
              <w:rPr>
                <w:rtl w:val="0"/>
              </w:rPr>
              <w:t xml:space="preserve">137</w:t>
            </w:r>
          </w:p>
        </w:tc>
        <w:tc>
          <w:tcPr/>
          <w:p w:rsidR="00000000" w:rsidDel="00000000" w:rsidP="00000000" w:rsidRDefault="00000000" w:rsidRPr="00000000" w14:paraId="000006FE">
            <w:pPr>
              <w:spacing w:after="9" w:lineRule="auto"/>
              <w:ind w:right="4"/>
              <w:rPr/>
            </w:pPr>
            <w:r w:rsidDel="00000000" w:rsidR="00000000" w:rsidRPr="00000000">
              <w:rPr>
                <w:rtl w:val="0"/>
              </w:rPr>
              <w:t xml:space="preserve">0x89</w:t>
            </w:r>
          </w:p>
        </w:tc>
        <w:tc>
          <w:tcPr/>
          <w:p w:rsidR="00000000" w:rsidDel="00000000" w:rsidP="00000000" w:rsidRDefault="00000000" w:rsidRPr="00000000" w14:paraId="000006FF">
            <w:pPr>
              <w:spacing w:after="9" w:lineRule="auto"/>
              <w:ind w:right="4"/>
              <w:rPr/>
            </w:pPr>
            <w:r w:rsidDel="00000000" w:rsidR="00000000" w:rsidRPr="00000000">
              <w:rPr>
                <w:rtl w:val="0"/>
              </w:rPr>
              <w:t xml:space="preserve">Server busy</w:t>
            </w:r>
          </w:p>
        </w:tc>
        <w:tc>
          <w:tcPr/>
          <w:p w:rsidR="00000000" w:rsidDel="00000000" w:rsidP="00000000" w:rsidRDefault="00000000" w:rsidRPr="00000000" w14:paraId="00000700">
            <w:pPr>
              <w:keepNext w:val="1"/>
              <w:spacing w:after="9" w:lineRule="auto"/>
              <w:ind w:right="4"/>
              <w:rPr/>
            </w:pPr>
            <w:r w:rsidDel="00000000" w:rsidR="00000000" w:rsidRPr="00000000">
              <w:rPr>
                <w:rtl w:val="0"/>
              </w:rPr>
              <w:t xml:space="preserve">The Server is busy. Try again later.</w:t>
            </w:r>
          </w:p>
        </w:tc>
      </w:tr>
      <w:tr>
        <w:trPr>
          <w:cantSplit w:val="0"/>
          <w:trHeight w:val="778.9414062499999" w:hRule="atLeast"/>
          <w:tblHeader w:val="0"/>
        </w:trPr>
        <w:tc>
          <w:tcPr/>
          <w:p w:rsidR="00000000" w:rsidDel="00000000" w:rsidP="00000000" w:rsidRDefault="00000000" w:rsidRPr="00000000" w14:paraId="00000701">
            <w:pPr>
              <w:spacing w:after="9" w:lineRule="auto"/>
              <w:ind w:right="4"/>
              <w:rPr/>
            </w:pPr>
            <w:r w:rsidDel="00000000" w:rsidR="00000000" w:rsidRPr="00000000">
              <w:rPr>
                <w:rtl w:val="0"/>
              </w:rPr>
              <w:t xml:space="preserve">138</w:t>
            </w:r>
          </w:p>
        </w:tc>
        <w:tc>
          <w:tcPr/>
          <w:p w:rsidR="00000000" w:rsidDel="00000000" w:rsidP="00000000" w:rsidRDefault="00000000" w:rsidRPr="00000000" w14:paraId="00000702">
            <w:pPr>
              <w:spacing w:after="9" w:lineRule="auto"/>
              <w:ind w:right="4"/>
              <w:rPr/>
            </w:pPr>
            <w:r w:rsidDel="00000000" w:rsidR="00000000" w:rsidRPr="00000000">
              <w:rPr>
                <w:rtl w:val="0"/>
              </w:rPr>
              <w:t xml:space="preserve">0x8A</w:t>
            </w:r>
          </w:p>
        </w:tc>
        <w:tc>
          <w:tcPr/>
          <w:p w:rsidR="00000000" w:rsidDel="00000000" w:rsidP="00000000" w:rsidRDefault="00000000" w:rsidRPr="00000000" w14:paraId="00000703">
            <w:pPr>
              <w:spacing w:after="9" w:lineRule="auto"/>
              <w:ind w:right="4"/>
              <w:rPr/>
            </w:pPr>
            <w:r w:rsidDel="00000000" w:rsidR="00000000" w:rsidRPr="00000000">
              <w:rPr>
                <w:rtl w:val="0"/>
              </w:rPr>
              <w:t xml:space="preserve">Banned</w:t>
            </w:r>
          </w:p>
        </w:tc>
        <w:tc>
          <w:tcPr/>
          <w:p w:rsidR="00000000" w:rsidDel="00000000" w:rsidP="00000000" w:rsidRDefault="00000000" w:rsidRPr="00000000" w14:paraId="00000704">
            <w:pPr>
              <w:keepNext w:val="1"/>
              <w:spacing w:after="9" w:lineRule="auto"/>
              <w:ind w:right="4"/>
              <w:rPr/>
            </w:pPr>
            <w:r w:rsidDel="00000000" w:rsidR="00000000" w:rsidRPr="00000000">
              <w:rPr>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705">
            <w:pPr>
              <w:spacing w:after="9" w:lineRule="auto"/>
              <w:ind w:right="4"/>
              <w:rPr/>
            </w:pPr>
            <w:r w:rsidDel="00000000" w:rsidR="00000000" w:rsidRPr="00000000">
              <w:rPr>
                <w:rtl w:val="0"/>
              </w:rPr>
              <w:t xml:space="preserve">140</w:t>
            </w:r>
          </w:p>
        </w:tc>
        <w:tc>
          <w:tcPr/>
          <w:p w:rsidR="00000000" w:rsidDel="00000000" w:rsidP="00000000" w:rsidRDefault="00000000" w:rsidRPr="00000000" w14:paraId="00000706">
            <w:pPr>
              <w:spacing w:after="9" w:lineRule="auto"/>
              <w:ind w:right="4"/>
              <w:rPr/>
            </w:pPr>
            <w:r w:rsidDel="00000000" w:rsidR="00000000" w:rsidRPr="00000000">
              <w:rPr>
                <w:rtl w:val="0"/>
              </w:rPr>
              <w:t xml:space="preserve">0x8C</w:t>
            </w:r>
          </w:p>
        </w:tc>
        <w:tc>
          <w:tcPr/>
          <w:p w:rsidR="00000000" w:rsidDel="00000000" w:rsidP="00000000" w:rsidRDefault="00000000" w:rsidRPr="00000000" w14:paraId="00000707">
            <w:pPr>
              <w:spacing w:after="9" w:lineRule="auto"/>
              <w:ind w:right="4"/>
              <w:rPr/>
            </w:pPr>
            <w:r w:rsidDel="00000000" w:rsidR="00000000" w:rsidRPr="00000000">
              <w:rPr>
                <w:rtl w:val="0"/>
              </w:rPr>
              <w:t xml:space="preserve">Bad authentication method</w:t>
            </w:r>
          </w:p>
        </w:tc>
        <w:tc>
          <w:tcPr/>
          <w:p w:rsidR="00000000" w:rsidDel="00000000" w:rsidP="00000000" w:rsidRDefault="00000000" w:rsidRPr="00000000" w14:paraId="00000708">
            <w:pPr>
              <w:keepNext w:val="1"/>
              <w:spacing w:after="9" w:lineRule="auto"/>
              <w:ind w:right="4"/>
              <w:rPr/>
            </w:pPr>
            <w:r w:rsidDel="00000000" w:rsidR="00000000" w:rsidRPr="00000000">
              <w:rPr>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709">
            <w:pPr>
              <w:spacing w:after="9" w:lineRule="auto"/>
              <w:ind w:right="4"/>
              <w:rPr/>
            </w:pPr>
            <w:r w:rsidDel="00000000" w:rsidR="00000000" w:rsidRPr="00000000">
              <w:rPr>
                <w:rtl w:val="0"/>
              </w:rPr>
              <w:t xml:space="preserve">144</w:t>
            </w:r>
          </w:p>
        </w:tc>
        <w:tc>
          <w:tcPr/>
          <w:p w:rsidR="00000000" w:rsidDel="00000000" w:rsidP="00000000" w:rsidRDefault="00000000" w:rsidRPr="00000000" w14:paraId="0000070A">
            <w:pPr>
              <w:spacing w:after="9" w:lineRule="auto"/>
              <w:ind w:right="4"/>
              <w:rPr/>
            </w:pPr>
            <w:r w:rsidDel="00000000" w:rsidR="00000000" w:rsidRPr="00000000">
              <w:rPr>
                <w:rtl w:val="0"/>
              </w:rPr>
              <w:t xml:space="preserve">0x90</w:t>
            </w:r>
          </w:p>
        </w:tc>
        <w:tc>
          <w:tcPr/>
          <w:p w:rsidR="00000000" w:rsidDel="00000000" w:rsidP="00000000" w:rsidRDefault="00000000" w:rsidRPr="00000000" w14:paraId="0000070B">
            <w:pPr>
              <w:spacing w:after="9" w:lineRule="auto"/>
              <w:ind w:right="4"/>
              <w:rPr/>
            </w:pPr>
            <w:r w:rsidDel="00000000" w:rsidR="00000000" w:rsidRPr="00000000">
              <w:rPr>
                <w:rtl w:val="0"/>
              </w:rPr>
              <w:t xml:space="preserve">Will Topic Name invalid</w:t>
            </w:r>
          </w:p>
        </w:tc>
        <w:tc>
          <w:tcPr/>
          <w:p w:rsidR="00000000" w:rsidDel="00000000" w:rsidP="00000000" w:rsidRDefault="00000000" w:rsidRPr="00000000" w14:paraId="0000070C">
            <w:pPr>
              <w:keepNext w:val="1"/>
              <w:spacing w:after="9" w:lineRule="auto"/>
              <w:ind w:right="4"/>
              <w:rPr/>
            </w:pPr>
            <w:r w:rsidDel="00000000" w:rsidR="00000000" w:rsidRPr="00000000">
              <w:rPr>
                <w:rtl w:val="0"/>
              </w:rPr>
              <w:t xml:space="preserve">The Will Topic Name is not malformed, but is not accepted by this Server.</w:t>
            </w:r>
          </w:p>
        </w:tc>
      </w:tr>
      <w:tr>
        <w:trPr>
          <w:cantSplit w:val="0"/>
          <w:trHeight w:val="778.9414062499999" w:hRule="atLeast"/>
          <w:tblHeader w:val="0"/>
        </w:trPr>
        <w:tc>
          <w:tcPr/>
          <w:p w:rsidR="00000000" w:rsidDel="00000000" w:rsidP="00000000" w:rsidRDefault="00000000" w:rsidRPr="00000000" w14:paraId="0000070D">
            <w:pPr>
              <w:spacing w:after="9" w:lineRule="auto"/>
              <w:ind w:right="4"/>
              <w:rPr/>
            </w:pPr>
            <w:r w:rsidDel="00000000" w:rsidR="00000000" w:rsidRPr="00000000">
              <w:rPr>
                <w:rtl w:val="0"/>
              </w:rPr>
              <w:t xml:space="preserve">149</w:t>
            </w:r>
          </w:p>
        </w:tc>
        <w:tc>
          <w:tcPr/>
          <w:p w:rsidR="00000000" w:rsidDel="00000000" w:rsidP="00000000" w:rsidRDefault="00000000" w:rsidRPr="00000000" w14:paraId="0000070E">
            <w:pPr>
              <w:spacing w:after="9" w:lineRule="auto"/>
              <w:ind w:right="4"/>
              <w:rPr/>
            </w:pPr>
            <w:r w:rsidDel="00000000" w:rsidR="00000000" w:rsidRPr="00000000">
              <w:rPr>
                <w:rtl w:val="0"/>
              </w:rPr>
              <w:t xml:space="preserve">0x95</w:t>
            </w:r>
          </w:p>
        </w:tc>
        <w:tc>
          <w:tcPr/>
          <w:p w:rsidR="00000000" w:rsidDel="00000000" w:rsidP="00000000" w:rsidRDefault="00000000" w:rsidRPr="00000000" w14:paraId="0000070F">
            <w:pPr>
              <w:spacing w:after="9" w:lineRule="auto"/>
              <w:ind w:right="4"/>
              <w:rPr/>
            </w:pPr>
            <w:r w:rsidDel="00000000" w:rsidR="00000000" w:rsidRPr="00000000">
              <w:rPr>
                <w:rtl w:val="0"/>
              </w:rPr>
              <w:t xml:space="preserve">Packet too large</w:t>
            </w:r>
          </w:p>
        </w:tc>
        <w:tc>
          <w:tcPr/>
          <w:p w:rsidR="00000000" w:rsidDel="00000000" w:rsidP="00000000" w:rsidRDefault="00000000" w:rsidRPr="00000000" w14:paraId="00000710">
            <w:pPr>
              <w:keepNext w:val="1"/>
              <w:spacing w:after="9" w:lineRule="auto"/>
              <w:ind w:right="4"/>
              <w:rPr/>
            </w:pPr>
            <w:r w:rsidDel="00000000" w:rsidR="00000000" w:rsidRPr="00000000">
              <w:rPr>
                <w:rtl w:val="0"/>
              </w:rPr>
              <w:t xml:space="preserve">The CONNECT packet exceeded the maximum permissible size.</w:t>
            </w:r>
          </w:p>
        </w:tc>
      </w:tr>
      <w:tr>
        <w:trPr>
          <w:cantSplit w:val="0"/>
          <w:trHeight w:val="778.9414062499999" w:hRule="atLeast"/>
          <w:tblHeader w:val="0"/>
        </w:trPr>
        <w:tc>
          <w:tcPr/>
          <w:p w:rsidR="00000000" w:rsidDel="00000000" w:rsidP="00000000" w:rsidRDefault="00000000" w:rsidRPr="00000000" w14:paraId="00000711">
            <w:pPr>
              <w:spacing w:after="9" w:lineRule="auto"/>
              <w:ind w:right="4"/>
              <w:rPr/>
            </w:pPr>
            <w:r w:rsidDel="00000000" w:rsidR="00000000" w:rsidRPr="00000000">
              <w:rPr>
                <w:rtl w:val="0"/>
              </w:rPr>
              <w:t xml:space="preserve">151</w:t>
            </w:r>
          </w:p>
        </w:tc>
        <w:tc>
          <w:tcPr/>
          <w:p w:rsidR="00000000" w:rsidDel="00000000" w:rsidP="00000000" w:rsidRDefault="00000000" w:rsidRPr="00000000" w14:paraId="00000712">
            <w:pPr>
              <w:spacing w:after="9" w:lineRule="auto"/>
              <w:ind w:right="4"/>
              <w:rPr/>
            </w:pPr>
            <w:r w:rsidDel="00000000" w:rsidR="00000000" w:rsidRPr="00000000">
              <w:rPr>
                <w:rtl w:val="0"/>
              </w:rPr>
              <w:t xml:space="preserve">0x97</w:t>
            </w:r>
          </w:p>
        </w:tc>
        <w:tc>
          <w:tcPr/>
          <w:p w:rsidR="00000000" w:rsidDel="00000000" w:rsidP="00000000" w:rsidRDefault="00000000" w:rsidRPr="00000000" w14:paraId="00000713">
            <w:pPr>
              <w:spacing w:after="9" w:lineRule="auto"/>
              <w:ind w:right="4"/>
              <w:rPr/>
            </w:pPr>
            <w:r w:rsidDel="00000000" w:rsidR="00000000" w:rsidRPr="00000000">
              <w:rPr>
                <w:rtl w:val="0"/>
              </w:rPr>
              <w:t xml:space="preserve">Quota exceeded</w:t>
            </w:r>
          </w:p>
        </w:tc>
        <w:tc>
          <w:tcPr/>
          <w:p w:rsidR="00000000" w:rsidDel="00000000" w:rsidP="00000000" w:rsidRDefault="00000000" w:rsidRPr="00000000" w14:paraId="00000714">
            <w:pPr>
              <w:keepNext w:val="1"/>
              <w:spacing w:after="9" w:lineRule="auto"/>
              <w:ind w:right="4"/>
              <w:rPr/>
            </w:pPr>
            <w:r w:rsidDel="00000000" w:rsidR="00000000" w:rsidRPr="00000000">
              <w:rPr>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715">
            <w:pPr>
              <w:spacing w:after="9" w:lineRule="auto"/>
              <w:ind w:right="4"/>
              <w:rPr/>
            </w:pPr>
            <w:r w:rsidDel="00000000" w:rsidR="00000000" w:rsidRPr="00000000">
              <w:rPr>
                <w:rtl w:val="0"/>
              </w:rPr>
              <w:t xml:space="preserve">155</w:t>
            </w:r>
          </w:p>
        </w:tc>
        <w:tc>
          <w:tcPr/>
          <w:p w:rsidR="00000000" w:rsidDel="00000000" w:rsidP="00000000" w:rsidRDefault="00000000" w:rsidRPr="00000000" w14:paraId="00000716">
            <w:pPr>
              <w:spacing w:after="9" w:lineRule="auto"/>
              <w:ind w:right="4"/>
              <w:rPr/>
            </w:pPr>
            <w:r w:rsidDel="00000000" w:rsidR="00000000" w:rsidRPr="00000000">
              <w:rPr>
                <w:rtl w:val="0"/>
              </w:rPr>
              <w:t xml:space="preserve">0x9B</w:t>
            </w:r>
          </w:p>
        </w:tc>
        <w:tc>
          <w:tcPr/>
          <w:p w:rsidR="00000000" w:rsidDel="00000000" w:rsidP="00000000" w:rsidRDefault="00000000" w:rsidRPr="00000000" w14:paraId="00000717">
            <w:pPr>
              <w:spacing w:after="9" w:lineRule="auto"/>
              <w:ind w:right="4"/>
              <w:rPr/>
            </w:pPr>
            <w:r w:rsidDel="00000000" w:rsidR="00000000" w:rsidRPr="00000000">
              <w:rPr>
                <w:rtl w:val="0"/>
              </w:rPr>
              <w:t xml:space="preserve">Will QoS not supported</w:t>
            </w:r>
          </w:p>
        </w:tc>
        <w:tc>
          <w:tcPr/>
          <w:p w:rsidR="00000000" w:rsidDel="00000000" w:rsidP="00000000" w:rsidRDefault="00000000" w:rsidRPr="00000000" w14:paraId="00000718">
            <w:pPr>
              <w:keepNext w:val="1"/>
              <w:spacing w:after="9" w:lineRule="auto"/>
              <w:ind w:right="4"/>
              <w:rPr/>
            </w:pPr>
            <w:r w:rsidDel="00000000" w:rsidR="00000000" w:rsidRPr="00000000">
              <w:rPr>
                <w:rtl w:val="0"/>
              </w:rPr>
              <w:t xml:space="preserve">The Server does not support the QoS set in Will QoS.</w:t>
            </w:r>
          </w:p>
        </w:tc>
      </w:tr>
      <w:tr>
        <w:trPr>
          <w:cantSplit w:val="0"/>
          <w:trHeight w:val="778.9414062499999" w:hRule="atLeast"/>
          <w:tblHeader w:val="0"/>
        </w:trPr>
        <w:tc>
          <w:tcPr/>
          <w:p w:rsidR="00000000" w:rsidDel="00000000" w:rsidP="00000000" w:rsidRDefault="00000000" w:rsidRPr="00000000" w14:paraId="00000719">
            <w:pPr>
              <w:spacing w:after="9" w:lineRule="auto"/>
              <w:ind w:right="4"/>
              <w:rPr>
                <w:color w:val="333333"/>
                <w:sz w:val="21"/>
                <w:szCs w:val="21"/>
              </w:rPr>
            </w:pPr>
            <w:r w:rsidDel="00000000" w:rsidR="00000000" w:rsidRPr="00000000">
              <w:rPr>
                <w:color w:val="333333"/>
                <w:sz w:val="21"/>
                <w:szCs w:val="21"/>
                <w:rtl w:val="0"/>
              </w:rPr>
              <w:t xml:space="preserve">159</w:t>
            </w:r>
          </w:p>
        </w:tc>
        <w:tc>
          <w:tcPr/>
          <w:p w:rsidR="00000000" w:rsidDel="00000000" w:rsidP="00000000" w:rsidRDefault="00000000" w:rsidRPr="00000000" w14:paraId="0000071A">
            <w:pPr>
              <w:spacing w:after="9" w:lineRule="auto"/>
              <w:ind w:right="4"/>
              <w:rPr/>
            </w:pPr>
            <w:r w:rsidDel="00000000" w:rsidR="00000000" w:rsidRPr="00000000">
              <w:rPr>
                <w:rtl w:val="0"/>
              </w:rPr>
              <w:t xml:space="preserve">0x9F</w:t>
            </w:r>
          </w:p>
        </w:tc>
        <w:tc>
          <w:tcPr/>
          <w:p w:rsidR="00000000" w:rsidDel="00000000" w:rsidP="00000000" w:rsidRDefault="00000000" w:rsidRPr="00000000" w14:paraId="0000071B">
            <w:pPr>
              <w:spacing w:after="9" w:lineRule="auto"/>
              <w:ind w:right="4"/>
              <w:rPr/>
            </w:pPr>
            <w:r w:rsidDel="00000000" w:rsidR="00000000" w:rsidRPr="00000000">
              <w:rPr>
                <w:rtl w:val="0"/>
              </w:rPr>
              <w:t xml:space="preserve">Virtual Connection rate exceeded</w:t>
            </w:r>
          </w:p>
        </w:tc>
        <w:tc>
          <w:tcPr/>
          <w:p w:rsidR="00000000" w:rsidDel="00000000" w:rsidP="00000000" w:rsidRDefault="00000000" w:rsidRPr="00000000" w14:paraId="0000071C">
            <w:pPr>
              <w:keepNext w:val="1"/>
              <w:spacing w:after="9" w:lineRule="auto"/>
              <w:ind w:right="4"/>
              <w:rPr/>
            </w:pPr>
            <w:r w:rsidDel="00000000" w:rsidR="00000000" w:rsidRPr="00000000">
              <w:rPr>
                <w:rtl w:val="0"/>
              </w:rPr>
              <w:t xml:space="preserve">The Virtual Connection rate limit has been exceeded.</w:t>
            </w:r>
          </w:p>
        </w:tc>
      </w:tr>
    </w:tbl>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17: CONNACK Reason Codes values</w:t>
      </w:r>
    </w:p>
    <w:p w:rsidR="00000000" w:rsidDel="00000000" w:rsidP="00000000" w:rsidRDefault="00000000" w:rsidRPr="00000000" w14:paraId="0000071E">
      <w:pPr>
        <w:pStyle w:val="Heading4"/>
        <w:ind w:left="0" w:firstLine="0"/>
        <w:rPr>
          <w:rFonts w:ascii="Arial" w:cs="Arial" w:eastAsia="Arial" w:hAnsi="Arial"/>
        </w:rPr>
      </w:pPr>
      <w:bookmarkStart w:colFirst="0" w:colLast="0" w:name="_3mzq4wv" w:id="82"/>
      <w:bookmarkEnd w:id="82"/>
      <w:r w:rsidDel="00000000" w:rsidR="00000000" w:rsidRPr="00000000">
        <w:rPr>
          <w:rFonts w:ascii="Arial" w:cs="Arial" w:eastAsia="Arial" w:hAnsi="Arial"/>
          <w:rtl w:val="0"/>
        </w:rPr>
        <w:t xml:space="preserve">3.1.5.3 </w:t>
      </w:r>
      <w:r w:rsidDel="00000000" w:rsidR="00000000" w:rsidRPr="00000000">
        <w:rPr>
          <w:rFonts w:ascii="Arial" w:cs="Arial" w:eastAsia="Arial" w:hAnsi="Arial"/>
          <w:rtl w:val="0"/>
        </w:rPr>
        <w:t xml:space="preserve">Connack Flags</w:t>
      </w:r>
    </w:p>
    <w:p w:rsidR="00000000" w:rsidDel="00000000" w:rsidP="00000000" w:rsidRDefault="00000000" w:rsidRPr="00000000" w14:paraId="0000071F">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1 byte field located at byte 4 which contains parameters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 </w:t>
      </w:r>
    </w:p>
    <w:p w:rsidR="00000000" w:rsidDel="00000000" w:rsidP="00000000" w:rsidRDefault="00000000" w:rsidRPr="00000000" w14:paraId="00000720">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an existing session was present on the gateway for the given client identifier</w:t>
      </w:r>
      <w:r w:rsidDel="00000000" w:rsidR="00000000" w:rsidRPr="00000000">
        <w:rPr>
          <w:rFonts w:ascii="Arial" w:cs="Arial" w:eastAsia="Arial" w:hAnsi="Arial"/>
          <w:rtl w:val="0"/>
        </w:rPr>
        <w:t xml:space="preserve">. A value of 1 indicates a session was present, a value 0 indicates no session was present.</w:t>
      </w:r>
      <w:r w:rsidDel="00000000" w:rsidR="00000000" w:rsidRPr="00000000">
        <w:rPr>
          <w:rtl w:val="0"/>
        </w:rPr>
      </w:r>
    </w:p>
    <w:p w:rsidR="00000000" w:rsidDel="00000000" w:rsidP="00000000" w:rsidRDefault="00000000" w:rsidRPr="00000000" w14:paraId="00000722">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0723">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724">
      <w:pPr>
        <w:pStyle w:val="Heading4"/>
        <w:ind w:left="0" w:right="4" w:firstLine="0"/>
        <w:rPr>
          <w:rFonts w:ascii="Arial" w:cs="Arial" w:eastAsia="Arial" w:hAnsi="Arial"/>
        </w:rPr>
      </w:pPr>
      <w:bookmarkStart w:colFirst="0" w:colLast="0" w:name="_2250f4o" w:id="83"/>
      <w:bookmarkEnd w:id="83"/>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725">
      <w:pPr>
        <w:spacing w:after="0" w:before="0" w:lineRule="auto"/>
        <w:ind w:right="4"/>
        <w:rPr>
          <w:rFonts w:ascii="Arial" w:cs="Arial" w:eastAsia="Arial" w:hAnsi="Arial"/>
          <w:sz w:val="24"/>
          <w:szCs w:val="24"/>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26">
      <w:pPr>
        <w:pStyle w:val="Heading4"/>
        <w:ind w:left="0" w:right="4" w:firstLine="0"/>
        <w:rPr>
          <w:rFonts w:ascii="Arial" w:cs="Arial" w:eastAsia="Arial" w:hAnsi="Arial"/>
        </w:rPr>
      </w:pPr>
      <w:bookmarkStart w:colFirst="0" w:colLast="0" w:name="_haapch" w:id="84"/>
      <w:bookmarkEnd w:id="84"/>
      <w:r w:rsidDel="00000000" w:rsidR="00000000" w:rsidRPr="00000000">
        <w:rPr>
          <w:rFonts w:ascii="Arial" w:cs="Arial" w:eastAsia="Arial" w:hAnsi="Arial"/>
          <w:rtl w:val="0"/>
        </w:rPr>
        <w:t xml:space="preserve">3.1.5.5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728">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A">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B">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2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72D">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72E">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2F">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730">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31">
      <w:pPr>
        <w:pStyle w:val="Heading3"/>
        <w:keepLines w:val="1"/>
        <w:spacing w:after="118" w:before="0" w:line="259" w:lineRule="auto"/>
        <w:ind w:left="0" w:firstLine="0"/>
        <w:rPr>
          <w:rFonts w:ascii="Arial" w:cs="Arial" w:eastAsia="Arial" w:hAnsi="Arial"/>
        </w:rPr>
      </w:pPr>
      <w:bookmarkStart w:colFirst="0" w:colLast="0" w:name="_184mhaj" w:id="85"/>
      <w:bookmarkEnd w:id="85"/>
      <w:r w:rsidDel="00000000" w:rsidR="00000000" w:rsidRPr="00000000">
        <w:rPr>
          <w:rtl w:val="0"/>
        </w:rPr>
        <w:t xml:space="preserve">3.1.6 </w:t>
      </w:r>
      <w:commentRangeStart w:id="28"/>
      <w:commentRangeStart w:id="29"/>
      <w:r w:rsidDel="00000000" w:rsidR="00000000" w:rsidRPr="00000000">
        <w:rPr>
          <w:rFonts w:ascii="Arial" w:cs="Arial" w:eastAsia="Arial" w:hAnsi="Arial"/>
          <w:rtl w:val="0"/>
        </w:rPr>
        <w:t xml:space="preserve">AUTH</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3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3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3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3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3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3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3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3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3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4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4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74E">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75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757">
            <w:pPr>
              <w:jc w:val="center"/>
              <w:rPr>
                <w:rFonts w:ascii="Arial" w:cs="Arial" w:eastAsia="Arial" w:hAnsi="Arial"/>
              </w:rPr>
            </w:pPr>
            <w:commentRangeStart w:id="30"/>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75F">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760">
            <w:pPr>
              <w:jc w:val="center"/>
              <w:rPr>
                <w:rFonts w:ascii="Arial" w:cs="Arial" w:eastAsia="Arial" w:hAnsi="Arial"/>
              </w:rPr>
            </w:pPr>
            <w:commentRangeStart w:id="31"/>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768">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769">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772">
      <w:pPr>
        <w:rPr>
          <w:rFonts w:ascii="Arial" w:cs="Arial" w:eastAsia="Arial" w:hAnsi="Arial"/>
          <w:highlight w:val="white"/>
        </w:rPr>
      </w:pPr>
      <w:commentRangeStart w:id="32"/>
      <w:r w:rsidDel="00000000" w:rsidR="00000000" w:rsidRPr="00000000">
        <w:rPr>
          <w:rFonts w:ascii="Arial" w:cs="Arial" w:eastAsia="Arial" w:hAnsi="Arial"/>
          <w:highlight w:val="white"/>
          <w:rtl w:val="0"/>
        </w:rPr>
        <w:t xml:space="preserve">The AUTH message is first sent by the client as part of an authentication exchange. </w:t>
      </w:r>
      <w:commentRangeEnd w:id="32"/>
      <w:r w:rsidDel="00000000" w:rsidR="00000000" w:rsidRPr="00000000">
        <w:commentReference w:id="32"/>
      </w:r>
      <w:r w:rsidDel="00000000" w:rsidR="00000000" w:rsidRPr="00000000">
        <w:rPr>
          <w:rFonts w:ascii="Arial" w:cs="Arial" w:eastAsia="Arial" w:hAnsi="Arial"/>
          <w:highlight w:val="white"/>
          <w:rtl w:val="0"/>
        </w:rPr>
        <w:t xml:space="preserve"> The server responds with another AUTH message and so on until the authentication is complete.  The server then responds with a CONNACK message.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3s49zyc" w:id="86"/>
      <w:bookmarkEnd w:id="86"/>
      <w:r w:rsidDel="00000000" w:rsidR="00000000" w:rsidRPr="00000000">
        <w:rPr>
          <w:rFonts w:ascii="Arial" w:cs="Arial" w:eastAsia="Arial" w:hAnsi="Arial"/>
          <w:rtl w:val="0"/>
        </w:rPr>
        <w:t xml:space="preserve">3.1.6.1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77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75">
      <w:pPr>
        <w:pStyle w:val="Heading4"/>
        <w:ind w:left="0" w:firstLine="0"/>
        <w:rPr>
          <w:rFonts w:ascii="Arial" w:cs="Arial" w:eastAsia="Arial" w:hAnsi="Arial"/>
        </w:rPr>
      </w:pPr>
      <w:bookmarkStart w:colFirst="0" w:colLast="0" w:name="_279ka65" w:id="87"/>
      <w:bookmarkEnd w:id="87"/>
      <w:r w:rsidDel="00000000" w:rsidR="00000000" w:rsidRPr="00000000">
        <w:rPr>
          <w:rFonts w:ascii="Arial" w:cs="Arial" w:eastAsia="Arial" w:hAnsi="Arial"/>
          <w:rtl w:val="0"/>
        </w:rPr>
        <w:t xml:space="preserve">3.1.6.2 Reason Code</w:t>
      </w:r>
    </w:p>
    <w:p w:rsidR="00000000" w:rsidDel="00000000" w:rsidP="00000000" w:rsidRDefault="00000000" w:rsidRPr="00000000" w14:paraId="00000776">
      <w:pPr>
        <w:rPr>
          <w:rFonts w:ascii="Arial" w:cs="Arial" w:eastAsia="Arial" w:hAnsi="Arial"/>
          <w:highlight w:val="white"/>
        </w:rPr>
      </w:pPr>
      <w:r w:rsidDel="00000000" w:rsidR="00000000" w:rsidRPr="00000000">
        <w:rPr>
          <w:rFonts w:ascii="Arial" w:cs="Arial" w:eastAsia="Arial" w:hAnsi="Arial"/>
          <w:highlight w:val="white"/>
          <w:rtl w:val="0"/>
        </w:rPr>
        <w:t xml:space="preserve">Byte 3 in the Auth packet holds the Authentication Reason Code. The values for the 1 byte unsigned Authentication Reason Code field are shown below. </w:t>
      </w:r>
    </w:p>
    <w:p w:rsidR="00000000" w:rsidDel="00000000" w:rsidP="00000000" w:rsidRDefault="00000000" w:rsidRPr="00000000" w14:paraId="0000077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778">
      <w:pPr>
        <w:rPr>
          <w:rFonts w:ascii="Arial" w:cs="Arial" w:eastAsia="Arial" w:hAnsi="Arial"/>
          <w:sz w:val="24"/>
          <w:szCs w:val="24"/>
        </w:rPr>
      </w:pP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tbl>
      <w:tblPr>
        <w:tblStyle w:val="Table18"/>
        <w:tblW w:w="96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900"/>
        <w:gridCol w:w="2520"/>
        <w:gridCol w:w="2610"/>
        <w:gridCol w:w="2970"/>
        <w:tblGridChange w:id="0">
          <w:tblGrid>
            <w:gridCol w:w="653"/>
            <w:gridCol w:w="900"/>
            <w:gridCol w:w="2520"/>
            <w:gridCol w:w="2610"/>
            <w:gridCol w:w="2970"/>
          </w:tblGrid>
        </w:tblGridChange>
      </w:tblGrid>
      <w:tr>
        <w:trPr>
          <w:cantSplit w:val="0"/>
          <w:trHeight w:val="778.9414062499999" w:hRule="atLeast"/>
          <w:tblHeader w:val="0"/>
        </w:trPr>
        <w:tc>
          <w:tcPr>
            <w:shd w:fill="cfe2f3" w:val="clear"/>
          </w:tcPr>
          <w:p w:rsidR="00000000" w:rsidDel="00000000" w:rsidP="00000000" w:rsidRDefault="00000000" w:rsidRPr="00000000" w14:paraId="00000779">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77A">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77B">
            <w:pPr>
              <w:spacing w:after="9" w:lineRule="auto"/>
              <w:jc w:val="center"/>
              <w:rPr>
                <w:rFonts w:ascii="Arial" w:cs="Arial" w:eastAsia="Arial" w:hAnsi="Arial"/>
              </w:rPr>
            </w:pPr>
            <w:r w:rsidDel="00000000" w:rsidR="00000000" w:rsidRPr="00000000">
              <w:rPr>
                <w:rFonts w:ascii="Arial" w:cs="Arial" w:eastAsia="Arial" w:hAnsi="Arial"/>
                <w:b w:val="1"/>
                <w:rtl w:val="0"/>
              </w:rPr>
              <w:t xml:space="preserve">Reason Code Name</w:t>
            </w:r>
            <w:r w:rsidDel="00000000" w:rsidR="00000000" w:rsidRPr="00000000">
              <w:rPr>
                <w:rtl w:val="0"/>
              </w:rPr>
            </w:r>
          </w:p>
        </w:tc>
        <w:tc>
          <w:tcPr>
            <w:shd w:fill="cfe2f3" w:val="clear"/>
          </w:tcPr>
          <w:p w:rsidR="00000000" w:rsidDel="00000000" w:rsidP="00000000" w:rsidRDefault="00000000" w:rsidRPr="00000000" w14:paraId="0000077C">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Sent by</w:t>
            </w:r>
            <w:r w:rsidDel="00000000" w:rsidR="00000000" w:rsidRPr="00000000">
              <w:rPr>
                <w:rtl w:val="0"/>
              </w:rPr>
            </w:r>
          </w:p>
        </w:tc>
        <w:tc>
          <w:tcPr>
            <w:shd w:fill="cfe2f3" w:val="clear"/>
          </w:tcPr>
          <w:p w:rsidR="00000000" w:rsidDel="00000000" w:rsidP="00000000" w:rsidRDefault="00000000" w:rsidRPr="00000000" w14:paraId="0000077D">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77E">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77F">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780">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781">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Gateway</w:t>
            </w:r>
          </w:p>
        </w:tc>
        <w:tc>
          <w:tcPr/>
          <w:p w:rsidR="00000000" w:rsidDel="00000000" w:rsidP="00000000" w:rsidRDefault="00000000" w:rsidRPr="00000000" w14:paraId="00000782">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Authentication is successful</w:t>
            </w:r>
          </w:p>
        </w:tc>
      </w:tr>
      <w:tr>
        <w:trPr>
          <w:cantSplit w:val="0"/>
          <w:trHeight w:val="778.9414062499999" w:hRule="atLeast"/>
          <w:tblHeader w:val="0"/>
        </w:trPr>
        <w:tc>
          <w:tcPr/>
          <w:p w:rsidR="00000000" w:rsidDel="00000000" w:rsidP="00000000" w:rsidRDefault="00000000" w:rsidRPr="00000000" w14:paraId="00000783">
            <w:pPr>
              <w:spacing w:after="9" w:lineRule="auto"/>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784">
            <w:pPr>
              <w:spacing w:after="9" w:lineRule="auto"/>
              <w:ind w:right="-728"/>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785">
            <w:pPr>
              <w:spacing w:after="9" w:lineRule="auto"/>
              <w:ind w:right="-259"/>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786">
            <w:pPr>
              <w:spacing w:after="9" w:lineRule="auto"/>
              <w:ind w:right="990"/>
              <w:rPr>
                <w:rFonts w:ascii="Arial" w:cs="Arial" w:eastAsia="Arial" w:hAnsi="Arial"/>
              </w:rPr>
            </w:pPr>
            <w:r w:rsidDel="00000000" w:rsidR="00000000" w:rsidRPr="00000000">
              <w:rPr>
                <w:rFonts w:ascii="Arial" w:cs="Arial" w:eastAsia="Arial" w:hAnsi="Arial"/>
                <w:rtl w:val="0"/>
              </w:rPr>
              <w:t xml:space="preserve">Client or Server</w:t>
            </w:r>
          </w:p>
        </w:tc>
        <w:tc>
          <w:tcPr/>
          <w:p w:rsidR="00000000" w:rsidDel="00000000" w:rsidP="00000000" w:rsidRDefault="00000000" w:rsidRPr="00000000" w14:paraId="00000787">
            <w:pPr>
              <w:spacing w:after="9" w:lineRule="auto"/>
              <w:ind w:right="990"/>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788">
            <w:pPr>
              <w:spacing w:after="9" w:lineRule="auto"/>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789">
            <w:pPr>
              <w:spacing w:after="9" w:lineRule="auto"/>
              <w:ind w:right="-728"/>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78A">
            <w:pPr>
              <w:spacing w:after="9" w:lineRule="auto"/>
              <w:ind w:right="-157"/>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78B">
            <w:pPr>
              <w:spacing w:after="9" w:lineRule="auto"/>
              <w:ind w:right="990"/>
              <w:rPr>
                <w:rFonts w:ascii="Arial" w:cs="Arial" w:eastAsia="Arial" w:hAnsi="Arial"/>
              </w:rPr>
            </w:pPr>
            <w:r w:rsidDel="00000000" w:rsidR="00000000" w:rsidRPr="00000000">
              <w:rPr>
                <w:rFonts w:ascii="Arial" w:cs="Arial" w:eastAsia="Arial" w:hAnsi="Arial"/>
                <w:rtl w:val="0"/>
              </w:rPr>
              <w:t xml:space="preserve">Client</w:t>
            </w:r>
          </w:p>
        </w:tc>
        <w:tc>
          <w:tcPr/>
          <w:p w:rsidR="00000000" w:rsidDel="00000000" w:rsidP="00000000" w:rsidRDefault="00000000" w:rsidRPr="00000000" w14:paraId="0000078C">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Initiate another authentication</w:t>
            </w:r>
          </w:p>
        </w:tc>
      </w:tr>
    </w:tbl>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23: AUTH Reason Code </w:t>
      </w:r>
    </w:p>
    <w:p w:rsidR="00000000" w:rsidDel="00000000" w:rsidP="00000000" w:rsidRDefault="00000000" w:rsidRPr="00000000" w14:paraId="0000078E">
      <w:pPr>
        <w:pStyle w:val="Heading4"/>
        <w:ind w:left="0" w:firstLine="0"/>
        <w:rPr>
          <w:rFonts w:ascii="Arial" w:cs="Arial" w:eastAsia="Arial" w:hAnsi="Arial"/>
        </w:rPr>
      </w:pPr>
      <w:bookmarkStart w:colFirst="0" w:colLast="0" w:name="_meukdy" w:id="88"/>
      <w:bookmarkEnd w:id="88"/>
      <w:r w:rsidDel="00000000" w:rsidR="00000000" w:rsidRPr="00000000">
        <w:rPr>
          <w:rFonts w:ascii="Arial" w:cs="Arial" w:eastAsia="Arial" w:hAnsi="Arial"/>
          <w:rtl w:val="0"/>
        </w:rPr>
        <w:t xml:space="preserve">3.1.6.3 </w:t>
      </w:r>
      <w:r w:rsidDel="00000000" w:rsidR="00000000" w:rsidRPr="00000000">
        <w:rPr>
          <w:rFonts w:ascii="Arial" w:cs="Arial" w:eastAsia="Arial" w:hAnsi="Arial"/>
          <w:rtl w:val="0"/>
        </w:rPr>
        <w:t xml:space="preserve">Auth Method Length</w:t>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790">
      <w:pPr>
        <w:pStyle w:val="Heading4"/>
        <w:ind w:left="0" w:firstLine="0"/>
        <w:rPr>
          <w:rFonts w:ascii="Arial" w:cs="Arial" w:eastAsia="Arial" w:hAnsi="Arial"/>
        </w:rPr>
      </w:pPr>
      <w:bookmarkStart w:colFirst="0" w:colLast="0" w:name="_36ei31r" w:id="89"/>
      <w:bookmarkEnd w:id="89"/>
      <w:r w:rsidDel="00000000" w:rsidR="00000000" w:rsidRPr="00000000">
        <w:rPr>
          <w:rFonts w:ascii="Arial" w:cs="Arial" w:eastAsia="Arial" w:hAnsi="Arial"/>
          <w:rtl w:val="0"/>
        </w:rPr>
        <w:t xml:space="preserve">3.1.6.4 Auth Method</w:t>
      </w:r>
    </w:p>
    <w:p w:rsidR="00000000" w:rsidDel="00000000" w:rsidP="00000000" w:rsidRDefault="00000000" w:rsidRPr="00000000" w14:paraId="0000079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792">
      <w:pPr>
        <w:pStyle w:val="Heading4"/>
        <w:ind w:left="0" w:firstLine="0"/>
        <w:rPr>
          <w:rFonts w:ascii="Arial" w:cs="Arial" w:eastAsia="Arial" w:hAnsi="Arial"/>
        </w:rPr>
      </w:pPr>
      <w:bookmarkStart w:colFirst="0" w:colLast="0" w:name="_1ljsd9k" w:id="90"/>
      <w:bookmarkEnd w:id="90"/>
      <w:r w:rsidDel="00000000" w:rsidR="00000000" w:rsidRPr="00000000">
        <w:rPr>
          <w:rFonts w:ascii="Arial" w:cs="Arial" w:eastAsia="Arial" w:hAnsi="Arial"/>
          <w:rtl w:val="0"/>
        </w:rPr>
        <w:t xml:space="preserve">3.1.6.5 </w:t>
      </w:r>
      <w:r w:rsidDel="00000000" w:rsidR="00000000" w:rsidRPr="00000000">
        <w:rPr>
          <w:rFonts w:ascii="Arial" w:cs="Arial" w:eastAsia="Arial" w:hAnsi="Arial"/>
          <w:rtl w:val="0"/>
        </w:rPr>
        <w:t xml:space="preserve">Auth Data</w:t>
      </w:r>
    </w:p>
    <w:p w:rsidR="00000000" w:rsidDel="00000000" w:rsidP="00000000" w:rsidRDefault="00000000" w:rsidRPr="00000000" w14:paraId="0000079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7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b w:val="1"/>
          <w:rtl w:val="0"/>
        </w:rPr>
        <w:t xml:space="preserve">Non-normative comment</w:t>
      </w:r>
      <w:r w:rsidDel="00000000" w:rsidR="00000000" w:rsidRPr="00000000">
        <w:rPr>
          <w:rtl w:val="0"/>
        </w:rPr>
      </w:r>
    </w:p>
    <w:p w:rsidR="00000000" w:rsidDel="00000000" w:rsidP="00000000" w:rsidRDefault="00000000" w:rsidRPr="00000000" w14:paraId="00000796">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797">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798">
      <w:pPr>
        <w:pStyle w:val="Heading3"/>
        <w:keepLines w:val="1"/>
        <w:spacing w:after="118" w:before="0" w:line="259" w:lineRule="auto"/>
        <w:ind w:left="0" w:firstLine="0"/>
        <w:rPr>
          <w:rFonts w:ascii="Arial" w:cs="Arial" w:eastAsia="Arial" w:hAnsi="Arial"/>
        </w:rPr>
      </w:pPr>
      <w:bookmarkStart w:colFirst="0" w:colLast="0" w:name="_45jfvxd" w:id="91"/>
      <w:bookmarkEnd w:id="91"/>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9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9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9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9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9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A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A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A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A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A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A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7B5">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7B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7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7C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7CF">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7D0">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7D8">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7D9">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7E2">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7E3">
      <w:pPr>
        <w:pStyle w:val="Heading4"/>
        <w:ind w:left="0" w:firstLine="0"/>
        <w:rPr>
          <w:rFonts w:ascii="Arial" w:cs="Arial" w:eastAsia="Arial" w:hAnsi="Arial"/>
        </w:rPr>
      </w:pPr>
      <w:bookmarkStart w:colFirst="0" w:colLast="0" w:name="_2koq656" w:id="92"/>
      <w:bookmarkEnd w:id="92"/>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7E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E5">
      <w:pPr>
        <w:pStyle w:val="Heading4"/>
        <w:ind w:left="0" w:firstLine="0"/>
        <w:rPr>
          <w:rFonts w:ascii="Arial" w:cs="Arial" w:eastAsia="Arial" w:hAnsi="Arial"/>
        </w:rPr>
      </w:pPr>
      <w:bookmarkStart w:colFirst="0" w:colLast="0" w:name="_zu0gcz" w:id="93"/>
      <w:bookmarkEnd w:id="93"/>
      <w:r w:rsidDel="00000000" w:rsidR="00000000" w:rsidRPr="00000000">
        <w:rPr>
          <w:rFonts w:ascii="Arial" w:cs="Arial" w:eastAsia="Arial" w:hAnsi="Arial"/>
          <w:rtl w:val="0"/>
        </w:rPr>
        <w:t xml:space="preserve">3.1.7.2 Topic Alias</w:t>
      </w:r>
    </w:p>
    <w:p w:rsidR="00000000" w:rsidDel="00000000" w:rsidP="00000000" w:rsidRDefault="00000000" w:rsidRPr="00000000" w14:paraId="000007E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7E7">
      <w:pPr>
        <w:pStyle w:val="Heading4"/>
        <w:ind w:left="0" w:firstLine="0"/>
        <w:rPr>
          <w:rFonts w:ascii="Arial" w:cs="Arial" w:eastAsia="Arial" w:hAnsi="Arial"/>
        </w:rPr>
      </w:pPr>
      <w:bookmarkStart w:colFirst="0" w:colLast="0" w:name="_3jtnz0s" w:id="94"/>
      <w:bookmarkEnd w:id="94"/>
      <w:r w:rsidDel="00000000" w:rsidR="00000000" w:rsidRPr="00000000">
        <w:rPr>
          <w:rFonts w:ascii="Arial" w:cs="Arial" w:eastAsia="Arial" w:hAnsi="Arial"/>
          <w:rtl w:val="0"/>
        </w:rPr>
        <w:t xml:space="preserve">3.1.7.3 Packet Id</w:t>
      </w:r>
    </w:p>
    <w:p w:rsidR="00000000" w:rsidDel="00000000" w:rsidP="00000000" w:rsidRDefault="00000000" w:rsidRPr="00000000" w14:paraId="000007E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7E9">
      <w:pPr>
        <w:pStyle w:val="Heading4"/>
        <w:ind w:left="0" w:firstLine="0"/>
        <w:rPr>
          <w:rFonts w:ascii="Arial" w:cs="Arial" w:eastAsia="Arial" w:hAnsi="Arial"/>
        </w:rPr>
      </w:pPr>
      <w:bookmarkStart w:colFirst="0" w:colLast="0" w:name="_1yyy98l" w:id="95"/>
      <w:bookmarkEnd w:id="95"/>
      <w:r w:rsidDel="00000000" w:rsidR="00000000" w:rsidRPr="00000000">
        <w:rPr>
          <w:rFonts w:ascii="Arial" w:cs="Arial" w:eastAsia="Arial" w:hAnsi="Arial"/>
          <w:rtl w:val="0"/>
        </w:rPr>
        <w:t xml:space="preserve">3.1.7.4 Topic Name</w:t>
      </w:r>
    </w:p>
    <w:p w:rsidR="00000000" w:rsidDel="00000000" w:rsidP="00000000" w:rsidRDefault="00000000" w:rsidRPr="00000000" w14:paraId="000007EA">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7EB">
      <w:pPr>
        <w:pStyle w:val="Heading3"/>
        <w:keepLines w:val="1"/>
        <w:spacing w:after="77" w:before="0" w:line="259" w:lineRule="auto"/>
        <w:ind w:left="0" w:firstLine="0"/>
        <w:rPr>
          <w:rFonts w:ascii="Arial" w:cs="Arial" w:eastAsia="Arial" w:hAnsi="Arial"/>
        </w:rPr>
      </w:pPr>
      <w:bookmarkStart w:colFirst="0" w:colLast="0" w:name="_4iylrwe" w:id="96"/>
      <w:bookmarkEnd w:id="96"/>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20"/>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7E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E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E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E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F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F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F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F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F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F7">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7F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02">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80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D">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80E">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818">
            <w:pPr>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819">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1F">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Topic Alias Type</w:t>
            </w:r>
          </w:p>
        </w:tc>
      </w:tr>
      <w:tr>
        <w:trPr>
          <w:cantSplit w:val="0"/>
          <w:tblHeader w:val="0"/>
        </w:trPr>
        <w:tc>
          <w:tcPr/>
          <w:p w:rsidR="00000000" w:rsidDel="00000000" w:rsidP="00000000" w:rsidRDefault="00000000" w:rsidRPr="00000000" w14:paraId="00000823">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39">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83A">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44">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845">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84F">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850">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5A">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85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866">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867">
      <w:pPr>
        <w:pStyle w:val="Heading4"/>
        <w:ind w:left="0" w:right="4" w:firstLine="0"/>
        <w:rPr>
          <w:rFonts w:ascii="Arial" w:cs="Arial" w:eastAsia="Arial" w:hAnsi="Arial"/>
        </w:rPr>
      </w:pPr>
      <w:bookmarkStart w:colFirst="0" w:colLast="0" w:name="_2y3w247" w:id="97"/>
      <w:bookmarkEnd w:id="97"/>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8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69">
      <w:pPr>
        <w:pStyle w:val="Heading4"/>
        <w:ind w:left="0" w:right="4" w:firstLine="0"/>
        <w:rPr>
          <w:rFonts w:ascii="Arial" w:cs="Arial" w:eastAsia="Arial" w:hAnsi="Arial"/>
        </w:rPr>
      </w:pPr>
      <w:bookmarkStart w:colFirst="0" w:colLast="0" w:name="_1d96cc0" w:id="98"/>
      <w:bookmarkEnd w:id="98"/>
      <w:r w:rsidDel="00000000" w:rsidR="00000000" w:rsidRPr="00000000">
        <w:rPr>
          <w:rFonts w:ascii="Arial" w:cs="Arial" w:eastAsia="Arial" w:hAnsi="Arial"/>
          <w:rtl w:val="0"/>
        </w:rPr>
        <w:t xml:space="preserve">3.1.8.2 REGACK Flags</w:t>
      </w:r>
    </w:p>
    <w:p w:rsidR="00000000" w:rsidDel="00000000" w:rsidP="00000000" w:rsidRDefault="00000000" w:rsidRPr="00000000" w14:paraId="0000086A">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86B">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8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86D">
      <w:pPr>
        <w:pStyle w:val="Heading4"/>
        <w:ind w:left="0" w:right="4" w:firstLine="0"/>
        <w:rPr>
          <w:rFonts w:ascii="Arial" w:cs="Arial" w:eastAsia="Arial" w:hAnsi="Arial"/>
        </w:rPr>
      </w:pPr>
      <w:bookmarkStart w:colFirst="0" w:colLast="0" w:name="_3x8tuzt" w:id="99"/>
      <w:bookmarkEnd w:id="99"/>
      <w:r w:rsidDel="00000000" w:rsidR="00000000" w:rsidRPr="00000000">
        <w:rPr>
          <w:rFonts w:ascii="Arial" w:cs="Arial" w:eastAsia="Arial" w:hAnsi="Arial"/>
          <w:rtl w:val="0"/>
        </w:rPr>
        <w:t xml:space="preserve">3.1.8.3 </w:t>
      </w:r>
      <w:r w:rsidDel="00000000" w:rsidR="00000000" w:rsidRPr="00000000">
        <w:rPr>
          <w:rFonts w:ascii="Arial" w:cs="Arial" w:eastAsia="Arial" w:hAnsi="Arial"/>
          <w:rtl w:val="0"/>
        </w:rPr>
        <w:t xml:space="preserve">Topic Alias</w:t>
      </w:r>
    </w:p>
    <w:p w:rsidR="00000000" w:rsidDel="00000000" w:rsidP="00000000" w:rsidRDefault="00000000" w:rsidRPr="00000000" w14:paraId="0000086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86F">
      <w:pPr>
        <w:pStyle w:val="Heading4"/>
        <w:ind w:left="0" w:right="4" w:firstLine="0"/>
        <w:rPr>
          <w:rFonts w:ascii="Arial" w:cs="Arial" w:eastAsia="Arial" w:hAnsi="Arial"/>
        </w:rPr>
      </w:pPr>
      <w:bookmarkStart w:colFirst="0" w:colLast="0" w:name="_2ce457m" w:id="100"/>
      <w:bookmarkEnd w:id="100"/>
      <w:r w:rsidDel="00000000" w:rsidR="00000000" w:rsidRPr="00000000">
        <w:rPr>
          <w:rFonts w:ascii="Arial" w:cs="Arial" w:eastAsia="Arial" w:hAnsi="Arial"/>
          <w:rtl w:val="0"/>
        </w:rPr>
        <w:t xml:space="preserve">3.1.8.4 Packet Id</w:t>
      </w:r>
    </w:p>
    <w:p w:rsidR="00000000" w:rsidDel="00000000" w:rsidP="00000000" w:rsidRDefault="00000000" w:rsidRPr="00000000" w14:paraId="00000870">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871">
      <w:pPr>
        <w:pStyle w:val="Heading4"/>
        <w:ind w:left="0" w:right="4" w:firstLine="0"/>
        <w:rPr>
          <w:rFonts w:ascii="Arial" w:cs="Arial" w:eastAsia="Arial" w:hAnsi="Arial"/>
        </w:rPr>
      </w:pPr>
      <w:bookmarkStart w:colFirst="0" w:colLast="0" w:name="_rjefff" w:id="101"/>
      <w:bookmarkEnd w:id="101"/>
      <w:r w:rsidDel="00000000" w:rsidR="00000000" w:rsidRPr="00000000">
        <w:rPr>
          <w:rFonts w:ascii="Arial" w:cs="Arial" w:eastAsia="Arial" w:hAnsi="Arial"/>
          <w:rtl w:val="0"/>
        </w:rPr>
        <w:t xml:space="preserve">3.1.8.5 Reason Code</w:t>
      </w:r>
    </w:p>
    <w:p w:rsidR="00000000" w:rsidDel="00000000" w:rsidP="00000000" w:rsidRDefault="00000000" w:rsidRPr="00000000" w14:paraId="00000872">
      <w:pPr>
        <w:rPr>
          <w:rFonts w:ascii="Arial" w:cs="Arial" w:eastAsia="Arial" w:hAnsi="Arial"/>
          <w:sz w:val="24"/>
          <w:szCs w:val="24"/>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r>
    </w:p>
    <w:tbl>
      <w:tblPr>
        <w:tblStyle w:val="Table21"/>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873">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87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875">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87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77">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78">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879">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87A">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Request for the topic alias value for the included topic name is successful</w:t>
            </w:r>
          </w:p>
        </w:tc>
      </w:tr>
      <w:tr>
        <w:trPr>
          <w:cantSplit w:val="0"/>
          <w:trHeight w:val="1008.9218749999999" w:hRule="atLeast"/>
          <w:tblHeader w:val="0"/>
        </w:trPr>
        <w:tc>
          <w:tcPr/>
          <w:p w:rsidR="00000000" w:rsidDel="00000000" w:rsidP="00000000" w:rsidRDefault="00000000" w:rsidRPr="00000000" w14:paraId="0000087B">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87C">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87D">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87E">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87F">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880">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881">
            <w:pPr>
              <w:spacing w:after="9" w:lineRule="auto"/>
              <w:ind w:right="-157"/>
              <w:rPr>
                <w:rFonts w:ascii="Arial" w:cs="Arial" w:eastAsia="Arial" w:hAnsi="Arial"/>
              </w:rPr>
            </w:pPr>
            <w:commentRangeStart w:id="33"/>
            <w:r w:rsidDel="00000000" w:rsidR="00000000" w:rsidRPr="00000000">
              <w:rPr>
                <w:rFonts w:ascii="Arial" w:cs="Arial" w:eastAsia="Arial" w:hAnsi="Arial"/>
                <w:rtl w:val="0"/>
              </w:rPr>
              <w:t xml:space="preserve">Invalid Topic Alias</w:t>
            </w:r>
            <w:commentRangeEnd w:id="33"/>
            <w:r w:rsidDel="00000000" w:rsidR="00000000" w:rsidRPr="00000000">
              <w:commentReference w:id="33"/>
            </w:r>
            <w:r w:rsidDel="00000000" w:rsidR="00000000" w:rsidRPr="00000000">
              <w:rPr>
                <w:rtl w:val="0"/>
              </w:rPr>
            </w:r>
          </w:p>
        </w:tc>
        <w:tc>
          <w:tcPr/>
          <w:p w:rsidR="00000000" w:rsidDel="00000000" w:rsidP="00000000" w:rsidRDefault="00000000" w:rsidRPr="00000000" w14:paraId="00000882">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Client or GW has received a REGISTER packet containing a Topic Alias which has a value that is not recognized. </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883">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884">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885">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886">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Topic Alias are not supported by the Client or gateway</w:t>
            </w:r>
          </w:p>
        </w:tc>
      </w:tr>
    </w:tbl>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26: REGACK Reason Code</w:t>
      </w:r>
    </w:p>
    <w:p w:rsidR="00000000" w:rsidDel="00000000" w:rsidP="00000000" w:rsidRDefault="00000000" w:rsidRPr="00000000" w14:paraId="00000888">
      <w:pPr>
        <w:pStyle w:val="Heading3"/>
        <w:ind w:left="720" w:hanging="720"/>
        <w:rPr/>
      </w:pPr>
      <w:bookmarkStart w:colFirst="0" w:colLast="0" w:name="_3bj1y38" w:id="102"/>
      <w:bookmarkEnd w:id="102"/>
      <w:r w:rsidDel="00000000" w:rsidR="00000000" w:rsidRPr="00000000">
        <w:rPr>
          <w:rtl w:val="0"/>
        </w:rPr>
        <w:t xml:space="preserve">3.1.9</w:t>
      </w:r>
      <w:commentRangeStart w:id="34"/>
      <w:r w:rsidDel="00000000" w:rsidR="00000000" w:rsidRPr="00000000">
        <w:rPr>
          <w:rtl w:val="0"/>
        </w:rPr>
        <w:t xml:space="preserve"> </w:t>
      </w:r>
      <w:r w:rsidDel="00000000" w:rsidR="00000000" w:rsidRPr="00000000">
        <w:rPr>
          <w:rtl w:val="0"/>
        </w:rPr>
        <w:t xml:space="preserve">Publish Variants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MQTT-SN is designed to be optimized for packet size. For this reason, the PUBLISH packet has been split into 3 variants; Variant 1 catering for Quality of Service -1 where a protocol version field is required, Variant 2 catering for Quality of Service 0 where no response ACK is required and thus no packet identifier is required and Quality of Service 1 and 2 where a response is expected, Variant 3 catering for Out Of Band messages where minimal overhead is required. Due to the fundamental structural difference of QoS -1 and OOB, a respective new packet type has been introduced. The table below breaks down the different versions of the PUBLISH packet and their respective type identifiers.</w:t>
      </w:r>
    </w:p>
    <w:p w:rsidR="00000000" w:rsidDel="00000000" w:rsidP="00000000" w:rsidRDefault="00000000" w:rsidRPr="00000000" w14:paraId="0000088A">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88B">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88C">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88D">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88E">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88F">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90">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891">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Minus 1</w:t>
            </w:r>
          </w:p>
        </w:tc>
        <w:tc>
          <w:tcPr/>
          <w:p w:rsidR="00000000" w:rsidDel="00000000" w:rsidP="00000000" w:rsidRDefault="00000000" w:rsidRPr="00000000" w14:paraId="00000892">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893">
            <w:pPr>
              <w:spacing w:after="9" w:lineRule="auto"/>
              <w:ind w:right="990"/>
              <w:rPr>
                <w:rFonts w:ascii="Arial" w:cs="Arial" w:eastAsia="Arial" w:hAnsi="Arial"/>
              </w:rPr>
            </w:pPr>
            <w:r w:rsidDel="00000000" w:rsidR="00000000" w:rsidRPr="00000000">
              <w:rPr>
                <w:rFonts w:ascii="Arial" w:cs="Arial" w:eastAsia="Arial" w:hAnsi="Arial"/>
                <w:rtl w:val="0"/>
              </w:rPr>
              <w:t xml:space="preserve">A second variant of the PUBLISH packet corresponding to Quality of Service minus 1 – This represents the PUBLISH Minus One from the original specification and is included for purposes of backward compatibility. This packet has been superseded by Publish OOB (0x11)</w:t>
            </w:r>
          </w:p>
        </w:tc>
      </w:tr>
      <w:tr>
        <w:trPr>
          <w:cantSplit w:val="0"/>
          <w:trHeight w:val="1008.9218749999999" w:hRule="atLeast"/>
          <w:tblHeader w:val="0"/>
        </w:trPr>
        <w:tc>
          <w:tcPr/>
          <w:p w:rsidR="00000000" w:rsidDel="00000000" w:rsidP="00000000" w:rsidRDefault="00000000" w:rsidRPr="00000000" w14:paraId="00000894">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Out Of Band (OOB)</w:t>
            </w:r>
          </w:p>
        </w:tc>
        <w:tc>
          <w:tcPr/>
          <w:p w:rsidR="00000000" w:rsidDel="00000000" w:rsidP="00000000" w:rsidRDefault="00000000" w:rsidRPr="00000000" w14:paraId="00000895">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896">
            <w:pPr>
              <w:spacing w:after="9" w:lineRule="auto"/>
              <w:ind w:right="990"/>
              <w:rPr>
                <w:rFonts w:ascii="Arial" w:cs="Arial" w:eastAsia="Arial" w:hAnsi="Arial"/>
              </w:rPr>
            </w:pPr>
            <w:r w:rsidDel="00000000" w:rsidR="00000000" w:rsidRPr="00000000">
              <w:rPr>
                <w:rFonts w:ascii="Arial" w:cs="Arial" w:eastAsia="Arial" w:hAnsi="Arial"/>
                <w:rtl w:val="0"/>
              </w:rPr>
              <w:t xml:space="preserve">A PUBLISH message that need have no </w:t>
            </w:r>
            <w:commentRangeStart w:id="35"/>
            <w:r w:rsidDel="00000000" w:rsidR="00000000" w:rsidRPr="00000000">
              <w:rPr>
                <w:rFonts w:ascii="Arial" w:cs="Arial" w:eastAsia="Arial" w:hAnsi="Arial"/>
                <w:rtl w:val="0"/>
              </w:rPr>
              <w:t xml:space="preserve">session present</w:t>
            </w:r>
            <w:commentRangeEnd w:id="35"/>
            <w:r w:rsidDel="00000000" w:rsidR="00000000" w:rsidRPr="00000000">
              <w:commentReference w:id="35"/>
            </w:r>
            <w:r w:rsidDel="00000000" w:rsidR="00000000" w:rsidRPr="00000000">
              <w:rPr>
                <w:rFonts w:ascii="Arial" w:cs="Arial" w:eastAsia="Arial" w:hAnsi="Arial"/>
                <w:rtl w:val="0"/>
              </w:rPr>
              <w:t xml:space="preserve"> on the GW or broker</w:t>
            </w:r>
          </w:p>
        </w:tc>
      </w:tr>
    </w:tbl>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3"/>
        <w:keepLines w:val="1"/>
        <w:spacing w:after="77" w:before="0" w:line="259" w:lineRule="auto"/>
        <w:ind w:left="0" w:firstLine="0"/>
        <w:rPr>
          <w:rFonts w:ascii="Arial" w:cs="Arial" w:eastAsia="Arial" w:hAnsi="Arial"/>
        </w:rPr>
      </w:pPr>
      <w:bookmarkStart w:colFirst="0" w:colLast="0" w:name="_1qoc8b1" w:id="103"/>
      <w:bookmarkEnd w:id="103"/>
      <w:r w:rsidDel="00000000" w:rsidR="00000000" w:rsidRPr="00000000">
        <w:rPr>
          <w:rtl w:val="0"/>
        </w:rPr>
        <w:t xml:space="preserve">3.1.10 </w:t>
      </w:r>
      <w:r w:rsidDel="00000000" w:rsidR="00000000" w:rsidRPr="00000000">
        <w:rPr>
          <w:rFonts w:ascii="Arial" w:cs="Arial" w:eastAsia="Arial" w:hAnsi="Arial"/>
          <w:rtl w:val="0"/>
        </w:rPr>
        <w:t xml:space="preserve">PUBLISH MINUS -1 </w:t>
      </w:r>
      <w:commentRangeStart w:id="36"/>
      <w:r w:rsidDel="00000000" w:rsidR="00000000" w:rsidRPr="00000000">
        <w:rPr>
          <w:rFonts w:ascii="Arial" w:cs="Arial" w:eastAsia="Arial" w:hAnsi="Arial"/>
          <w:rtl w:val="0"/>
        </w:rPr>
        <w:t xml:space="preserve">(Reference from 1.2)</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899">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89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9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89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8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A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8A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8A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A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8A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8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B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8B7">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8C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8C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08D2">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8D3">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8D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8D6">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8D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8D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8D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8D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8DE">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8D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8E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8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8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8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8E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8E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8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8F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F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900">
            <w:pPr>
              <w:keepNext w:val="1"/>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0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90E">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1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91C">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29">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92A">
            <w:pPr>
              <w:keepNext w:val="1"/>
              <w:jc w:val="center"/>
              <w:rPr>
                <w:rFonts w:ascii="Arial" w:cs="Arial" w:eastAsia="Arial" w:hAnsi="Arial"/>
              </w:rPr>
            </w:pPr>
            <w:r w:rsidDel="00000000" w:rsidR="00000000" w:rsidRPr="00000000">
              <w:rPr>
                <w:rFonts w:ascii="Arial" w:cs="Arial" w:eastAsia="Arial" w:hAnsi="Arial"/>
                <w:rtl w:val="0"/>
              </w:rPr>
              <w:t xml:space="preserve">Data</w:t>
            </w:r>
          </w:p>
        </w:tc>
      </w:tr>
    </w:tbl>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27: PUBLISH packet</w:t>
      </w:r>
    </w:p>
    <w:p w:rsidR="00000000" w:rsidDel="00000000" w:rsidP="00000000" w:rsidRDefault="00000000" w:rsidRPr="00000000" w14:paraId="0000093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093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93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MINUS -1 packet is generally sent using the broadcast address as destination.</w:t>
      </w:r>
      <w:r w:rsidDel="00000000" w:rsidR="00000000" w:rsidRPr="00000000">
        <w:rPr>
          <w:rtl w:val="0"/>
        </w:rPr>
      </w:r>
    </w:p>
    <w:p w:rsidR="00000000" w:rsidDel="00000000" w:rsidP="00000000" w:rsidRDefault="00000000" w:rsidRPr="00000000" w14:paraId="0000093B">
      <w:pPr>
        <w:pStyle w:val="Heading4"/>
        <w:ind w:left="0" w:right="4" w:firstLine="0"/>
        <w:rPr>
          <w:rFonts w:ascii="Arial" w:cs="Arial" w:eastAsia="Arial" w:hAnsi="Arial"/>
        </w:rPr>
      </w:pPr>
      <w:bookmarkStart w:colFirst="0" w:colLast="0" w:name="_4anzqyu" w:id="104"/>
      <w:bookmarkEnd w:id="104"/>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9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3D">
      <w:pPr>
        <w:pStyle w:val="Heading4"/>
        <w:ind w:left="0" w:right="4" w:firstLine="0"/>
        <w:rPr>
          <w:rFonts w:ascii="Arial" w:cs="Arial" w:eastAsia="Arial" w:hAnsi="Arial"/>
        </w:rPr>
      </w:pPr>
      <w:bookmarkStart w:colFirst="0" w:colLast="0" w:name="_14ykbeg" w:id="105"/>
      <w:bookmarkEnd w:id="105"/>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93E">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93F">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9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commentRangeStart w:id="3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9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9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943">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944">
      <w:pPr>
        <w:pStyle w:val="Heading4"/>
        <w:ind w:left="0" w:right="4" w:firstLine="0"/>
        <w:rPr>
          <w:rFonts w:ascii="Arial" w:cs="Arial" w:eastAsia="Arial" w:hAnsi="Arial"/>
        </w:rPr>
      </w:pPr>
      <w:bookmarkStart w:colFirst="0" w:colLast="0" w:name="_3oy7u29" w:id="106"/>
      <w:bookmarkEnd w:id="106"/>
      <w:r w:rsidDel="00000000" w:rsidR="00000000" w:rsidRPr="00000000">
        <w:rPr>
          <w:rFonts w:ascii="Arial" w:cs="Arial" w:eastAsia="Arial" w:hAnsi="Arial"/>
          <w:rtl w:val="0"/>
        </w:rPr>
        <w:t xml:space="preserve">3.1.10.3 Topic Alias or Topic Length</w:t>
      </w:r>
    </w:p>
    <w:p w:rsidR="00000000" w:rsidDel="00000000" w:rsidP="00000000" w:rsidRDefault="00000000" w:rsidRPr="00000000" w14:paraId="0000094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946">
      <w:pPr>
        <w:pStyle w:val="Heading4"/>
        <w:ind w:left="0" w:right="4" w:firstLine="0"/>
        <w:rPr>
          <w:rFonts w:ascii="Arial" w:cs="Arial" w:eastAsia="Arial" w:hAnsi="Arial"/>
        </w:rPr>
      </w:pPr>
      <w:bookmarkStart w:colFirst="0" w:colLast="0" w:name="_243i4a2" w:id="107"/>
      <w:bookmarkEnd w:id="107"/>
      <w:r w:rsidDel="00000000" w:rsidR="00000000" w:rsidRPr="00000000">
        <w:rPr>
          <w:rFonts w:ascii="Arial" w:cs="Arial" w:eastAsia="Arial" w:hAnsi="Arial"/>
          <w:rtl w:val="0"/>
        </w:rPr>
        <w:t xml:space="preserve">3.1.10.4 Data</w:t>
      </w:r>
    </w:p>
    <w:p w:rsidR="00000000" w:rsidDel="00000000" w:rsidP="00000000" w:rsidRDefault="00000000" w:rsidRPr="00000000" w14:paraId="00000947">
      <w:pPr>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p>
    <w:p w:rsidR="00000000" w:rsidDel="00000000" w:rsidP="00000000" w:rsidRDefault="00000000" w:rsidRPr="00000000" w14:paraId="00000948">
      <w:pPr>
        <w:spacing w:after="306" w:lineRule="auto"/>
        <w:ind w:left="-5" w:right="4" w:firstLine="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3"/>
        <w:keepLines w:val="1"/>
        <w:spacing w:after="77" w:before="0" w:line="259" w:lineRule="auto"/>
        <w:ind w:left="0" w:firstLine="0"/>
        <w:rPr>
          <w:rFonts w:ascii="Arial" w:cs="Arial" w:eastAsia="Arial" w:hAnsi="Arial"/>
        </w:rPr>
      </w:pPr>
      <w:bookmarkStart w:colFirst="0" w:colLast="0" w:name="_j8sehv" w:id="108"/>
      <w:bookmarkEnd w:id="108"/>
      <w:r w:rsidDel="00000000" w:rsidR="00000000" w:rsidRPr="00000000">
        <w:rPr>
          <w:rtl w:val="0"/>
        </w:rPr>
        <w:t xml:space="preserve">3.1.11 </w:t>
      </w:r>
      <w:r w:rsidDel="00000000" w:rsidR="00000000" w:rsidRPr="00000000">
        <w:rPr>
          <w:rFonts w:ascii="Arial" w:cs="Arial" w:eastAsia="Arial" w:hAnsi="Arial"/>
          <w:rtl w:val="0"/>
        </w:rPr>
        <w:t xml:space="preserve">PUBLISH </w:t>
      </w:r>
      <w:commentRangeStart w:id="38"/>
      <w:r w:rsidDel="00000000" w:rsidR="00000000" w:rsidRPr="00000000">
        <w:rPr>
          <w:rFonts w:ascii="Arial" w:cs="Arial" w:eastAsia="Arial" w:hAnsi="Arial"/>
          <w:rtl w:val="0"/>
        </w:rPr>
        <w:t xml:space="preserve">OUT OF BAND</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4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4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4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5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5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5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5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5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5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96B">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97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7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OUT OF BAND (OOB)</w:t>
            </w:r>
          </w:p>
        </w:tc>
      </w:tr>
      <w:tr>
        <w:trPr>
          <w:cantSplit w:val="0"/>
          <w:trHeight w:val="200" w:hRule="atLeast"/>
          <w:tblHeader w:val="0"/>
        </w:trPr>
        <w:tc>
          <w:tcPr>
            <w:vMerge w:val="continue"/>
          </w:tcPr>
          <w:p w:rsidR="00000000" w:rsidDel="00000000" w:rsidP="00000000" w:rsidRDefault="00000000" w:rsidRPr="00000000" w14:paraId="00000988">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8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8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8C">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98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8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99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9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95">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9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9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9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9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9A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A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A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9B2">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9B4">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9B9">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9BA">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9C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packet</w:t>
      </w:r>
    </w:p>
    <w:p w:rsidR="00000000" w:rsidDel="00000000" w:rsidP="00000000" w:rsidRDefault="00000000" w:rsidRPr="00000000" w14:paraId="000009D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9D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Comment</w:t>
      </w:r>
      <w:r w:rsidDel="00000000" w:rsidR="00000000" w:rsidRPr="00000000">
        <w:rPr>
          <w:rtl w:val="0"/>
        </w:rPr>
      </w:r>
    </w:p>
    <w:p w:rsidR="00000000" w:rsidDel="00000000" w:rsidP="00000000" w:rsidRDefault="00000000" w:rsidRPr="00000000" w14:paraId="000009D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broadcast, like UDP/IP, the PUBLISH OUT OF BAND packet is generally sent using the broadcast address as destination.</w:t>
      </w:r>
      <w:r w:rsidDel="00000000" w:rsidR="00000000" w:rsidRPr="00000000">
        <w:rPr>
          <w:rtl w:val="0"/>
        </w:rPr>
      </w:r>
    </w:p>
    <w:p w:rsidR="00000000" w:rsidDel="00000000" w:rsidP="00000000" w:rsidRDefault="00000000" w:rsidRPr="00000000" w14:paraId="000009DB">
      <w:pPr>
        <w:pStyle w:val="Heading4"/>
        <w:ind w:left="0" w:right="4" w:firstLine="0"/>
        <w:rPr>
          <w:rFonts w:ascii="Arial" w:cs="Arial" w:eastAsia="Arial" w:hAnsi="Arial"/>
        </w:rPr>
      </w:pPr>
      <w:bookmarkStart w:colFirst="0" w:colLast="0" w:name="_338fx5o" w:id="109"/>
      <w:bookmarkEnd w:id="109"/>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9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DD">
      <w:pPr>
        <w:pStyle w:val="Heading4"/>
        <w:ind w:left="0" w:right="4" w:firstLine="0"/>
        <w:rPr>
          <w:rFonts w:ascii="Arial" w:cs="Arial" w:eastAsia="Arial" w:hAnsi="Arial"/>
        </w:rPr>
      </w:pPr>
      <w:bookmarkStart w:colFirst="0" w:colLast="0" w:name="_1idq7dh" w:id="110"/>
      <w:bookmarkEnd w:id="110"/>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9DE">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9DF">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9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9E1">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9E2">
      <w:pPr>
        <w:pStyle w:val="Heading4"/>
        <w:ind w:left="0" w:right="4" w:firstLine="0"/>
        <w:rPr>
          <w:rFonts w:ascii="Arial" w:cs="Arial" w:eastAsia="Arial" w:hAnsi="Arial"/>
        </w:rPr>
      </w:pPr>
      <w:bookmarkStart w:colFirst="0" w:colLast="0" w:name="_42ddq1a" w:id="111"/>
      <w:bookmarkEnd w:id="111"/>
      <w:r w:rsidDel="00000000" w:rsidR="00000000" w:rsidRPr="00000000">
        <w:rPr>
          <w:rFonts w:ascii="Arial" w:cs="Arial" w:eastAsia="Arial" w:hAnsi="Arial"/>
          <w:rtl w:val="0"/>
        </w:rPr>
        <w:t xml:space="preserve">3.1.11.3 Topic Alias or Topic Length</w:t>
      </w:r>
    </w:p>
    <w:p w:rsidR="00000000" w:rsidDel="00000000" w:rsidP="00000000" w:rsidRDefault="00000000" w:rsidRPr="00000000" w14:paraId="000009E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9E4">
      <w:pPr>
        <w:pStyle w:val="Heading4"/>
        <w:ind w:left="0" w:right="4" w:firstLine="0"/>
        <w:rPr>
          <w:rFonts w:ascii="Arial" w:cs="Arial" w:eastAsia="Arial" w:hAnsi="Arial"/>
        </w:rPr>
      </w:pPr>
      <w:bookmarkStart w:colFirst="0" w:colLast="0" w:name="_2hio093" w:id="112"/>
      <w:bookmarkEnd w:id="112"/>
      <w:r w:rsidDel="00000000" w:rsidR="00000000" w:rsidRPr="00000000">
        <w:rPr>
          <w:rFonts w:ascii="Arial" w:cs="Arial" w:eastAsia="Arial" w:hAnsi="Arial"/>
          <w:rtl w:val="0"/>
        </w:rPr>
        <w:t xml:space="preserve">3.1.11.4 Data</w:t>
      </w:r>
    </w:p>
    <w:p w:rsidR="00000000" w:rsidDel="00000000" w:rsidP="00000000" w:rsidRDefault="00000000" w:rsidRPr="00000000" w14:paraId="000009E5">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9E7">
      <w:pPr>
        <w:pStyle w:val="Heading3"/>
        <w:keepLines w:val="1"/>
        <w:spacing w:after="77" w:before="0" w:line="259" w:lineRule="auto"/>
        <w:ind w:left="0" w:firstLine="0"/>
        <w:rPr>
          <w:rFonts w:ascii="Arial" w:cs="Arial" w:eastAsia="Arial" w:hAnsi="Arial"/>
        </w:rPr>
      </w:pPr>
      <w:bookmarkStart w:colFirst="0" w:colLast="0" w:name="_wnyagw" w:id="113"/>
      <w:bookmarkEnd w:id="113"/>
      <w:r w:rsidDel="00000000" w:rsidR="00000000" w:rsidRPr="00000000">
        <w:rPr>
          <w:rtl w:val="0"/>
        </w:rPr>
        <w:t xml:space="preserve">3.1.12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9E8">
      <w:pPr>
        <w:rPr>
          <w:rFonts w:ascii="Arial" w:cs="Arial" w:eastAsia="Arial" w:hAnsi="Arial"/>
        </w:rPr>
      </w:pP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9F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F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F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F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F8">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9F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07">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16">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17">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2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26">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2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29">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2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2C">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2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32">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A3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3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3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3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3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3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3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4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4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4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4F">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51">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52">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56">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57">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65">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66">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A75">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76">
      <w:pPr>
        <w:pStyle w:val="Heading4"/>
        <w:ind w:left="0" w:right="4" w:firstLine="0"/>
        <w:rPr>
          <w:rFonts w:ascii="Arial" w:cs="Arial" w:eastAsia="Arial" w:hAnsi="Arial"/>
        </w:rPr>
      </w:pPr>
      <w:bookmarkStart w:colFirst="0" w:colLast="0" w:name="_3gnlt4p" w:id="114"/>
      <w:bookmarkEnd w:id="114"/>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A7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78">
      <w:pPr>
        <w:pStyle w:val="Heading4"/>
        <w:ind w:left="0" w:right="4" w:firstLine="0"/>
        <w:rPr>
          <w:rFonts w:ascii="Arial" w:cs="Arial" w:eastAsia="Arial" w:hAnsi="Arial"/>
        </w:rPr>
      </w:pPr>
      <w:bookmarkStart w:colFirst="0" w:colLast="0" w:name="_1vsw3ci" w:id="115"/>
      <w:bookmarkEnd w:id="115"/>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A79">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7A">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is set to “1”, it signifies that the packet was retransmitted.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A7E">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7F">
      <w:pPr>
        <w:pStyle w:val="Heading4"/>
        <w:ind w:left="0" w:right="4" w:firstLine="0"/>
        <w:rPr>
          <w:rFonts w:ascii="Arial" w:cs="Arial" w:eastAsia="Arial" w:hAnsi="Arial"/>
        </w:rPr>
      </w:pPr>
      <w:bookmarkStart w:colFirst="0" w:colLast="0" w:name="_4fsjm0b" w:id="116"/>
      <w:bookmarkEnd w:id="116"/>
      <w:r w:rsidDel="00000000" w:rsidR="00000000" w:rsidRPr="00000000">
        <w:rPr>
          <w:rFonts w:ascii="Arial" w:cs="Arial" w:eastAsia="Arial" w:hAnsi="Arial"/>
          <w:rtl w:val="0"/>
        </w:rPr>
        <w:t xml:space="preserve">3.1.12.3 Topic Alias or Topic Length</w:t>
      </w:r>
    </w:p>
    <w:p w:rsidR="00000000" w:rsidDel="00000000" w:rsidP="00000000" w:rsidRDefault="00000000" w:rsidRPr="00000000" w14:paraId="00000A8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81">
      <w:pPr>
        <w:pStyle w:val="Heading4"/>
        <w:ind w:left="0" w:right="4" w:firstLine="0"/>
        <w:rPr>
          <w:rFonts w:ascii="Arial" w:cs="Arial" w:eastAsia="Arial" w:hAnsi="Arial"/>
        </w:rPr>
      </w:pPr>
      <w:bookmarkStart w:colFirst="0" w:colLast="0" w:name="_2uxtw84" w:id="117"/>
      <w:bookmarkEnd w:id="117"/>
      <w:r w:rsidDel="00000000" w:rsidR="00000000" w:rsidRPr="00000000">
        <w:rPr>
          <w:rFonts w:ascii="Arial" w:cs="Arial" w:eastAsia="Arial" w:hAnsi="Arial"/>
          <w:rtl w:val="0"/>
        </w:rPr>
        <w:t xml:space="preserve">3.1.12.4 Data</w:t>
      </w:r>
    </w:p>
    <w:p w:rsidR="00000000" w:rsidDel="00000000" w:rsidP="00000000" w:rsidRDefault="00000000" w:rsidRPr="00000000" w14:paraId="00000A82">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83">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A84">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A85">
      <w:pPr>
        <w:pStyle w:val="Heading3"/>
        <w:keepLines w:val="1"/>
        <w:spacing w:after="77" w:before="0" w:line="259" w:lineRule="auto"/>
        <w:ind w:left="0" w:firstLine="0"/>
        <w:rPr>
          <w:rFonts w:ascii="Arial" w:cs="Arial" w:eastAsia="Arial" w:hAnsi="Arial"/>
        </w:rPr>
      </w:pPr>
      <w:bookmarkStart w:colFirst="0" w:colLast="0" w:name="_1a346fx" w:id="118"/>
      <w:bookmarkEnd w:id="118"/>
      <w:r w:rsidDel="00000000" w:rsidR="00000000" w:rsidRPr="00000000">
        <w:rPr>
          <w:rtl w:val="0"/>
        </w:rPr>
        <w:t xml:space="preserve">3.1.13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A86">
      <w:pPr>
        <w:rPr>
          <w:rFonts w:ascii="Arial" w:cs="Arial" w:eastAsia="Arial" w:hAnsi="Arial"/>
        </w:rPr>
      </w:pPr>
      <w:r w:rsidDel="00000000" w:rsidR="00000000" w:rsidRPr="00000000">
        <w:rPr>
          <w:rtl w:val="0"/>
        </w:rPr>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8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8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8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9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9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9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9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9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A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A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B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B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AC3">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C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C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C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AD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D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D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D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D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D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D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E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E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AE5">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AF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AF4">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02">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B03">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B0B">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B0D">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B0E">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B13">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B21">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2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B31">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32">
      <w:pPr>
        <w:pStyle w:val="Heading4"/>
        <w:ind w:left="0" w:right="4" w:firstLine="0"/>
        <w:rPr>
          <w:rFonts w:ascii="Arial" w:cs="Arial" w:eastAsia="Arial" w:hAnsi="Arial"/>
        </w:rPr>
      </w:pPr>
      <w:bookmarkStart w:colFirst="0" w:colLast="0" w:name="_3u2rp3q" w:id="119"/>
      <w:bookmarkEnd w:id="11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B3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34">
      <w:pPr>
        <w:pStyle w:val="Heading4"/>
        <w:ind w:left="0" w:right="4" w:firstLine="0"/>
        <w:rPr>
          <w:rFonts w:ascii="Arial" w:cs="Arial" w:eastAsia="Arial" w:hAnsi="Arial"/>
        </w:rPr>
      </w:pPr>
      <w:bookmarkStart w:colFirst="0" w:colLast="0" w:name="_2981zbj" w:id="120"/>
      <w:bookmarkEnd w:id="120"/>
      <w:r w:rsidDel="00000000" w:rsidR="00000000" w:rsidRPr="00000000">
        <w:rPr>
          <w:rFonts w:ascii="Arial" w:cs="Arial" w:eastAsia="Arial" w:hAnsi="Arial"/>
          <w:rtl w:val="0"/>
        </w:rPr>
        <w:t xml:space="preserve">3.1.13.2 PUBLISH Flags</w:t>
      </w:r>
    </w:p>
    <w:p w:rsidR="00000000" w:rsidDel="00000000" w:rsidP="00000000" w:rsidRDefault="00000000" w:rsidRPr="00000000" w14:paraId="00000B35">
      <w:pPr>
        <w:ind w:right="4"/>
        <w:rPr>
          <w:rFonts w:ascii="Arial" w:cs="Arial" w:eastAsia="Arial" w:hAnsi="Arial"/>
        </w:rPr>
      </w:pPr>
      <w:bookmarkStart w:colFirst="0" w:colLast="0" w:name="_odc9jc" w:id="121"/>
      <w:bookmarkEnd w:id="121"/>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3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B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B3A">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3B">
      <w:pPr>
        <w:pStyle w:val="Heading4"/>
        <w:ind w:left="0" w:right="4" w:firstLine="0"/>
        <w:rPr>
          <w:rFonts w:ascii="Arial" w:cs="Arial" w:eastAsia="Arial" w:hAnsi="Arial"/>
        </w:rPr>
      </w:pPr>
      <w:bookmarkStart w:colFirst="0" w:colLast="0" w:name="_38czs75" w:id="122"/>
      <w:bookmarkEnd w:id="122"/>
      <w:r w:rsidDel="00000000" w:rsidR="00000000" w:rsidRPr="00000000">
        <w:rPr>
          <w:rFonts w:ascii="Arial" w:cs="Arial" w:eastAsia="Arial" w:hAnsi="Arial"/>
          <w:rtl w:val="0"/>
        </w:rPr>
        <w:t xml:space="preserve">3.1.13.3 Topic Length</w:t>
      </w:r>
    </w:p>
    <w:p w:rsidR="00000000" w:rsidDel="00000000" w:rsidP="00000000" w:rsidRDefault="00000000" w:rsidRPr="00000000" w14:paraId="00000B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topic value. This will be either 2 bytes when using a standard alias (0b00, 0b01 or 0b10) or the length of the full topic name when the topic type is 0b11.</w:t>
      </w:r>
    </w:p>
    <w:p w:rsidR="00000000" w:rsidDel="00000000" w:rsidP="00000000" w:rsidRDefault="00000000" w:rsidRPr="00000000" w14:paraId="00000B3D">
      <w:pPr>
        <w:pStyle w:val="Heading4"/>
        <w:ind w:left="0" w:right="4" w:firstLine="0"/>
        <w:rPr>
          <w:rFonts w:ascii="Arial" w:cs="Arial" w:eastAsia="Arial" w:hAnsi="Arial"/>
        </w:rPr>
      </w:pPr>
      <w:bookmarkStart w:colFirst="0" w:colLast="0" w:name="_1nia2ey" w:id="123"/>
      <w:bookmarkEnd w:id="123"/>
      <w:r w:rsidDel="00000000" w:rsidR="00000000" w:rsidRPr="00000000">
        <w:rPr>
          <w:rFonts w:ascii="Arial" w:cs="Arial" w:eastAsia="Arial" w:hAnsi="Arial"/>
          <w:rtl w:val="0"/>
        </w:rPr>
        <w:t xml:space="preserve">3.1.13.4 Packet Id</w:t>
      </w:r>
    </w:p>
    <w:p w:rsidR="00000000" w:rsidDel="00000000" w:rsidP="00000000" w:rsidRDefault="00000000" w:rsidRPr="00000000" w14:paraId="00000B3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B3F">
      <w:pPr>
        <w:pStyle w:val="Heading4"/>
        <w:ind w:left="0" w:right="4" w:firstLine="0"/>
        <w:rPr>
          <w:rFonts w:ascii="Arial" w:cs="Arial" w:eastAsia="Arial" w:hAnsi="Arial"/>
        </w:rPr>
      </w:pPr>
      <w:bookmarkStart w:colFirst="0" w:colLast="0" w:name="_47hxl2r" w:id="124"/>
      <w:bookmarkEnd w:id="124"/>
      <w:r w:rsidDel="00000000" w:rsidR="00000000" w:rsidRPr="00000000">
        <w:rPr>
          <w:rFonts w:ascii="Arial" w:cs="Arial" w:eastAsia="Arial" w:hAnsi="Arial"/>
          <w:rtl w:val="0"/>
        </w:rPr>
        <w:t xml:space="preserve">3.1.13.5 Topic Alias or Topic Name</w:t>
      </w:r>
    </w:p>
    <w:p w:rsidR="00000000" w:rsidDel="00000000" w:rsidP="00000000" w:rsidRDefault="00000000" w:rsidRPr="00000000" w14:paraId="00000B4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topic name encoded as a Fixed Length UTF-8 Encoded String,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w:t>
      </w:r>
    </w:p>
    <w:p w:rsidR="00000000" w:rsidDel="00000000" w:rsidP="00000000" w:rsidRDefault="00000000" w:rsidRPr="00000000" w14:paraId="00000B41">
      <w:pPr>
        <w:pStyle w:val="Heading4"/>
        <w:ind w:left="0" w:right="4" w:firstLine="0"/>
        <w:rPr>
          <w:rFonts w:ascii="Arial" w:cs="Arial" w:eastAsia="Arial" w:hAnsi="Arial"/>
        </w:rPr>
      </w:pPr>
      <w:bookmarkStart w:colFirst="0" w:colLast="0" w:name="_2mn7vak" w:id="125"/>
      <w:bookmarkEnd w:id="125"/>
      <w:r w:rsidDel="00000000" w:rsidR="00000000" w:rsidRPr="00000000">
        <w:rPr>
          <w:rFonts w:ascii="Arial" w:cs="Arial" w:eastAsia="Arial" w:hAnsi="Arial"/>
          <w:rtl w:val="0"/>
        </w:rPr>
        <w:t xml:space="preserve">3.1.13.6 Data</w:t>
      </w:r>
    </w:p>
    <w:p w:rsidR="00000000" w:rsidDel="00000000" w:rsidP="00000000" w:rsidRDefault="00000000" w:rsidRPr="00000000" w14:paraId="00000B42">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43">
      <w:pPr>
        <w:pStyle w:val="Heading3"/>
        <w:keepLines w:val="1"/>
        <w:spacing w:after="77" w:before="0" w:line="259" w:lineRule="auto"/>
        <w:ind w:left="0" w:firstLine="0"/>
        <w:rPr>
          <w:rFonts w:ascii="Arial" w:cs="Arial" w:eastAsia="Arial" w:hAnsi="Arial"/>
        </w:rPr>
      </w:pPr>
      <w:bookmarkStart w:colFirst="0" w:colLast="0" w:name="_11si5id" w:id="126"/>
      <w:bookmarkEnd w:id="126"/>
      <w:r w:rsidDel="00000000" w:rsidR="00000000" w:rsidRPr="00000000">
        <w:rPr>
          <w:rtl w:val="0"/>
        </w:rPr>
        <w:t xml:space="preserve">3.1.14 </w:t>
      </w:r>
      <w:r w:rsidDel="00000000" w:rsidR="00000000" w:rsidRPr="00000000">
        <w:rPr>
          <w:rFonts w:ascii="Arial" w:cs="Arial" w:eastAsia="Arial" w:hAnsi="Arial"/>
          <w:rtl w:val="0"/>
        </w:rPr>
        <w:t xml:space="preserve">PUBACK – Publish Acknowledgement</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4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4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4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4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4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4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4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4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4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4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4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5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5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5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60">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B7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B7B">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commentRangeStart w:id="39"/>
      <w:commentRangeStart w:id="40"/>
      <w:r w:rsidDel="00000000" w:rsidR="00000000" w:rsidRPr="00000000">
        <w:rPr>
          <w:rFonts w:ascii="Arial" w:cs="Arial" w:eastAsia="Arial" w:hAnsi="Arial"/>
          <w:rtl w:val="0"/>
        </w:rPr>
        <w:t xml:space="preserve">any QoS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Out Of Band</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B7C">
      <w:pPr>
        <w:pStyle w:val="Heading4"/>
        <w:ind w:left="0" w:right="4" w:firstLine="0"/>
        <w:rPr>
          <w:rFonts w:ascii="Arial" w:cs="Arial" w:eastAsia="Arial" w:hAnsi="Arial"/>
        </w:rPr>
      </w:pPr>
      <w:bookmarkStart w:colFirst="0" w:colLast="0" w:name="_3ls5o66" w:id="127"/>
      <w:bookmarkEnd w:id="127"/>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B7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7E">
      <w:pPr>
        <w:pStyle w:val="Heading4"/>
        <w:ind w:left="0" w:right="4" w:firstLine="0"/>
        <w:rPr>
          <w:rFonts w:ascii="Arial" w:cs="Arial" w:eastAsia="Arial" w:hAnsi="Arial"/>
        </w:rPr>
      </w:pPr>
      <w:bookmarkStart w:colFirst="0" w:colLast="0" w:name="_20xfydz" w:id="128"/>
      <w:bookmarkEnd w:id="128"/>
      <w:r w:rsidDel="00000000" w:rsidR="00000000" w:rsidRPr="00000000">
        <w:rPr>
          <w:rFonts w:ascii="Arial" w:cs="Arial" w:eastAsia="Arial" w:hAnsi="Arial"/>
          <w:rtl w:val="0"/>
        </w:rPr>
        <w:t xml:space="preserve">3.1.14.2 Packet Id</w:t>
      </w:r>
    </w:p>
    <w:p w:rsidR="00000000" w:rsidDel="00000000" w:rsidP="00000000" w:rsidRDefault="00000000" w:rsidRPr="00000000" w14:paraId="00000B7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80">
      <w:pPr>
        <w:pStyle w:val="Heading4"/>
        <w:ind w:left="0" w:right="4" w:firstLine="0"/>
        <w:rPr>
          <w:rFonts w:ascii="Arial" w:cs="Arial" w:eastAsia="Arial" w:hAnsi="Arial"/>
        </w:rPr>
      </w:pPr>
      <w:bookmarkStart w:colFirst="0" w:colLast="0" w:name="_4kx3h1s" w:id="129"/>
      <w:bookmarkEnd w:id="129"/>
      <w:r w:rsidDel="00000000" w:rsidR="00000000" w:rsidRPr="00000000">
        <w:rPr>
          <w:rFonts w:ascii="Arial" w:cs="Arial" w:eastAsia="Arial" w:hAnsi="Arial"/>
          <w:rtl w:val="0"/>
        </w:rPr>
        <w:t xml:space="preserve">3.1.14.3 Reason Code</w:t>
      </w:r>
    </w:p>
    <w:p w:rsidR="00000000" w:rsidDel="00000000" w:rsidP="00000000" w:rsidRDefault="00000000" w:rsidRPr="00000000" w14:paraId="00000B8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Client or Server sending the PUBACK packet MUST use one of the PUBACK Reason Codes</w:t>
      </w:r>
    </w:p>
    <w:tbl>
      <w:tblPr>
        <w:tblStyle w:val="Table28"/>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3.35703125" w:hRule="atLeast"/>
          <w:tblHeader w:val="0"/>
        </w:trPr>
        <w:tc>
          <w:tcPr>
            <w:shd w:fill="cfe2f3" w:val="clear"/>
          </w:tcPr>
          <w:p w:rsidR="00000000" w:rsidDel="00000000" w:rsidP="00000000" w:rsidRDefault="00000000" w:rsidRPr="00000000" w14:paraId="00000B82">
            <w:pPr>
              <w:spacing w:after="9" w:lineRule="auto"/>
              <w:ind w:right="-100"/>
              <w:rPr>
                <w:rFonts w:ascii="Arial" w:cs="Arial" w:eastAsia="Arial" w:hAnsi="Arial"/>
                <w:b w:val="1"/>
              </w:rPr>
            </w:pPr>
            <w:commentRangeStart w:id="41"/>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B83">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B84">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B85">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3.35703125" w:hRule="atLeast"/>
          <w:tblHeader w:val="0"/>
        </w:trPr>
        <w:tc>
          <w:tcPr/>
          <w:p w:rsidR="00000000" w:rsidDel="00000000" w:rsidP="00000000" w:rsidRDefault="00000000" w:rsidRPr="00000000" w14:paraId="00000B86">
            <w:pPr>
              <w:spacing w:after="9" w:lineRule="auto"/>
              <w:rPr>
                <w:rFonts w:ascii="Arial" w:cs="Arial" w:eastAsia="Arial" w:hAnsi="Arial"/>
              </w:rPr>
            </w:pPr>
            <w:commentRangeEnd w:id="41"/>
            <w:r w:rsidDel="00000000" w:rsidR="00000000" w:rsidRPr="00000000">
              <w:commentReference w:id="41"/>
            </w:r>
            <w:commentRangeStart w:id="42"/>
            <w:r w:rsidDel="00000000" w:rsidR="00000000" w:rsidRPr="00000000">
              <w:rPr>
                <w:rFonts w:ascii="Arial" w:cs="Arial" w:eastAsia="Arial" w:hAnsi="Arial"/>
                <w:rtl w:val="0"/>
              </w:rPr>
              <w:t xml:space="preserve">0</w:t>
            </w:r>
          </w:p>
        </w:tc>
        <w:tc>
          <w:tcPr/>
          <w:p w:rsidR="00000000" w:rsidDel="00000000" w:rsidP="00000000" w:rsidRDefault="00000000" w:rsidRPr="00000000" w14:paraId="00000B87">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B88">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B8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Publish to gateway/server was successful</w:t>
            </w:r>
          </w:p>
        </w:tc>
      </w:tr>
      <w:tr>
        <w:trPr>
          <w:cantSplit w:val="0"/>
          <w:trHeight w:val="623.35703125" w:hRule="atLeast"/>
          <w:tblHeader w:val="0"/>
        </w:trPr>
        <w:tc>
          <w:tcPr/>
          <w:p w:rsidR="00000000" w:rsidDel="00000000" w:rsidP="00000000" w:rsidRDefault="00000000" w:rsidRPr="00000000" w14:paraId="00000B8A">
            <w:pPr>
              <w:spacing w:after="9" w:lineRule="auto"/>
              <w:rPr>
                <w:rFonts w:ascii="Arial" w:cs="Arial" w:eastAsia="Arial" w:hAnsi="Arial"/>
              </w:rPr>
            </w:pPr>
            <w:commentRangeEnd w:id="42"/>
            <w:r w:rsidDel="00000000" w:rsidR="00000000" w:rsidRPr="00000000">
              <w:commentReference w:id="42"/>
            </w:r>
            <w:commentRangeStart w:id="43"/>
            <w:r w:rsidDel="00000000" w:rsidR="00000000" w:rsidRPr="00000000">
              <w:rPr>
                <w:rFonts w:ascii="Arial" w:cs="Arial" w:eastAsia="Arial" w:hAnsi="Arial"/>
                <w:rtl w:val="0"/>
              </w:rPr>
              <w:t xml:space="preserve">1</w:t>
            </w:r>
          </w:p>
        </w:tc>
        <w:tc>
          <w:tcPr/>
          <w:p w:rsidR="00000000" w:rsidDel="00000000" w:rsidP="00000000" w:rsidRDefault="00000000" w:rsidRPr="00000000" w14:paraId="00000B8B">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B8C">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B8D">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3.35703125" w:hRule="atLeast"/>
          <w:tblHeader w:val="0"/>
        </w:trPr>
        <w:tc>
          <w:tcPr/>
          <w:p w:rsidR="00000000" w:rsidDel="00000000" w:rsidP="00000000" w:rsidRDefault="00000000" w:rsidRPr="00000000" w14:paraId="00000B8E">
            <w:pPr>
              <w:spacing w:after="9" w:lineRule="auto"/>
              <w:rPr>
                <w:rFonts w:ascii="Arial" w:cs="Arial" w:eastAsia="Arial" w:hAnsi="Arial"/>
              </w:rPr>
            </w:pPr>
            <w:commentRangeEnd w:id="43"/>
            <w:r w:rsidDel="00000000" w:rsidR="00000000" w:rsidRPr="00000000">
              <w:commentReference w:id="43"/>
            </w:r>
            <w:commentRangeStart w:id="44"/>
            <w:r w:rsidDel="00000000" w:rsidR="00000000" w:rsidRPr="00000000">
              <w:rPr>
                <w:rFonts w:ascii="Arial" w:cs="Arial" w:eastAsia="Arial" w:hAnsi="Arial"/>
                <w:rtl w:val="0"/>
              </w:rPr>
              <w:t xml:space="preserve">2</w:t>
            </w:r>
          </w:p>
        </w:tc>
        <w:tc>
          <w:tcPr/>
          <w:p w:rsidR="00000000" w:rsidDel="00000000" w:rsidP="00000000" w:rsidRDefault="00000000" w:rsidRPr="00000000" w14:paraId="00000B8F">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B90">
            <w:pPr>
              <w:spacing w:after="9" w:lineRule="auto"/>
              <w:ind w:right="-157"/>
              <w:rPr>
                <w:rFonts w:ascii="Arial" w:cs="Arial" w:eastAsia="Arial" w:hAnsi="Arial"/>
              </w:rPr>
            </w:pPr>
            <w:commentRangeStart w:id="45"/>
            <w:r w:rsidDel="00000000" w:rsidR="00000000" w:rsidRPr="00000000">
              <w:rPr>
                <w:rFonts w:ascii="Arial" w:cs="Arial" w:eastAsia="Arial" w:hAnsi="Arial"/>
                <w:rtl w:val="0"/>
              </w:rPr>
              <w:t xml:space="preserve">Invalid Topic Alias</w:t>
            </w:r>
            <w:commentRangeEnd w:id="45"/>
            <w:r w:rsidDel="00000000" w:rsidR="00000000" w:rsidRPr="00000000">
              <w:commentReference w:id="45"/>
            </w:r>
            <w:r w:rsidDel="00000000" w:rsidR="00000000" w:rsidRPr="00000000">
              <w:rPr>
                <w:rtl w:val="0"/>
              </w:rPr>
            </w:r>
          </w:p>
        </w:tc>
        <w:tc>
          <w:tcPr/>
          <w:p w:rsidR="00000000" w:rsidDel="00000000" w:rsidP="00000000" w:rsidRDefault="00000000" w:rsidRPr="00000000" w14:paraId="00000B91">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PUBLISH packet containing a Topic Alias which has a value that </w:t>
            </w:r>
            <w:r w:rsidDel="00000000" w:rsidR="00000000" w:rsidRPr="00000000">
              <w:rPr>
                <w:rFonts w:ascii="Arial" w:cs="Arial" w:eastAsia="Arial" w:hAnsi="Arial"/>
                <w:rtl w:val="0"/>
              </w:rPr>
              <w:t xml:space="preserve">is not</w:t>
            </w:r>
            <w:r w:rsidDel="00000000" w:rsidR="00000000" w:rsidRPr="00000000">
              <w:rPr>
                <w:rFonts w:ascii="Arial" w:cs="Arial" w:eastAsia="Arial" w:hAnsi="Arial"/>
                <w:color w:val="000000"/>
                <w:rtl w:val="0"/>
              </w:rPr>
              <w:t xml:space="preserve"> recognized. </w:t>
            </w:r>
            <w:r w:rsidDel="00000000" w:rsidR="00000000" w:rsidRPr="00000000">
              <w:rPr>
                <w:rtl w:val="0"/>
              </w:rPr>
            </w:r>
          </w:p>
        </w:tc>
      </w:tr>
      <w:tr>
        <w:trPr>
          <w:cantSplit w:val="0"/>
          <w:trHeight w:val="623.35703125" w:hRule="atLeast"/>
          <w:tblHeader w:val="0"/>
        </w:trPr>
        <w:tc>
          <w:tcPr/>
          <w:p w:rsidR="00000000" w:rsidDel="00000000" w:rsidP="00000000" w:rsidRDefault="00000000" w:rsidRPr="00000000" w14:paraId="00000B92">
            <w:pPr>
              <w:spacing w:after="9" w:lineRule="auto"/>
              <w:rPr>
                <w:rFonts w:ascii="Arial" w:cs="Arial" w:eastAsia="Arial" w:hAnsi="Arial"/>
              </w:rPr>
            </w:pPr>
            <w:commentRangeEnd w:id="44"/>
            <w:r w:rsidDel="00000000" w:rsidR="00000000" w:rsidRPr="00000000">
              <w:commentReference w:id="44"/>
            </w:r>
            <w:commentRangeStart w:id="46"/>
            <w:r w:rsidDel="00000000" w:rsidR="00000000" w:rsidRPr="00000000">
              <w:rPr>
                <w:rFonts w:ascii="Arial" w:cs="Arial" w:eastAsia="Arial" w:hAnsi="Arial"/>
                <w:rtl w:val="0"/>
              </w:rPr>
              <w:t xml:space="preserve">3</w:t>
            </w:r>
          </w:p>
        </w:tc>
        <w:tc>
          <w:tcPr/>
          <w:p w:rsidR="00000000" w:rsidDel="00000000" w:rsidP="00000000" w:rsidRDefault="00000000" w:rsidRPr="00000000" w14:paraId="00000B93">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B94">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B95">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QoS or other properties of the PUBLISH.</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commentRangeEnd w:id="46"/>
      <w:r w:rsidDel="00000000" w:rsidR="00000000" w:rsidRPr="00000000">
        <w:commentReference w:id="46"/>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32: PUBACK Reason Code</w:t>
      </w:r>
    </w:p>
    <w:p w:rsidR="00000000" w:rsidDel="00000000" w:rsidP="00000000" w:rsidRDefault="00000000" w:rsidRPr="00000000" w14:paraId="00000B97">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B98">
      <w:pPr>
        <w:pStyle w:val="Heading3"/>
        <w:keepLines w:val="1"/>
        <w:spacing w:after="109" w:before="0" w:line="259" w:lineRule="auto"/>
        <w:ind w:left="0" w:right="4" w:firstLine="0"/>
        <w:rPr>
          <w:rFonts w:ascii="Arial" w:cs="Arial" w:eastAsia="Arial" w:hAnsi="Arial"/>
        </w:rPr>
      </w:pPr>
      <w:bookmarkStart w:colFirst="0" w:colLast="0" w:name="_302dr9l" w:id="130"/>
      <w:bookmarkEnd w:id="130"/>
      <w:r w:rsidDel="00000000" w:rsidR="00000000" w:rsidRPr="00000000">
        <w:rPr>
          <w:rtl w:val="0"/>
        </w:rPr>
        <w:t xml:space="preserve">3.1.15 </w:t>
      </w:r>
      <w:r w:rsidDel="00000000" w:rsidR="00000000" w:rsidRPr="00000000">
        <w:rPr>
          <w:rFonts w:ascii="Arial" w:cs="Arial" w:eastAsia="Arial" w:hAnsi="Arial"/>
          <w:rtl w:val="0"/>
        </w:rPr>
        <w:t xml:space="preserve">PUBREC (QoS 2 delivery part 1)</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9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9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9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9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9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9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9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A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A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A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A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A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B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B5">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B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BE">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BC7">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BC8">
      <w:pPr>
        <w:pStyle w:val="Heading4"/>
        <w:ind w:left="0" w:right="4" w:firstLine="0"/>
        <w:rPr>
          <w:rFonts w:ascii="Arial" w:cs="Arial" w:eastAsia="Arial" w:hAnsi="Arial"/>
        </w:rPr>
      </w:pPr>
      <w:bookmarkStart w:colFirst="0" w:colLast="0" w:name="_1f7o1he" w:id="131"/>
      <w:bookmarkEnd w:id="131"/>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BC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BCA">
      <w:pPr>
        <w:pStyle w:val="Heading4"/>
        <w:ind w:left="0" w:right="4" w:firstLine="0"/>
        <w:rPr>
          <w:rFonts w:ascii="Arial" w:cs="Arial" w:eastAsia="Arial" w:hAnsi="Arial"/>
        </w:rPr>
      </w:pPr>
      <w:bookmarkStart w:colFirst="0" w:colLast="0" w:name="_3z7bk57" w:id="132"/>
      <w:bookmarkEnd w:id="132"/>
      <w:r w:rsidDel="00000000" w:rsidR="00000000" w:rsidRPr="00000000">
        <w:rPr>
          <w:rFonts w:ascii="Arial" w:cs="Arial" w:eastAsia="Arial" w:hAnsi="Arial"/>
          <w:rtl w:val="0"/>
        </w:rPr>
        <w:t xml:space="preserve">3.1.15.2 Packet Id</w:t>
      </w:r>
    </w:p>
    <w:p w:rsidR="00000000" w:rsidDel="00000000" w:rsidP="00000000" w:rsidRDefault="00000000" w:rsidRPr="00000000" w14:paraId="00000BC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BCC">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BCD">
      <w:pPr>
        <w:pStyle w:val="Heading3"/>
        <w:keepLines w:val="1"/>
        <w:spacing w:after="109" w:before="0" w:line="259" w:lineRule="auto"/>
        <w:ind w:left="0" w:right="4" w:firstLine="0"/>
        <w:rPr>
          <w:rFonts w:ascii="Arial" w:cs="Arial" w:eastAsia="Arial" w:hAnsi="Arial"/>
        </w:rPr>
      </w:pPr>
      <w:bookmarkStart w:colFirst="0" w:colLast="0" w:name="_2eclud0" w:id="133"/>
      <w:bookmarkEnd w:id="133"/>
      <w:r w:rsidDel="00000000" w:rsidR="00000000" w:rsidRPr="00000000">
        <w:rPr>
          <w:rtl w:val="0"/>
        </w:rPr>
        <w:t xml:space="preserve">3.1.16 </w:t>
      </w:r>
      <w:r w:rsidDel="00000000" w:rsidR="00000000" w:rsidRPr="00000000">
        <w:rPr>
          <w:rFonts w:ascii="Arial" w:cs="Arial" w:eastAsia="Arial" w:hAnsi="Arial"/>
          <w:rtl w:val="0"/>
        </w:rPr>
        <w:t xml:space="preserve">PUBREL (QoS 2 delivery part 2)</w:t>
      </w:r>
    </w:p>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BC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C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BD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BD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D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BD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BD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D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BD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D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BD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E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BE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BE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BEA">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F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BF3">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BFC">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BFD">
      <w:pPr>
        <w:pStyle w:val="Heading4"/>
        <w:ind w:left="0" w:right="4" w:firstLine="0"/>
        <w:rPr>
          <w:rFonts w:ascii="Arial" w:cs="Arial" w:eastAsia="Arial" w:hAnsi="Arial"/>
        </w:rPr>
      </w:pPr>
      <w:bookmarkStart w:colFirst="0" w:colLast="0" w:name="_thw4kt" w:id="134"/>
      <w:bookmarkEnd w:id="13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BFE">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BFF">
      <w:pPr>
        <w:pStyle w:val="Heading4"/>
        <w:ind w:left="0" w:right="4" w:firstLine="0"/>
        <w:rPr>
          <w:rFonts w:ascii="Arial" w:cs="Arial" w:eastAsia="Arial" w:hAnsi="Arial"/>
        </w:rPr>
      </w:pPr>
      <w:bookmarkStart w:colFirst="0" w:colLast="0" w:name="_3dhjn8m" w:id="135"/>
      <w:bookmarkEnd w:id="135"/>
      <w:r w:rsidDel="00000000" w:rsidR="00000000" w:rsidRPr="00000000">
        <w:rPr>
          <w:rFonts w:ascii="Arial" w:cs="Arial" w:eastAsia="Arial" w:hAnsi="Arial"/>
          <w:rtl w:val="0"/>
        </w:rPr>
        <w:t xml:space="preserve">3.1.16.2 Packet Id</w:t>
      </w:r>
    </w:p>
    <w:p w:rsidR="00000000" w:rsidDel="00000000" w:rsidP="00000000" w:rsidRDefault="00000000" w:rsidRPr="00000000" w14:paraId="00000C00">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01">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02">
      <w:pPr>
        <w:pStyle w:val="Heading3"/>
        <w:keepLines w:val="1"/>
        <w:spacing w:after="109" w:before="0" w:line="259" w:lineRule="auto"/>
        <w:ind w:left="0" w:right="4" w:firstLine="0"/>
        <w:rPr>
          <w:rFonts w:ascii="Arial" w:cs="Arial" w:eastAsia="Arial" w:hAnsi="Arial"/>
        </w:rPr>
      </w:pPr>
      <w:bookmarkStart w:colFirst="0" w:colLast="0" w:name="_1smtxgf" w:id="136"/>
      <w:bookmarkEnd w:id="136"/>
      <w:r w:rsidDel="00000000" w:rsidR="00000000" w:rsidRPr="00000000">
        <w:rPr>
          <w:rtl w:val="0"/>
        </w:rPr>
        <w:t xml:space="preserve">3.1.17 </w:t>
      </w:r>
      <w:r w:rsidDel="00000000" w:rsidR="00000000" w:rsidRPr="00000000">
        <w:rPr>
          <w:rFonts w:ascii="Arial" w:cs="Arial" w:eastAsia="Arial" w:hAnsi="Arial"/>
          <w:rtl w:val="0"/>
        </w:rPr>
        <w:t xml:space="preserve">PUBCOMP (QoS 2 delivery part 3)</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0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0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0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0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0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0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0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0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0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0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0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1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1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1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1F">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27">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28">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C32">
      <w:pPr>
        <w:pStyle w:val="Heading4"/>
        <w:ind w:left="0" w:right="4" w:firstLine="0"/>
        <w:rPr>
          <w:rFonts w:ascii="Arial" w:cs="Arial" w:eastAsia="Arial" w:hAnsi="Arial"/>
        </w:rPr>
      </w:pPr>
      <w:bookmarkStart w:colFirst="0" w:colLast="0" w:name="_4cmhg48" w:id="137"/>
      <w:bookmarkEnd w:id="137"/>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C3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34">
      <w:pPr>
        <w:pStyle w:val="Heading4"/>
        <w:ind w:left="0" w:right="4" w:firstLine="0"/>
        <w:rPr>
          <w:rFonts w:ascii="Arial" w:cs="Arial" w:eastAsia="Arial" w:hAnsi="Arial"/>
        </w:rPr>
      </w:pPr>
      <w:bookmarkStart w:colFirst="0" w:colLast="0" w:name="_2rrrqc1" w:id="138"/>
      <w:bookmarkEnd w:id="138"/>
      <w:r w:rsidDel="00000000" w:rsidR="00000000" w:rsidRPr="00000000">
        <w:rPr>
          <w:rFonts w:ascii="Arial" w:cs="Arial" w:eastAsia="Arial" w:hAnsi="Arial"/>
          <w:rtl w:val="0"/>
        </w:rPr>
        <w:t xml:space="preserve">3.1.17.2 Packet Identifier</w:t>
      </w:r>
    </w:p>
    <w:p w:rsidR="00000000" w:rsidDel="00000000" w:rsidP="00000000" w:rsidRDefault="00000000" w:rsidRPr="00000000" w14:paraId="00000C3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36">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7">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8">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9">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B">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C">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D">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E">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3F">
      <w:pPr>
        <w:pStyle w:val="Heading3"/>
        <w:keepLines w:val="1"/>
        <w:spacing w:after="118" w:before="0" w:line="259" w:lineRule="auto"/>
        <w:ind w:left="0" w:firstLine="0"/>
        <w:rPr>
          <w:rFonts w:ascii="Arial" w:cs="Arial" w:eastAsia="Arial" w:hAnsi="Arial"/>
        </w:rPr>
      </w:pPr>
      <w:bookmarkStart w:colFirst="0" w:colLast="0" w:name="_16x20ju" w:id="139"/>
      <w:bookmarkEnd w:id="139"/>
      <w:r w:rsidDel="00000000" w:rsidR="00000000" w:rsidRPr="00000000">
        <w:rPr>
          <w:rtl w:val="0"/>
        </w:rPr>
        <w:t xml:space="preserve">3.1.18 </w:t>
      </w:r>
      <w:r w:rsidDel="00000000" w:rsidR="00000000" w:rsidRPr="00000000">
        <w:rPr>
          <w:rFonts w:ascii="Arial" w:cs="Arial" w:eastAsia="Arial" w:hAnsi="Arial"/>
          <w:rtl w:val="0"/>
        </w:rPr>
        <w:t xml:space="preserve">SUBSCRIBE </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C4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4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4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C4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4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4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4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4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4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4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4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5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C5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C6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C6B">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C78">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79">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C7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C7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C7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C80">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C82">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C85">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C8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8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C8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8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8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8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9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9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9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9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C98">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A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CA6">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4"/>
            <w:vMerge w:val="restart"/>
            <w:tcBorders>
              <w:left w:color="000000" w:space="0" w:sz="0" w:val="nil"/>
              <w:right w:color="000000" w:space="0" w:sz="0" w:val="nil"/>
            </w:tcBorders>
          </w:tcPr>
          <w:p w:rsidR="00000000" w:rsidDel="00000000" w:rsidP="00000000" w:rsidRDefault="00000000" w:rsidRPr="00000000" w14:paraId="00000CB8">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CBD">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CC2">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CC3">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4"/>
            <w:vMerge w:val="continue"/>
            <w:tcBorders>
              <w:left w:color="000000" w:space="0" w:sz="0" w:val="nil"/>
              <w:right w:color="000000" w:space="0" w:sz="0" w:val="nil"/>
            </w:tcBorders>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CD1">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CD2">
      <w:pPr>
        <w:pStyle w:val="Heading4"/>
        <w:ind w:left="0" w:firstLine="0"/>
        <w:rPr>
          <w:rFonts w:ascii="Arial" w:cs="Arial" w:eastAsia="Arial" w:hAnsi="Arial"/>
        </w:rPr>
      </w:pPr>
      <w:bookmarkStart w:colFirst="0" w:colLast="0" w:name="_3qwpj7n" w:id="140"/>
      <w:bookmarkEnd w:id="140"/>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C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D4">
      <w:pPr>
        <w:pStyle w:val="Heading4"/>
        <w:ind w:left="0" w:firstLine="0"/>
        <w:rPr>
          <w:rFonts w:ascii="Arial" w:cs="Arial" w:eastAsia="Arial" w:hAnsi="Arial"/>
        </w:rPr>
      </w:pPr>
      <w:bookmarkStart w:colFirst="0" w:colLast="0" w:name="_261ztfg" w:id="141"/>
      <w:bookmarkEnd w:id="141"/>
      <w:r w:rsidDel="00000000" w:rsidR="00000000" w:rsidRPr="00000000">
        <w:rPr>
          <w:rFonts w:ascii="Arial" w:cs="Arial" w:eastAsia="Arial" w:hAnsi="Arial"/>
          <w:rtl w:val="0"/>
        </w:rPr>
        <w:t xml:space="preserve">3.1.18.2 SUBSCRIBE Flags</w:t>
      </w:r>
    </w:p>
    <w:p w:rsidR="00000000" w:rsidDel="00000000" w:rsidP="00000000" w:rsidRDefault="00000000" w:rsidRPr="00000000" w14:paraId="00000CD5">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C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C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C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C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CD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CD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CD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C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indicates the type of Topic Alias or Topic Filter included in this packet.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types.</w:t>
      </w:r>
    </w:p>
    <w:p w:rsidR="00000000" w:rsidDel="00000000" w:rsidP="00000000" w:rsidRDefault="00000000" w:rsidRPr="00000000" w14:paraId="00000CDF">
      <w:pPr>
        <w:pStyle w:val="Heading4"/>
        <w:ind w:left="0" w:right="4" w:firstLine="0"/>
        <w:rPr>
          <w:rFonts w:ascii="Arial" w:cs="Arial" w:eastAsia="Arial" w:hAnsi="Arial"/>
        </w:rPr>
      </w:pPr>
      <w:bookmarkStart w:colFirst="0" w:colLast="0" w:name="_l7a3n9" w:id="142"/>
      <w:bookmarkEnd w:id="142"/>
      <w:r w:rsidDel="00000000" w:rsidR="00000000" w:rsidRPr="00000000">
        <w:rPr>
          <w:rFonts w:ascii="Arial" w:cs="Arial" w:eastAsia="Arial" w:hAnsi="Arial"/>
          <w:rtl w:val="0"/>
        </w:rPr>
        <w:t xml:space="preserve">3.1.18.3 </w:t>
      </w:r>
      <w:r w:rsidDel="00000000" w:rsidR="00000000" w:rsidRPr="00000000">
        <w:rPr>
          <w:rFonts w:ascii="Arial" w:cs="Arial" w:eastAsia="Arial" w:hAnsi="Arial"/>
          <w:rtl w:val="0"/>
        </w:rPr>
        <w:t xml:space="preserve">Packet Id</w:t>
      </w:r>
    </w:p>
    <w:p w:rsidR="00000000" w:rsidDel="00000000" w:rsidP="00000000" w:rsidRDefault="00000000" w:rsidRPr="00000000" w14:paraId="00000CE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CE1">
      <w:pPr>
        <w:pStyle w:val="Heading4"/>
        <w:ind w:left="0" w:right="4" w:firstLine="0"/>
        <w:rPr>
          <w:rFonts w:ascii="Arial" w:cs="Arial" w:eastAsia="Arial" w:hAnsi="Arial"/>
        </w:rPr>
      </w:pPr>
      <w:bookmarkStart w:colFirst="0" w:colLast="0" w:name="_356xmb2" w:id="143"/>
      <w:bookmarkEnd w:id="143"/>
      <w:r w:rsidDel="00000000" w:rsidR="00000000" w:rsidRPr="00000000">
        <w:rPr>
          <w:rFonts w:ascii="Arial" w:cs="Arial" w:eastAsia="Arial" w:hAnsi="Arial"/>
          <w:rtl w:val="0"/>
        </w:rPr>
        <w:t xml:space="preserve">3.1.18.4 Topic Alias or Topic Filter</w:t>
      </w:r>
    </w:p>
    <w:p w:rsidR="00000000" w:rsidDel="00000000" w:rsidP="00000000" w:rsidRDefault="00000000" w:rsidRPr="00000000" w14:paraId="00000CE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CE3">
      <w:pPr>
        <w:pStyle w:val="Heading3"/>
        <w:keepLines w:val="1"/>
        <w:spacing w:after="77" w:before="0" w:line="259" w:lineRule="auto"/>
        <w:ind w:left="0" w:firstLine="0"/>
        <w:rPr>
          <w:rFonts w:ascii="Arial" w:cs="Arial" w:eastAsia="Arial" w:hAnsi="Arial"/>
        </w:rPr>
      </w:pPr>
      <w:bookmarkStart w:colFirst="0" w:colLast="0" w:name="_1kc7wiv" w:id="144"/>
      <w:bookmarkEnd w:id="144"/>
      <w:r w:rsidDel="00000000" w:rsidR="00000000" w:rsidRPr="00000000">
        <w:rPr>
          <w:rtl w:val="0"/>
        </w:rPr>
        <w:t xml:space="preserve">3.1.19 </w:t>
      </w:r>
      <w:r w:rsidDel="00000000" w:rsidR="00000000" w:rsidRPr="00000000">
        <w:rPr>
          <w:rFonts w:ascii="Arial" w:cs="Arial" w:eastAsia="Arial" w:hAnsi="Arial"/>
          <w:rtl w:val="0"/>
        </w:rPr>
        <w:t xml:space="preserve">SUBACK</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CE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E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CE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CE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CE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CE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CF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F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CF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0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0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0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0F">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1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1D">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1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20">
            <w:pPr>
              <w:jc w:val="center"/>
              <w:rPr>
                <w:rFonts w:ascii="Arial" w:cs="Arial" w:eastAsia="Arial" w:hAnsi="Arial"/>
                <w:i w:val="1"/>
              </w:rPr>
            </w:pPr>
            <w:r w:rsidDel="00000000" w:rsidR="00000000" w:rsidRPr="00000000">
              <w:rPr>
                <w:rFonts w:ascii="Arial" w:cs="Arial" w:eastAsia="Arial" w:hAnsi="Arial"/>
                <w:i w:val="1"/>
                <w:rtl w:val="0"/>
              </w:rPr>
              <w:t xml:space="preserve">Granted QoS</w:t>
            </w:r>
          </w:p>
          <w:p w:rsidR="00000000" w:rsidDel="00000000" w:rsidP="00000000" w:rsidRDefault="00000000" w:rsidRPr="00000000" w14:paraId="00000D2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2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2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2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29">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D2A">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2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2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3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3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D3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3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3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3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3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3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D4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4A">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D5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D58">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6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D66">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73">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D74">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D82">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D83">
      <w:pPr>
        <w:pStyle w:val="Heading4"/>
        <w:ind w:left="0" w:right="4" w:firstLine="0"/>
        <w:rPr>
          <w:rFonts w:ascii="Arial" w:cs="Arial" w:eastAsia="Arial" w:hAnsi="Arial"/>
        </w:rPr>
      </w:pPr>
      <w:bookmarkStart w:colFirst="0" w:colLast="0" w:name="_44bvf6o" w:id="145"/>
      <w:bookmarkEnd w:id="145"/>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D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85">
      <w:pPr>
        <w:pStyle w:val="Heading4"/>
        <w:ind w:left="0" w:right="4" w:firstLine="0"/>
        <w:rPr>
          <w:rFonts w:ascii="Arial" w:cs="Arial" w:eastAsia="Arial" w:hAnsi="Arial"/>
        </w:rPr>
      </w:pPr>
      <w:bookmarkStart w:colFirst="0" w:colLast="0" w:name="_2jh5peh" w:id="146"/>
      <w:bookmarkEnd w:id="146"/>
      <w:r w:rsidDel="00000000" w:rsidR="00000000" w:rsidRPr="00000000">
        <w:rPr>
          <w:rFonts w:ascii="Arial" w:cs="Arial" w:eastAsia="Arial" w:hAnsi="Arial"/>
          <w:rtl w:val="0"/>
        </w:rPr>
        <w:t xml:space="preserve">3.1.19.2 Flags</w:t>
      </w:r>
    </w:p>
    <w:p w:rsidR="00000000" w:rsidDel="00000000" w:rsidP="00000000" w:rsidRDefault="00000000" w:rsidRPr="00000000" w14:paraId="00000D86">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D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D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Granted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5 and 6 which notes the Quality of Service that was granted for the Subscription </w:t>
      </w:r>
    </w:p>
    <w:p w:rsidR="00000000" w:rsidDel="00000000" w:rsidP="00000000" w:rsidRDefault="00000000" w:rsidRPr="00000000" w14:paraId="00000D89">
      <w:pPr>
        <w:pStyle w:val="Heading4"/>
        <w:ind w:left="0" w:right="4" w:firstLine="0"/>
        <w:rPr>
          <w:rFonts w:ascii="Arial" w:cs="Arial" w:eastAsia="Arial" w:hAnsi="Arial"/>
        </w:rPr>
      </w:pPr>
      <w:bookmarkStart w:colFirst="0" w:colLast="0" w:name="_ymfzma" w:id="147"/>
      <w:bookmarkEnd w:id="147"/>
      <w:r w:rsidDel="00000000" w:rsidR="00000000" w:rsidRPr="00000000">
        <w:rPr>
          <w:rFonts w:ascii="Arial" w:cs="Arial" w:eastAsia="Arial" w:hAnsi="Arial"/>
          <w:rtl w:val="0"/>
        </w:rPr>
        <w:t xml:space="preserve">3.1.19.3 </w:t>
      </w:r>
      <w:r w:rsidDel="00000000" w:rsidR="00000000" w:rsidRPr="00000000">
        <w:rPr>
          <w:rFonts w:ascii="Arial" w:cs="Arial" w:eastAsia="Arial" w:hAnsi="Arial"/>
          <w:rtl w:val="0"/>
        </w:rPr>
        <w:t xml:space="preserve">Topic Alias</w:t>
      </w:r>
    </w:p>
    <w:p w:rsidR="00000000" w:rsidDel="00000000" w:rsidP="00000000" w:rsidRDefault="00000000" w:rsidRPr="00000000" w14:paraId="00000D8A">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D8B">
      <w:pPr>
        <w:pStyle w:val="Heading4"/>
        <w:ind w:left="0" w:right="4" w:firstLine="0"/>
        <w:rPr>
          <w:rFonts w:ascii="Arial" w:cs="Arial" w:eastAsia="Arial" w:hAnsi="Arial"/>
        </w:rPr>
      </w:pPr>
      <w:bookmarkStart w:colFirst="0" w:colLast="0" w:name="_3im3ia3" w:id="148"/>
      <w:bookmarkEnd w:id="148"/>
      <w:r w:rsidDel="00000000" w:rsidR="00000000" w:rsidRPr="00000000">
        <w:rPr>
          <w:rFonts w:ascii="Arial" w:cs="Arial" w:eastAsia="Arial" w:hAnsi="Arial"/>
          <w:rtl w:val="0"/>
        </w:rPr>
        <w:t xml:space="preserve">3.1.19.4 Packet Identifier</w:t>
      </w:r>
    </w:p>
    <w:p w:rsidR="00000000" w:rsidDel="00000000" w:rsidP="00000000" w:rsidRDefault="00000000" w:rsidRPr="00000000" w14:paraId="00000D8C">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D8D">
      <w:pPr>
        <w:pStyle w:val="Heading4"/>
        <w:ind w:left="0" w:right="4" w:firstLine="0"/>
        <w:rPr>
          <w:rFonts w:ascii="Arial" w:cs="Arial" w:eastAsia="Arial" w:hAnsi="Arial"/>
        </w:rPr>
      </w:pPr>
      <w:bookmarkStart w:colFirst="0" w:colLast="0" w:name="_1xrdshw" w:id="149"/>
      <w:bookmarkEnd w:id="149"/>
      <w:r w:rsidDel="00000000" w:rsidR="00000000" w:rsidRPr="00000000">
        <w:rPr>
          <w:rFonts w:ascii="Arial" w:cs="Arial" w:eastAsia="Arial" w:hAnsi="Arial"/>
          <w:rtl w:val="0"/>
        </w:rPr>
        <w:t xml:space="preserve">3.1.19.5 Reason Code</w:t>
      </w:r>
    </w:p>
    <w:p w:rsidR="00000000" w:rsidDel="00000000" w:rsidP="00000000" w:rsidRDefault="00000000" w:rsidRPr="00000000" w14:paraId="00000D8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w:t>
      </w:r>
      <w:commentRangeStart w:id="47"/>
      <w:commentRangeStart w:id="48"/>
      <w:commentRangeStart w:id="49"/>
      <w:r w:rsidDel="00000000" w:rsidR="00000000" w:rsidRPr="00000000">
        <w:rPr>
          <w:rFonts w:ascii="Arial" w:cs="Arial" w:eastAsia="Arial" w:hAnsi="Arial"/>
          <w:rtl w:val="0"/>
        </w:rPr>
        <w:t xml:space="preserve">to SUBSCRIBE</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Fonts w:ascii="Arial" w:cs="Arial" w:eastAsia="Arial" w:hAnsi="Arial"/>
          <w:rtl w:val="0"/>
        </w:rPr>
        <w:t xml:space="preserve"> packet. The Client or Server sending the SUBACK packet MUST use one of the SUBACK Reason Codes</w:t>
      </w:r>
    </w:p>
    <w:tbl>
      <w:tblPr>
        <w:tblStyle w:val="Table34"/>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D8F">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D90">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D91">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D92">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D93">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D94">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D95">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D96">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SUBSCRIBE to gateway/server was successful</w:t>
            </w:r>
          </w:p>
        </w:tc>
      </w:tr>
      <w:tr>
        <w:trPr>
          <w:cantSplit w:val="0"/>
          <w:trHeight w:val="1008.9218749999999" w:hRule="atLeast"/>
          <w:tblHeader w:val="0"/>
        </w:trPr>
        <w:tc>
          <w:tcPr/>
          <w:p w:rsidR="00000000" w:rsidDel="00000000" w:rsidP="00000000" w:rsidRDefault="00000000" w:rsidRPr="00000000" w14:paraId="00000D97">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D98">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D99">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D9A">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D9B">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D9C">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D9D">
            <w:pPr>
              <w:spacing w:after="9" w:lineRule="auto"/>
              <w:ind w:right="-157"/>
              <w:rPr>
                <w:rFonts w:ascii="Arial" w:cs="Arial" w:eastAsia="Arial" w:hAnsi="Arial"/>
              </w:rPr>
            </w:pPr>
            <w:commentRangeStart w:id="50"/>
            <w:r w:rsidDel="00000000" w:rsidR="00000000" w:rsidRPr="00000000">
              <w:rPr>
                <w:rFonts w:ascii="Arial" w:cs="Arial" w:eastAsia="Arial" w:hAnsi="Arial"/>
                <w:rtl w:val="0"/>
              </w:rPr>
              <w:t xml:space="preserve">Invalid Topic Alias</w:t>
            </w:r>
            <w:commentRangeEnd w:id="50"/>
            <w:r w:rsidDel="00000000" w:rsidR="00000000" w:rsidRPr="00000000">
              <w:commentReference w:id="50"/>
            </w:r>
            <w:r w:rsidDel="00000000" w:rsidR="00000000" w:rsidRPr="00000000">
              <w:rPr>
                <w:rtl w:val="0"/>
              </w:rPr>
            </w:r>
          </w:p>
        </w:tc>
        <w:tc>
          <w:tcPr/>
          <w:p w:rsidR="00000000" w:rsidDel="00000000" w:rsidP="00000000" w:rsidRDefault="00000000" w:rsidRPr="00000000" w14:paraId="00000D9E">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SUBSCRIBE packet containing a Topic Alias </w:t>
            </w:r>
            <w:r w:rsidDel="00000000" w:rsidR="00000000" w:rsidRPr="00000000">
              <w:rPr>
                <w:rFonts w:ascii="Arial" w:cs="Arial" w:eastAsia="Arial" w:hAnsi="Arial"/>
                <w:rtl w:val="0"/>
              </w:rPr>
              <w:t xml:space="preserve">which has</w:t>
            </w:r>
            <w:r w:rsidDel="00000000" w:rsidR="00000000" w:rsidRPr="00000000">
              <w:rPr>
                <w:rFonts w:ascii="Arial" w:cs="Arial" w:eastAsia="Arial" w:hAnsi="Arial"/>
                <w:color w:val="000000"/>
                <w:rtl w:val="0"/>
              </w:rPr>
              <w:t xml:space="preserve"> a value that is not recognized.</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D9F">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DA0">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DA1">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DA2">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properties provided with SUBSCRIBE packet.</w:t>
            </w:r>
          </w:p>
        </w:tc>
      </w:tr>
    </w:tbl>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38: SUBACK Reason Code</w:t>
      </w:r>
    </w:p>
    <w:p w:rsidR="00000000" w:rsidDel="00000000" w:rsidP="00000000" w:rsidRDefault="00000000" w:rsidRPr="00000000" w14:paraId="00000DA4">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A5">
      <w:pPr>
        <w:pStyle w:val="Heading3"/>
        <w:keepLines w:val="1"/>
        <w:spacing w:after="118" w:before="0" w:line="259" w:lineRule="auto"/>
        <w:ind w:left="0" w:firstLine="0"/>
        <w:rPr>
          <w:rFonts w:ascii="Arial" w:cs="Arial" w:eastAsia="Arial" w:hAnsi="Arial"/>
        </w:rPr>
      </w:pPr>
      <w:bookmarkStart w:colFirst="0" w:colLast="0" w:name="_4hr1b5p" w:id="150"/>
      <w:bookmarkEnd w:id="150"/>
      <w:r w:rsidDel="00000000" w:rsidR="00000000" w:rsidRPr="00000000">
        <w:rPr>
          <w:rtl w:val="0"/>
        </w:rPr>
        <w:t xml:space="preserve">3.1.20 </w:t>
      </w:r>
      <w:r w:rsidDel="00000000" w:rsidR="00000000" w:rsidRPr="00000000">
        <w:rPr>
          <w:rFonts w:ascii="Arial" w:cs="Arial" w:eastAsia="Arial" w:hAnsi="Arial"/>
          <w:rtl w:val="0"/>
        </w:rPr>
        <w:t xml:space="preserve">UNSUBSCRIBE</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A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A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DA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B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B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B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B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DB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C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DC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D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DD4">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DE2">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E3">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DEE">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DE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F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F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DF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D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D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D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0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10">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1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1F">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20">
            <w:pPr>
              <w:jc w:val="center"/>
              <w:rPr>
                <w:rFonts w:ascii="Arial" w:cs="Arial" w:eastAsia="Arial" w:hAnsi="Arial"/>
              </w:rPr>
            </w:pPr>
            <w:r w:rsidDel="00000000" w:rsidR="00000000" w:rsidRPr="00000000">
              <w:rPr>
                <w:rFonts w:ascii="Arial" w:cs="Arial" w:eastAsia="Arial" w:hAnsi="Arial"/>
                <w:rtl w:val="0"/>
              </w:rPr>
              <w:t xml:space="preserve">Topic Alias MSB</w:t>
            </w:r>
          </w:p>
        </w:tc>
        <w:tc>
          <w:tcPr>
            <w:vMerge w:val="restart"/>
            <w:tcBorders>
              <w:left w:color="000000" w:space="0" w:sz="0" w:val="nil"/>
              <w:right w:color="000000" w:space="0" w:sz="0" w:val="nil"/>
            </w:tcBorders>
          </w:tcPr>
          <w:p w:rsidR="00000000" w:rsidDel="00000000" w:rsidP="00000000" w:rsidRDefault="00000000" w:rsidRPr="00000000" w14:paraId="00000E28">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29">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2A">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2F">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E30">
            <w:pPr>
              <w:jc w:val="center"/>
              <w:rPr>
                <w:rFonts w:ascii="Arial" w:cs="Arial" w:eastAsia="Arial" w:hAnsi="Arial"/>
              </w:rPr>
            </w:pPr>
            <w:r w:rsidDel="00000000" w:rsidR="00000000" w:rsidRPr="00000000">
              <w:rPr>
                <w:rFonts w:ascii="Arial" w:cs="Arial" w:eastAsia="Arial" w:hAnsi="Arial"/>
                <w:rtl w:val="0"/>
              </w:rPr>
              <w:t xml:space="preserve">Topic Alias LSB</w:t>
            </w:r>
          </w:p>
        </w:tc>
        <w:tc>
          <w:tcPr>
            <w:vMerge w:val="continue"/>
            <w:tcBorders>
              <w:left w:color="000000" w:space="0" w:sz="0" w:val="nil"/>
              <w:right w:color="000000" w:space="0" w:sz="0" w:val="nil"/>
            </w:tcBorders>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E3F">
      <w:pPr>
        <w:spacing w:after="119" w:lineRule="auto"/>
        <w:ind w:left="-5" w:right="990" w:firstLine="0"/>
        <w:rPr>
          <w:rFonts w:ascii="Arial" w:cs="Arial" w:eastAsia="Arial" w:hAnsi="Arial"/>
        </w:rPr>
      </w:pPr>
      <w:bookmarkStart w:colFirst="0" w:colLast="0" w:name="_2wwbldi" w:id="151"/>
      <w:bookmarkEnd w:id="15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E40">
      <w:pPr>
        <w:pStyle w:val="Heading4"/>
        <w:ind w:left="0" w:firstLine="0"/>
        <w:rPr>
          <w:rFonts w:ascii="Arial" w:cs="Arial" w:eastAsia="Arial" w:hAnsi="Arial"/>
        </w:rPr>
      </w:pPr>
      <w:bookmarkStart w:colFirst="0" w:colLast="0" w:name="_1c1lvlb" w:id="152"/>
      <w:bookmarkEnd w:id="152"/>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E4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42">
      <w:pPr>
        <w:pStyle w:val="Heading4"/>
        <w:ind w:left="0" w:right="4" w:firstLine="0"/>
        <w:rPr>
          <w:rFonts w:ascii="Arial" w:cs="Arial" w:eastAsia="Arial" w:hAnsi="Arial"/>
        </w:rPr>
      </w:pPr>
      <w:bookmarkStart w:colFirst="0" w:colLast="0" w:name="_3w19e94" w:id="153"/>
      <w:bookmarkEnd w:id="153"/>
      <w:r w:rsidDel="00000000" w:rsidR="00000000" w:rsidRPr="00000000">
        <w:rPr>
          <w:rFonts w:ascii="Arial" w:cs="Arial" w:eastAsia="Arial" w:hAnsi="Arial"/>
          <w:rtl w:val="0"/>
        </w:rPr>
        <w:t xml:space="preserve">3.1.20.2 UNSUBSCRIBE Flags</w:t>
      </w:r>
    </w:p>
    <w:p w:rsidR="00000000" w:rsidDel="00000000" w:rsidP="00000000" w:rsidRDefault="00000000" w:rsidRPr="00000000" w14:paraId="00000E43">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E44">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E4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46">
      <w:pPr>
        <w:pStyle w:val="Heading4"/>
        <w:ind w:left="0" w:right="4" w:firstLine="0"/>
        <w:rPr>
          <w:rFonts w:ascii="Arial" w:cs="Arial" w:eastAsia="Arial" w:hAnsi="Arial"/>
        </w:rPr>
      </w:pPr>
      <w:bookmarkStart w:colFirst="0" w:colLast="0" w:name="_2b6jogx" w:id="154"/>
      <w:bookmarkEnd w:id="154"/>
      <w:r w:rsidDel="00000000" w:rsidR="00000000" w:rsidRPr="00000000">
        <w:rPr>
          <w:rFonts w:ascii="Arial" w:cs="Arial" w:eastAsia="Arial" w:hAnsi="Arial"/>
          <w:rtl w:val="0"/>
        </w:rPr>
        <w:t xml:space="preserve">3.1.20.3 </w:t>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E47">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E48">
      <w:pPr>
        <w:pStyle w:val="Heading4"/>
        <w:ind w:left="0" w:right="4" w:firstLine="0"/>
        <w:rPr>
          <w:rFonts w:ascii="Arial" w:cs="Arial" w:eastAsia="Arial" w:hAnsi="Arial"/>
        </w:rPr>
      </w:pPr>
      <w:bookmarkStart w:colFirst="0" w:colLast="0" w:name="_qbtyoq" w:id="155"/>
      <w:bookmarkEnd w:id="155"/>
      <w:r w:rsidDel="00000000" w:rsidR="00000000" w:rsidRPr="00000000">
        <w:rPr>
          <w:rFonts w:ascii="Arial" w:cs="Arial" w:eastAsia="Arial" w:hAnsi="Arial"/>
          <w:rtl w:val="0"/>
        </w:rPr>
        <w:t xml:space="preserve">3.1.20.4 Topic Alias or Topic Filter</w:t>
      </w:r>
    </w:p>
    <w:p w:rsidR="00000000" w:rsidDel="00000000" w:rsidP="00000000" w:rsidRDefault="00000000" w:rsidRPr="00000000" w14:paraId="00000E49">
      <w:pPr>
        <w:spacing w:after="29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w:t>
      </w:r>
    </w:p>
    <w:p w:rsidR="00000000" w:rsidDel="00000000" w:rsidP="00000000" w:rsidRDefault="00000000" w:rsidRPr="00000000" w14:paraId="00000E4A">
      <w:pPr>
        <w:pStyle w:val="Heading3"/>
        <w:keepLines w:val="1"/>
        <w:spacing w:after="48" w:before="0" w:line="259" w:lineRule="auto"/>
        <w:ind w:left="0" w:right="4" w:firstLine="0"/>
        <w:rPr>
          <w:rFonts w:ascii="Arial" w:cs="Arial" w:eastAsia="Arial" w:hAnsi="Arial"/>
        </w:rPr>
      </w:pPr>
      <w:bookmarkStart w:colFirst="0" w:colLast="0" w:name="_3abhhcj" w:id="156"/>
      <w:bookmarkEnd w:id="156"/>
      <w:r w:rsidDel="00000000" w:rsidR="00000000" w:rsidRPr="00000000">
        <w:rPr>
          <w:rtl w:val="0"/>
        </w:rPr>
        <w:t xml:space="preserve">3.1.21 </w:t>
      </w:r>
      <w:r w:rsidDel="00000000" w:rsidR="00000000" w:rsidRPr="00000000">
        <w:rPr>
          <w:rFonts w:ascii="Arial" w:cs="Arial" w:eastAsia="Arial" w:hAnsi="Arial"/>
          <w:rtl w:val="0"/>
        </w:rPr>
        <w:t xml:space="preserve">UNSUBACK</w:t>
      </w:r>
    </w:p>
    <w:tbl>
      <w:tblPr>
        <w:tblStyle w:val="Table3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4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4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4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5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5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5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5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5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6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67">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6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E70">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7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E7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E82">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E83">
      <w:pPr>
        <w:pStyle w:val="Heading4"/>
        <w:ind w:left="0" w:right="4" w:firstLine="0"/>
        <w:rPr>
          <w:rFonts w:ascii="Arial" w:cs="Arial" w:eastAsia="Arial" w:hAnsi="Arial"/>
        </w:rPr>
      </w:pPr>
      <w:bookmarkStart w:colFirst="0" w:colLast="0" w:name="_1pgrrkc" w:id="157"/>
      <w:bookmarkEnd w:id="157"/>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E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85">
      <w:pPr>
        <w:pStyle w:val="Heading4"/>
        <w:ind w:left="0" w:right="4" w:firstLine="0"/>
        <w:rPr>
          <w:rFonts w:ascii="Arial" w:cs="Arial" w:eastAsia="Arial" w:hAnsi="Arial"/>
        </w:rPr>
      </w:pPr>
      <w:bookmarkStart w:colFirst="0" w:colLast="0" w:name="_49gfa85" w:id="158"/>
      <w:bookmarkEnd w:id="158"/>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E86">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E87">
      <w:pPr>
        <w:pStyle w:val="Heading4"/>
        <w:ind w:left="0" w:right="4" w:firstLine="0"/>
        <w:rPr>
          <w:rFonts w:ascii="Arial" w:cs="Arial" w:eastAsia="Arial" w:hAnsi="Arial"/>
        </w:rPr>
      </w:pPr>
      <w:bookmarkStart w:colFirst="0" w:colLast="0" w:name="_2olpkfy" w:id="159"/>
      <w:bookmarkEnd w:id="159"/>
      <w:r w:rsidDel="00000000" w:rsidR="00000000" w:rsidRPr="00000000">
        <w:rPr>
          <w:rFonts w:ascii="Arial" w:cs="Arial" w:eastAsia="Arial" w:hAnsi="Arial"/>
          <w:rtl w:val="0"/>
        </w:rPr>
        <w:t xml:space="preserve">3.1.21.3 Reason Code</w:t>
      </w:r>
    </w:p>
    <w:p w:rsidR="00000000" w:rsidDel="00000000" w:rsidP="00000000" w:rsidRDefault="00000000" w:rsidRPr="00000000" w14:paraId="00000E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UNSUBSCRIBE packet. The gateway/server sending the UNSUBACK packet MUST use one of the UNSUBACK Reason Codes</w:t>
      </w:r>
    </w:p>
    <w:tbl>
      <w:tblPr>
        <w:tblStyle w:val="Table37"/>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4.2060546874999" w:hRule="atLeast"/>
          <w:tblHeader w:val="0"/>
        </w:trPr>
        <w:tc>
          <w:tcPr>
            <w:shd w:fill="cfe2f3" w:val="clear"/>
          </w:tcPr>
          <w:p w:rsidR="00000000" w:rsidDel="00000000" w:rsidP="00000000" w:rsidRDefault="00000000" w:rsidRPr="00000000" w14:paraId="00000E89">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E8A">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E8B">
            <w:pPr>
              <w:ind w:right="-120"/>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E8C">
            <w:pPr>
              <w:spacing w:after="9" w:lineRule="auto"/>
              <w:ind w:right="-12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4.2060546874999" w:hRule="atLeast"/>
          <w:tblHeader w:val="0"/>
        </w:trPr>
        <w:tc>
          <w:tcPr>
            <w:shd w:fill="d9d9d9" w:val="clear"/>
          </w:tcPr>
          <w:p w:rsidR="00000000" w:rsidDel="00000000" w:rsidP="00000000" w:rsidRDefault="00000000" w:rsidRPr="00000000" w14:paraId="00000E8D">
            <w:pPr>
              <w:spacing w:after="9"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0E8E">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E8F">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E90">
            <w:pPr>
              <w:spacing w:after="9" w:lineRule="auto"/>
              <w:ind w:right="-30" w:hanging="12"/>
              <w:rPr>
                <w:rFonts w:ascii="Arial" w:cs="Arial" w:eastAsia="Arial" w:hAnsi="Arial"/>
              </w:rPr>
            </w:pPr>
            <w:r w:rsidDel="00000000" w:rsidR="00000000" w:rsidRPr="00000000">
              <w:rPr>
                <w:rFonts w:ascii="Arial" w:cs="Arial" w:eastAsia="Arial" w:hAnsi="Arial"/>
                <w:rtl w:val="0"/>
              </w:rPr>
              <w:t xml:space="preserve">Processing of UNSUBSCRIBE was to gateway/server was successful</w:t>
            </w:r>
          </w:p>
        </w:tc>
      </w:tr>
      <w:tr>
        <w:trPr>
          <w:cantSplit w:val="0"/>
          <w:trHeight w:val="624.2060546874999" w:hRule="atLeast"/>
          <w:tblHeader w:val="0"/>
        </w:trPr>
        <w:tc>
          <w:tcPr>
            <w:shd w:fill="d9d9d9" w:val="clear"/>
          </w:tcPr>
          <w:p w:rsidR="00000000" w:rsidDel="00000000" w:rsidP="00000000" w:rsidRDefault="00000000" w:rsidRPr="00000000" w14:paraId="00000E91">
            <w:pPr>
              <w:spacing w:after="9"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d9d9d9" w:val="clear"/>
          </w:tcPr>
          <w:p w:rsidR="00000000" w:rsidDel="00000000" w:rsidP="00000000" w:rsidRDefault="00000000" w:rsidRPr="00000000" w14:paraId="00000E92">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E93">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E94">
            <w:pPr>
              <w:spacing w:after="9" w:lineRule="auto"/>
              <w:ind w:right="-3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4.2060546874999" w:hRule="atLeast"/>
          <w:tblHeader w:val="0"/>
        </w:trPr>
        <w:tc>
          <w:tcPr>
            <w:shd w:fill="d9d9d9" w:val="clear"/>
          </w:tcPr>
          <w:p w:rsidR="00000000" w:rsidDel="00000000" w:rsidP="00000000" w:rsidRDefault="00000000" w:rsidRPr="00000000" w14:paraId="00000E95">
            <w:pPr>
              <w:spacing w:after="9"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d9d9d9" w:val="clear"/>
          </w:tcPr>
          <w:p w:rsidR="00000000" w:rsidDel="00000000" w:rsidP="00000000" w:rsidRDefault="00000000" w:rsidRPr="00000000" w14:paraId="00000E96">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E97">
            <w:pPr>
              <w:spacing w:after="9" w:lineRule="auto"/>
              <w:ind w:right="-157"/>
              <w:rPr>
                <w:rFonts w:ascii="Arial" w:cs="Arial" w:eastAsia="Arial" w:hAnsi="Arial"/>
              </w:rPr>
            </w:pPr>
            <w:commentRangeStart w:id="51"/>
            <w:r w:rsidDel="00000000" w:rsidR="00000000" w:rsidRPr="00000000">
              <w:rPr>
                <w:rFonts w:ascii="Arial" w:cs="Arial" w:eastAsia="Arial" w:hAnsi="Arial"/>
                <w:rtl w:val="0"/>
              </w:rPr>
              <w:t xml:space="preserve">Invalid Topic Alias</w:t>
            </w:r>
            <w:commentRangeEnd w:id="51"/>
            <w:r w:rsidDel="00000000" w:rsidR="00000000" w:rsidRPr="00000000">
              <w:commentReference w:id="51"/>
            </w:r>
            <w:r w:rsidDel="00000000" w:rsidR="00000000" w:rsidRPr="00000000">
              <w:rPr>
                <w:rtl w:val="0"/>
              </w:rPr>
            </w:r>
          </w:p>
        </w:tc>
        <w:tc>
          <w:tcPr/>
          <w:p w:rsidR="00000000" w:rsidDel="00000000" w:rsidP="00000000" w:rsidRDefault="00000000" w:rsidRPr="00000000" w14:paraId="00000E98">
            <w:pPr>
              <w:spacing w:after="9" w:lineRule="auto"/>
              <w:ind w:right="-30"/>
              <w:rPr>
                <w:rFonts w:ascii="Arial" w:cs="Arial" w:eastAsia="Arial" w:hAnsi="Arial"/>
              </w:rPr>
            </w:pPr>
            <w:r w:rsidDel="00000000" w:rsidR="00000000" w:rsidRPr="00000000">
              <w:rPr>
                <w:rFonts w:ascii="Arial" w:cs="Arial" w:eastAsia="Arial" w:hAnsi="Arial"/>
                <w:color w:val="000000"/>
                <w:rtl w:val="0"/>
              </w:rPr>
              <w:t xml:space="preserve">The gateway/server has received an </w:t>
            </w:r>
            <w:r w:rsidDel="00000000" w:rsidR="00000000" w:rsidRPr="00000000">
              <w:rPr>
                <w:rFonts w:ascii="Arial" w:cs="Arial" w:eastAsia="Arial" w:hAnsi="Arial"/>
                <w:rtl w:val="0"/>
              </w:rPr>
              <w:t xml:space="preserve">UNSUBSCRIBE </w:t>
            </w:r>
            <w:r w:rsidDel="00000000" w:rsidR="00000000" w:rsidRPr="00000000">
              <w:rPr>
                <w:rFonts w:ascii="Arial" w:cs="Arial" w:eastAsia="Arial" w:hAnsi="Arial"/>
                <w:color w:val="000000"/>
                <w:rtl w:val="0"/>
              </w:rPr>
              <w:t xml:space="preserve">packet containing a Topic Alias which is has a value that is not considered valid </w:t>
            </w:r>
            <w:r w:rsidDel="00000000" w:rsidR="00000000" w:rsidRPr="00000000">
              <w:rPr>
                <w:rtl w:val="0"/>
              </w:rPr>
            </w:r>
          </w:p>
        </w:tc>
      </w:tr>
    </w:tbl>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41: UNSUBACK Reason Code</w:t>
      </w:r>
    </w:p>
    <w:p w:rsidR="00000000" w:rsidDel="00000000" w:rsidP="00000000" w:rsidRDefault="00000000" w:rsidRPr="00000000" w14:paraId="00000E9A">
      <w:pPr>
        <w:pStyle w:val="Heading3"/>
        <w:keepLines w:val="1"/>
        <w:spacing w:after="77" w:before="0" w:line="259" w:lineRule="auto"/>
        <w:ind w:left="0" w:firstLine="0"/>
        <w:rPr>
          <w:rFonts w:ascii="Arial" w:cs="Arial" w:eastAsia="Arial" w:hAnsi="Arial"/>
        </w:rPr>
      </w:pPr>
      <w:bookmarkStart w:colFirst="0" w:colLast="0" w:name="_13qzunr" w:id="160"/>
      <w:bookmarkEnd w:id="160"/>
      <w:r w:rsidDel="00000000" w:rsidR="00000000" w:rsidRPr="00000000">
        <w:rPr>
          <w:rtl w:val="0"/>
        </w:rPr>
        <w:t xml:space="preserve">3.1.22 </w:t>
      </w:r>
      <w:r w:rsidDel="00000000" w:rsidR="00000000" w:rsidRPr="00000000">
        <w:rPr>
          <w:rFonts w:ascii="Arial" w:cs="Arial" w:eastAsia="Arial" w:hAnsi="Arial"/>
          <w:rtl w:val="0"/>
        </w:rPr>
        <w:t xml:space="preserve">PINGREQ</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9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A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A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A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A4">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A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AD">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A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B6">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EB7">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EC0">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EC1">
      <w:pPr>
        <w:pStyle w:val="Heading4"/>
        <w:ind w:left="0" w:right="4" w:firstLine="0"/>
        <w:rPr>
          <w:rFonts w:ascii="Arial" w:cs="Arial" w:eastAsia="Arial" w:hAnsi="Arial"/>
        </w:rPr>
      </w:pPr>
      <w:bookmarkStart w:colFirst="0" w:colLast="0" w:name="_3nqndbk" w:id="161"/>
      <w:bookmarkEnd w:id="161"/>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EC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C3">
      <w:pPr>
        <w:pStyle w:val="Heading4"/>
        <w:ind w:left="0" w:right="4" w:firstLine="0"/>
        <w:rPr>
          <w:rFonts w:ascii="Arial" w:cs="Arial" w:eastAsia="Arial" w:hAnsi="Arial"/>
        </w:rPr>
      </w:pPr>
      <w:bookmarkStart w:colFirst="0" w:colLast="0" w:name="_22vxnjd" w:id="162"/>
      <w:bookmarkEnd w:id="162"/>
      <w:r w:rsidDel="00000000" w:rsidR="00000000" w:rsidRPr="00000000">
        <w:rPr>
          <w:rFonts w:ascii="Arial" w:cs="Arial" w:eastAsia="Arial" w:hAnsi="Arial"/>
          <w:rtl w:val="0"/>
        </w:rPr>
        <w:t xml:space="preserve">3.1.22.2 Client Identifier (optional)</w:t>
      </w:r>
    </w:p>
    <w:p w:rsidR="00000000" w:rsidDel="00000000" w:rsidP="00000000" w:rsidRDefault="00000000" w:rsidRPr="00000000" w14:paraId="00000EC4">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EC5">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EC6">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EC7">
      <w:pPr>
        <w:pStyle w:val="Heading3"/>
        <w:keepLines w:val="1"/>
        <w:spacing w:after="77" w:before="0" w:line="259" w:lineRule="auto"/>
        <w:ind w:left="0" w:right="4" w:firstLine="0"/>
        <w:rPr>
          <w:rFonts w:ascii="Arial" w:cs="Arial" w:eastAsia="Arial" w:hAnsi="Arial"/>
        </w:rPr>
      </w:pPr>
      <w:bookmarkStart w:colFirst="0" w:colLast="0" w:name="_i17xr6" w:id="163"/>
      <w:bookmarkEnd w:id="163"/>
      <w:r w:rsidDel="00000000" w:rsidR="00000000" w:rsidRPr="00000000">
        <w:rPr>
          <w:rtl w:val="0"/>
        </w:rPr>
        <w:t xml:space="preserve">3.1.23 </w:t>
      </w:r>
      <w:r w:rsidDel="00000000" w:rsidR="00000000" w:rsidRPr="00000000">
        <w:rPr>
          <w:rFonts w:ascii="Arial" w:cs="Arial" w:eastAsia="Arial" w:hAnsi="Arial"/>
          <w:rtl w:val="0"/>
        </w:rPr>
        <w:t xml:space="preserve">PINGRESP</w:t>
      </w:r>
    </w:p>
    <w:tbl>
      <w:tblPr>
        <w:tblStyle w:val="Table3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C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C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EC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EC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C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EC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C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C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ED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D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ED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D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ED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EE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EE4">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EE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EE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EEF">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EF0">
      <w:pPr>
        <w:pStyle w:val="Heading4"/>
        <w:ind w:left="0" w:right="4" w:firstLine="0"/>
        <w:rPr>
          <w:rFonts w:ascii="Arial" w:cs="Arial" w:eastAsia="Arial" w:hAnsi="Arial"/>
        </w:rPr>
      </w:pPr>
      <w:bookmarkStart w:colFirst="0" w:colLast="0" w:name="_320vgez" w:id="164"/>
      <w:bookmarkEnd w:id="164"/>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0EF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F2">
      <w:pPr>
        <w:pStyle w:val="Heading4"/>
        <w:ind w:left="0" w:right="4" w:firstLine="0"/>
        <w:rPr>
          <w:rFonts w:ascii="Arial" w:cs="Arial" w:eastAsia="Arial" w:hAnsi="Arial"/>
        </w:rPr>
      </w:pPr>
      <w:bookmarkStart w:colFirst="0" w:colLast="0" w:name="_1h65qms" w:id="165"/>
      <w:bookmarkEnd w:id="165"/>
      <w:r w:rsidDel="00000000" w:rsidR="00000000" w:rsidRPr="00000000">
        <w:rPr>
          <w:rFonts w:ascii="Arial" w:cs="Arial" w:eastAsia="Arial" w:hAnsi="Arial"/>
          <w:rtl w:val="0"/>
        </w:rPr>
        <w:t xml:space="preserve">3.1.23.2 Messages Remaining</w:t>
      </w:r>
    </w:p>
    <w:p w:rsidR="00000000" w:rsidDel="00000000" w:rsidP="00000000" w:rsidRDefault="00000000" w:rsidRPr="00000000" w14:paraId="00000EF3">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4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EF4">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EF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EF6">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EF7">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EF8">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EF9">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EFA">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EFB">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EFD">
      <w:pPr>
        <w:rPr>
          <w:rFonts w:ascii="Arial" w:cs="Arial" w:eastAsia="Arial" w:hAnsi="Arial"/>
        </w:rPr>
      </w:pPr>
      <w:r w:rsidDel="00000000" w:rsidR="00000000" w:rsidRPr="00000000">
        <w:rPr>
          <w:rtl w:val="0"/>
        </w:rPr>
      </w:r>
    </w:p>
    <w:p w:rsidR="00000000" w:rsidDel="00000000" w:rsidP="00000000" w:rsidRDefault="00000000" w:rsidRPr="00000000" w14:paraId="00000EFE">
      <w:pPr>
        <w:pStyle w:val="Heading3"/>
        <w:keepLines w:val="1"/>
        <w:spacing w:after="77" w:before="0" w:line="259" w:lineRule="auto"/>
        <w:ind w:left="0" w:firstLine="0"/>
        <w:rPr>
          <w:rFonts w:ascii="Arial" w:cs="Arial" w:eastAsia="Arial" w:hAnsi="Arial"/>
        </w:rPr>
      </w:pPr>
      <w:bookmarkStart w:colFirst="0" w:colLast="0" w:name="_415t9al" w:id="166"/>
      <w:bookmarkEnd w:id="166"/>
      <w:r w:rsidDel="00000000" w:rsidR="00000000" w:rsidRPr="00000000">
        <w:rPr>
          <w:rtl w:val="0"/>
        </w:rPr>
        <w:t xml:space="preserve">3.1.24 </w:t>
      </w:r>
      <w:r w:rsidDel="00000000" w:rsidR="00000000" w:rsidRPr="00000000">
        <w:rPr>
          <w:rFonts w:ascii="Arial" w:cs="Arial" w:eastAsia="Arial" w:hAnsi="Arial"/>
          <w:rtl w:val="0"/>
        </w:rPr>
        <w:t xml:space="preserve">DISCONNECT</w:t>
      </w:r>
    </w:p>
    <w:tbl>
      <w:tblPr>
        <w:tblStyle w:val="Table4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690"/>
        <w:gridCol w:w="105"/>
        <w:gridCol w:w="780"/>
        <w:gridCol w:w="105"/>
        <w:gridCol w:w="840"/>
        <w:gridCol w:w="120"/>
        <w:gridCol w:w="750"/>
        <w:gridCol w:w="105"/>
        <w:gridCol w:w="885"/>
        <w:gridCol w:w="105"/>
        <w:gridCol w:w="885"/>
        <w:gridCol w:w="105"/>
        <w:gridCol w:w="1275"/>
        <w:gridCol w:w="105"/>
        <w:gridCol w:w="105"/>
        <w:gridCol w:w="1605"/>
        <w:tblGridChange w:id="0">
          <w:tblGrid>
            <w:gridCol w:w="1125"/>
            <w:gridCol w:w="690"/>
            <w:gridCol w:w="105"/>
            <w:gridCol w:w="780"/>
            <w:gridCol w:w="105"/>
            <w:gridCol w:w="840"/>
            <w:gridCol w:w="120"/>
            <w:gridCol w:w="750"/>
            <w:gridCol w:w="105"/>
            <w:gridCol w:w="885"/>
            <w:gridCol w:w="105"/>
            <w:gridCol w:w="885"/>
            <w:gridCol w:w="105"/>
            <w:gridCol w:w="1275"/>
            <w:gridCol w:w="105"/>
            <w:gridCol w:w="105"/>
            <w:gridCol w:w="1605"/>
          </w:tblGrid>
        </w:tblGridChange>
      </w:tblGrid>
      <w:tr>
        <w:trPr>
          <w:cantSplit w:val="0"/>
          <w:tblHeader w:val="0"/>
        </w:trPr>
        <w:tc>
          <w:tcPr>
            <w:shd w:fill="cfe2f3" w:val="clear"/>
          </w:tcPr>
          <w:p w:rsidR="00000000" w:rsidDel="00000000" w:rsidP="00000000" w:rsidRDefault="00000000" w:rsidRPr="00000000" w14:paraId="00000EF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0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0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0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0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0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0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10">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1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21">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2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32">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F33">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0F43">
            <w:pPr>
              <w:spacing w:after="0" w:before="0" w:line="240" w:lineRule="auto"/>
              <w:ind w:left="0" w:firstLine="0"/>
              <w:rPr>
                <w:rFonts w:ascii="Arial" w:cs="Arial" w:eastAsia="Arial" w:hAnsi="Arial"/>
              </w:rPr>
            </w:pPr>
            <w:r w:rsidDel="00000000" w:rsidR="00000000" w:rsidRPr="00000000">
              <w:rPr>
                <w:rtl w:val="0"/>
              </w:rPr>
            </w:r>
          </w:p>
        </w:tc>
        <w:tc>
          <w:tcPr>
            <w:gridSpan w:val="8"/>
          </w:tcPr>
          <w:p w:rsidR="00000000" w:rsidDel="00000000" w:rsidP="00000000" w:rsidRDefault="00000000" w:rsidRPr="00000000" w14:paraId="00000F4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0F4C">
            <w:pPr>
              <w:jc w:val="center"/>
              <w:rPr>
                <w:rFonts w:ascii="Arial" w:cs="Arial" w:eastAsia="Arial" w:hAnsi="Arial"/>
                <w:i w:val="1"/>
                <w:sz w:val="18"/>
                <w:szCs w:val="18"/>
              </w:rPr>
            </w:pPr>
            <w:commentRangeStart w:id="52"/>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0F4E">
            <w:pPr>
              <w:jc w:val="center"/>
              <w:rPr>
                <w:rFonts w:ascii="Arial" w:cs="Arial" w:eastAsia="Arial" w:hAnsi="Arial"/>
                <w:i w:val="1"/>
                <w:sz w:val="18"/>
                <w:szCs w:val="18"/>
              </w:rPr>
            </w:pPr>
            <w:commentRangeStart w:id="53"/>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0F50">
            <w:pPr>
              <w:jc w:val="center"/>
              <w:rPr>
                <w:rFonts w:ascii="Arial" w:cs="Arial" w:eastAsia="Arial" w:hAnsi="Arial"/>
                <w:i w:val="1"/>
                <w:sz w:val="18"/>
                <w:szCs w:val="18"/>
              </w:rPr>
            </w:pPr>
            <w:commentRangeStart w:id="54"/>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0F53">
            <w:pPr>
              <w:jc w:val="center"/>
              <w:rPr>
                <w:rFonts w:ascii="Arial" w:cs="Arial" w:eastAsia="Arial" w:hAnsi="Arial"/>
                <w:sz w:val="18"/>
                <w:szCs w:val="18"/>
              </w:rPr>
            </w:pPr>
            <w:commentRangeStart w:id="55"/>
            <w:r w:rsidDel="00000000" w:rsidR="00000000" w:rsidRPr="00000000">
              <w:rPr>
                <w:rFonts w:ascii="Arial" w:cs="Arial" w:eastAsia="Arial" w:hAnsi="Arial"/>
                <w:sz w:val="18"/>
                <w:szCs w:val="18"/>
                <w:rtl w:val="0"/>
              </w:rPr>
              <w:t xml:space="preserve">Retain</w:t>
            </w:r>
          </w:p>
          <w:p w:rsidR="00000000" w:rsidDel="00000000" w:rsidP="00000000" w:rsidRDefault="00000000" w:rsidRPr="00000000" w14:paraId="00000F5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Registrations</w:t>
            </w:r>
          </w:p>
        </w:tc>
      </w:tr>
      <w:tr>
        <w:trPr>
          <w:cantSplit w:val="0"/>
          <w:tblHeader w:val="0"/>
        </w:trPr>
        <w:tc>
          <w:tcPr/>
          <w:p w:rsidR="00000000" w:rsidDel="00000000" w:rsidP="00000000" w:rsidRDefault="00000000" w:rsidRPr="00000000" w14:paraId="00000F55">
            <w:pPr>
              <w:rPr>
                <w:rFonts w:ascii="Arial" w:cs="Arial" w:eastAsia="Arial" w:hAnsi="Arial"/>
              </w:rPr>
            </w:pPr>
            <w:commentRangeEnd w:id="55"/>
            <w:r w:rsidDel="00000000" w:rsidR="00000000" w:rsidRPr="00000000">
              <w:commentReference w:id="5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5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5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5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F5E">
            <w:pPr>
              <w:jc w:val="center"/>
              <w:rPr>
                <w:rFonts w:ascii="Arial" w:cs="Arial" w:eastAsia="Arial" w:hAnsi="Arial"/>
              </w:rPr>
            </w:pPr>
            <w:commentRangeStart w:id="56"/>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60">
            <w:pPr>
              <w:jc w:val="center"/>
              <w:rPr>
                <w:rFonts w:ascii="Arial" w:cs="Arial" w:eastAsia="Arial" w:hAnsi="Arial"/>
              </w:rPr>
            </w:pPr>
            <w:commentRangeStart w:id="57"/>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62">
            <w:pPr>
              <w:jc w:val="center"/>
              <w:rPr>
                <w:rFonts w:ascii="Arial" w:cs="Arial" w:eastAsia="Arial" w:hAnsi="Arial"/>
              </w:rPr>
            </w:pPr>
            <w:commentRangeStart w:id="58"/>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F64">
            <w:pPr>
              <w:jc w:val="center"/>
              <w:rPr>
                <w:rFonts w:ascii="Arial" w:cs="Arial" w:eastAsia="Arial" w:hAnsi="Arial"/>
              </w:rPr>
            </w:pPr>
            <w:commentRangeStart w:id="59"/>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0F67">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0F77">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0F88">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0F89">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99">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0F9A">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0FAA">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0FAB">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0FBB">
            <w:pPr>
              <w:rPr>
                <w:rFonts w:ascii="Arial" w:cs="Arial" w:eastAsia="Arial" w:hAnsi="Arial"/>
              </w:rPr>
            </w:pPr>
            <w:r w:rsidDel="00000000" w:rsidR="00000000" w:rsidRPr="00000000">
              <w:rPr>
                <w:rFonts w:ascii="Arial" w:cs="Arial" w:eastAsia="Arial" w:hAnsi="Arial"/>
                <w:rtl w:val="0"/>
              </w:rPr>
              <w:t xml:space="preserve">Byte 9 … N</w:t>
            </w:r>
          </w:p>
        </w:tc>
        <w:tc>
          <w:tcPr>
            <w:gridSpan w:val="16"/>
          </w:tcPr>
          <w:p w:rsidR="00000000" w:rsidDel="00000000" w:rsidP="00000000" w:rsidRDefault="00000000" w:rsidRPr="00000000" w14:paraId="00000FBC">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0FCD">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 up the Virtual Connection again by sending a CONNECT packet to the gateway or server.</w:t>
      </w:r>
    </w:p>
    <w:p w:rsidR="00000000" w:rsidDel="00000000" w:rsidP="00000000" w:rsidRDefault="00000000" w:rsidRPr="00000000" w14:paraId="00000FCE">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FCF">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0FD0">
      <w:pPr>
        <w:pStyle w:val="Heading4"/>
        <w:ind w:left="0" w:right="4" w:firstLine="0"/>
        <w:rPr>
          <w:rFonts w:ascii="Arial" w:cs="Arial" w:eastAsia="Arial" w:hAnsi="Arial"/>
        </w:rPr>
      </w:pPr>
      <w:bookmarkStart w:colFirst="0" w:colLast="0" w:name="_2gb3jie" w:id="167"/>
      <w:bookmarkEnd w:id="167"/>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0F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D2">
      <w:pPr>
        <w:pStyle w:val="Heading4"/>
        <w:ind w:left="0" w:firstLine="0"/>
        <w:rPr>
          <w:rFonts w:ascii="Arial" w:cs="Arial" w:eastAsia="Arial" w:hAnsi="Arial"/>
        </w:rPr>
      </w:pPr>
      <w:bookmarkStart w:colFirst="0" w:colLast="0" w:name="_vgdtq7" w:id="168"/>
      <w:bookmarkEnd w:id="168"/>
      <w:r w:rsidDel="00000000" w:rsidR="00000000" w:rsidRPr="00000000">
        <w:rPr>
          <w:rFonts w:ascii="Arial" w:cs="Arial" w:eastAsia="Arial" w:hAnsi="Arial"/>
          <w:rtl w:val="0"/>
        </w:rPr>
        <w:t xml:space="preserve">3.1.24.2 Disconnect Flags</w:t>
      </w:r>
    </w:p>
    <w:p w:rsidR="00000000" w:rsidDel="00000000" w:rsidP="00000000" w:rsidRDefault="00000000" w:rsidRPr="00000000" w14:paraId="00000FD3">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0FD4">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FD5">
      <w:pPr>
        <w:ind w:right="4"/>
        <w:rPr>
          <w:rFonts w:ascii="Arial" w:cs="Arial" w:eastAsia="Arial" w:hAnsi="Arial"/>
        </w:rPr>
      </w:pPr>
      <w:r w:rsidDel="00000000" w:rsidR="00000000" w:rsidRPr="00000000">
        <w:rPr>
          <w:rtl w:val="0"/>
        </w:rPr>
      </w:r>
    </w:p>
    <w:p w:rsidR="00000000" w:rsidDel="00000000" w:rsidP="00000000" w:rsidRDefault="00000000" w:rsidRPr="00000000" w14:paraId="00000F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0F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0F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0F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B">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0FDC">
      <w:pPr>
        <w:ind w:right="4"/>
        <w:rPr>
          <w:rFonts w:ascii="Arial" w:cs="Arial" w:eastAsia="Arial" w:hAnsi="Arial"/>
        </w:rPr>
      </w:pPr>
      <w:r w:rsidDel="00000000" w:rsidR="00000000" w:rsidRPr="00000000">
        <w:rPr>
          <w:rFonts w:ascii="Arial" w:cs="Arial" w:eastAsia="Arial" w:hAnsi="Arial"/>
          <w:highlight w:val="yellow"/>
          <w:rtl w:val="0"/>
        </w:rPr>
        <w:t xml:space="preserve">The </w:t>
      </w:r>
      <w:commentRangeStart w:id="60"/>
      <w:r w:rsidDel="00000000" w:rsidR="00000000" w:rsidRPr="00000000">
        <w:rPr>
          <w:rFonts w:ascii="Arial" w:cs="Arial" w:eastAsia="Arial" w:hAnsi="Arial"/>
          <w:highlight w:val="yellow"/>
          <w:rtl w:val="0"/>
        </w:rPr>
        <w:t xml:space="preserve">Gateway</w:t>
      </w:r>
      <w:commentRangeEnd w:id="60"/>
      <w:r w:rsidDel="00000000" w:rsidR="00000000" w:rsidRPr="00000000">
        <w:commentReference w:id="60"/>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0FDD">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FDE">
      <w:pPr>
        <w:pStyle w:val="Heading4"/>
        <w:ind w:left="0" w:right="4" w:firstLine="0"/>
        <w:rPr>
          <w:rFonts w:ascii="Arial" w:cs="Arial" w:eastAsia="Arial" w:hAnsi="Arial"/>
        </w:rPr>
      </w:pPr>
      <w:bookmarkStart w:colFirst="0" w:colLast="0" w:name="_3fg1ce0" w:id="169"/>
      <w:bookmarkEnd w:id="169"/>
      <w:r w:rsidDel="00000000" w:rsidR="00000000" w:rsidRPr="00000000">
        <w:rPr>
          <w:rFonts w:ascii="Arial" w:cs="Arial" w:eastAsia="Arial" w:hAnsi="Arial"/>
          <w:rtl w:val="0"/>
        </w:rPr>
        <w:t xml:space="preserve">3.1.24.3 Reason Code</w:t>
      </w:r>
    </w:p>
    <w:p w:rsidR="00000000" w:rsidDel="00000000" w:rsidP="00000000" w:rsidRDefault="00000000" w:rsidRPr="00000000" w14:paraId="00000FD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control packet is optional.  If provided, Byte 3 in the DISCONNECT control packet holds the Reason Code of the disconnection.</w:t>
      </w:r>
    </w:p>
    <w:tbl>
      <w:tblPr>
        <w:tblStyle w:val="Table42"/>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548.9609375" w:hRule="atLeast"/>
          <w:tblHeader w:val="0"/>
        </w:trPr>
        <w:tc>
          <w:tcPr>
            <w:shd w:fill="cfe2f3" w:val="clear"/>
          </w:tcPr>
          <w:p w:rsidR="00000000" w:rsidDel="00000000" w:rsidP="00000000" w:rsidRDefault="00000000" w:rsidRPr="00000000" w14:paraId="00000FE0">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0FE1">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0FE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0FE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548.9609375" w:hRule="atLeast"/>
          <w:tblHeader w:val="0"/>
        </w:trPr>
        <w:tc>
          <w:tcPr>
            <w:shd w:fill="d9d9d9" w:val="clear"/>
          </w:tcPr>
          <w:p w:rsidR="00000000" w:rsidDel="00000000" w:rsidP="00000000" w:rsidRDefault="00000000" w:rsidRPr="00000000" w14:paraId="00000FE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0FE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FE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FE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normal disconnection was made; Disconnect request processed successfully.</w:t>
            </w:r>
          </w:p>
        </w:tc>
      </w:tr>
      <w:tr>
        <w:trPr>
          <w:cantSplit w:val="0"/>
          <w:trHeight w:val="548.9609375" w:hRule="atLeast"/>
          <w:tblHeader w:val="0"/>
        </w:trPr>
        <w:tc>
          <w:tcPr>
            <w:shd w:fill="d9d9d9" w:val="clear"/>
          </w:tcPr>
          <w:p w:rsidR="00000000" w:rsidDel="00000000" w:rsidP="00000000" w:rsidRDefault="00000000" w:rsidRPr="00000000" w14:paraId="00000FE8">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shd w:fill="d9d9d9" w:val="clear"/>
          </w:tcPr>
          <w:p w:rsidR="00000000" w:rsidDel="00000000" w:rsidP="00000000" w:rsidRDefault="00000000" w:rsidRPr="00000000" w14:paraId="00000FE9">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0FEA">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w:t>
            </w:r>
          </w:p>
        </w:tc>
        <w:tc>
          <w:tcPr/>
          <w:p w:rsidR="00000000" w:rsidDel="00000000" w:rsidP="00000000" w:rsidRDefault="00000000" w:rsidRPr="00000000" w14:paraId="00000FEB">
            <w:pPr>
              <w:spacing w:after="9" w:lineRule="auto"/>
              <w:ind w:right="4"/>
              <w:rPr>
                <w:rFonts w:ascii="Arial" w:cs="Arial" w:eastAsia="Arial" w:hAnsi="Arial"/>
              </w:rPr>
            </w:pPr>
            <w:r w:rsidDel="00000000" w:rsidR="00000000" w:rsidRPr="00000000">
              <w:rPr>
                <w:rFonts w:ascii="Arial" w:cs="Arial" w:eastAsia="Arial" w:hAnsi="Arial"/>
                <w:rtl w:val="0"/>
              </w:rPr>
              <w:t xml:space="preserve">There is no active Virtual Connection for disconnection</w:t>
            </w:r>
          </w:p>
        </w:tc>
      </w:tr>
      <w:tr>
        <w:trPr>
          <w:cantSplit w:val="0"/>
          <w:trHeight w:val="548.9609375" w:hRule="atLeast"/>
          <w:tblHeader w:val="0"/>
        </w:trPr>
        <w:tc>
          <w:tcPr>
            <w:shd w:fill="d9d9d9" w:val="clear"/>
          </w:tcPr>
          <w:p w:rsidR="00000000" w:rsidDel="00000000" w:rsidP="00000000" w:rsidRDefault="00000000" w:rsidRPr="00000000" w14:paraId="00000FEC">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shd w:fill="d9d9d9" w:val="clear"/>
          </w:tcPr>
          <w:p w:rsidR="00000000" w:rsidDel="00000000" w:rsidP="00000000" w:rsidRDefault="00000000" w:rsidRPr="00000000" w14:paraId="00000FED">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FEE">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FEF">
            <w:pPr>
              <w:spacing w:after="9" w:lineRule="auto"/>
              <w:ind w:right="4"/>
              <w:rPr>
                <w:rFonts w:ascii="Arial" w:cs="Arial" w:eastAsia="Arial" w:hAnsi="Arial"/>
              </w:rPr>
            </w:pPr>
            <w:r w:rsidDel="00000000" w:rsidR="00000000" w:rsidRPr="00000000">
              <w:rPr>
                <w:rFonts w:ascii="Arial" w:cs="Arial" w:eastAsia="Arial" w:hAnsi="Arial"/>
                <w:rtl w:val="0"/>
              </w:rPr>
              <w:t xml:space="preserve">Packet sent whose size exceeds the maximum packet size</w:t>
            </w:r>
          </w:p>
        </w:tc>
      </w:tr>
      <w:tr>
        <w:trPr>
          <w:cantSplit w:val="0"/>
          <w:trHeight w:val="548.9609375" w:hRule="atLeast"/>
          <w:tblHeader w:val="0"/>
        </w:trPr>
        <w:tc>
          <w:tcPr>
            <w:shd w:fill="d9d9d9" w:val="clear"/>
          </w:tcPr>
          <w:p w:rsidR="00000000" w:rsidDel="00000000" w:rsidP="00000000" w:rsidRDefault="00000000" w:rsidRPr="00000000" w14:paraId="00000FF0">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shd w:fill="d9d9d9" w:val="clear"/>
          </w:tcPr>
          <w:p w:rsidR="00000000" w:rsidDel="00000000" w:rsidP="00000000" w:rsidRDefault="00000000" w:rsidRPr="00000000" w14:paraId="00000FF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FF2">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F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Payload is not of the format indicated.</w:t>
            </w:r>
          </w:p>
        </w:tc>
      </w:tr>
    </w:tbl>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46: DISCONNECT Reason Code</w:t>
      </w:r>
    </w:p>
    <w:p w:rsidR="00000000" w:rsidDel="00000000" w:rsidP="00000000" w:rsidRDefault="00000000" w:rsidRPr="00000000" w14:paraId="00000FF5">
      <w:pPr>
        <w:pStyle w:val="Heading4"/>
        <w:ind w:left="0" w:right="4" w:firstLine="0"/>
        <w:rPr>
          <w:rFonts w:ascii="Arial" w:cs="Arial" w:eastAsia="Arial" w:hAnsi="Arial"/>
        </w:rPr>
      </w:pPr>
      <w:bookmarkStart w:colFirst="0" w:colLast="0" w:name="_1ulbmlt" w:id="170"/>
      <w:bookmarkEnd w:id="170"/>
      <w:r w:rsidDel="00000000" w:rsidR="00000000" w:rsidRPr="00000000">
        <w:rPr>
          <w:rFonts w:ascii="Arial" w:cs="Arial" w:eastAsia="Arial" w:hAnsi="Arial"/>
          <w:rtl w:val="0"/>
        </w:rPr>
        <w:t xml:space="preserve">3.1.24.4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FF6">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w:t>
      </w:r>
      <w:r w:rsidDel="00000000" w:rsidR="00000000" w:rsidRPr="00000000">
        <w:rPr>
          <w:rFonts w:ascii="Arial" w:cs="Arial" w:eastAsia="Arial" w:hAnsi="Arial"/>
          <w:rtl w:val="0"/>
        </w:rPr>
        <w:t xml:space="preserve">At this point the keep alive timer becomes obsolete until the device issues a new CONNECT.</w:t>
      </w:r>
      <w:r w:rsidDel="00000000" w:rsidR="00000000" w:rsidRPr="00000000">
        <w:rPr>
          <w:rtl w:val="0"/>
        </w:rPr>
      </w:r>
    </w:p>
    <w:p w:rsidR="00000000" w:rsidDel="00000000" w:rsidP="00000000" w:rsidRDefault="00000000" w:rsidRPr="00000000" w14:paraId="00000FF7">
      <w:pPr>
        <w:pStyle w:val="Heading4"/>
        <w:ind w:left="0" w:right="4" w:firstLine="0"/>
        <w:rPr>
          <w:rFonts w:ascii="Arial" w:cs="Arial" w:eastAsia="Arial" w:hAnsi="Arial"/>
        </w:rPr>
      </w:pPr>
      <w:bookmarkStart w:colFirst="0" w:colLast="0" w:name="_4ekz59m" w:id="171"/>
      <w:bookmarkEnd w:id="171"/>
      <w:r w:rsidDel="00000000" w:rsidR="00000000" w:rsidRPr="00000000">
        <w:rPr>
          <w:rFonts w:ascii="Arial" w:cs="Arial" w:eastAsia="Arial" w:hAnsi="Arial"/>
          <w:rtl w:val="0"/>
        </w:rPr>
        <w:t xml:space="preserve">3.1.24.5 Reason String</w:t>
      </w:r>
    </w:p>
    <w:p w:rsidR="00000000" w:rsidDel="00000000" w:rsidP="00000000" w:rsidRDefault="00000000" w:rsidRPr="00000000" w14:paraId="00000FF8">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0FF9">
      <w:pPr>
        <w:pStyle w:val="Heading3"/>
        <w:ind w:left="0" w:firstLine="0"/>
        <w:rPr>
          <w:rFonts w:ascii="Arial" w:cs="Arial" w:eastAsia="Arial" w:hAnsi="Arial"/>
        </w:rPr>
      </w:pPr>
      <w:bookmarkStart w:colFirst="0" w:colLast="0" w:name="_1e03kqp" w:id="172"/>
      <w:bookmarkEnd w:id="172"/>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FFA">
      <w:pPr>
        <w:spacing w:after="9" w:lineRule="auto"/>
        <w:ind w:left="-5" w:right="990" w:firstLine="0"/>
        <w:rPr>
          <w:rFonts w:ascii="Arial" w:cs="Arial" w:eastAsia="Arial" w:hAnsi="Arial"/>
        </w:rPr>
      </w:pPr>
      <w:r w:rsidDel="00000000" w:rsidR="00000000" w:rsidRPr="00000000">
        <w:rPr>
          <w:rtl w:val="0"/>
        </w:rPr>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0FF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F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F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F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F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0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0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0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0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0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0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16">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17">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01F">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020">
            <w:pPr>
              <w:jc w:val="center"/>
              <w:rPr>
                <w:rFonts w:ascii="Arial" w:cs="Arial" w:eastAsia="Arial" w:hAnsi="Arial"/>
              </w:rPr>
            </w:pPr>
            <w:commentRangeStart w:id="61"/>
            <w:commentRangeStart w:id="62"/>
            <w:commentRangeStart w:id="63"/>
            <w:r w:rsidDel="00000000" w:rsidR="00000000" w:rsidRPr="00000000">
              <w:rPr>
                <w:rFonts w:ascii="Arial" w:cs="Arial" w:eastAsia="Arial" w:hAnsi="Arial"/>
                <w:rtl w:val="0"/>
              </w:rPr>
              <w:t xml:space="preserve">Wireless Node Id</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tc>
      </w:tr>
      <w:tr>
        <w:trPr>
          <w:cantSplit w:val="0"/>
          <w:tblHeader w:val="0"/>
        </w:trPr>
        <w:tc>
          <w:tcPr/>
          <w:p w:rsidR="00000000" w:rsidDel="00000000" w:rsidP="00000000" w:rsidRDefault="00000000" w:rsidRPr="00000000" w14:paraId="00001028">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029">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03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w:t>
      </w:r>
      <w:ins w:author="Stefan Hagen" w:id="1" w:date="2024-01-04T16:48:41Z">
        <w:r w:rsidDel="00000000" w:rsidR="00000000" w:rsidRPr="00000000">
          <w:rPr>
            <w:rFonts w:ascii="Arial" w:cs="Arial" w:eastAsia="Arial" w:hAnsi="Arial"/>
            <w:rtl w:val="0"/>
          </w:rPr>
          <w:t xml:space="preserve">gateway</w:t>
        </w:r>
      </w:ins>
      <w:del w:author="Stefan Hagen" w:id="1" w:date="2024-01-04T16:48:41Z">
        <w:r w:rsidDel="00000000" w:rsidR="00000000" w:rsidRPr="00000000">
          <w:rPr>
            <w:rFonts w:ascii="Arial" w:cs="Arial" w:eastAsia="Arial" w:hAnsi="Arial"/>
            <w:rtl w:val="0"/>
          </w:rPr>
          <w:delText xml:space="preserve">GW</w:delText>
        </w:r>
      </w:del>
      <w:r w:rsidDel="00000000" w:rsidR="00000000" w:rsidRPr="00000000">
        <w:rPr>
          <w:rFonts w:ascii="Arial" w:cs="Arial" w:eastAsia="Arial" w:hAnsi="Arial"/>
          <w:rtl w:val="0"/>
        </w:rPr>
        <w:t xml:space="preserve"> via a forwarder in case the </w:t>
      </w:r>
      <w:ins w:author="Stefan Hagen" w:id="2" w:date="2024-01-04T16:48:50Z">
        <w:r w:rsidDel="00000000" w:rsidR="00000000" w:rsidRPr="00000000">
          <w:rPr>
            <w:rFonts w:ascii="Arial" w:cs="Arial" w:eastAsia="Arial" w:hAnsi="Arial"/>
            <w:rtl w:val="0"/>
          </w:rPr>
          <w:t xml:space="preserve">gateway</w:t>
        </w:r>
      </w:ins>
      <w:del w:author="Stefan Hagen" w:id="2" w:date="2024-01-04T16:48:50Z">
        <w:r w:rsidDel="00000000" w:rsidR="00000000" w:rsidRPr="00000000">
          <w:rPr>
            <w:rFonts w:ascii="Arial" w:cs="Arial" w:eastAsia="Arial" w:hAnsi="Arial"/>
            <w:rtl w:val="0"/>
          </w:rPr>
          <w:delText xml:space="preserve">GW</w:delText>
        </w:r>
      </w:del>
      <w:r w:rsidDel="00000000" w:rsidR="00000000" w:rsidRPr="00000000">
        <w:rPr>
          <w:rFonts w:ascii="Arial" w:cs="Arial" w:eastAsia="Arial" w:hAnsi="Arial"/>
          <w:rtl w:val="0"/>
        </w:rPr>
        <w:t xml:space="preserve"> is not directly attached to their WSNs.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033">
      <w:pPr>
        <w:pStyle w:val="Heading4"/>
        <w:ind w:left="0" w:right="4" w:firstLine="0"/>
        <w:rPr>
          <w:rFonts w:ascii="Arial" w:cs="Arial" w:eastAsia="Arial" w:hAnsi="Arial"/>
        </w:rPr>
      </w:pPr>
      <w:bookmarkStart w:colFirst="0" w:colLast="0" w:name="_3xzr3ei" w:id="173"/>
      <w:bookmarkEnd w:id="173"/>
      <w:r w:rsidDel="00000000" w:rsidR="00000000" w:rsidRPr="00000000">
        <w:rPr>
          <w:rFonts w:ascii="Arial" w:cs="Arial" w:eastAsia="Arial" w:hAnsi="Arial"/>
          <w:rtl w:val="0"/>
        </w:rPr>
        <w:t xml:space="preserve">3.1.25.1 Length</w:t>
      </w:r>
    </w:p>
    <w:p w:rsidR="00000000" w:rsidDel="00000000" w:rsidP="00000000" w:rsidRDefault="00000000" w:rsidRPr="00000000" w14:paraId="000010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035">
      <w:pPr>
        <w:pStyle w:val="Heading4"/>
        <w:ind w:left="0" w:right="4" w:firstLine="0"/>
        <w:rPr>
          <w:rFonts w:ascii="Arial" w:cs="Arial" w:eastAsia="Arial" w:hAnsi="Arial"/>
        </w:rPr>
      </w:pPr>
      <w:bookmarkStart w:colFirst="0" w:colLast="0" w:name="_2d51dmb" w:id="174"/>
      <w:bookmarkEnd w:id="174"/>
      <w:r w:rsidDel="00000000" w:rsidR="00000000" w:rsidRPr="00000000">
        <w:rPr>
          <w:rFonts w:ascii="Arial" w:cs="Arial" w:eastAsia="Arial" w:hAnsi="Arial"/>
          <w:rtl w:val="0"/>
        </w:rPr>
        <w:t xml:space="preserve">3.1.25.2 Packet Type</w:t>
      </w:r>
    </w:p>
    <w:p w:rsidR="00000000" w:rsidDel="00000000" w:rsidP="00000000" w:rsidRDefault="00000000" w:rsidRPr="00000000" w14:paraId="0000103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037">
      <w:pPr>
        <w:pStyle w:val="Heading4"/>
        <w:ind w:left="0" w:right="4" w:firstLine="0"/>
        <w:rPr>
          <w:rFonts w:ascii="Arial" w:cs="Arial" w:eastAsia="Arial" w:hAnsi="Arial"/>
        </w:rPr>
      </w:pPr>
      <w:bookmarkStart w:colFirst="0" w:colLast="0" w:name="_sabnu4" w:id="175"/>
      <w:bookmarkEnd w:id="175"/>
      <w:r w:rsidDel="00000000" w:rsidR="00000000" w:rsidRPr="00000000">
        <w:rPr>
          <w:rFonts w:ascii="Arial" w:cs="Arial" w:eastAsia="Arial" w:hAnsi="Arial"/>
          <w:rtl w:val="0"/>
        </w:rPr>
        <w:t xml:space="preserve">3.1.25.3 Ctrl</w:t>
      </w:r>
    </w:p>
    <w:p w:rsidR="00000000" w:rsidDel="00000000" w:rsidP="00000000" w:rsidRDefault="00000000" w:rsidRPr="00000000" w14:paraId="0000103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4"/>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9">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A">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B">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C">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D">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E">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3F">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40">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041">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2">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3">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049">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04A">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C">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4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5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5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5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53">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054">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056">
      <w:pPr>
        <w:pStyle w:val="Heading4"/>
        <w:ind w:left="0" w:right="4" w:firstLine="0"/>
        <w:rPr>
          <w:rFonts w:ascii="Arial" w:cs="Arial" w:eastAsia="Arial" w:hAnsi="Arial"/>
        </w:rPr>
      </w:pPr>
      <w:bookmarkStart w:colFirst="0" w:colLast="0" w:name="_3c9z6hx" w:id="176"/>
      <w:bookmarkEnd w:id="176"/>
      <w:r w:rsidDel="00000000" w:rsidR="00000000" w:rsidRPr="00000000">
        <w:rPr>
          <w:rFonts w:ascii="Arial" w:cs="Arial" w:eastAsia="Arial" w:hAnsi="Arial"/>
          <w:rtl w:val="0"/>
        </w:rPr>
        <w:t xml:space="preserve">3.1.25.4 </w:t>
      </w:r>
      <w:r w:rsidDel="00000000" w:rsidR="00000000" w:rsidRPr="00000000">
        <w:rPr>
          <w:rFonts w:ascii="Arial" w:cs="Arial" w:eastAsia="Arial" w:hAnsi="Arial"/>
          <w:rtl w:val="0"/>
        </w:rPr>
        <w:t xml:space="preserve">Radius</w:t>
      </w:r>
    </w:p>
    <w:p w:rsidR="00000000" w:rsidDel="00000000" w:rsidP="00000000" w:rsidRDefault="00000000" w:rsidRPr="00000000" w14:paraId="00001057">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058">
      <w:pPr>
        <w:pStyle w:val="Heading4"/>
        <w:ind w:left="0" w:right="4" w:firstLine="0"/>
        <w:rPr>
          <w:rFonts w:ascii="Arial" w:cs="Arial" w:eastAsia="Arial" w:hAnsi="Arial"/>
        </w:rPr>
      </w:pPr>
      <w:bookmarkStart w:colFirst="0" w:colLast="0" w:name="_1rf9gpq" w:id="177"/>
      <w:bookmarkEnd w:id="177"/>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0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05A">
      <w:pPr>
        <w:pStyle w:val="Heading4"/>
        <w:ind w:left="0" w:right="4" w:firstLine="0"/>
        <w:rPr>
          <w:rFonts w:ascii="Arial" w:cs="Arial" w:eastAsia="Arial" w:hAnsi="Arial"/>
        </w:rPr>
      </w:pPr>
      <w:bookmarkStart w:colFirst="0" w:colLast="0" w:name="_4bewzdj" w:id="178"/>
      <w:bookmarkEnd w:id="178"/>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05B">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05C">
      <w:pPr>
        <w:pStyle w:val="Heading3"/>
        <w:ind w:left="0" w:firstLine="0"/>
        <w:rPr/>
      </w:pPr>
      <w:bookmarkStart w:colFirst="0" w:colLast="0" w:name="_15cqrsoyxc87" w:id="179"/>
      <w:bookmarkEnd w:id="179"/>
      <w:r w:rsidDel="00000000" w:rsidR="00000000" w:rsidRPr="00000000">
        <w:rPr>
          <w:rtl w:val="0"/>
        </w:rPr>
        <w:t xml:space="preserve">3.1.26 </w:t>
      </w:r>
      <w:r w:rsidDel="00000000" w:rsidR="00000000" w:rsidRPr="00000000">
        <w:rPr>
          <w:rtl w:val="0"/>
        </w:rPr>
        <w:t xml:space="preserve">PROTECTION</w:t>
      </w:r>
    </w:p>
    <w:p w:rsidR="00000000" w:rsidDel="00000000" w:rsidP="00000000" w:rsidRDefault="00000000" w:rsidRPr="00000000" w14:paraId="0000105D">
      <w:pPr>
        <w:pStyle w:val="Heading3"/>
        <w:keepLines w:val="1"/>
        <w:spacing w:after="77" w:before="0" w:line="259" w:lineRule="auto"/>
        <w:ind w:left="432" w:firstLine="0"/>
        <w:rPr/>
      </w:pPr>
      <w:bookmarkStart w:colFirst="0" w:colLast="0" w:name="_efvs1al4eeri" w:id="180"/>
      <w:bookmarkEnd w:id="180"/>
      <w:r w:rsidDel="00000000" w:rsidR="00000000" w:rsidRPr="00000000">
        <w:rPr>
          <w:rtl w:val="0"/>
        </w:rPr>
      </w:r>
    </w:p>
    <w:tbl>
      <w:tblPr>
        <w:tblStyle w:val="Table4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05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5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6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6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6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6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6B">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6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78">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85">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86">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092">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093">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09A">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09D">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09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A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0A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0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0A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0AC">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0AD">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0B9">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0BA">
            <w:pPr>
              <w:keepNext w:val="1"/>
              <w:jc w:val="center"/>
              <w:rPr>
                <w:rFonts w:ascii="Arial" w:cs="Arial" w:eastAsia="Arial" w:hAnsi="Arial"/>
              </w:rPr>
            </w:pPr>
            <w:commentRangeStart w:id="64"/>
            <w:commentRangeStart w:id="65"/>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0C6">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0C7">
            <w:pPr>
              <w:keepNext w:val="1"/>
              <w:jc w:val="center"/>
              <w:rPr>
                <w:rFonts w:ascii="Arial" w:cs="Arial" w:eastAsia="Arial" w:hAnsi="Arial"/>
              </w:rPr>
            </w:pPr>
            <w:commentRangeStart w:id="66"/>
            <w:commentRangeStart w:id="67"/>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0D3">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0D4">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0E0">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0E1">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0ED">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0EE">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0FA">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0FB">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107">
      <w:pPr>
        <w:spacing w:after="120" w:before="120" w:line="360" w:lineRule="auto"/>
        <w:ind w:left="0" w:firstLine="0"/>
        <w:jc w:val="center"/>
        <w:rPr>
          <w:u w:val="single"/>
        </w:rPr>
      </w:pPr>
      <w:r w:rsidDel="00000000" w:rsidR="00000000" w:rsidRPr="00000000">
        <w:rPr>
          <w:u w:val="single"/>
          <w:rtl w:val="0"/>
        </w:rPr>
        <w:t xml:space="preserve">Table 53: Format of the protection packet</w:t>
      </w:r>
    </w:p>
    <w:p w:rsidR="00000000" w:rsidDel="00000000" w:rsidP="00000000" w:rsidRDefault="00000000" w:rsidRPr="00000000" w14:paraId="0000110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PROTECTION packet provides a secure envelope for any other MQTT-SN packet (with the exception of the Forward Encapsulation packet). </w:t>
      </w:r>
      <w:r w:rsidDel="00000000" w:rsidR="00000000" w:rsidRPr="00000000">
        <w:rPr>
          <w:rFonts w:ascii="Arial" w:cs="Arial" w:eastAsia="Arial" w:hAnsi="Arial"/>
          <w:rtl w:val="0"/>
        </w:rPr>
        <w:t xml:space="preserve">The fields provided on the protection packet provide a means by which the sender can be identified and the packet can be protected, using a number of prescribed protection schemes. </w:t>
      </w:r>
    </w:p>
    <w:p w:rsidR="00000000" w:rsidDel="00000000" w:rsidP="00000000" w:rsidRDefault="00000000" w:rsidRPr="00000000" w14:paraId="00001109">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w:t>
      </w:r>
      <w:r w:rsidDel="00000000" w:rsidR="00000000" w:rsidRPr="00000000">
        <w:rPr>
          <w:rFonts w:ascii="Arial" w:cs="Arial" w:eastAsia="Arial" w:hAnsi="Arial"/>
          <w:rtl w:val="0"/>
        </w:rPr>
        <w:t xml:space="preserve"> MQTT-SN Packet” and responsible for its protection. This responsibility can’t be delegated to a third entity like a Forwarder. </w:t>
      </w:r>
      <w:r w:rsidDel="00000000" w:rsidR="00000000" w:rsidRPr="00000000">
        <w:rPr>
          <w:rtl w:val="0"/>
        </w:rPr>
      </w:r>
    </w:p>
    <w:p w:rsidR="00000000" w:rsidDel="00000000" w:rsidP="00000000" w:rsidRDefault="00000000" w:rsidRPr="00000000" w14:paraId="0000110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PROTECTION packet must have access to the same shared key to be used directly or after derivation. The authentication of the sender and the receiver, their authorizations and the provisioning of the shared keys used to protect integrity and optionally confidentiality of the PROTECTION packet content are out of scope for this technical proposal.</w:t>
      </w:r>
    </w:p>
    <w:p w:rsidR="00000000" w:rsidDel="00000000" w:rsidP="00000000" w:rsidRDefault="00000000" w:rsidRPr="00000000" w14:paraId="0000110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PROTECTION packet, like any other one, can be the payload of a Forward Encapsulation packet.</w:t>
      </w:r>
    </w:p>
    <w:p w:rsidR="00000000" w:rsidDel="00000000" w:rsidP="00000000" w:rsidRDefault="00000000" w:rsidRPr="00000000" w14:paraId="0000110C">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10D">
      <w:pPr>
        <w:spacing w:after="9" w:lineRule="auto"/>
        <w:ind w:left="-5" w:right="4" w:firstLine="0"/>
        <w:rPr>
          <w:rFonts w:ascii="Arial" w:cs="Arial" w:eastAsia="Arial" w:hAnsi="Arial"/>
          <w:b w:val="1"/>
        </w:rPr>
      </w:pPr>
      <w:commentRangeStart w:id="68"/>
      <w:commentRangeStart w:id="69"/>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10E">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10F">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11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111">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1112">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113">
      <w:pPr>
        <w:pStyle w:val="Heading4"/>
        <w:ind w:left="0" w:right="4" w:firstLine="0"/>
        <w:rPr>
          <w:rFonts w:ascii="Arial" w:cs="Arial" w:eastAsia="Arial" w:hAnsi="Arial"/>
        </w:rPr>
      </w:pPr>
      <w:bookmarkStart w:colFirst="0" w:colLast="0" w:name="_j9tutdzg8gdj" w:id="181"/>
      <w:bookmarkEnd w:id="181"/>
      <w:r w:rsidDel="00000000" w:rsidR="00000000" w:rsidRPr="00000000">
        <w:rPr>
          <w:rFonts w:ascii="Arial" w:cs="Arial" w:eastAsia="Arial" w:hAnsi="Arial"/>
          <w:rtl w:val="0"/>
        </w:rPr>
        <w:t xml:space="preserve">3.1.26.1 </w:t>
      </w:r>
      <w:r w:rsidDel="00000000" w:rsidR="00000000" w:rsidRPr="00000000">
        <w:rPr>
          <w:rFonts w:ascii="Arial" w:cs="Arial" w:eastAsia="Arial" w:hAnsi="Arial"/>
          <w:rtl w:val="0"/>
        </w:rPr>
        <w:t xml:space="preserve">Length</w:t>
      </w:r>
    </w:p>
    <w:p w:rsidR="00000000" w:rsidDel="00000000" w:rsidP="00000000" w:rsidRDefault="00000000" w:rsidRPr="00000000" w14:paraId="0000111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15">
      <w:pPr>
        <w:pStyle w:val="Heading4"/>
        <w:ind w:left="0" w:right="4" w:firstLine="0"/>
        <w:rPr>
          <w:rFonts w:ascii="Arial" w:cs="Arial" w:eastAsia="Arial" w:hAnsi="Arial"/>
        </w:rPr>
      </w:pPr>
      <w:bookmarkStart w:colFirst="0" w:colLast="0" w:name="_8duggxbcbw2" w:id="182"/>
      <w:bookmarkEnd w:id="182"/>
      <w:r w:rsidDel="00000000" w:rsidR="00000000" w:rsidRPr="00000000">
        <w:rPr>
          <w:rFonts w:ascii="Arial" w:cs="Arial" w:eastAsia="Arial" w:hAnsi="Arial"/>
          <w:rtl w:val="0"/>
        </w:rPr>
        <w:t xml:space="preserve">3.1.26.2 Packet Type</w:t>
      </w:r>
    </w:p>
    <w:p w:rsidR="00000000" w:rsidDel="00000000" w:rsidP="00000000" w:rsidRDefault="00000000" w:rsidRPr="00000000" w14:paraId="000011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117">
      <w:pPr>
        <w:pStyle w:val="Heading4"/>
        <w:ind w:left="0" w:right="4" w:firstLine="0"/>
        <w:rPr>
          <w:rFonts w:ascii="Arial" w:cs="Arial" w:eastAsia="Arial" w:hAnsi="Arial"/>
        </w:rPr>
      </w:pPr>
      <w:bookmarkStart w:colFirst="0" w:colLast="0" w:name="_g1mmf1c4lvqh" w:id="183"/>
      <w:bookmarkEnd w:id="183"/>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118">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119">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1A">
      <w:pPr>
        <w:numPr>
          <w:ilvl w:val="0"/>
          <w:numId w:val="3"/>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w:t>
      </w: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p>
    <w:p w:rsidR="00000000" w:rsidDel="00000000" w:rsidP="00000000" w:rsidRDefault="00000000" w:rsidRPr="00000000" w14:paraId="0000111B">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p>
    <w:p w:rsidR="00000000" w:rsidDel="00000000" w:rsidP="00000000" w:rsidRDefault="00000000" w:rsidRPr="00000000" w14:paraId="0000111C">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p>
    <w:p w:rsidR="00000000" w:rsidDel="00000000" w:rsidP="00000000" w:rsidRDefault="00000000" w:rsidRPr="00000000" w14:paraId="0000111D">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p>
    <w:p w:rsidR="00000000" w:rsidDel="00000000" w:rsidP="00000000" w:rsidRDefault="00000000" w:rsidRPr="00000000" w14:paraId="0000111E">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p>
    <w:p w:rsidR="00000000" w:rsidDel="00000000" w:rsidP="00000000" w:rsidRDefault="00000000" w:rsidRPr="00000000" w14:paraId="0000111F">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p>
    <w:p w:rsidR="00000000" w:rsidDel="00000000" w:rsidP="00000000" w:rsidRDefault="00000000" w:rsidRPr="00000000" w14:paraId="00001120">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p>
    <w:p w:rsidR="00000000" w:rsidDel="00000000" w:rsidP="00000000" w:rsidRDefault="00000000" w:rsidRPr="00000000" w14:paraId="00001121">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1122">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123">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124">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25">
      <w:pPr>
        <w:numPr>
          <w:ilvl w:val="0"/>
          <w:numId w:val="24"/>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p>
    <w:p w:rsidR="00000000" w:rsidDel="00000000" w:rsidP="00000000" w:rsidRDefault="00000000" w:rsidRPr="00000000" w14:paraId="00001126">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p>
    <w:p w:rsidR="00000000" w:rsidDel="00000000" w:rsidP="00000000" w:rsidRDefault="00000000" w:rsidRPr="00000000" w14:paraId="00001127">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p>
    <w:p w:rsidR="00000000" w:rsidDel="00000000" w:rsidP="00000000" w:rsidRDefault="00000000" w:rsidRPr="00000000" w14:paraId="00001128">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p>
    <w:p w:rsidR="00000000" w:rsidDel="00000000" w:rsidP="00000000" w:rsidRDefault="00000000" w:rsidRPr="00000000" w14:paraId="00001129">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p>
    <w:p w:rsidR="00000000" w:rsidDel="00000000" w:rsidP="00000000" w:rsidRDefault="00000000" w:rsidRPr="00000000" w14:paraId="0000112A">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12B">
      <w:pPr>
        <w:numPr>
          <w:ilvl w:val="0"/>
          <w:numId w:val="21"/>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p>
    <w:p w:rsidR="00000000" w:rsidDel="00000000" w:rsidP="00000000" w:rsidRDefault="00000000" w:rsidRPr="00000000" w14:paraId="0000112C">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p>
    <w:p w:rsidR="00000000" w:rsidDel="00000000" w:rsidP="00000000" w:rsidRDefault="00000000" w:rsidRPr="00000000" w14:paraId="0000112D">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p>
    <w:p w:rsidR="00000000" w:rsidDel="00000000" w:rsidP="00000000" w:rsidRDefault="00000000" w:rsidRPr="00000000" w14:paraId="0000112E">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p>
    <w:p w:rsidR="00000000" w:rsidDel="00000000" w:rsidP="00000000" w:rsidRDefault="00000000" w:rsidRPr="00000000" w14:paraId="0000112F">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130">
      <w:pPr>
        <w:pStyle w:val="Heading4"/>
        <w:ind w:left="0" w:right="4" w:firstLine="0"/>
        <w:rPr>
          <w:rFonts w:ascii="Arial" w:cs="Arial" w:eastAsia="Arial" w:hAnsi="Arial"/>
        </w:rPr>
      </w:pPr>
      <w:bookmarkStart w:colFirst="0" w:colLast="0" w:name="_m1zk7agco355" w:id="184"/>
      <w:bookmarkEnd w:id="184"/>
      <w:r w:rsidDel="00000000" w:rsidR="00000000" w:rsidRPr="00000000">
        <w:rPr>
          <w:rFonts w:ascii="Arial" w:cs="Arial" w:eastAsia="Arial" w:hAnsi="Arial"/>
          <w:rtl w:val="0"/>
        </w:rPr>
        <w:t xml:space="preserve">3.1.26.4 </w:t>
      </w:r>
      <w:r w:rsidDel="00000000" w:rsidR="00000000" w:rsidRPr="00000000">
        <w:rPr>
          <w:rFonts w:ascii="Arial" w:cs="Arial" w:eastAsia="Arial" w:hAnsi="Arial"/>
          <w:rtl w:val="0"/>
        </w:rPr>
        <w:t xml:space="preserve">Protection Scheme</w:t>
      </w:r>
      <w:r w:rsidDel="00000000" w:rsidR="00000000" w:rsidRPr="00000000">
        <w:rPr>
          <w:rtl w:val="0"/>
        </w:rPr>
      </w:r>
    </w:p>
    <w:p w:rsidR="00000000" w:rsidDel="00000000" w:rsidP="00000000" w:rsidRDefault="00000000" w:rsidRPr="00000000" w14:paraId="00001131">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132">
      <w:pPr>
        <w:spacing w:after="307" w:lineRule="auto"/>
        <w:ind w:left="-15" w:right="4" w:firstLine="0"/>
        <w:rPr>
          <w:rFonts w:ascii="Arial" w:cs="Arial" w:eastAsia="Arial" w:hAnsi="Arial"/>
        </w:rPr>
      </w:pPr>
      <w:r w:rsidDel="00000000" w:rsidR="00000000" w:rsidRPr="00000000">
        <w:rPr>
          <w:rtl w:val="0"/>
        </w:rPr>
      </w:r>
    </w:p>
    <w:tbl>
      <w:tblPr>
        <w:tblStyle w:val="Table46"/>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33">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34">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35">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36">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137">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8">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9">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D">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E">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3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0">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2">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3">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7">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8">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C">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D">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4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1">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2">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3">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4">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5">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6">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7">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B">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C">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0">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1">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5">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6">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A">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B">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6F">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0">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4">
            <w:pPr>
              <w:rPr>
                <w:rFonts w:ascii="Arial" w:cs="Arial" w:eastAsia="Arial" w:hAnsi="Arial"/>
                <w:color w:val="222222"/>
              </w:rPr>
            </w:pPr>
            <w:r w:rsidDel="00000000" w:rsidR="00000000" w:rsidRPr="00000000">
              <w:rPr>
                <w:rFonts w:ascii="Arial" w:cs="Arial" w:eastAsia="Arial" w:hAnsi="Arial"/>
                <w:color w:val="222222"/>
                <w:rtl w:val="0"/>
              </w:rPr>
              <w:t xml:space="preserve">0x45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5">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9">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A">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E">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7F">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3">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4">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8">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9">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D">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8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2">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1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197">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98">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199">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22222"/>
          <w:rtl w:val="0"/>
        </w:rPr>
        <w:t xml:space="preserve">Reference </w:t>
      </w:r>
      <w:hyperlink r:id="rId4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19A">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19B">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p w:rsidR="00000000" w:rsidDel="00000000" w:rsidP="00000000" w:rsidRDefault="00000000" w:rsidRPr="00000000" w14:paraId="0000119C">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48">
        <w:r w:rsidDel="00000000" w:rsidR="00000000" w:rsidRPr="00000000">
          <w:rPr>
            <w:rFonts w:ascii="Arial" w:cs="Arial" w:eastAsia="Arial" w:hAnsi="Arial"/>
            <w:rtl w:val="0"/>
          </w:rPr>
          <w:t xml:space="preserve"> </w:t>
        </w:r>
      </w:hyperlink>
      <w:hyperlink r:id="rId4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19D">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p w:rsidR="00000000" w:rsidDel="00000000" w:rsidP="00000000" w:rsidRDefault="00000000" w:rsidRPr="00000000" w14:paraId="0000119E">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p w:rsidR="00000000" w:rsidDel="00000000" w:rsidP="00000000" w:rsidRDefault="00000000" w:rsidRPr="00000000" w14:paraId="0000119F">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1A0">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1A1">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w:t>
      </w:r>
      <w:r w:rsidDel="00000000" w:rsidR="00000000" w:rsidRPr="00000000">
        <w:rPr>
          <w:rFonts w:ascii="Arial" w:cs="Arial" w:eastAsia="Arial" w:hAnsi="Arial"/>
          <w:color w:val="212529"/>
          <w:rtl w:val="0"/>
        </w:rPr>
        <w:t xml:space="preserve">/Poly1305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r w:rsidDel="00000000" w:rsidR="00000000" w:rsidRPr="00000000">
        <w:rPr>
          <w:rtl w:val="0"/>
        </w:rPr>
      </w:r>
    </w:p>
    <w:p w:rsidR="00000000" w:rsidDel="00000000" w:rsidP="00000000" w:rsidRDefault="00000000" w:rsidRPr="00000000" w14:paraId="000011A2">
      <w:pPr>
        <w:pStyle w:val="Heading4"/>
        <w:ind w:left="0" w:right="4" w:firstLine="0"/>
        <w:rPr>
          <w:rFonts w:ascii="Roboto" w:cs="Roboto" w:eastAsia="Roboto" w:hAnsi="Roboto"/>
          <w:b w:val="1"/>
          <w:color w:val="222222"/>
          <w:sz w:val="24"/>
          <w:szCs w:val="24"/>
          <w:u w:val="single"/>
        </w:rPr>
      </w:pPr>
      <w:bookmarkStart w:colFirst="0" w:colLast="0" w:name="_jo2d2fngx6hj" w:id="185"/>
      <w:bookmarkEnd w:id="185"/>
      <w:r w:rsidDel="00000000" w:rsidR="00000000" w:rsidRPr="00000000">
        <w:rPr>
          <w:rFonts w:ascii="Arial" w:cs="Arial" w:eastAsia="Arial" w:hAnsi="Arial"/>
          <w:rtl w:val="0"/>
        </w:rPr>
        <w:t xml:space="preserve">3.1.26.5 </w:t>
      </w:r>
      <w:r w:rsidDel="00000000" w:rsidR="00000000" w:rsidRPr="00000000">
        <w:rPr>
          <w:rFonts w:ascii="Arial" w:cs="Arial" w:eastAsia="Arial" w:hAnsi="Arial"/>
          <w:rtl w:val="0"/>
        </w:rPr>
        <w:t xml:space="preserve">Sender Id</w:t>
      </w:r>
      <w:r w:rsidDel="00000000" w:rsidR="00000000" w:rsidRPr="00000000">
        <w:rPr>
          <w:rtl w:val="0"/>
        </w:rPr>
      </w:r>
    </w:p>
    <w:p w:rsidR="00000000" w:rsidDel="00000000" w:rsidP="00000000" w:rsidRDefault="00000000" w:rsidRPr="00000000" w14:paraId="000011A3">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w:t>
      </w:r>
      <w:r w:rsidDel="00000000" w:rsidR="00000000" w:rsidRPr="00000000">
        <w:rPr>
          <w:rFonts w:ascii="Arial" w:cs="Arial" w:eastAsia="Arial" w:hAnsi="Arial"/>
          <w:color w:val="222222"/>
          <w:rtl w:val="0"/>
        </w:rPr>
        <w:t xml:space="preserve"> the Sender Id field (8 bytes) should contain:</w:t>
      </w:r>
    </w:p>
    <w:p w:rsidR="00000000" w:rsidDel="00000000" w:rsidP="00000000" w:rsidRDefault="00000000" w:rsidRPr="00000000" w14:paraId="000011A4">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A5">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A6">
      <w:pPr>
        <w:numPr>
          <w:ilvl w:val="0"/>
          <w:numId w:val="1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1A7">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1A8">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1A9">
      <w:pPr>
        <w:numPr>
          <w:ilvl w:val="0"/>
          <w:numId w:val="7"/>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p>
    <w:p w:rsidR="00000000" w:rsidDel="00000000" w:rsidP="00000000" w:rsidRDefault="00000000" w:rsidRPr="00000000" w14:paraId="000011AA">
      <w:pPr>
        <w:numPr>
          <w:ilvl w:val="0"/>
          <w:numId w:val="7"/>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11AB">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1AC">
      <w:pPr>
        <w:numPr>
          <w:ilvl w:val="0"/>
          <w:numId w:val="12"/>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Non-normative comment</w:t>
      </w:r>
      <w:r w:rsidDel="00000000" w:rsidR="00000000" w:rsidRPr="00000000">
        <w:rPr>
          <w:rtl w:val="0"/>
        </w:rPr>
      </w:r>
    </w:p>
    <w:p w:rsidR="00000000" w:rsidDel="00000000" w:rsidP="00000000" w:rsidRDefault="00000000" w:rsidRPr="00000000" w14:paraId="000011AD">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1AE">
      <w:pPr>
        <w:spacing w:after="0" w:before="0" w:lineRule="auto"/>
        <w:ind w:left="720" w:firstLine="0"/>
        <w:rPr>
          <w:rFonts w:ascii="Arial" w:cs="Arial" w:eastAsia="Arial" w:hAnsi="Arial"/>
          <w:b w:val="1"/>
          <w:i w:val="1"/>
          <w:color w:val="222222"/>
          <w:u w:val="single"/>
          <w:shd w:fill="fff2cc" w:val="clear"/>
        </w:rPr>
      </w:pPr>
      <w:commentRangeStart w:id="70"/>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1AF">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1B0">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1B1">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1B2">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1B3">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1B4">
      <w:pPr>
        <w:pStyle w:val="Heading4"/>
        <w:ind w:left="0" w:right="4" w:firstLine="0"/>
        <w:rPr>
          <w:rFonts w:ascii="Arial" w:cs="Arial" w:eastAsia="Arial" w:hAnsi="Arial"/>
        </w:rPr>
      </w:pPr>
      <w:bookmarkStart w:colFirst="0" w:colLast="0" w:name="_vjl219ghlhvi" w:id="186"/>
      <w:bookmarkEnd w:id="186"/>
      <w:r w:rsidDel="00000000" w:rsidR="00000000" w:rsidRPr="00000000">
        <w:rPr>
          <w:rFonts w:ascii="Arial" w:cs="Arial" w:eastAsia="Arial" w:hAnsi="Arial"/>
          <w:rtl w:val="0"/>
        </w:rPr>
        <w:t xml:space="preserve">3.1.26.6 </w:t>
      </w:r>
      <w:r w:rsidDel="00000000" w:rsidR="00000000" w:rsidRPr="00000000">
        <w:rPr>
          <w:rFonts w:ascii="Arial" w:cs="Arial" w:eastAsia="Arial" w:hAnsi="Arial"/>
          <w:rtl w:val="0"/>
        </w:rPr>
        <w:t xml:space="preserve">Random</w:t>
      </w:r>
      <w:r w:rsidDel="00000000" w:rsidR="00000000" w:rsidRPr="00000000">
        <w:rPr>
          <w:rtl w:val="0"/>
        </w:rPr>
      </w:r>
    </w:p>
    <w:p w:rsidR="00000000" w:rsidDel="00000000" w:rsidP="00000000" w:rsidRDefault="00000000" w:rsidRPr="00000000" w14:paraId="000011B5">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1B6">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B7">
      <w:pPr>
        <w:numPr>
          <w:ilvl w:val="0"/>
          <w:numId w:val="12"/>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Non-normative comment</w:t>
      </w:r>
      <w:r w:rsidDel="00000000" w:rsidR="00000000" w:rsidRPr="00000000">
        <w:rPr>
          <w:rtl w:val="0"/>
        </w:rPr>
      </w:r>
    </w:p>
    <w:p w:rsidR="00000000" w:rsidDel="00000000" w:rsidP="00000000" w:rsidRDefault="00000000" w:rsidRPr="00000000" w14:paraId="000011B8">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1B9">
      <w:pPr>
        <w:pStyle w:val="Heading4"/>
        <w:ind w:left="0" w:right="4" w:firstLine="0"/>
        <w:rPr>
          <w:rFonts w:ascii="Arial" w:cs="Arial" w:eastAsia="Arial" w:hAnsi="Arial"/>
        </w:rPr>
      </w:pPr>
      <w:bookmarkStart w:colFirst="0" w:colLast="0" w:name="_q30yx1mc4rc1" w:id="187"/>
      <w:bookmarkEnd w:id="187"/>
      <w:r w:rsidDel="00000000" w:rsidR="00000000" w:rsidRPr="00000000">
        <w:rPr>
          <w:rFonts w:ascii="Arial" w:cs="Arial" w:eastAsia="Arial" w:hAnsi="Arial"/>
          <w:rtl w:val="0"/>
        </w:rPr>
        <w:t xml:space="preserve">3.1.26.7 </w:t>
      </w:r>
      <w:r w:rsidDel="00000000" w:rsidR="00000000" w:rsidRPr="00000000">
        <w:rPr>
          <w:rFonts w:ascii="Arial" w:cs="Arial" w:eastAsia="Arial" w:hAnsi="Arial"/>
          <w:rtl w:val="0"/>
        </w:rPr>
        <w:t xml:space="preserve">Crypto Material</w:t>
      </w:r>
    </w:p>
    <w:p w:rsidR="00000000" w:rsidDel="00000000" w:rsidP="00000000" w:rsidRDefault="00000000" w:rsidRPr="00000000" w14:paraId="000011BA">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w:t>
      </w:r>
      <w:r w:rsidDel="00000000" w:rsidR="00000000" w:rsidRPr="00000000">
        <w:rPr>
          <w:rFonts w:ascii="Arial" w:cs="Arial" w:eastAsia="Arial" w:hAnsi="Arial"/>
          <w:color w:val="222222"/>
          <w:rtl w:val="0"/>
        </w:rPr>
        <w:t xml:space="preserve">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1BB">
      <w:pPr>
        <w:pStyle w:val="Heading4"/>
        <w:ind w:left="0" w:right="4" w:firstLine="0"/>
        <w:rPr>
          <w:rFonts w:ascii="Roboto" w:cs="Roboto" w:eastAsia="Roboto" w:hAnsi="Roboto"/>
          <w:color w:val="222222"/>
          <w:sz w:val="24"/>
          <w:szCs w:val="24"/>
          <w:highlight w:val="white"/>
        </w:rPr>
      </w:pPr>
      <w:bookmarkStart w:colFirst="0" w:colLast="0" w:name="_3y6o9vhqakro" w:id="188"/>
      <w:bookmarkEnd w:id="188"/>
      <w:r w:rsidDel="00000000" w:rsidR="00000000" w:rsidRPr="00000000">
        <w:rPr>
          <w:rFonts w:ascii="Arial" w:cs="Arial" w:eastAsia="Arial" w:hAnsi="Arial"/>
          <w:rtl w:val="0"/>
        </w:rPr>
        <w:t xml:space="preserve">3.1.26.8 </w:t>
      </w:r>
      <w:r w:rsidDel="00000000" w:rsidR="00000000" w:rsidRPr="00000000">
        <w:rPr>
          <w:rFonts w:ascii="Arial" w:cs="Arial" w:eastAsia="Arial" w:hAnsi="Arial"/>
          <w:rtl w:val="0"/>
        </w:rPr>
        <w:t xml:space="preserve">Monotonic Counter</w:t>
      </w:r>
      <w:r w:rsidDel="00000000" w:rsidR="00000000" w:rsidRPr="00000000">
        <w:rPr>
          <w:rtl w:val="0"/>
        </w:rPr>
      </w:r>
    </w:p>
    <w:p w:rsidR="00000000" w:rsidDel="00000000" w:rsidP="00000000" w:rsidRDefault="00000000" w:rsidRPr="00000000" w14:paraId="000011BC">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1BD">
      <w:pPr>
        <w:pStyle w:val="Heading4"/>
        <w:ind w:left="0" w:right="4" w:firstLine="0"/>
        <w:rPr>
          <w:rFonts w:ascii="Arial" w:cs="Arial" w:eastAsia="Arial" w:hAnsi="Arial"/>
          <w:color w:val="222222"/>
          <w:highlight w:val="white"/>
        </w:rPr>
      </w:pPr>
      <w:bookmarkStart w:colFirst="0" w:colLast="0" w:name="_dovnwl46a7is" w:id="189"/>
      <w:bookmarkEnd w:id="189"/>
      <w:r w:rsidDel="00000000" w:rsidR="00000000" w:rsidRPr="00000000">
        <w:rPr>
          <w:rFonts w:ascii="Arial" w:cs="Arial" w:eastAsia="Arial" w:hAnsi="Arial"/>
          <w:rtl w:val="0"/>
        </w:rPr>
        <w:t xml:space="preserve">3.1.26.9 </w:t>
      </w:r>
      <w:r w:rsidDel="00000000" w:rsidR="00000000" w:rsidRPr="00000000">
        <w:rPr>
          <w:rFonts w:ascii="Arial" w:cs="Arial" w:eastAsia="Arial" w:hAnsi="Arial"/>
          <w:rtl w:val="0"/>
        </w:rPr>
        <w:t xml:space="preserve">Protected MQTT-SN Packet</w:t>
      </w:r>
      <w:r w:rsidDel="00000000" w:rsidR="00000000" w:rsidRPr="00000000">
        <w:rPr>
          <w:rtl w:val="0"/>
        </w:rPr>
      </w:r>
    </w:p>
    <w:p w:rsidR="00000000" w:rsidDel="00000000" w:rsidP="00000000" w:rsidRDefault="00000000" w:rsidRPr="00000000" w14:paraId="000011BE">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1BF">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Protected</w:t>
      </w:r>
      <w:r w:rsidDel="00000000" w:rsidR="00000000" w:rsidRPr="00000000">
        <w:rPr>
          <w:rFonts w:ascii="Arial" w:cs="Arial" w:eastAsia="Arial" w:hAnsi="Arial"/>
          <w:b w:val="1"/>
          <w:color w:val="222222"/>
          <w:rtl w:val="0"/>
        </w:rPr>
        <w:t xml:space="preserve">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1C0">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r w:rsidDel="00000000" w:rsidR="00000000" w:rsidRPr="00000000">
        <w:rPr>
          <w:rtl w:val="0"/>
        </w:rPr>
      </w:r>
    </w:p>
    <w:p w:rsidR="00000000" w:rsidDel="00000000" w:rsidP="00000000" w:rsidRDefault="00000000" w:rsidRPr="00000000" w14:paraId="000011C1">
      <w:pPr>
        <w:pStyle w:val="Heading4"/>
        <w:ind w:left="0" w:right="4" w:firstLine="0"/>
        <w:rPr>
          <w:rFonts w:ascii="Arial" w:cs="Arial" w:eastAsia="Arial" w:hAnsi="Arial"/>
        </w:rPr>
      </w:pPr>
      <w:bookmarkStart w:colFirst="0" w:colLast="0" w:name="_j75p96o6vesm" w:id="190"/>
      <w:bookmarkEnd w:id="190"/>
      <w:r w:rsidDel="00000000" w:rsidR="00000000" w:rsidRPr="00000000">
        <w:rPr>
          <w:rFonts w:ascii="Arial" w:cs="Arial" w:eastAsia="Arial" w:hAnsi="Arial"/>
          <w:rtl w:val="0"/>
        </w:rPr>
        <w:t xml:space="preserve">3.1.26.10 </w:t>
      </w:r>
      <w:r w:rsidDel="00000000" w:rsidR="00000000" w:rsidRPr="00000000">
        <w:rPr>
          <w:rFonts w:ascii="Arial" w:cs="Arial" w:eastAsia="Arial" w:hAnsi="Arial"/>
          <w:rtl w:val="0"/>
        </w:rPr>
        <w:t xml:space="preserve">Authentication Tag</w:t>
      </w:r>
    </w:p>
    <w:p w:rsidR="00000000" w:rsidDel="00000000" w:rsidP="00000000" w:rsidRDefault="00000000" w:rsidRPr="00000000" w14:paraId="000011C2">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1C3">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1C4">
      <w:pPr>
        <w:pStyle w:val="Heading1"/>
        <w:ind w:left="0" w:firstLine="0"/>
        <w:rPr>
          <w:rFonts w:ascii="Arial" w:cs="Arial" w:eastAsia="Arial" w:hAnsi="Arial"/>
        </w:rPr>
      </w:pPr>
      <w:bookmarkStart w:colFirst="0" w:colLast="0" w:name="_2qk79lc" w:id="191"/>
      <w:bookmarkEnd w:id="191"/>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Operational behavior</w:t>
      </w:r>
    </w:p>
    <w:p w:rsidR="00000000" w:rsidDel="00000000" w:rsidP="00000000" w:rsidRDefault="00000000" w:rsidRPr="00000000" w14:paraId="000011C5">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1C6">
      <w:pPr>
        <w:pStyle w:val="Heading2"/>
        <w:ind w:left="0" w:right="4" w:firstLine="0"/>
        <w:rPr>
          <w:rFonts w:ascii="Arial" w:cs="Arial" w:eastAsia="Arial" w:hAnsi="Arial"/>
        </w:rPr>
      </w:pPr>
      <w:bookmarkStart w:colFirst="0" w:colLast="0" w:name="_15phjt5" w:id="192"/>
      <w:bookmarkEnd w:id="192"/>
      <w:r w:rsidDel="00000000" w:rsidR="00000000" w:rsidRPr="00000000">
        <w:rPr>
          <w:rFonts w:ascii="Arial" w:cs="Arial" w:eastAsia="Arial" w:hAnsi="Arial"/>
          <w:rtl w:val="0"/>
        </w:rPr>
        <w:t xml:space="preserve">4.1 Example MQTT-SN Architecture(s)</w:t>
      </w:r>
    </w:p>
    <w:p w:rsidR="00000000" w:rsidDel="00000000" w:rsidP="00000000" w:rsidRDefault="00000000" w:rsidRPr="00000000" w14:paraId="000011C7">
      <w:pPr>
        <w:spacing w:after="303" w:line="259" w:lineRule="auto"/>
        <w:ind w:left="284" w:right="4" w:firstLine="0"/>
        <w:rPr>
          <w:rFonts w:ascii="Arial" w:cs="Arial" w:eastAsia="Arial" w:hAnsi="Arial"/>
        </w:rPr>
      </w:pPr>
      <w:commentRangeStart w:id="71"/>
      <w:r w:rsidDel="00000000" w:rsidR="00000000" w:rsidRPr="00000000">
        <w:rPr>
          <w:rFonts w:ascii="Arial" w:cs="Arial" w:eastAsia="Arial" w:hAnsi="Arial"/>
        </w:rPr>
        <w:drawing>
          <wp:inline distB="0" distT="0" distL="0" distR="0">
            <wp:extent cx="5943600" cy="6017260"/>
            <wp:effectExtent b="0" l="0" r="0" t="0"/>
            <wp:docPr descr="Diagram&#10;&#10;Description automatically generated" id="5" name="image12.png"/>
            <a:graphic>
              <a:graphicData uri="http://schemas.openxmlformats.org/drawingml/2006/picture">
                <pic:pic>
                  <pic:nvPicPr>
                    <pic:cNvPr descr="Diagram&#10;&#10;Description automatically generated" id="0" name="image12.png"/>
                    <pic:cNvPicPr preferRelativeResize="0"/>
                  </pic:nvPicPr>
                  <pic:blipFill>
                    <a:blip r:embed="rId53"/>
                    <a:srcRect b="0" l="0" r="0" t="0"/>
                    <a:stretch>
                      <a:fillRect/>
                    </a:stretch>
                  </pic:blipFill>
                  <pic:spPr>
                    <a:xfrm>
                      <a:off x="0" y="0"/>
                      <a:ext cx="5943600" cy="6017260"/>
                    </a:xfrm>
                    <a:prstGeom prst="rect"/>
                    <a:ln/>
                  </pic:spPr>
                </pic:pic>
              </a:graphicData>
            </a:graphic>
          </wp:inline>
        </w:drawing>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1C8">
      <w:pPr>
        <w:spacing w:after="203" w:line="265" w:lineRule="auto"/>
        <w:ind w:right="4"/>
        <w:jc w:val="center"/>
        <w:rPr>
          <w:rFonts w:ascii="Arial" w:cs="Arial" w:eastAsia="Arial" w:hAnsi="Arial"/>
        </w:rPr>
      </w:pPr>
      <w:r w:rsidDel="00000000" w:rsidR="00000000" w:rsidRPr="00000000">
        <w:rPr>
          <w:rFonts w:ascii="Arial" w:cs="Arial" w:eastAsia="Arial" w:hAnsi="Arial"/>
          <w:rtl w:val="0"/>
        </w:rPr>
        <w:t xml:space="preserve">Figure 1: </w:t>
      </w:r>
      <w:commentRangeStart w:id="72"/>
      <w:r w:rsidDel="00000000" w:rsidR="00000000" w:rsidRPr="00000000">
        <w:rPr>
          <w:rFonts w:ascii="Arial" w:cs="Arial" w:eastAsia="Arial" w:hAnsi="Arial"/>
          <w:rtl w:val="0"/>
        </w:rPr>
        <w:t xml:space="preserve">MQTT-SN Architecture</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11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using the MQTT-SN protocol.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or may not be integrated with a MQTT server. Where an MQTT broker is involved, the MQTT protocol is used between the MQTT broker and the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Its main function is the translation between MQTT and MQTT-SN.</w:t>
      </w:r>
    </w:p>
    <w:p w:rsidR="00000000" w:rsidDel="00000000" w:rsidP="00000000" w:rsidRDefault="00000000" w:rsidRPr="00000000" w14:paraId="000011CA">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CB">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via a forwarder in case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not directly attached to their network. The forwarder simply encapsulates the MQTT-SN frames it receives on the wireless side and forwards them unchanged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in the opposite direction, it decapsulates the frames it receives from the gateway and sends them to the clients, unchanged too.</w:t>
      </w:r>
    </w:p>
    <w:p w:rsidR="00000000" w:rsidDel="00000000" w:rsidP="00000000" w:rsidRDefault="00000000" w:rsidRPr="00000000" w14:paraId="000011CC">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CD">
      <w:pPr>
        <w:ind w:left="-15" w:right="4" w:firstLine="0"/>
        <w:rPr>
          <w:rFonts w:ascii="Arial" w:cs="Arial" w:eastAsia="Arial" w:hAnsi="Arial"/>
        </w:rPr>
      </w:pPr>
      <w:ins w:author="davide.lenzarini@u-blox.com" w:id="3" w:date="2023-10-05T15:59:31Z">
        <w:commentRangeStart w:id="73"/>
        <w:commentRangeStart w:id="74"/>
        <w:commentRangeStart w:id="75"/>
        <w:r w:rsidDel="00000000" w:rsidR="00000000" w:rsidRPr="00000000">
          <w:rPr>
            <w:rFonts w:ascii="Arial" w:cs="Arial" w:eastAsia="Arial" w:hAnsi="Arial"/>
            <w:rtl w:val="0"/>
          </w:rPr>
          <w:t xml:space="preserve">We can differentiate between three types of MQTT-SN server-side endpoint, namely </w:t>
        </w:r>
        <w:r w:rsidDel="00000000" w:rsidR="00000000" w:rsidRPr="00000000">
          <w:rPr>
            <w:rFonts w:ascii="Arial" w:cs="Arial" w:eastAsia="Arial" w:hAnsi="Arial"/>
            <w:rtl w:val="0"/>
          </w:rPr>
          <w:t xml:space="preserve">transparent Gateway, aggregating Gateway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Terminating Gateway</w:t>
        </w:r>
        <w:r w:rsidDel="00000000" w:rsidR="00000000" w:rsidRPr="00000000">
          <w:rPr>
            <w:rFonts w:ascii="Arial" w:cs="Arial" w:eastAsia="Arial" w:hAnsi="Arial"/>
            <w:rtl w:val="0"/>
          </w:rPr>
          <w:t xml:space="preserve">, see Fig. 1. They are explained in the following sections.</w:t>
        </w:r>
      </w:ins>
      <w:del w:author="davide.lenzarini@u-blox.com" w:id="3" w:date="2023-10-05T15:59:31Z">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Fonts w:ascii="Arial" w:cs="Arial" w:eastAsia="Arial" w:hAnsi="Arial"/>
            <w:rtl w:val="0"/>
          </w:rPr>
          <w:delText xml:space="preserve">We can differentiate between two types of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 namely </w:delText>
        </w:r>
        <w:r w:rsidDel="00000000" w:rsidR="00000000" w:rsidRPr="00000000">
          <w:rPr>
            <w:rFonts w:ascii="Arial" w:cs="Arial" w:eastAsia="Arial" w:hAnsi="Arial"/>
            <w:i w:val="1"/>
            <w:rtl w:val="0"/>
          </w:rPr>
          <w:delText xml:space="preserve">transparent </w:delText>
        </w:r>
        <w:r w:rsidDel="00000000" w:rsidR="00000000" w:rsidRPr="00000000">
          <w:rPr>
            <w:rFonts w:ascii="Arial" w:cs="Arial" w:eastAsia="Arial" w:hAnsi="Arial"/>
            <w:rtl w:val="0"/>
          </w:rPr>
          <w:delText xml:space="preserve">and </w:delText>
        </w:r>
        <w:r w:rsidDel="00000000" w:rsidR="00000000" w:rsidRPr="00000000">
          <w:rPr>
            <w:rFonts w:ascii="Arial" w:cs="Arial" w:eastAsia="Arial" w:hAnsi="Arial"/>
            <w:i w:val="1"/>
            <w:rtl w:val="0"/>
          </w:rPr>
          <w:delText xml:space="preserve">aggregating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s, see Fig. 2. They are explained in the following sections</w:delText>
        </w:r>
      </w:del>
      <w:r w:rsidDel="00000000" w:rsidR="00000000" w:rsidRPr="00000000">
        <w:rPr>
          <w:rFonts w:ascii="Arial" w:cs="Arial" w:eastAsia="Arial" w:hAnsi="Arial"/>
          <w:rtl w:val="0"/>
        </w:rPr>
        <w:t xml:space="preserve">.</w:t>
      </w:r>
    </w:p>
    <w:p w:rsidR="00000000" w:rsidDel="00000000" w:rsidP="00000000" w:rsidRDefault="00000000" w:rsidRPr="00000000" w14:paraId="000011CE">
      <w:pPr>
        <w:pStyle w:val="Heading3"/>
        <w:ind w:left="0" w:right="4" w:firstLine="0"/>
        <w:rPr>
          <w:rFonts w:ascii="Arial" w:cs="Arial" w:eastAsia="Arial" w:hAnsi="Arial"/>
        </w:rPr>
      </w:pPr>
      <w:bookmarkStart w:colFirst="0" w:colLast="0" w:name="_3pp52gy" w:id="193"/>
      <w:bookmarkEnd w:id="193"/>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1C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1D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1D1">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commentRangeStart w:id="76"/>
      <w:commentRangeStart w:id="77"/>
      <w:commentRangeStart w:id="78"/>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8" name="image3.png"/>
            <a:graphic>
              <a:graphicData uri="http://schemas.openxmlformats.org/drawingml/2006/picture">
                <pic:pic>
                  <pic:nvPicPr>
                    <pic:cNvPr descr="A close up of a map&#10;&#10;Description automatically generated" id="0" name="image3.png"/>
                    <pic:cNvPicPr preferRelativeResize="0"/>
                  </pic:nvPicPr>
                  <pic:blipFill>
                    <a:blip r:embed="rId54"/>
                    <a:srcRect b="0" l="0" r="0" t="0"/>
                    <a:stretch>
                      <a:fillRect/>
                    </a:stretch>
                  </pic:blipFill>
                  <pic:spPr>
                    <a:xfrm>
                      <a:off x="0" y="0"/>
                      <a:ext cx="4861756" cy="1810693"/>
                    </a:xfrm>
                    <a:prstGeom prst="rect"/>
                    <a:ln/>
                  </pic:spPr>
                </pic:pic>
              </a:graphicData>
            </a:graphic>
          </wp:inline>
        </w:drawing>
      </w:r>
      <w:commentRangeEnd w:id="76"/>
      <w:r w:rsidDel="00000000" w:rsidR="00000000" w:rsidRPr="00000000">
        <w:commentReference w:id="76"/>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11D2">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1D3">
      <w:pPr>
        <w:pStyle w:val="Heading3"/>
        <w:ind w:left="0" w:right="4" w:firstLine="0"/>
        <w:rPr>
          <w:rFonts w:ascii="Arial" w:cs="Arial" w:eastAsia="Arial" w:hAnsi="Arial"/>
        </w:rPr>
      </w:pPr>
      <w:bookmarkStart w:colFirst="0" w:colLast="0" w:name="_24ufcor" w:id="194"/>
      <w:bookmarkEnd w:id="194"/>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11D4">
      <w:pPr>
        <w:spacing w:after="460" w:lineRule="auto"/>
        <w:ind w:left="-5" w:right="4" w:firstLine="0"/>
        <w:rPr>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p>
    <w:p w:rsidR="00000000" w:rsidDel="00000000" w:rsidP="00000000" w:rsidRDefault="00000000" w:rsidRPr="00000000" w14:paraId="000011D5">
      <w:pPr>
        <w:pStyle w:val="Heading3"/>
        <w:ind w:left="0" w:right="4" w:firstLine="0"/>
        <w:rPr/>
      </w:pPr>
      <w:bookmarkStart w:colFirst="0" w:colLast="0" w:name="_vdklg7j7e30m" w:id="195"/>
      <w:bookmarkEnd w:id="195"/>
      <w:r w:rsidDel="00000000" w:rsidR="00000000" w:rsidRPr="00000000">
        <w:rPr>
          <w:rtl w:val="0"/>
        </w:rPr>
        <w:t xml:space="preserve">4.1.3 </w:t>
      </w:r>
      <w:r w:rsidDel="00000000" w:rsidR="00000000" w:rsidRPr="00000000">
        <w:rPr>
          <w:rtl w:val="0"/>
        </w:rPr>
        <w:t xml:space="preserve">Terminating SN Broker</w:t>
      </w:r>
      <w:r w:rsidDel="00000000" w:rsidR="00000000" w:rsidRPr="00000000">
        <w:rPr>
          <w:rtl w:val="0"/>
        </w:rPr>
      </w:r>
    </w:p>
    <w:p w:rsidR="00000000" w:rsidDel="00000000" w:rsidP="00000000" w:rsidRDefault="00000000" w:rsidRPr="00000000" w14:paraId="000011D6">
      <w:pPr>
        <w:spacing w:after="460" w:lineRule="auto"/>
        <w:ind w:left="-5" w:right="4" w:firstLine="0"/>
        <w:rPr>
          <w:rFonts w:ascii="Arial" w:cs="Arial" w:eastAsia="Arial" w:hAnsi="Arial"/>
        </w:rPr>
      </w:pPr>
      <w:r w:rsidDel="00000000" w:rsidR="00000000" w:rsidRPr="00000000">
        <w:rPr>
          <w:rFonts w:ascii="Arial" w:cs="Arial" w:eastAsia="Arial" w:hAnsi="Arial"/>
          <w:rtl w:val="0"/>
        </w:rPr>
        <w:t xml:space="preserve">The Terminating SN Broker is the consumer of the data sent by the MQTT-SN Client, which directly brokers the traffic as if it were a fully compliant MQTT Broker. If the PROTECTION packet is used, it is responsible for the enrollment of the MQTT-SN Clients.</w:t>
      </w:r>
      <w:r w:rsidDel="00000000" w:rsidR="00000000" w:rsidRPr="00000000">
        <w:rPr>
          <w:rtl w:val="0"/>
        </w:rPr>
      </w:r>
    </w:p>
    <w:p w:rsidR="00000000" w:rsidDel="00000000" w:rsidP="00000000" w:rsidRDefault="00000000" w:rsidRPr="00000000" w14:paraId="000011D7">
      <w:pPr>
        <w:pStyle w:val="Heading2"/>
        <w:keepLines w:val="1"/>
        <w:spacing w:after="64" w:before="0" w:line="259" w:lineRule="auto"/>
        <w:ind w:left="0" w:right="4" w:firstLine="0"/>
        <w:rPr>
          <w:rFonts w:ascii="Arial" w:cs="Arial" w:eastAsia="Arial" w:hAnsi="Arial"/>
        </w:rPr>
      </w:pPr>
      <w:bookmarkStart w:colFirst="0" w:colLast="0" w:name="_jzpmwk" w:id="196"/>
      <w:bookmarkEnd w:id="196"/>
      <w:r w:rsidDel="00000000" w:rsidR="00000000" w:rsidRPr="00000000">
        <w:rPr>
          <w:rFonts w:ascii="Arial" w:cs="Arial" w:eastAsia="Arial" w:hAnsi="Arial"/>
          <w:rtl w:val="0"/>
        </w:rPr>
        <w:t xml:space="preserve">4.2 </w:t>
      </w:r>
      <w:r w:rsidDel="00000000" w:rsidR="00000000" w:rsidRPr="00000000">
        <w:rPr>
          <w:rFonts w:ascii="Arial" w:cs="Arial" w:eastAsia="Arial" w:hAnsi="Arial"/>
          <w:rtl w:val="0"/>
        </w:rPr>
        <w:t xml:space="preserve">Networks &amp; Transport Layers</w:t>
      </w: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The </w:t>
      </w:r>
      <w:commentRangeStart w:id="79"/>
      <w:r w:rsidDel="00000000" w:rsidR="00000000" w:rsidRPr="00000000">
        <w:rPr>
          <w:rtl w:val="0"/>
        </w:rPr>
        <w:t xml:space="preserve">MQTT-SN V2.0</w:t>
      </w:r>
      <w:commentRangeEnd w:id="79"/>
      <w:r w:rsidDel="00000000" w:rsidR="00000000" w:rsidRPr="00000000">
        <w:commentReference w:id="79"/>
      </w:r>
      <w:r w:rsidDel="00000000" w:rsidR="00000000" w:rsidRPr="00000000">
        <w:rPr>
          <w:rtl w:val="0"/>
        </w:rPr>
        <w:t xml:space="preserve"> protocol requires an underlying transport to create a Virtual Connection, this carries Packets from a Client to a Gateway and a Gateway to a Client.</w:t>
        <w:br w:type="textWrapping"/>
        <w:t xml:space="preserve">The underlying transport may also </w:t>
      </w:r>
      <w:r w:rsidDel="00000000" w:rsidR="00000000" w:rsidRPr="00000000">
        <w:rPr>
          <w:rFonts w:ascii="Arial" w:cs="Arial" w:eastAsia="Arial" w:hAnsi="Arial"/>
          <w:rtl w:val="0"/>
        </w:rPr>
        <w:t xml:space="preserve">broadcast </w:t>
      </w:r>
      <w:r w:rsidDel="00000000" w:rsidR="00000000" w:rsidRPr="00000000">
        <w:rPr>
          <w:rtl w:val="0"/>
        </w:rPr>
        <w:t xml:space="preserve">Packets from a Client to all Gateways and from a Gateway to all Clients.</w:t>
        <w:br w:type="textWrapping"/>
        <w:t xml:space="preserve">These MQTT-SN V2.0 Packets which must be received unaltered and complete.</w:t>
      </w:r>
    </w:p>
    <w:p w:rsidR="00000000" w:rsidDel="00000000" w:rsidP="00000000" w:rsidRDefault="00000000" w:rsidRPr="00000000" w14:paraId="000011D9">
      <w:pPr>
        <w:numPr>
          <w:ilvl w:val="0"/>
          <w:numId w:val="13"/>
        </w:numPr>
        <w:spacing w:after="0" w:afterAutospacing="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1DA">
      <w:pPr>
        <w:numPr>
          <w:ilvl w:val="0"/>
          <w:numId w:val="13"/>
        </w:numPr>
        <w:spacing w:after="0" w:afterAutospacing="0" w:before="0" w:beforeAutospacing="0" w:lineRule="auto"/>
        <w:ind w:left="720" w:hanging="360"/>
      </w:pPr>
      <w:r w:rsidDel="00000000" w:rsidR="00000000" w:rsidRPr="00000000">
        <w:rPr>
          <w:rtl w:val="0"/>
        </w:rPr>
        <w:t xml:space="preserve">If the network might deliver a Packet more than once, then it is highly recommended that the PROTECTION packet Monotonic Counter is used to eliminate the duplicates.</w:t>
      </w:r>
    </w:p>
    <w:p w:rsidR="00000000" w:rsidDel="00000000" w:rsidP="00000000" w:rsidRDefault="00000000" w:rsidRPr="00000000" w14:paraId="000011DB">
      <w:pPr>
        <w:numPr>
          <w:ilvl w:val="0"/>
          <w:numId w:val="13"/>
        </w:numPr>
        <w:spacing w:after="0" w:afterAutospacing="0" w:before="0" w:beforeAutospacing="0" w:lineRule="auto"/>
        <w:ind w:left="720" w:hanging="360"/>
      </w:pPr>
      <w:r w:rsidDel="00000000" w:rsidR="00000000" w:rsidRPr="00000000">
        <w:rPr>
          <w:rtl w:val="0"/>
        </w:rPr>
        <w:t xml:space="preserve">The MQTT-SN V2.0 protocol will tolerate out of order Packets and it will retransmit lost Packets.</w:t>
      </w:r>
    </w:p>
    <w:p w:rsidR="00000000" w:rsidDel="00000000" w:rsidP="00000000" w:rsidRDefault="00000000" w:rsidRPr="00000000" w14:paraId="000011DC">
      <w:pPr>
        <w:numPr>
          <w:ilvl w:val="0"/>
          <w:numId w:val="13"/>
        </w:numPr>
        <w:spacing w:after="0" w:afterAutospacing="0" w:before="0" w:beforeAutospacing="0" w:lineRule="auto"/>
        <w:ind w:left="720" w:hanging="360"/>
      </w:pPr>
      <w:r w:rsidDel="00000000" w:rsidR="00000000" w:rsidRPr="00000000">
        <w:rPr>
          <w:rtl w:val="0"/>
        </w:rPr>
        <w:t xml:space="preserve">The MQTT-SN V2.0 does not perform error correction. If a corrupted or partial p</w:t>
      </w:r>
      <w:r w:rsidDel="00000000" w:rsidR="00000000" w:rsidRPr="00000000">
        <w:rPr>
          <w:rtl w:val="0"/>
        </w:rPr>
        <w:t xml:space="preserve">acket</w:t>
      </w:r>
      <w:r w:rsidDel="00000000" w:rsidR="00000000" w:rsidRPr="00000000">
        <w:rPr>
          <w:rtl w:val="0"/>
        </w:rPr>
        <w:t xml:space="preserve"> is received it will cause a protocol error.</w:t>
      </w:r>
    </w:p>
    <w:p w:rsidR="00000000" w:rsidDel="00000000" w:rsidP="00000000" w:rsidRDefault="00000000" w:rsidRPr="00000000" w14:paraId="000011DD">
      <w:pPr>
        <w:numPr>
          <w:ilvl w:val="0"/>
          <w:numId w:val="13"/>
        </w:numPr>
        <w:spacing w:after="0" w:afterAutospacing="0" w:before="0" w:beforeAutospacing="0" w:lineRule="auto"/>
        <w:ind w:left="720" w:hanging="360"/>
      </w:pPr>
      <w:r w:rsidDel="00000000" w:rsidR="00000000" w:rsidRPr="00000000">
        <w:rPr>
          <w:rtl w:val="0"/>
        </w:rPr>
        <w:t xml:space="preserve">The MQTT-SN V2.0 implementation may use either the origin network address or the sender identifier in the </w:t>
      </w:r>
      <w:commentRangeStart w:id="80"/>
      <w:commentRangeStart w:id="81"/>
      <w:r w:rsidDel="00000000" w:rsidR="00000000" w:rsidRPr="00000000">
        <w:rPr>
          <w:rtl w:val="0"/>
        </w:rPr>
        <w:t xml:space="preserve">PROTECTION Packet</w:t>
      </w:r>
      <w:commentRangeEnd w:id="80"/>
      <w:r w:rsidDel="00000000" w:rsidR="00000000" w:rsidRPr="00000000">
        <w:commentReference w:id="80"/>
      </w:r>
      <w:commentRangeEnd w:id="81"/>
      <w:r w:rsidDel="00000000" w:rsidR="00000000" w:rsidRPr="00000000">
        <w:commentReference w:id="81"/>
      </w:r>
      <w:r w:rsidDel="00000000" w:rsidR="00000000" w:rsidRPr="00000000">
        <w:rPr>
          <w:rtl w:val="0"/>
        </w:rPr>
        <w:t xml:space="preserve"> to determine the identity of the Virtual Connection.</w:t>
      </w:r>
    </w:p>
    <w:p w:rsidR="00000000" w:rsidDel="00000000" w:rsidP="00000000" w:rsidRDefault="00000000" w:rsidRPr="00000000" w14:paraId="000011DE">
      <w:pPr>
        <w:numPr>
          <w:ilvl w:val="0"/>
          <w:numId w:val="13"/>
        </w:numPr>
        <w:spacing w:after="0" w:afterAutospacing="0" w:before="0" w:beforeAutospacing="0" w:lineRule="auto"/>
        <w:ind w:left="720" w:hanging="360"/>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1DF">
      <w:pPr>
        <w:numPr>
          <w:ilvl w:val="0"/>
          <w:numId w:val="13"/>
        </w:numPr>
        <w:spacing w:after="240" w:before="0" w:beforeAutospacing="0" w:lineRule="auto"/>
        <w:ind w:left="720" w:hanging="360"/>
      </w:pPr>
      <w:r w:rsidDel="00000000" w:rsidR="00000000" w:rsidRPr="00000000">
        <w:rPr>
          <w:rtl w:val="0"/>
        </w:rPr>
        <w:t xml:space="preserve">The networks may be radio networks.</w:t>
      </w:r>
    </w:p>
    <w:p w:rsidR="00000000" w:rsidDel="00000000" w:rsidP="00000000" w:rsidRDefault="00000000" w:rsidRPr="00000000" w14:paraId="000011E0">
      <w:pPr>
        <w:spacing w:after="240" w:before="240" w:lineRule="auto"/>
        <w:ind w:left="720" w:firstLine="0"/>
        <w:rPr>
          <w:b w:val="1"/>
          <w:shd w:fill="ffe599" w:val="clear"/>
        </w:rPr>
      </w:pPr>
      <w:r w:rsidDel="00000000" w:rsidR="00000000" w:rsidRPr="00000000">
        <w:rPr>
          <w:b w:val="1"/>
          <w:shd w:fill="ffe599" w:val="clear"/>
          <w:rtl w:val="0"/>
        </w:rPr>
        <w:t xml:space="preserve">Non-normative comment</w:t>
      </w:r>
    </w:p>
    <w:p w:rsidR="00000000" w:rsidDel="00000000" w:rsidP="00000000" w:rsidRDefault="00000000" w:rsidRPr="00000000" w14:paraId="000011E1">
      <w:pPr>
        <w:spacing w:after="240" w:before="240" w:lineRule="auto"/>
        <w:ind w:left="720" w:firstLine="0"/>
        <w:rPr>
          <w:shd w:fill="ffe599" w:val="clear"/>
        </w:rPr>
      </w:pPr>
      <w:r w:rsidDel="00000000" w:rsidR="00000000" w:rsidRPr="00000000">
        <w:rPr>
          <w:shd w:fill="ffe599" w:val="clear"/>
          <w:rtl w:val="0"/>
        </w:rPr>
        <w:t xml:space="preserve">UDP as defined in [RFC0768] can be used for MQTT-SN v2.0 if the Maximum Transmission Unit is configured to be more than the MQTT-SN Packet size used and no Packet fragmentation occurs.</w:t>
        <w:br w:type="textWrapping"/>
        <w:t xml:space="preserve">Depending on the network configuration, UDP can duplicate Packets. If this can happen, the PROTECTION Packet monotonic counter should be used.</w:t>
      </w:r>
    </w:p>
    <w:p w:rsidR="00000000" w:rsidDel="00000000" w:rsidP="00000000" w:rsidRDefault="00000000" w:rsidRPr="00000000" w14:paraId="000011E2">
      <w:pPr>
        <w:spacing w:after="240" w:before="240" w:lineRule="auto"/>
        <w:ind w:left="72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1E3">
      <w:pPr>
        <w:spacing w:after="240" w:before="240" w:lineRule="auto"/>
        <w:ind w:left="720" w:firstLine="0"/>
        <w:rPr>
          <w:shd w:fill="ffe599" w:val="clear"/>
        </w:rPr>
      </w:pPr>
      <w:r w:rsidDel="00000000" w:rsidR="00000000" w:rsidRPr="00000000">
        <w:rPr>
          <w:shd w:fill="ffe599" w:val="clear"/>
          <w:rtl w:val="0"/>
        </w:rPr>
        <w:t xml:space="preserve">The following transport protocols are also suitable but if not capable of broadcast the implementation of the optional ADVERTISE, SEARCHGW, GWINFO packets may not be possible and also the broadcast of the </w:t>
      </w:r>
      <w:r w:rsidDel="00000000" w:rsidR="00000000" w:rsidRPr="00000000">
        <w:rPr>
          <w:shd w:fill="ffe599" w:val="clear"/>
          <w:rtl w:val="0"/>
        </w:rPr>
        <w:t xml:space="preserve">PUBLISH MINUS -1 packets</w:t>
      </w:r>
      <w:r w:rsidDel="00000000" w:rsidR="00000000" w:rsidRPr="00000000">
        <w:rPr>
          <w:shd w:fill="ffe599" w:val="clear"/>
          <w:rtl w:val="0"/>
        </w:rPr>
        <w:t xml:space="preserve"> may not be possible:</w:t>
      </w:r>
    </w:p>
    <w:p w:rsidR="00000000" w:rsidDel="00000000" w:rsidP="00000000" w:rsidRDefault="00000000" w:rsidRPr="00000000" w14:paraId="000011E4">
      <w:pPr>
        <w:numPr>
          <w:ilvl w:val="0"/>
          <w:numId w:val="8"/>
        </w:numPr>
        <w:spacing w:after="0" w:afterAutospacing="0" w:before="240" w:lineRule="auto"/>
        <w:ind w:left="144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1E5">
      <w:pPr>
        <w:numPr>
          <w:ilvl w:val="0"/>
          <w:numId w:val="8"/>
        </w:numPr>
        <w:spacing w:after="0" w:afterAutospacing="0" w:before="0" w:beforeAutospacing="0" w:lineRule="auto"/>
        <w:ind w:left="144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1E6">
      <w:pPr>
        <w:numPr>
          <w:ilvl w:val="0"/>
          <w:numId w:val="8"/>
        </w:numPr>
        <w:spacing w:after="0" w:afterAutospacing="0" w:before="0" w:beforeAutospacing="0" w:lineRule="auto"/>
        <w:ind w:left="144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1E7">
      <w:pPr>
        <w:numPr>
          <w:ilvl w:val="0"/>
          <w:numId w:val="8"/>
        </w:numPr>
        <w:spacing w:after="0" w:afterAutospacing="0" w:before="0" w:beforeAutospacing="0" w:lineRule="auto"/>
        <w:ind w:left="144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1E8">
      <w:pPr>
        <w:numPr>
          <w:ilvl w:val="0"/>
          <w:numId w:val="8"/>
        </w:numPr>
        <w:spacing w:after="0" w:afterAutospacing="0" w:before="0" w:beforeAutospacing="0" w:lineRule="auto"/>
        <w:ind w:left="144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1E9">
      <w:pPr>
        <w:numPr>
          <w:ilvl w:val="0"/>
          <w:numId w:val="8"/>
        </w:numPr>
        <w:spacing w:after="240" w:before="0" w:beforeAutospacing="0" w:lineRule="auto"/>
        <w:ind w:left="144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1EA">
      <w:pPr>
        <w:spacing w:after="240" w:before="240" w:lineRule="auto"/>
        <w:ind w:left="720" w:firstLine="0"/>
        <w:rPr>
          <w:b w:val="1"/>
          <w:shd w:fill="ffe599" w:val="clear"/>
        </w:rPr>
      </w:pPr>
      <w:r w:rsidDel="00000000" w:rsidR="00000000" w:rsidRPr="00000000">
        <w:rPr>
          <w:b w:val="1"/>
          <w:shd w:fill="ffe599" w:val="clear"/>
          <w:rtl w:val="0"/>
        </w:rPr>
        <w:t xml:space="preserve">Non-normative comment</w:t>
      </w:r>
    </w:p>
    <w:p w:rsidR="00000000" w:rsidDel="00000000" w:rsidP="00000000" w:rsidRDefault="00000000" w:rsidRPr="00000000" w14:paraId="000011EB">
      <w:pPr>
        <w:spacing w:after="240" w:before="240" w:lineRule="auto"/>
        <w:ind w:left="720" w:firstLine="0"/>
        <w:rPr>
          <w:shd w:fill="ffe599" w:val="clear"/>
        </w:rPr>
      </w:pPr>
      <w:commentRangeStart w:id="82"/>
      <w:commentRangeStart w:id="83"/>
      <w:r w:rsidDel="00000000" w:rsidR="00000000" w:rsidRPr="00000000">
        <w:rPr>
          <w:shd w:fill="ffe599" w:val="clear"/>
          <w:rtl w:val="0"/>
        </w:rPr>
        <w:t xml:space="preserve">TCP ports 8883 and 1883 are registered with IANA for MQTT TLS and non-TLS communication respectively.</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pStyle w:val="Heading2"/>
        <w:keepLines w:val="1"/>
        <w:spacing w:after="64" w:before="0" w:line="259" w:lineRule="auto"/>
        <w:ind w:left="0" w:right="4" w:firstLine="0"/>
        <w:rPr>
          <w:rFonts w:ascii="Arial" w:cs="Arial" w:eastAsia="Arial" w:hAnsi="Arial"/>
        </w:rPr>
      </w:pPr>
      <w:bookmarkStart w:colFirst="0" w:colLast="0" w:name="_1j4nfs6" w:id="197"/>
      <w:bookmarkEnd w:id="197"/>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Gateway Advertisement and Discovery</w:t>
      </w:r>
    </w:p>
    <w:p w:rsidR="00000000" w:rsidDel="00000000" w:rsidP="00000000" w:rsidRDefault="00000000" w:rsidRPr="00000000" w14:paraId="000011E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transmitting 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1EF">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commentRangeStart w:id="84"/>
      <w:commentRangeStart w:id="85"/>
      <w:commentRangeStart w:id="86"/>
      <w:r w:rsidDel="00000000" w:rsidR="00000000" w:rsidRPr="00000000">
        <w:rPr>
          <w:rFonts w:ascii="Arial" w:cs="Arial" w:eastAsia="Arial" w:hAnsi="Arial"/>
          <w:highlight w:val="yellow"/>
          <w:rtl w:val="0"/>
        </w:rPr>
        <w:t xml:space="preserve">At any point in time a client is allowed to be connected to only one gateway.</w:t>
      </w:r>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11F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2">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1F3">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4">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1F5">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6">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1F7">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1F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1F9">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A">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1FB">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C">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1FD">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E">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1FF">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200">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0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202">
      <w:pPr>
        <w:pStyle w:val="Heading2"/>
        <w:keepLines w:val="1"/>
        <w:spacing w:after="64" w:before="0" w:line="259" w:lineRule="auto"/>
        <w:ind w:left="0" w:firstLine="0"/>
        <w:rPr>
          <w:rFonts w:ascii="Arial" w:cs="Arial" w:eastAsia="Arial" w:hAnsi="Arial"/>
        </w:rPr>
      </w:pPr>
      <w:bookmarkStart w:colFirst="0" w:colLast="0" w:name="_434ayfz" w:id="198"/>
      <w:bookmarkEnd w:id="198"/>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203">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w:t>
      </w:r>
      <w:r w:rsidDel="00000000" w:rsidR="00000000" w:rsidRPr="00000000">
        <w:rPr>
          <w:rFonts w:ascii="Arial" w:cs="Arial" w:eastAsia="Arial" w:hAnsi="Arial"/>
          <w:rtl w:val="0"/>
        </w:rPr>
        <w:t xml:space="preserve">MQTT-SN client needs to set up a session on the </w:t>
      </w:r>
      <w:r w:rsidDel="00000000" w:rsidR="00000000" w:rsidRPr="00000000">
        <w:rPr>
          <w:rFonts w:ascii="Arial" w:cs="Arial" w:eastAsia="Arial" w:hAnsi="Arial"/>
          <w:rtl w:val="0"/>
        </w:rPr>
        <w:t xml:space="preserve">gateway, unless it is publishing ONLY using OUT OF BAND packets. The procedure for setting up a session with a gateway is illustrated in Fig. 3</w:t>
      </w:r>
      <w:ins w:author="davide.lenzarini@u-blox.com" w:id="4" w:date="2024-01-11T08:47:29Z">
        <w:r w:rsidDel="00000000" w:rsidR="00000000" w:rsidRPr="00000000">
          <w:rPr>
            <w:rFonts w:ascii="Arial" w:cs="Arial" w:eastAsia="Arial" w:hAnsi="Arial"/>
            <w:rtl w:val="0"/>
          </w:rPr>
          <w:t xml:space="preserve">a and 3b</w:t>
        </w:r>
      </w:ins>
      <w:r w:rsidDel="00000000" w:rsidR="00000000" w:rsidRPr="00000000">
        <w:rPr>
          <w:rFonts w:ascii="Arial" w:cs="Arial" w:eastAsia="Arial" w:hAnsi="Arial"/>
          <w:rtl w:val="0"/>
        </w:rPr>
        <w:t xml:space="preserve">. </w:t>
      </w:r>
    </w:p>
    <w:p w:rsidR="00000000" w:rsidDel="00000000" w:rsidP="00000000" w:rsidRDefault="00000000" w:rsidRPr="00000000" w14:paraId="00001204">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w:t>
      </w:r>
      <w:ins w:author="davide.lenzarini@u-blox.com" w:id="5" w:date="2024-01-11T08:36:53Z">
        <w:r w:rsidDel="00000000" w:rsidR="00000000" w:rsidRPr="00000000">
          <w:rPr>
            <w:rFonts w:ascii="Arial" w:cs="Arial" w:eastAsia="Arial" w:hAnsi="Arial"/>
            <w:rtl w:val="0"/>
          </w:rPr>
          <w:t xml:space="preserve">A</w:t>
        </w:r>
      </w:ins>
      <w:del w:author="davide.lenzarini@u-blox.com" w:id="5" w:date="2024-01-11T08:36:53Z">
        <w:r w:rsidDel="00000000" w:rsidR="00000000" w:rsidRPr="00000000">
          <w:rPr>
            <w:rFonts w:ascii="Arial" w:cs="Arial" w:eastAsia="Arial" w:hAnsi="Arial"/>
            <w:rtl w:val="0"/>
          </w:rPr>
          <w:delText xml:space="preserve">will or a</w:delText>
        </w:r>
      </w:del>
      <w:r w:rsidDel="00000000" w:rsidR="00000000" w:rsidRPr="00000000">
        <w:rPr>
          <w:rFonts w:ascii="Arial" w:cs="Arial" w:eastAsia="Arial" w:hAnsi="Arial"/>
          <w:rtl w:val="0"/>
        </w:rPr>
        <w:t xml:space="preserve">uth</w:t>
      </w:r>
      <w:del w:author="davide.lenzarini@u-blox.com" w:id="6" w:date="2024-01-11T08:37:02Z">
        <w:r w:rsidDel="00000000" w:rsidR="00000000" w:rsidRPr="00000000">
          <w:rPr>
            <w:rFonts w:ascii="Arial" w:cs="Arial" w:eastAsia="Arial" w:hAnsi="Arial"/>
            <w:rtl w:val="0"/>
          </w:rPr>
          <w:delText xml:space="preserve"> or both</w:delText>
        </w:r>
      </w:del>
      <w:r w:rsidDel="00000000" w:rsidR="00000000" w:rsidRPr="00000000">
        <w:rPr>
          <w:rFonts w:ascii="Arial" w:cs="Arial" w:eastAsia="Arial" w:hAnsi="Arial"/>
          <w:rtl w:val="0"/>
        </w:rPr>
        <w:t xml:space="preserve"> interactions should take place.</w:t>
      </w:r>
    </w:p>
    <w:p w:rsidR="00000000" w:rsidDel="00000000" w:rsidP="00000000" w:rsidRDefault="00000000" w:rsidRPr="00000000" w14:paraId="00001205">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06">
      <w:pPr>
        <w:spacing w:after="0" w:line="246" w:lineRule="auto"/>
        <w:ind w:left="-5" w:right="4" w:firstLine="0"/>
        <w:jc w:val="center"/>
        <w:rPr>
          <w:ins w:author="davide.lenzarini@u-blox.com" w:id="7" w:date="2024-01-11T08:46:30Z"/>
          <w:rFonts w:ascii="Arial" w:cs="Arial" w:eastAsia="Arial" w:hAnsi="Arial"/>
        </w:rPr>
      </w:pPr>
      <w:del w:author="davide.lenzarini@u-blox.com" w:id="7" w:date="2024-01-11T08:46:30Z">
        <w:commentRangeStart w:id="87"/>
        <w:r w:rsidDel="00000000" w:rsidR="00000000" w:rsidRPr="00000000">
          <w:rPr>
            <w:rFonts w:ascii="Arial" w:cs="Arial" w:eastAsia="Arial" w:hAnsi="Arial"/>
          </w:rPr>
          <w:drawing>
            <wp:inline distB="0" distT="0" distL="0" distR="0">
              <wp:extent cx="2222500" cy="1371600"/>
              <wp:effectExtent b="0" l="0" r="0" t="0"/>
              <wp:docPr descr="A picture containing shape&#10;&#10;Description automatically generated" id="7" name="image8.png"/>
              <a:graphic>
                <a:graphicData uri="http://schemas.openxmlformats.org/drawingml/2006/picture">
                  <pic:pic>
                    <pic:nvPicPr>
                      <pic:cNvPr descr="A picture containing shape&#10;&#10;Description automatically generated" id="0" name="image8.png"/>
                      <pic:cNvPicPr preferRelativeResize="0"/>
                    </pic:nvPicPr>
                    <pic:blipFill>
                      <a:blip r:embed="rId55"/>
                      <a:srcRect b="0" l="0" r="0" t="0"/>
                      <a:stretch>
                        <a:fillRect/>
                      </a:stretch>
                    </pic:blipFill>
                    <pic:spPr>
                      <a:xfrm>
                        <a:off x="0" y="0"/>
                        <a:ext cx="2222500" cy="1371600"/>
                      </a:xfrm>
                      <a:prstGeom prst="rect"/>
                      <a:ln/>
                    </pic:spPr>
                  </pic:pic>
                </a:graphicData>
              </a:graphic>
            </wp:inline>
          </w:drawing>
        </w:r>
      </w:del>
      <w:ins w:author="davide.lenzarini@u-blox.com" w:id="7" w:date="2024-01-11T08:46:30Z">
        <w:commentRangeEnd w:id="87"/>
        <w:r w:rsidDel="00000000" w:rsidR="00000000" w:rsidRPr="00000000">
          <w:commentReference w:id="87"/>
        </w:r>
        <w:r w:rsidDel="00000000" w:rsidR="00000000" w:rsidRPr="00000000">
          <w:rPr>
            <w:rtl w:val="0"/>
          </w:rPr>
        </w:r>
      </w:ins>
    </w:p>
    <w:p w:rsidR="00000000" w:rsidDel="00000000" w:rsidP="00000000" w:rsidRDefault="00000000" w:rsidRPr="00000000" w14:paraId="00001207">
      <w:pPr>
        <w:spacing w:after="0" w:line="246" w:lineRule="auto"/>
        <w:ind w:left="-5" w:right="4" w:firstLine="0"/>
        <w:jc w:val="center"/>
        <w:rPr>
          <w:rFonts w:ascii="Arial" w:cs="Arial" w:eastAsia="Arial" w:hAnsi="Arial"/>
        </w:rPr>
      </w:pPr>
      <w:ins w:author="davide.lenzarini@u-blox.com" w:id="7" w:date="2024-01-11T08:46:30Z">
        <w:r w:rsidDel="00000000" w:rsidR="00000000" w:rsidRPr="00000000">
          <w:rPr>
            <w:rFonts w:ascii="Arial" w:cs="Arial" w:eastAsia="Arial" w:hAnsi="Arial"/>
          </w:rPr>
          <w:drawing>
            <wp:inline distB="114300" distT="114300" distL="114300" distR="114300">
              <wp:extent cx="3058499" cy="2210419"/>
              <wp:effectExtent b="0" l="0" r="0" t="0"/>
              <wp:docPr id="4"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3058499" cy="2210419"/>
                      </a:xfrm>
                      <a:prstGeom prst="rect"/>
                      <a:ln/>
                    </pic:spPr>
                  </pic:pic>
                </a:graphicData>
              </a:graphic>
            </wp:inline>
          </w:drawing>
        </w:r>
      </w:ins>
      <w:r w:rsidDel="00000000" w:rsidR="00000000" w:rsidRPr="00000000">
        <w:rPr>
          <w:rtl w:val="0"/>
        </w:rPr>
      </w:r>
    </w:p>
    <w:p w:rsidR="00000000" w:rsidDel="00000000" w:rsidP="00000000" w:rsidRDefault="00000000" w:rsidRPr="00000000" w14:paraId="00001208">
      <w:pPr>
        <w:spacing w:after="349" w:line="265" w:lineRule="auto"/>
        <w:jc w:val="center"/>
        <w:rPr>
          <w:rFonts w:ascii="Arial" w:cs="Arial" w:eastAsia="Arial" w:hAnsi="Arial"/>
        </w:rPr>
      </w:pPr>
      <w:commentRangeStart w:id="88"/>
      <w:commentRangeStart w:id="89"/>
      <w:r w:rsidDel="00000000" w:rsidR="00000000" w:rsidRPr="00000000">
        <w:rPr>
          <w:rFonts w:ascii="Arial" w:cs="Arial" w:eastAsia="Arial" w:hAnsi="Arial"/>
          <w:rtl w:val="0"/>
        </w:rPr>
        <w:t xml:space="preserve">Figure 3a: Connect procedure (without </w:t>
      </w:r>
      <w:ins w:author="davide.lenzarini@u-blox.com" w:id="8" w:date="2024-01-11T08:37:10Z">
        <w:r w:rsidDel="00000000" w:rsidR="00000000" w:rsidRPr="00000000">
          <w:rPr>
            <w:rFonts w:ascii="Arial" w:cs="Arial" w:eastAsia="Arial" w:hAnsi="Arial"/>
            <w:rtl w:val="0"/>
          </w:rPr>
          <w:t xml:space="preserve">Auth </w:t>
        </w:r>
      </w:ins>
      <w:del w:author="davide.lenzarini@u-blox.com" w:id="8" w:date="2024-01-11T08:37:10Z">
        <w:r w:rsidDel="00000000" w:rsidR="00000000" w:rsidRPr="00000000">
          <w:rPr>
            <w:rFonts w:ascii="Arial" w:cs="Arial" w:eastAsia="Arial" w:hAnsi="Arial"/>
            <w:rtl w:val="0"/>
          </w:rPr>
          <w:delText xml:space="preserve">will </w:delText>
        </w:r>
      </w:del>
      <w:r w:rsidDel="00000000" w:rsidR="00000000" w:rsidRPr="00000000">
        <w:rPr>
          <w:rFonts w:ascii="Arial" w:cs="Arial" w:eastAsia="Arial" w:hAnsi="Arial"/>
          <w:rtl w:val="0"/>
        </w:rPr>
        <w:t xml:space="preserve">flag set</w:t>
      </w:r>
      <w:ins w:author="davide.lenzarini@u-blox.com" w:id="9" w:date="2024-01-11T09:04:36Z">
        <w:r w:rsidDel="00000000" w:rsidR="00000000" w:rsidRPr="00000000">
          <w:rPr>
            <w:rFonts w:ascii="Arial" w:cs="Arial" w:eastAsia="Arial" w:hAnsi="Arial"/>
            <w:rtl w:val="0"/>
          </w:rPr>
          <w:t xml:space="preserve"> or no further authentication data required</w:t>
        </w:r>
      </w:ins>
      <w:r w:rsidDel="00000000" w:rsidR="00000000" w:rsidRPr="00000000">
        <w:rPr>
          <w:rFonts w:ascii="Arial" w:cs="Arial" w:eastAsia="Arial" w:hAnsi="Arial"/>
          <w:rtl w:val="0"/>
        </w:rPr>
        <w:t xml:space="preserve">)</w:t>
      </w:r>
      <w:commentRangeEnd w:id="88"/>
      <w:r w:rsidDel="00000000" w:rsidR="00000000" w:rsidRPr="00000000">
        <w:commentReference w:id="88"/>
      </w:r>
      <w:commentRangeEnd w:id="89"/>
      <w:r w:rsidDel="00000000" w:rsidR="00000000" w:rsidRPr="00000000">
        <w:commentReference w:id="89"/>
      </w:r>
      <w:r w:rsidDel="00000000" w:rsidR="00000000" w:rsidRPr="00000000">
        <w:rPr>
          <w:rtl w:val="0"/>
        </w:rPr>
      </w:r>
    </w:p>
    <w:p w:rsidR="00000000" w:rsidDel="00000000" w:rsidP="00000000" w:rsidRDefault="00000000" w:rsidRPr="00000000" w14:paraId="00001209">
      <w:pPr>
        <w:spacing w:after="0" w:line="246" w:lineRule="auto"/>
        <w:ind w:left="-5" w:right="4" w:firstLine="0"/>
        <w:rPr>
          <w:del w:author="davide.lenzarini@u-blox.com" w:id="10" w:date="2024-01-11T08:47:44Z"/>
          <w:rFonts w:ascii="Arial" w:cs="Arial" w:eastAsia="Arial" w:hAnsi="Arial"/>
        </w:rPr>
      </w:pPr>
      <w:del w:author="davide.lenzarini@u-blox.com" w:id="10" w:date="2024-01-11T08:47:44Z">
        <w:commentRangeStart w:id="90"/>
        <w:r w:rsidDel="00000000" w:rsidR="00000000" w:rsidRPr="00000000">
          <w:rPr>
            <w:rFonts w:ascii="Arial" w:cs="Arial" w:eastAsia="Arial" w:hAnsi="Arial"/>
            <w:rtl w:val="0"/>
          </w:rPr>
          <w:delText xml:space="preserve">If the Will flag is set, the client then sends these two pieces of information to the gateway upon receiving the corresponding request packets WILLTOPICREQ and WILLMSQREQ. The procedure is terminated with the CONNACK packet sent by the gateway.</w:delText>
        </w:r>
        <w:commentRangeEnd w:id="90"/>
        <w:r w:rsidDel="00000000" w:rsidR="00000000" w:rsidRPr="00000000">
          <w:commentReference w:id="90"/>
        </w:r>
        <w:r w:rsidDel="00000000" w:rsidR="00000000" w:rsidRPr="00000000">
          <w:rPr>
            <w:rtl w:val="0"/>
          </w:rPr>
        </w:r>
      </w:del>
    </w:p>
    <w:p w:rsidR="00000000" w:rsidDel="00000000" w:rsidP="00000000" w:rsidRDefault="00000000" w:rsidRPr="00000000" w14:paraId="0000120A">
      <w:pPr>
        <w:spacing w:after="303" w:line="259" w:lineRule="auto"/>
        <w:ind w:left="2250" w:firstLine="0"/>
        <w:rPr>
          <w:del w:author="davide.lenzarini@u-blox.com" w:id="10" w:date="2024-01-11T08:47:44Z"/>
          <w:rFonts w:ascii="Arial" w:cs="Arial" w:eastAsia="Arial" w:hAnsi="Arial"/>
        </w:rPr>
      </w:pPr>
      <w:del w:author="davide.lenzarini@u-blox.com" w:id="10" w:date="2024-01-11T08:47:44Z">
        <w:commentRangeStart w:id="91"/>
        <w:commentRangeStart w:id="92"/>
        <w:r w:rsidDel="00000000" w:rsidR="00000000" w:rsidRPr="00000000">
          <w:rPr>
            <w:rFonts w:ascii="Arial" w:cs="Arial" w:eastAsia="Arial" w:hAnsi="Arial"/>
          </w:rPr>
          <w:drawing>
            <wp:inline distB="0" distT="0" distL="0" distR="0">
              <wp:extent cx="3073400" cy="2489200"/>
              <wp:effectExtent b="0" l="0" r="0" t="0"/>
              <wp:docPr descr="A picture containing graphical user interface&#10;&#10;Description automatically generated" id="10" name="image4.png"/>
              <a:graphic>
                <a:graphicData uri="http://schemas.openxmlformats.org/drawingml/2006/picture">
                  <pic:pic>
                    <pic:nvPicPr>
                      <pic:cNvPr descr="A picture containing graphical user interface&#10;&#10;Description automatically generated" id="0" name="image4.png"/>
                      <pic:cNvPicPr preferRelativeResize="0"/>
                    </pic:nvPicPr>
                    <pic:blipFill>
                      <a:blip r:embed="rId57"/>
                      <a:srcRect b="0" l="0" r="0" t="0"/>
                      <a:stretch>
                        <a:fillRect/>
                      </a:stretch>
                    </pic:blipFill>
                    <pic:spPr>
                      <a:xfrm>
                        <a:off x="0" y="0"/>
                        <a:ext cx="3073400" cy="2489200"/>
                      </a:xfrm>
                      <a:prstGeom prst="rect"/>
                      <a:ln/>
                    </pic:spPr>
                  </pic:pic>
                </a:graphicData>
              </a:graphic>
            </wp:inline>
          </w:drawing>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r>
      </w:del>
    </w:p>
    <w:p w:rsidR="00000000" w:rsidDel="00000000" w:rsidP="00000000" w:rsidRDefault="00000000" w:rsidRPr="00000000" w14:paraId="0000120B">
      <w:pPr>
        <w:spacing w:after="349" w:line="265" w:lineRule="auto"/>
        <w:jc w:val="center"/>
        <w:rPr>
          <w:rFonts w:ascii="Arial" w:cs="Arial" w:eastAsia="Arial" w:hAnsi="Arial"/>
        </w:rPr>
      </w:pPr>
      <w:del w:author="davide.lenzarini@u-blox.com" w:id="10" w:date="2024-01-11T08:47:44Z">
        <w:commentRangeStart w:id="93"/>
        <w:commentRangeStart w:id="94"/>
        <w:r w:rsidDel="00000000" w:rsidR="00000000" w:rsidRPr="00000000">
          <w:rPr>
            <w:rFonts w:ascii="Arial" w:cs="Arial" w:eastAsia="Arial" w:hAnsi="Arial"/>
            <w:rtl w:val="0"/>
          </w:rPr>
          <w:delText xml:space="preserve">Figure 3b: Connect procedure (with will flag set)</w:delText>
        </w:r>
      </w:del>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20C">
      <w:pPr>
        <w:spacing w:after="349" w:line="265" w:lineRule="auto"/>
        <w:jc w:val="center"/>
        <w:rPr>
          <w:ins w:author="davide.lenzarini@u-blox.com" w:id="11" w:date="2024-01-11T09:09:11Z"/>
          <w:rFonts w:ascii="Arial" w:cs="Arial" w:eastAsia="Arial" w:hAnsi="Arial"/>
        </w:rPr>
      </w:pPr>
      <w:del w:author="davide.lenzarini@u-blox.com" w:id="11" w:date="2024-01-11T09:09:11Z">
        <w:commentRangeStart w:id="95"/>
        <w:commentRangeStart w:id="96"/>
        <w:r w:rsidDel="00000000" w:rsidR="00000000" w:rsidRPr="00000000">
          <w:rPr>
            <w:rFonts w:ascii="Arial" w:cs="Arial" w:eastAsia="Arial" w:hAnsi="Arial"/>
          </w:rPr>
          <w:drawing>
            <wp:inline distB="0" distT="0" distL="0" distR="0">
              <wp:extent cx="2692400" cy="2489200"/>
              <wp:effectExtent b="0" l="0" r="0" t="0"/>
              <wp:docPr descr="Graphical user interface&#10;&#10;Description automatically generated with medium confidence" id="9" name="image9.png"/>
              <a:graphic>
                <a:graphicData uri="http://schemas.openxmlformats.org/drawingml/2006/picture">
                  <pic:pic>
                    <pic:nvPicPr>
                      <pic:cNvPr descr="Graphical user interface&#10;&#10;Description automatically generated with medium confidence" id="0" name="image9.png"/>
                      <pic:cNvPicPr preferRelativeResize="0"/>
                    </pic:nvPicPr>
                    <pic:blipFill>
                      <a:blip r:embed="rId58"/>
                      <a:srcRect b="0" l="0" r="0" t="0"/>
                      <a:stretch>
                        <a:fillRect/>
                      </a:stretch>
                    </pic:blipFill>
                    <pic:spPr>
                      <a:xfrm>
                        <a:off x="0" y="0"/>
                        <a:ext cx="2692400" cy="2489200"/>
                      </a:xfrm>
                      <a:prstGeom prst="rect"/>
                      <a:ln/>
                    </pic:spPr>
                  </pic:pic>
                </a:graphicData>
              </a:graphic>
            </wp:inline>
          </w:drawing>
        </w:r>
      </w:del>
      <w:ins w:author="davide.lenzarini@u-blox.com" w:id="11" w:date="2024-01-11T09:09:11Z">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ins>
    </w:p>
    <w:p w:rsidR="00000000" w:rsidDel="00000000" w:rsidP="00000000" w:rsidRDefault="00000000" w:rsidRPr="00000000" w14:paraId="0000120D">
      <w:pPr>
        <w:spacing w:after="349" w:line="265" w:lineRule="auto"/>
        <w:jc w:val="center"/>
        <w:rPr>
          <w:rFonts w:ascii="Arial" w:cs="Arial" w:eastAsia="Arial" w:hAnsi="Arial"/>
        </w:rPr>
      </w:pPr>
      <w:ins w:author="davide.lenzarini@u-blox.com" w:id="11" w:date="2024-01-11T09:09:11Z">
        <w:r w:rsidDel="00000000" w:rsidR="00000000" w:rsidRPr="00000000">
          <w:rPr>
            <w:rFonts w:ascii="Arial" w:cs="Arial" w:eastAsia="Arial" w:hAnsi="Arial"/>
          </w:rPr>
          <w:drawing>
            <wp:inline distB="114300" distT="114300" distL="114300" distR="114300">
              <wp:extent cx="3058819" cy="2709863"/>
              <wp:effectExtent b="0" l="0" r="0" t="0"/>
              <wp:docPr id="6"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3058819" cy="2709863"/>
                      </a:xfrm>
                      <a:prstGeom prst="rect"/>
                      <a:ln/>
                    </pic:spPr>
                  </pic:pic>
                </a:graphicData>
              </a:graphic>
            </wp:inline>
          </w:drawing>
        </w:r>
      </w:ins>
      <w:r w:rsidDel="00000000" w:rsidR="00000000" w:rsidRPr="00000000">
        <w:rPr>
          <w:rtl w:val="0"/>
        </w:rPr>
      </w:r>
    </w:p>
    <w:p w:rsidR="00000000" w:rsidDel="00000000" w:rsidP="00000000" w:rsidRDefault="00000000" w:rsidRPr="00000000" w14:paraId="0000120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w:t>
      </w:r>
      <w:ins w:author="davide.lenzarini@u-blox.com" w:id="12" w:date="2024-01-11T08:47:49Z">
        <w:r w:rsidDel="00000000" w:rsidR="00000000" w:rsidRPr="00000000">
          <w:rPr>
            <w:rFonts w:ascii="Arial" w:cs="Arial" w:eastAsia="Arial" w:hAnsi="Arial"/>
            <w:rtl w:val="0"/>
          </w:rPr>
          <w:t xml:space="preserve">b</w:t>
        </w:r>
      </w:ins>
      <w:del w:author="davide.lenzarini@u-blox.com" w:id="12" w:date="2024-01-11T08:47:49Z">
        <w:r w:rsidDel="00000000" w:rsidR="00000000" w:rsidRPr="00000000">
          <w:rPr>
            <w:rFonts w:ascii="Arial" w:cs="Arial" w:eastAsia="Arial" w:hAnsi="Arial"/>
            <w:rtl w:val="0"/>
          </w:rPr>
          <w:delText xml:space="preserve">c</w:delText>
        </w:r>
      </w:del>
      <w:r w:rsidDel="00000000" w:rsidR="00000000" w:rsidRPr="00000000">
        <w:rPr>
          <w:rFonts w:ascii="Arial" w:cs="Arial" w:eastAsia="Arial" w:hAnsi="Arial"/>
          <w:rtl w:val="0"/>
        </w:rPr>
        <w:t xml:space="preserve">: Connect procedure (with </w:t>
      </w:r>
      <w:ins w:author="davide.lenzarini@u-blox.com" w:id="13" w:date="2024-01-11T09:03:24Z">
        <w:r w:rsidDel="00000000" w:rsidR="00000000" w:rsidRPr="00000000">
          <w:rPr>
            <w:rFonts w:ascii="Arial" w:cs="Arial" w:eastAsia="Arial" w:hAnsi="Arial"/>
            <w:rtl w:val="0"/>
          </w:rPr>
          <w:t xml:space="preserve">A</w:t>
        </w:r>
      </w:ins>
      <w:del w:author="davide.lenzarini@u-blox.com" w:id="13" w:date="2024-01-11T09:03:24Z">
        <w:r w:rsidDel="00000000" w:rsidR="00000000" w:rsidRPr="00000000">
          <w:rPr>
            <w:rFonts w:ascii="Arial" w:cs="Arial" w:eastAsia="Arial" w:hAnsi="Arial"/>
            <w:rtl w:val="0"/>
          </w:rPr>
          <w:delText xml:space="preserve">a</w:delText>
        </w:r>
      </w:del>
      <w:r w:rsidDel="00000000" w:rsidR="00000000" w:rsidRPr="00000000">
        <w:rPr>
          <w:rFonts w:ascii="Arial" w:cs="Arial" w:eastAsia="Arial" w:hAnsi="Arial"/>
          <w:rtl w:val="0"/>
        </w:rPr>
        <w:t xml:space="preserve">uth flag set</w:t>
      </w:r>
      <w:ins w:author="davide.lenzarini@u-blox.com" w:id="14" w:date="2024-01-11T09:03:27Z">
        <w:r w:rsidDel="00000000" w:rsidR="00000000" w:rsidRPr="00000000">
          <w:rPr>
            <w:rFonts w:ascii="Arial" w:cs="Arial" w:eastAsia="Arial" w:hAnsi="Arial"/>
            <w:rtl w:val="0"/>
          </w:rPr>
          <w:t xml:space="preserve"> and additional authentication data required</w:t>
        </w:r>
      </w:ins>
      <w:r w:rsidDel="00000000" w:rsidR="00000000" w:rsidRPr="00000000">
        <w:rPr>
          <w:rFonts w:ascii="Arial" w:cs="Arial" w:eastAsia="Arial" w:hAnsi="Arial"/>
          <w:rtl w:val="0"/>
        </w:rPr>
        <w:t xml:space="preserve">)</w:t>
      </w:r>
    </w:p>
    <w:p w:rsidR="00000000" w:rsidDel="00000000" w:rsidP="00000000" w:rsidRDefault="00000000" w:rsidRPr="00000000" w14:paraId="0000120F">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r w:rsidDel="00000000" w:rsidR="00000000" w:rsidRPr="00000000">
        <w:rPr>
          <w:rFonts w:ascii="Arial" w:cs="Arial" w:eastAsia="Arial" w:hAnsi="Arial"/>
          <w:rtl w:val="0"/>
        </w:rPr>
        <w:t xml:space="preserve">gateway</w:t>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1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11">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212">
      <w:pPr>
        <w:pStyle w:val="Heading2"/>
        <w:keepLines w:val="1"/>
        <w:spacing w:after="64" w:before="0" w:line="259" w:lineRule="auto"/>
        <w:ind w:left="0" w:firstLine="0"/>
        <w:rPr>
          <w:rFonts w:ascii="Arial" w:cs="Arial" w:eastAsia="Arial" w:hAnsi="Arial"/>
        </w:rPr>
      </w:pPr>
      <w:bookmarkStart w:colFirst="0" w:colLast="0" w:name="_2i9l8ns" w:id="199"/>
      <w:bookmarkEnd w:id="199"/>
      <w:r w:rsidDel="00000000" w:rsidR="00000000" w:rsidRPr="00000000">
        <w:rPr>
          <w:rFonts w:ascii="Arial" w:cs="Arial" w:eastAsia="Arial" w:hAnsi="Arial"/>
          <w:rtl w:val="0"/>
        </w:rPr>
        <w:t xml:space="preserve">4.5 Quality of Service levels and protocol flows</w:t>
      </w:r>
    </w:p>
    <w:p w:rsidR="00000000" w:rsidDel="00000000" w:rsidP="00000000" w:rsidRDefault="00000000" w:rsidRPr="00000000" w14:paraId="00001213">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214">
      <w:pPr>
        <w:pStyle w:val="Heading3"/>
        <w:ind w:left="0" w:firstLine="0"/>
        <w:rPr>
          <w:rFonts w:ascii="Arial" w:cs="Arial" w:eastAsia="Arial" w:hAnsi="Arial"/>
        </w:rPr>
      </w:pPr>
      <w:bookmarkStart w:colFirst="0" w:colLast="0" w:name="_xevivl" w:id="200"/>
      <w:bookmarkEnd w:id="200"/>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215">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21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17">
      <w:pPr>
        <w:rPr>
          <w:rFonts w:ascii="Arial" w:cs="Arial" w:eastAsia="Arial" w:hAnsi="Arial"/>
        </w:rPr>
      </w:pPr>
      <w:bookmarkStart w:colFirst="0" w:colLast="0" w:name="_3hej1je" w:id="201"/>
      <w:bookmarkEnd w:id="20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218">
      <w:pPr>
        <w:numPr>
          <w:ilvl w:val="0"/>
          <w:numId w:val="18"/>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219">
      <w:pPr>
        <w:rPr>
          <w:rFonts w:ascii="Arial" w:cs="Arial" w:eastAsia="Arial" w:hAnsi="Arial"/>
        </w:rPr>
      </w:pPr>
      <w:bookmarkStart w:colFirst="0" w:colLast="0" w:name="_1wjtbr7" w:id="202"/>
      <w:bookmarkEnd w:id="20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21A">
      <w:pPr>
        <w:numPr>
          <w:ilvl w:val="0"/>
          <w:numId w:val="18"/>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21B">
      <w:pPr>
        <w:ind w:left="720" w:firstLine="0"/>
        <w:rPr>
          <w:rFonts w:ascii="Arial" w:cs="Arial" w:eastAsia="Arial" w:hAnsi="Arial"/>
        </w:rPr>
      </w:pPr>
      <w:bookmarkStart w:colFirst="0" w:colLast="0" w:name="_4gjguf0" w:id="203"/>
      <w:bookmarkEnd w:id="203"/>
      <w:r w:rsidDel="00000000" w:rsidR="00000000" w:rsidRPr="00000000">
        <w:rPr>
          <w:rtl w:val="0"/>
        </w:rPr>
      </w:r>
    </w:p>
    <w:tbl>
      <w:tblPr>
        <w:tblStyle w:val="Table47"/>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21C">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1D">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21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21F">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2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2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2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2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2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22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2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2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229">
      <w:pPr>
        <w:rPr>
          <w:rFonts w:ascii="Arial" w:cs="Arial" w:eastAsia="Arial" w:hAnsi="Arial"/>
        </w:rPr>
      </w:pPr>
      <w:bookmarkStart w:colFirst="0" w:colLast="0" w:name="_2vor4mt" w:id="204"/>
      <w:bookmarkEnd w:id="204"/>
      <w:r w:rsidDel="00000000" w:rsidR="00000000" w:rsidRPr="00000000">
        <w:rPr>
          <w:rtl w:val="0"/>
        </w:rPr>
      </w:r>
    </w:p>
    <w:p w:rsidR="00000000" w:rsidDel="00000000" w:rsidP="00000000" w:rsidRDefault="00000000" w:rsidRPr="00000000" w14:paraId="0000122A">
      <w:pPr>
        <w:pStyle w:val="Heading3"/>
        <w:ind w:left="0" w:firstLine="0"/>
        <w:rPr>
          <w:rFonts w:ascii="Arial" w:cs="Arial" w:eastAsia="Arial" w:hAnsi="Arial"/>
        </w:rPr>
      </w:pPr>
      <w:bookmarkStart w:colFirst="0" w:colLast="0" w:name="_1au1eum" w:id="205"/>
      <w:bookmarkEnd w:id="205"/>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22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22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22D">
      <w:pPr>
        <w:rPr>
          <w:rFonts w:ascii="Arial" w:cs="Arial" w:eastAsia="Arial" w:hAnsi="Arial"/>
        </w:rPr>
      </w:pPr>
      <w:bookmarkStart w:colFirst="0" w:colLast="0" w:name="_3utoxif" w:id="206"/>
      <w:bookmarkEnd w:id="206"/>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22E">
      <w:pPr>
        <w:numPr>
          <w:ilvl w:val="0"/>
          <w:numId w:val="18"/>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22F">
      <w:pPr>
        <w:numPr>
          <w:ilvl w:val="0"/>
          <w:numId w:val="18"/>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30">
      <w:pPr>
        <w:numPr>
          <w:ilvl w:val="0"/>
          <w:numId w:val="18"/>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31">
      <w:pPr>
        <w:rPr>
          <w:rFonts w:ascii="Arial" w:cs="Arial" w:eastAsia="Arial" w:hAnsi="Arial"/>
          <w:highlight w:val="yellow"/>
        </w:rPr>
      </w:pPr>
      <w:bookmarkStart w:colFirst="0" w:colLast="0" w:name="_29yz7q8" w:id="207"/>
      <w:bookmarkEnd w:id="207"/>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23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3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w:t>
      </w:r>
      <w:r w:rsidDel="00000000" w:rsidR="00000000" w:rsidRPr="00000000">
        <w:rPr>
          <w:rFonts w:ascii="Arial" w:cs="Arial" w:eastAsia="Arial" w:hAnsi="Arial"/>
          <w:b w:val="1"/>
          <w:highlight w:val="yellow"/>
          <w:rtl w:val="0"/>
        </w:rPr>
        <w:t xml:space="preserve">m</w:t>
      </w:r>
      <w:r w:rsidDel="00000000" w:rsidR="00000000" w:rsidRPr="00000000">
        <w:rPr>
          <w:rFonts w:ascii="Arial" w:cs="Arial" w:eastAsia="Arial" w:hAnsi="Arial"/>
          <w:b w:val="1"/>
          <w:highlight w:val="yellow"/>
          <w:rtl w:val="0"/>
        </w:rPr>
        <w:t xml:space="preserve">ust ONLY have 1 outstanding application message inflight.</w:t>
      </w:r>
      <w:r w:rsidDel="00000000" w:rsidR="00000000" w:rsidRPr="00000000">
        <w:rPr>
          <w:rtl w:val="0"/>
        </w:rPr>
      </w:r>
    </w:p>
    <w:p w:rsidR="00000000" w:rsidDel="00000000" w:rsidP="00000000" w:rsidRDefault="00000000" w:rsidRPr="00000000" w14:paraId="000012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235">
      <w:pPr>
        <w:rPr>
          <w:rFonts w:ascii="Arial" w:cs="Arial" w:eastAsia="Arial" w:hAnsi="Arial"/>
        </w:rPr>
      </w:pPr>
      <w:bookmarkStart w:colFirst="0" w:colLast="0" w:name="_p49hy1" w:id="208"/>
      <w:bookmarkEnd w:id="208"/>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236">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37">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238">
      <w:pPr>
        <w:jc w:val="both"/>
        <w:rPr>
          <w:rFonts w:ascii="Arial" w:cs="Arial" w:eastAsia="Arial" w:hAnsi="Arial"/>
        </w:rPr>
      </w:pPr>
      <w:r w:rsidDel="00000000" w:rsidR="00000000" w:rsidRPr="00000000">
        <w:rPr>
          <w:rtl w:val="0"/>
        </w:rPr>
      </w:r>
    </w:p>
    <w:p w:rsidR="00000000" w:rsidDel="00000000" w:rsidP="00000000" w:rsidRDefault="00000000" w:rsidRPr="00000000" w14:paraId="00001239">
      <w:pPr>
        <w:ind w:left="720" w:firstLine="0"/>
        <w:rPr>
          <w:rFonts w:ascii="Arial" w:cs="Arial" w:eastAsia="Arial" w:hAnsi="Arial"/>
        </w:rPr>
      </w:pPr>
      <w:bookmarkStart w:colFirst="0" w:colLast="0" w:name="_393x0lu" w:id="209"/>
      <w:bookmarkEnd w:id="209"/>
      <w:r w:rsidDel="00000000" w:rsidR="00000000" w:rsidRPr="00000000">
        <w:rPr>
          <w:rFonts w:ascii="Arial" w:cs="Arial" w:eastAsia="Arial" w:hAnsi="Arial"/>
          <w:rtl w:val="0"/>
        </w:rPr>
        <w:t xml:space="preserve">Figure 4.2 – QoS 1 protocol flow diagram, Informative example</w:t>
      </w:r>
    </w:p>
    <w:tbl>
      <w:tblPr>
        <w:tblStyle w:val="Table48"/>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23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23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23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23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23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3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4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24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24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4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4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4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24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4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24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24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24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24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24C">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24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4E">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24F">
      <w:pPr>
        <w:numPr>
          <w:ilvl w:val="0"/>
          <w:numId w:val="23"/>
        </w:numPr>
        <w:ind w:left="1440" w:hanging="360"/>
      </w:pPr>
      <w:r w:rsidDel="00000000" w:rsidR="00000000" w:rsidRPr="00000000">
        <w:rPr>
          <w:rtl w:val="0"/>
        </w:rPr>
        <w:t xml:space="preserve">The receiver does not need to complete delivery of the Application Message before sending the PUBACK. When its original sender receives the PUBACK packet, ownership of the Application Message is transferred to the receiver.</w:t>
      </w:r>
      <w:r w:rsidDel="00000000" w:rsidR="00000000" w:rsidRPr="00000000">
        <w:rPr>
          <w:rtl w:val="0"/>
        </w:rPr>
      </w:r>
    </w:p>
    <w:p w:rsidR="00000000" w:rsidDel="00000000" w:rsidP="00000000" w:rsidRDefault="00000000" w:rsidRPr="00000000" w14:paraId="00001250">
      <w:pPr>
        <w:pStyle w:val="Heading3"/>
        <w:ind w:left="0" w:firstLine="0"/>
        <w:rPr>
          <w:rFonts w:ascii="Arial" w:cs="Arial" w:eastAsia="Arial" w:hAnsi="Arial"/>
        </w:rPr>
      </w:pPr>
      <w:bookmarkStart w:colFirst="0" w:colLast="0" w:name="_1o97atn" w:id="210"/>
      <w:bookmarkEnd w:id="210"/>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251">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252">
      <w:pPr>
        <w:rPr>
          <w:rFonts w:ascii="Arial" w:cs="Arial" w:eastAsia="Arial" w:hAnsi="Arial"/>
        </w:rPr>
      </w:pPr>
      <w:bookmarkStart w:colFirst="0" w:colLast="0" w:name="_488uthg" w:id="211"/>
      <w:bookmarkEnd w:id="211"/>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253">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254">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255">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256">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257">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258">
      <w:pPr>
        <w:numPr>
          <w:ilvl w:val="0"/>
          <w:numId w:val="20"/>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259">
      <w:pPr>
        <w:numPr>
          <w:ilvl w:val="0"/>
          <w:numId w:val="20"/>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5A">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25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5C">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At any given time a sender has only 1 outstanding application message inflight.</w:t>
      </w:r>
      <w:r w:rsidDel="00000000" w:rsidR="00000000" w:rsidRPr="00000000">
        <w:rPr>
          <w:rtl w:val="0"/>
        </w:rPr>
      </w:r>
    </w:p>
    <w:p w:rsidR="00000000" w:rsidDel="00000000" w:rsidP="00000000" w:rsidRDefault="00000000" w:rsidRPr="00000000" w14:paraId="0000125D">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25E">
      <w:pPr>
        <w:rPr>
          <w:rFonts w:ascii="Arial" w:cs="Arial" w:eastAsia="Arial" w:hAnsi="Arial"/>
          <w:b w:val="1"/>
          <w:color w:val="000000"/>
          <w:sz w:val="18"/>
          <w:szCs w:val="18"/>
        </w:rPr>
      </w:pPr>
      <w:bookmarkStart w:colFirst="0" w:colLast="0" w:name="_2ne53p9" w:id="212"/>
      <w:bookmarkEnd w:id="212"/>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25F">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260">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261">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262">
      <w:pPr>
        <w:numPr>
          <w:ilvl w:val="0"/>
          <w:numId w:val="22"/>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263">
      <w:pPr>
        <w:numPr>
          <w:ilvl w:val="0"/>
          <w:numId w:val="22"/>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264">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5">
      <w:pPr>
        <w:pStyle w:val="Heading3"/>
        <w:ind w:left="0" w:firstLine="0"/>
        <w:rPr>
          <w:rFonts w:ascii="Arial" w:cs="Arial" w:eastAsia="Arial" w:hAnsi="Arial"/>
        </w:rPr>
      </w:pPr>
      <w:bookmarkStart w:colFirst="0" w:colLast="0" w:name="_12jfdx2" w:id="213"/>
      <w:bookmarkEnd w:id="213"/>
      <w:r w:rsidDel="00000000" w:rsidR="00000000" w:rsidRPr="00000000">
        <w:rPr>
          <w:rtl w:val="0"/>
        </w:rPr>
        <w:t xml:space="preserve">4.5.4 </w:t>
      </w:r>
      <w:r w:rsidDel="00000000" w:rsidR="00000000" w:rsidRPr="00000000">
        <w:rPr>
          <w:rFonts w:ascii="Arial" w:cs="Arial" w:eastAsia="Arial" w:hAnsi="Arial"/>
          <w:rtl w:val="0"/>
        </w:rPr>
        <w:t xml:space="preserve">QoS -1: Constrained client delivery</w:t>
      </w:r>
    </w:p>
    <w:p w:rsidR="00000000" w:rsidDel="00000000" w:rsidP="00000000" w:rsidRDefault="00000000" w:rsidRPr="00000000" w14:paraId="00001266">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subset of features. There is no requirement to set up nor tear down a Virtual Connection, no registration nor subscription. The sender just sends its PUBLISH packets to its counterpart (whose address is known a-priori) and forgets them. It does not care whether the address is correct, whether the counterpart is alive, or whether the packets arrive. Only the following parameter values are allowed for a PUBLISH packet with QoS level -1:</w:t>
      </w:r>
    </w:p>
    <w:p w:rsidR="00000000" w:rsidDel="00000000" w:rsidP="00000000" w:rsidRDefault="00000000" w:rsidRPr="00000000" w14:paraId="00001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QoS flag: set to “0b11”</w:t>
      </w:r>
    </w:p>
    <w:p w:rsidR="00000000" w:rsidDel="00000000" w:rsidP="00000000" w:rsidRDefault="00000000" w:rsidRPr="00000000" w14:paraId="00001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Type flag: either “0b01” for pre-defined topic alias, “0b10” for short topic name, “0b11” for full topic names.</w:t>
      </w:r>
    </w:p>
    <w:p w:rsidR="00000000" w:rsidDel="00000000" w:rsidP="00000000" w:rsidRDefault="00000000" w:rsidRPr="00000000" w14:paraId="00001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or Topic Name field: value of the pre-defined topic alias or of the short topic or of the full topic name</w:t>
      </w:r>
    </w:p>
    <w:p w:rsidR="00000000" w:rsidDel="00000000" w:rsidP="00000000" w:rsidRDefault="00000000" w:rsidRPr="00000000" w14:paraId="00001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field: the data to be published.</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C">
      <w:pPr>
        <w:rPr>
          <w:rFonts w:ascii="Arial" w:cs="Arial" w:eastAsia="Arial" w:hAnsi="Arial"/>
        </w:rPr>
      </w:pPr>
      <w:r w:rsidDel="00000000" w:rsidR="00000000" w:rsidRPr="00000000">
        <w:rPr>
          <w:rFonts w:ascii="Arial" w:cs="Arial" w:eastAsia="Arial" w:hAnsi="Arial"/>
          <w:rtl w:val="0"/>
        </w:rPr>
        <w:t xml:space="preserve">Whilst no Virtual Connection is mandated for QoS -1 delivery, a constrained client who has previously connected and established a session may wish to PUBLISH at QoS -1 during any of the lifecycle states. If the GW can determine the origin of a QoS -1 packet, it should not impact/change any existing session except for resetting the keep-alive timer.</w:t>
      </w:r>
    </w:p>
    <w:p w:rsidR="00000000" w:rsidDel="00000000" w:rsidP="00000000" w:rsidRDefault="00000000" w:rsidRPr="00000000" w14:paraId="0000126D">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26E">
      <w:pPr>
        <w:pStyle w:val="Heading3"/>
        <w:ind w:left="0" w:firstLine="0"/>
        <w:rPr/>
      </w:pPr>
      <w:bookmarkStart w:colFirst="0" w:colLast="0" w:name="_au8d3npbmfl" w:id="214"/>
      <w:bookmarkEnd w:id="214"/>
      <w:r w:rsidDel="00000000" w:rsidR="00000000" w:rsidRPr="00000000">
        <w:rPr>
          <w:rtl w:val="0"/>
        </w:rPr>
        <w:t xml:space="preserve">4.5.5 </w:t>
      </w:r>
      <w:r w:rsidDel="00000000" w:rsidR="00000000" w:rsidRPr="00000000">
        <w:rPr>
          <w:rtl w:val="0"/>
        </w:rPr>
        <w:t xml:space="preserve">OUT OF BAND: Constrained client delivery</w:t>
      </w:r>
    </w:p>
    <w:p w:rsidR="00000000" w:rsidDel="00000000" w:rsidP="00000000" w:rsidRDefault="00000000" w:rsidRPr="00000000" w14:paraId="0000126F">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w:t>
      </w:r>
      <w:r w:rsidDel="00000000" w:rsidR="00000000" w:rsidRPr="00000000">
        <w:rPr>
          <w:rFonts w:ascii="Arial" w:cs="Arial" w:eastAsia="Arial" w:hAnsi="Arial"/>
          <w:rtl w:val="0"/>
        </w:rPr>
        <w:t xml:space="preserve">subset</w:t>
      </w:r>
      <w:r w:rsidDel="00000000" w:rsidR="00000000" w:rsidRPr="00000000">
        <w:rPr>
          <w:rFonts w:ascii="Arial" w:cs="Arial" w:eastAsia="Arial" w:hAnsi="Arial"/>
          <w:rtl w:val="0"/>
        </w:rPr>
        <w:t xml:space="preserve"> of features. There is no requirement to set up nor tear down a Virtual Connection, no registration nor subscription. The sender just sends its PUBLISH packets to </w:t>
      </w:r>
      <w:r w:rsidDel="00000000" w:rsidR="00000000" w:rsidRPr="00000000">
        <w:rPr>
          <w:rFonts w:ascii="Arial" w:cs="Arial" w:eastAsia="Arial" w:hAnsi="Arial"/>
          <w:rtl w:val="0"/>
        </w:rPr>
        <w:t xml:space="preserve">its</w:t>
      </w:r>
      <w:r w:rsidDel="00000000" w:rsidR="00000000" w:rsidRPr="00000000">
        <w:rPr>
          <w:rFonts w:ascii="Arial" w:cs="Arial" w:eastAsia="Arial" w:hAnsi="Arial"/>
          <w:rtl w:val="0"/>
        </w:rPr>
        <w:t xml:space="preserve"> counterpart (whose address is known a-priori) and forgets them. It does not care whether the address is correct, whether the counterpart is alive, or whether the packets arrive. Only the following parameter values are allowed for a PUBLISH OUT OF BAND packet:</w:t>
      </w:r>
    </w:p>
    <w:p w:rsidR="00000000" w:rsidDel="00000000" w:rsidP="00000000" w:rsidRDefault="00000000" w:rsidRPr="00000000" w14:paraId="00001270">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Type flag: either “0b01” for pre-defined topic alias, “0b10” for short topic name, “0b11” for full topic names.</w:t>
      </w:r>
    </w:p>
    <w:p w:rsidR="00000000" w:rsidDel="00000000" w:rsidP="00000000" w:rsidRDefault="00000000" w:rsidRPr="00000000" w14:paraId="00001271">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or Topic Name field: value of the pre-defined topic alias or of the short topic or of the full topic name</w:t>
      </w:r>
    </w:p>
    <w:p w:rsidR="00000000" w:rsidDel="00000000" w:rsidP="00000000" w:rsidRDefault="00000000" w:rsidRPr="00000000" w14:paraId="00001272">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Data field: the data to be published.</w:t>
      </w:r>
    </w:p>
    <w:p w:rsidR="00000000" w:rsidDel="00000000" w:rsidP="00000000" w:rsidRDefault="00000000" w:rsidRPr="00000000" w14:paraId="00001273">
      <w:pPr>
        <w:spacing w:before="0" w:lineRule="auto"/>
        <w:ind w:left="567" w:firstLine="0"/>
        <w:rPr>
          <w:rFonts w:ascii="Arial" w:cs="Arial" w:eastAsia="Arial" w:hAnsi="Arial"/>
        </w:rPr>
      </w:pPr>
      <w:r w:rsidDel="00000000" w:rsidR="00000000" w:rsidRPr="00000000">
        <w:rPr>
          <w:rtl w:val="0"/>
        </w:rPr>
      </w:r>
    </w:p>
    <w:p w:rsidR="00000000" w:rsidDel="00000000" w:rsidP="00000000" w:rsidRDefault="00000000" w:rsidRPr="00000000" w14:paraId="00001274">
      <w:pPr>
        <w:rPr>
          <w:rFonts w:ascii="Arial" w:cs="Arial" w:eastAsia="Arial" w:hAnsi="Arial"/>
          <w:highlight w:val="yellow"/>
        </w:rPr>
      </w:pPr>
      <w:r w:rsidDel="00000000" w:rsidR="00000000" w:rsidRPr="00000000">
        <w:rPr>
          <w:rFonts w:ascii="Arial" w:cs="Arial" w:eastAsia="Arial" w:hAnsi="Arial"/>
          <w:rtl w:val="0"/>
        </w:rPr>
        <w:t xml:space="preserve">Whilst no Virtual Connection is mandated for OUT OF BAND delivery, a constrained client who has previously connected and established a session may wish to PUBLISH OUT OF BAND during any of the lifecycle states. If the gateway can determine the origin of an OUT OF BAND packet, it should not impact/change any existing session except for resetting the keep-alive timer.</w:t>
      </w:r>
      <w:r w:rsidDel="00000000" w:rsidR="00000000" w:rsidRPr="00000000">
        <w:rPr>
          <w:rtl w:val="0"/>
        </w:rPr>
      </w:r>
    </w:p>
    <w:p w:rsidR="00000000" w:rsidDel="00000000" w:rsidP="00000000" w:rsidRDefault="00000000" w:rsidRPr="00000000" w14:paraId="00001275">
      <w:pPr>
        <w:pStyle w:val="Heading2"/>
        <w:keepLines w:val="1"/>
        <w:spacing w:after="64" w:before="0" w:line="259" w:lineRule="auto"/>
        <w:ind w:left="0" w:firstLine="0"/>
        <w:rPr>
          <w:rFonts w:ascii="Arial" w:cs="Arial" w:eastAsia="Arial" w:hAnsi="Arial"/>
        </w:rPr>
      </w:pPr>
      <w:bookmarkStart w:colFirst="0" w:colLast="0" w:name="_3mj2wkv" w:id="215"/>
      <w:bookmarkEnd w:id="215"/>
      <w:r w:rsidDel="00000000" w:rsidR="00000000" w:rsidRPr="00000000">
        <w:rPr>
          <w:rFonts w:ascii="Arial" w:cs="Arial" w:eastAsia="Arial" w:hAnsi="Arial"/>
          <w:rtl w:val="0"/>
        </w:rPr>
        <w:t xml:space="preserve">4.6 </w:t>
      </w:r>
      <w:r w:rsidDel="00000000" w:rsidR="00000000" w:rsidRPr="00000000">
        <w:rPr>
          <w:rFonts w:ascii="Arial" w:cs="Arial" w:eastAsia="Arial" w:hAnsi="Arial"/>
          <w:rtl w:val="0"/>
        </w:rPr>
        <w:t xml:space="preserve">Client states</w:t>
      </w:r>
    </w:p>
    <w:p w:rsidR="00000000" w:rsidDel="00000000" w:rsidP="00000000" w:rsidRDefault="00000000" w:rsidRPr="00000000" w14:paraId="00001276">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277">
      <w:pPr>
        <w:rPr>
          <w:rFonts w:ascii="Arial" w:cs="Arial" w:eastAsia="Arial" w:hAnsi="Arial"/>
        </w:rPr>
      </w:pPr>
      <w:r w:rsidDel="00000000" w:rsidR="00000000" w:rsidRPr="00000000">
        <w:rPr>
          <w:rtl w:val="0"/>
        </w:rPr>
      </w:r>
    </w:p>
    <w:tbl>
      <w:tblPr>
        <w:tblStyle w:val="Table4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278">
            <w:pPr>
              <w:jc w:val="center"/>
              <w:rPr>
                <w:rFonts w:ascii="Arial" w:cs="Arial" w:eastAsia="Arial" w:hAnsi="Arial"/>
                <w:b w:val="1"/>
              </w:rPr>
            </w:pPr>
            <w:commentRangeStart w:id="97"/>
            <w:commentRangeStart w:id="98"/>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279">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27A">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27B">
            <w:pPr>
              <w:rPr>
                <w:rFonts w:ascii="Arial" w:cs="Arial" w:eastAsia="Arial" w:hAnsi="Arial"/>
                <w:b w:val="1"/>
              </w:rPr>
            </w:pPr>
            <w:commentRangeEnd w:id="97"/>
            <w:r w:rsidDel="00000000" w:rsidR="00000000" w:rsidRPr="00000000">
              <w:commentReference w:id="97"/>
            </w:r>
            <w:commentRangeEnd w:id="98"/>
            <w:r w:rsidDel="00000000" w:rsidR="00000000" w:rsidRPr="00000000">
              <w:commentReference w:id="98"/>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27C">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7D">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27E">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LOST (by way of supervised gateway timers).</w:t>
            </w:r>
          </w:p>
        </w:tc>
        <w:tc>
          <w:tcPr/>
          <w:p w:rsidR="00000000" w:rsidDel="00000000" w:rsidP="00000000" w:rsidRDefault="00000000" w:rsidRPr="00000000" w14:paraId="00001280">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281">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82">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283">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commentRangeStart w:id="99"/>
            <w:r w:rsidDel="00000000" w:rsidR="00000000" w:rsidRPr="00000000">
              <w:rPr>
                <w:rFonts w:ascii="Arial" w:cs="Arial" w:eastAsia="Arial" w:hAnsi="Arial"/>
                <w:rtl w:val="0"/>
              </w:rPr>
              <w:t xml:space="preserve">by way of supervised gateway timers</w:t>
            </w:r>
            <w:commentRangeEnd w:id="99"/>
            <w:r w:rsidDel="00000000" w:rsidR="00000000" w:rsidRPr="00000000">
              <w:commentReference w:id="99"/>
            </w:r>
            <w:r w:rsidDel="00000000" w:rsidR="00000000" w:rsidRPr="00000000">
              <w:rPr>
                <w:rFonts w:ascii="Arial" w:cs="Arial" w:eastAsia="Arial" w:hAnsi="Arial"/>
                <w:rtl w:val="0"/>
              </w:rPr>
              <w:t xml:space="preserve">).</w:t>
            </w:r>
          </w:p>
        </w:tc>
        <w:tc>
          <w:tcPr/>
          <w:p w:rsidR="00000000" w:rsidDel="00000000" w:rsidP="00000000" w:rsidRDefault="00000000" w:rsidRPr="00000000" w14:paraId="00001284">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28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28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8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88">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289">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commentRangeStart w:id="100"/>
            <w:r w:rsidDel="00000000" w:rsidR="00000000" w:rsidRPr="00000000">
              <w:rPr>
                <w:rFonts w:ascii="Arial" w:cs="Arial" w:eastAsia="Arial" w:hAnsi="Arial"/>
                <w:rtl w:val="0"/>
              </w:rPr>
              <w:t xml:space="preserve">by way of supervised gateway timers</w:t>
            </w:r>
            <w:commentRangeEnd w:id="100"/>
            <w:r w:rsidDel="00000000" w:rsidR="00000000" w:rsidRPr="00000000">
              <w:commentReference w:id="100"/>
            </w:r>
            <w:r w:rsidDel="00000000" w:rsidR="00000000" w:rsidRPr="00000000">
              <w:rPr>
                <w:rFonts w:ascii="Arial" w:cs="Arial" w:eastAsia="Arial" w:hAnsi="Arial"/>
                <w:rtl w:val="0"/>
              </w:rPr>
              <w:t xml:space="preserve">).</w:t>
            </w:r>
          </w:p>
        </w:tc>
        <w:tc>
          <w:tcPr/>
          <w:p w:rsidR="00000000" w:rsidDel="00000000" w:rsidP="00000000" w:rsidRDefault="00000000" w:rsidRPr="00000000" w14:paraId="0000128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28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8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8D">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28E">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w:t>
            </w:r>
            <w:r w:rsidDel="00000000" w:rsidR="00000000" w:rsidRPr="00000000">
              <w:rPr>
                <w:rFonts w:ascii="Arial" w:cs="Arial" w:eastAsia="Arial" w:hAnsi="Arial"/>
                <w:rtl w:val="0"/>
              </w:rPr>
              <w:t xml:space="preserve">, unless the packets received are PUBLISH OUT OF BAND or PUBLISH -1.</w:t>
            </w:r>
            <w:commentRangeStart w:id="101"/>
            <w:r w:rsidDel="00000000" w:rsidR="00000000" w:rsidRPr="00000000">
              <w:rPr>
                <w:rFonts w:ascii="Arial" w:cs="Arial" w:eastAsia="Arial" w:hAnsi="Arial"/>
                <w:rtl w:val="0"/>
              </w:rPr>
              <w:t xml:space="preserve"> </w:t>
            </w:r>
            <w:commentRangeStart w:id="102"/>
            <w:commentRangeStart w:id="103"/>
            <w:commentRangeStart w:id="104"/>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commentRangeEnd w:id="101"/>
            <w:r w:rsidDel="00000000" w:rsidR="00000000" w:rsidRPr="00000000">
              <w:commentReference w:id="101"/>
            </w:r>
            <w:r w:rsidDel="00000000" w:rsidR="00000000" w:rsidRPr="00000000">
              <w:rPr>
                <w:rtl w:val="0"/>
              </w:rPr>
            </w:r>
          </w:p>
        </w:tc>
        <w:tc>
          <w:tcPr/>
          <w:p w:rsidR="00000000" w:rsidDel="00000000" w:rsidP="00000000" w:rsidRDefault="00000000" w:rsidRPr="00000000" w14:paraId="0000128F">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290">
      <w:pPr>
        <w:rPr>
          <w:rFonts w:ascii="Arial" w:cs="Arial" w:eastAsia="Arial" w:hAnsi="Arial"/>
        </w:rPr>
      </w:pPr>
      <w:r w:rsidDel="00000000" w:rsidR="00000000" w:rsidRPr="00000000">
        <w:rPr>
          <w:rtl w:val="0"/>
        </w:rPr>
      </w:r>
    </w:p>
    <w:p w:rsidR="00000000" w:rsidDel="00000000" w:rsidP="00000000" w:rsidRDefault="00000000" w:rsidRPr="00000000" w14:paraId="00001291">
      <w:pPr>
        <w:jc w:val="center"/>
        <w:rPr>
          <w:rFonts w:ascii="Arial" w:cs="Arial" w:eastAsia="Arial" w:hAnsi="Arial"/>
        </w:rPr>
      </w:pPr>
      <w:r w:rsidDel="00000000" w:rsidR="00000000" w:rsidRPr="00000000">
        <w:rPr>
          <w:rtl w:val="0"/>
        </w:rPr>
      </w:r>
    </w:p>
    <w:p w:rsidR="00000000" w:rsidDel="00000000" w:rsidP="00000000" w:rsidRDefault="00000000" w:rsidRPr="00000000" w14:paraId="00001292">
      <w:pPr>
        <w:jc w:val="center"/>
        <w:rPr>
          <w:rFonts w:ascii="Arial" w:cs="Arial" w:eastAsia="Arial" w:hAnsi="Arial"/>
        </w:rPr>
      </w:pPr>
      <w:r w:rsidDel="00000000" w:rsidR="00000000" w:rsidRPr="00000000">
        <w:rPr>
          <w:rtl w:val="0"/>
        </w:rPr>
      </w:r>
    </w:p>
    <w:p w:rsidR="00000000" w:rsidDel="00000000" w:rsidP="00000000" w:rsidRDefault="00000000" w:rsidRPr="00000000" w14:paraId="00001293">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096000"/>
            <wp:effectExtent b="0" l="0" r="0" t="0"/>
            <wp:docPr id="1"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r w:rsidDel="00000000" w:rsidR="00000000" w:rsidRPr="00000000">
        <w:rPr>
          <w:rtl w:val="0"/>
        </w:rPr>
      </w:r>
    </w:p>
    <w:p w:rsidR="00000000" w:rsidDel="00000000" w:rsidP="00000000" w:rsidRDefault="00000000" w:rsidRPr="00000000" w14:paraId="00001295">
      <w:pPr>
        <w:pStyle w:val="Heading2"/>
        <w:keepLines w:val="1"/>
        <w:spacing w:after="64" w:before="0" w:line="259" w:lineRule="auto"/>
        <w:ind w:left="0" w:firstLine="0"/>
        <w:rPr>
          <w:rFonts w:ascii="Arial" w:cs="Arial" w:eastAsia="Arial" w:hAnsi="Arial"/>
        </w:rPr>
      </w:pPr>
      <w:bookmarkStart w:colFirst="0" w:colLast="0" w:name="_21od6so" w:id="216"/>
      <w:bookmarkEnd w:id="216"/>
      <w:r w:rsidDel="00000000" w:rsidR="00000000" w:rsidRPr="00000000">
        <w:rPr>
          <w:rFonts w:ascii="Arial" w:cs="Arial" w:eastAsia="Arial" w:hAnsi="Arial"/>
          <w:rtl w:val="0"/>
        </w:rPr>
        <w:t xml:space="preserve">4.7 Session state</w:t>
      </w:r>
    </w:p>
    <w:p w:rsidR="00000000" w:rsidDel="00000000" w:rsidP="00000000" w:rsidRDefault="00000000" w:rsidRPr="00000000" w14:paraId="00001296">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2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2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2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2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2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2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2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2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2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2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2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2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A4">
      <w:pPr>
        <w:pStyle w:val="Heading2"/>
        <w:keepLines w:val="1"/>
        <w:spacing w:after="64" w:before="0" w:line="259" w:lineRule="auto"/>
        <w:ind w:left="0" w:firstLine="0"/>
        <w:rPr>
          <w:rFonts w:ascii="Arial" w:cs="Arial" w:eastAsia="Arial" w:hAnsi="Arial"/>
        </w:rPr>
      </w:pPr>
      <w:bookmarkStart w:colFirst="0" w:colLast="0" w:name="_gtnh0h" w:id="217"/>
      <w:bookmarkEnd w:id="217"/>
      <w:r w:rsidDel="00000000" w:rsidR="00000000" w:rsidRPr="00000000">
        <w:rPr>
          <w:rFonts w:ascii="Arial" w:cs="Arial" w:eastAsia="Arial" w:hAnsi="Arial"/>
          <w:rtl w:val="0"/>
        </w:rPr>
        <w:t xml:space="preserve">4.8 </w:t>
      </w:r>
      <w:r w:rsidDel="00000000" w:rsidR="00000000" w:rsidRPr="00000000">
        <w:rPr>
          <w:rFonts w:ascii="Arial" w:cs="Arial" w:eastAsia="Arial" w:hAnsi="Arial"/>
          <w:rtl w:val="0"/>
        </w:rPr>
        <w:t xml:space="preserve">Clean start</w:t>
      </w:r>
    </w:p>
    <w:p w:rsidR="00000000" w:rsidDel="00000000" w:rsidP="00000000" w:rsidRDefault="00000000" w:rsidRPr="00000000" w14:paraId="000012A5">
      <w:pPr>
        <w:spacing w:after="0" w:lineRule="auto"/>
        <w:ind w:left="-5" w:right="146" w:firstLine="0"/>
        <w:rPr>
          <w:rFonts w:ascii="Arial" w:cs="Arial" w:eastAsia="Arial" w:hAnsi="Arial"/>
        </w:rPr>
      </w:pPr>
      <w:r w:rsidDel="00000000" w:rsidR="00000000" w:rsidRPr="00000000">
        <w:rPr>
          <w:rFonts w:ascii="Calibri" w:cs="Calibri" w:eastAsia="Calibri" w:hAnsi="Calibri"/>
          <w:sz w:val="22"/>
          <w:szCs w:val="22"/>
          <w:rtl w:val="0"/>
        </w:rPr>
        <w:t xml:space="preserve">With MQTT-SN, when a client disconnects, its subscriptions are retained for no less than the session expiration time</w:t>
      </w:r>
      <w:r w:rsidDel="00000000" w:rsidR="00000000" w:rsidRPr="00000000">
        <w:rPr>
          <w:rFonts w:ascii="Arial" w:cs="Arial" w:eastAsia="Arial" w:hAnsi="Arial"/>
          <w:rtl w:val="0"/>
        </w:rPr>
        <w:t xml:space="preserv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2A6">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2A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2A8">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gateway will delete all subscriptions </w:t>
      </w:r>
      <w:ins w:author="davide.lenzarini@u-blox.com" w:id="15" w:date="2024-01-18T16:41:46Z">
        <w:r w:rsidDel="00000000" w:rsidR="00000000" w:rsidRPr="00000000">
          <w:rPr>
            <w:rFonts w:ascii="Arial" w:cs="Arial" w:eastAsia="Arial" w:hAnsi="Arial"/>
            <w:rtl w:val="0"/>
          </w:rPr>
          <w:t xml:space="preserve">and Will data, if present, </w:t>
        </w:r>
        <w:r w:rsidDel="00000000" w:rsidR="00000000" w:rsidRPr="00000000">
          <w:rPr>
            <w:rFonts w:ascii="Arial" w:cs="Arial" w:eastAsia="Arial" w:hAnsi="Arial"/>
            <w:rtl w:val="0"/>
          </w:rPr>
          <w:t xml:space="preserve">related to the client </w:t>
        </w:r>
      </w:ins>
      <w:r w:rsidDel="00000000" w:rsidR="00000000" w:rsidRPr="00000000">
        <w:rPr>
          <w:rFonts w:ascii="Arial" w:cs="Arial" w:eastAsia="Arial" w:hAnsi="Arial"/>
          <w:rtl w:val="0"/>
        </w:rPr>
        <w:t xml:space="preserve">and </w:t>
      </w:r>
      <w:ins w:author="davide.lenzarini@u-blox.com" w:id="16" w:date="2024-01-18T16:40:34Z">
        <w:r w:rsidDel="00000000" w:rsidR="00000000" w:rsidRPr="00000000">
          <w:rPr>
            <w:rFonts w:ascii="Arial" w:cs="Arial" w:eastAsia="Arial" w:hAnsi="Arial"/>
            <w:rtl w:val="0"/>
          </w:rPr>
          <w:t xml:space="preserve">it will add the </w:t>
        </w:r>
      </w:ins>
      <w:r w:rsidDel="00000000" w:rsidR="00000000" w:rsidRPr="00000000">
        <w:rPr>
          <w:rFonts w:ascii="Arial" w:cs="Arial" w:eastAsia="Arial" w:hAnsi="Arial"/>
          <w:rtl w:val="0"/>
        </w:rPr>
        <w:t xml:space="preserve">Will data </w:t>
      </w:r>
      <w:del w:author="davide.lenzarini@u-blox.com" w:id="17" w:date="2024-01-18T16:37:13Z">
        <w:r w:rsidDel="00000000" w:rsidR="00000000" w:rsidRPr="00000000">
          <w:rPr>
            <w:rFonts w:ascii="Arial" w:cs="Arial" w:eastAsia="Arial" w:hAnsi="Arial"/>
            <w:rtl w:val="0"/>
          </w:rPr>
          <w:delText xml:space="preserve">related to the client</w:delText>
        </w:r>
      </w:del>
      <w:ins w:author="davide.lenzarini@u-blox.com" w:id="17" w:date="2024-01-18T16:37:13Z">
        <w:del w:author="davide.lenzarini@u-blox.com" w:id="17" w:date="2024-01-18T16:37:13Z">
          <w:r w:rsidDel="00000000" w:rsidR="00000000" w:rsidRPr="00000000">
            <w:rPr>
              <w:rFonts w:ascii="Arial" w:cs="Arial" w:eastAsia="Arial" w:hAnsi="Arial"/>
              <w:rtl w:val="0"/>
            </w:rPr>
            <w:delText xml:space="preserve"> </w:delText>
          </w:r>
        </w:del>
        <w:r w:rsidDel="00000000" w:rsidR="00000000" w:rsidRPr="00000000">
          <w:rPr>
            <w:rFonts w:ascii="Arial" w:cs="Arial" w:eastAsia="Arial" w:hAnsi="Arial"/>
            <w:rtl w:val="0"/>
          </w:rPr>
          <w:t xml:space="preserve">with the content of the CONNECT Will optional fields</w:t>
        </w:r>
      </w:ins>
      <w:del w:author="davide.lenzarini@u-blox.com" w:id="17" w:date="2024-01-18T16:37:13Z">
        <w:r w:rsidDel="00000000" w:rsidR="00000000" w:rsidRPr="00000000">
          <w:rPr>
            <w:rFonts w:ascii="Arial" w:cs="Arial" w:eastAsia="Arial" w:hAnsi="Arial"/>
            <w:rtl w:val="0"/>
          </w:rPr>
          <w:delText xml:space="preserve">, and starts prompting for new Will topic and Will packet</w:delText>
        </w:r>
      </w:del>
      <w:r w:rsidDel="00000000" w:rsidR="00000000" w:rsidRPr="00000000">
        <w:rPr>
          <w:rFonts w:ascii="Arial" w:cs="Arial" w:eastAsia="Arial" w:hAnsi="Arial"/>
          <w:rtl w:val="0"/>
        </w:rPr>
        <w:t xml:space="preserve">.</w:t>
      </w:r>
    </w:p>
    <w:p w:rsidR="00000000" w:rsidDel="00000000" w:rsidP="00000000" w:rsidRDefault="00000000" w:rsidRPr="00000000" w14:paraId="000012A9">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gateway will delete all subscriptions and Will data</w:t>
      </w:r>
      <w:ins w:author="davide.lenzarini@u-blox.com" w:id="18" w:date="2024-01-18T16:43:06Z">
        <w:r w:rsidDel="00000000" w:rsidR="00000000" w:rsidRPr="00000000">
          <w:rPr>
            <w:rFonts w:ascii="Arial" w:cs="Arial" w:eastAsia="Arial" w:hAnsi="Arial"/>
            <w:rtl w:val="0"/>
          </w:rPr>
          <w:t xml:space="preserve">, if present,</w:t>
        </w:r>
      </w:ins>
      <w:r w:rsidDel="00000000" w:rsidR="00000000" w:rsidRPr="00000000">
        <w:rPr>
          <w:rFonts w:ascii="Arial" w:cs="Arial" w:eastAsia="Arial" w:hAnsi="Arial"/>
          <w:rtl w:val="0"/>
        </w:rPr>
        <w:t xml:space="preserve"> related to the client, and returns CONNACK</w:t>
      </w:r>
      <w:del w:author="davide.lenzarini@u-blox.com" w:id="19" w:date="2024-01-18T16:39:08Z">
        <w:r w:rsidDel="00000000" w:rsidR="00000000" w:rsidRPr="00000000">
          <w:rPr>
            <w:rFonts w:ascii="Arial" w:cs="Arial" w:eastAsia="Arial" w:hAnsi="Arial"/>
            <w:rtl w:val="0"/>
          </w:rPr>
          <w:delText xml:space="preserve"> (no prompting for Will topic and Will packet)</w:delText>
        </w:r>
      </w:del>
      <w:r w:rsidDel="00000000" w:rsidR="00000000" w:rsidRPr="00000000">
        <w:rPr>
          <w:rFonts w:ascii="Arial" w:cs="Arial" w:eastAsia="Arial" w:hAnsi="Arial"/>
          <w:rtl w:val="0"/>
        </w:rPr>
        <w:t xml:space="preserve">.</w:t>
      </w:r>
    </w:p>
    <w:p w:rsidR="00000000" w:rsidDel="00000000" w:rsidP="00000000" w:rsidRDefault="00000000" w:rsidRPr="00000000" w14:paraId="000012AA">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gateway keeps all stored client’s data</w:t>
      </w:r>
      <w:ins w:author="davide.lenzarini@u-blox.com" w:id="20" w:date="2024-01-18T16:43:39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 it will overwrite, if present, or add the Will data related to the client with the content of the CONNECT Will optional fields</w:t>
        </w:r>
      </w:ins>
      <w:del w:author="davide.lenzarini@u-blox.com" w:id="20" w:date="2024-01-18T16:43:39Z">
        <w:r w:rsidDel="00000000" w:rsidR="00000000" w:rsidRPr="00000000">
          <w:rPr>
            <w:rFonts w:ascii="Arial" w:cs="Arial" w:eastAsia="Arial" w:hAnsi="Arial"/>
            <w:rtl w:val="0"/>
          </w:rPr>
          <w:delText xml:space="preserve">, but prompts for new Will topic and Will packet. The newly received Will data will overwrite the stored Will data</w:delText>
        </w:r>
      </w:del>
      <w:r w:rsidDel="00000000" w:rsidR="00000000" w:rsidRPr="00000000">
        <w:rPr>
          <w:rFonts w:ascii="Arial" w:cs="Arial" w:eastAsia="Arial" w:hAnsi="Arial"/>
          <w:rtl w:val="0"/>
        </w:rPr>
        <w:t xml:space="preserve">.</w:t>
      </w:r>
    </w:p>
    <w:p w:rsidR="00000000" w:rsidDel="00000000" w:rsidP="00000000" w:rsidRDefault="00000000" w:rsidRPr="00000000" w14:paraId="000012AB">
      <w:pPr>
        <w:numPr>
          <w:ilvl w:val="0"/>
          <w:numId w:val="10"/>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gateway keeps all stored client’s data and returns CONNACK</w:t>
      </w:r>
      <w:del w:author="davide.lenzarini@u-blox.com" w:id="21" w:date="2024-01-18T16:45:05Z">
        <w:r w:rsidDel="00000000" w:rsidR="00000000" w:rsidRPr="00000000">
          <w:rPr>
            <w:rFonts w:ascii="Arial" w:cs="Arial" w:eastAsia="Arial" w:hAnsi="Arial"/>
            <w:rtl w:val="0"/>
          </w:rPr>
          <w:delText xml:space="preserve"> (no prompting for Will topic and Will packet)</w:delText>
        </w:r>
      </w:del>
      <w:r w:rsidDel="00000000" w:rsidR="00000000" w:rsidRPr="00000000">
        <w:rPr>
          <w:rFonts w:ascii="Arial" w:cs="Arial" w:eastAsia="Arial" w:hAnsi="Arial"/>
          <w:rtl w:val="0"/>
        </w:rPr>
        <w:t xml:space="preserve">.</w:t>
      </w:r>
    </w:p>
    <w:p w:rsidR="00000000" w:rsidDel="00000000" w:rsidP="00000000" w:rsidRDefault="00000000" w:rsidRPr="00000000" w14:paraId="000012AC">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2AD">
      <w:pPr>
        <w:spacing w:after="346" w:lineRule="auto"/>
        <w:ind w:left="-15" w:right="4" w:firstLine="0"/>
        <w:rPr>
          <w:rFonts w:ascii="Arial" w:cs="Arial" w:eastAsia="Arial" w:hAnsi="Arial"/>
        </w:rPr>
      </w:pPr>
      <w:commentRangeStart w:id="105"/>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w:t>
      </w:r>
      <w:ins w:author="davide.lenzarini@u-blox.com" w:id="22" w:date="2024-01-18T16:51:24Z">
        <w:r w:rsidDel="00000000" w:rsidR="00000000" w:rsidRPr="00000000">
          <w:rPr>
            <w:rFonts w:ascii="Arial" w:cs="Arial" w:eastAsia="Arial" w:hAnsi="Arial"/>
            <w:rtl w:val="0"/>
          </w:rPr>
          <w:t xml:space="preserve">false</w:t>
        </w:r>
      </w:ins>
      <w:del w:author="davide.lenzarini@u-blox.com" w:id="22" w:date="2024-01-18T16:51:24Z">
        <w:r w:rsidDel="00000000" w:rsidR="00000000" w:rsidRPr="00000000">
          <w:rPr>
            <w:rFonts w:ascii="Arial" w:cs="Arial" w:eastAsia="Arial" w:hAnsi="Arial"/>
            <w:rtl w:val="0"/>
          </w:rPr>
          <w:delText xml:space="preserve">true</w:delText>
        </w:r>
      </w:del>
      <w:r w:rsidDel="00000000" w:rsidR="00000000" w:rsidRPr="00000000">
        <w:rPr>
          <w:rFonts w:ascii="Arial" w:cs="Arial" w:eastAsia="Arial" w:hAnsi="Arial"/>
          <w:rtl w:val="0"/>
        </w:rPr>
        <w:t xml:space="preserve">”</w:t>
      </w:r>
      <w:del w:author="davide.lenzarini@u-blox.com" w:id="23" w:date="2024-01-18T16:50:53Z">
        <w:r w:rsidDel="00000000" w:rsidR="00000000" w:rsidRPr="00000000">
          <w:rPr>
            <w:rFonts w:ascii="Arial" w:cs="Arial" w:eastAsia="Arial" w:hAnsi="Arial"/>
            <w:rtl w:val="0"/>
          </w:rPr>
          <w:delText xml:space="preserve">, and </w:delText>
        </w:r>
      </w:del>
      <w:ins w:author="davide.lenzarini@u-blox.com" w:id="24" w:date="2024-01-18T16:45:28Z">
        <w:del w:author="davide.lenzarini@u-blox.com" w:id="23" w:date="2024-01-18T16:50:53Z">
          <w:r w:rsidDel="00000000" w:rsidR="00000000" w:rsidRPr="00000000">
            <w:rPr>
              <w:rFonts w:ascii="Arial" w:cs="Arial" w:eastAsia="Arial" w:hAnsi="Arial"/>
              <w:rtl w:val="0"/>
            </w:rPr>
            <w:delText xml:space="preserve">provide </w:delText>
          </w:r>
        </w:del>
      </w:ins>
      <w:del w:author="davide.lenzarini@u-blox.com" w:id="23" w:date="2024-01-18T16:50:53Z">
        <w:r w:rsidDel="00000000" w:rsidR="00000000" w:rsidRPr="00000000">
          <w:rPr>
            <w:rFonts w:ascii="Arial" w:cs="Arial" w:eastAsia="Arial" w:hAnsi="Arial"/>
            <w:rtl w:val="0"/>
          </w:rPr>
          <w:delText xml:space="preserve">send </w:delText>
        </w:r>
        <w:r w:rsidDel="00000000" w:rsidR="00000000" w:rsidRPr="00000000">
          <w:rPr>
            <w:rFonts w:ascii="Arial" w:cs="Arial" w:eastAsia="Arial" w:hAnsi="Arial"/>
            <w:rtl w:val="0"/>
          </w:rPr>
          <w:delText xml:space="preserve">an empty </w:delText>
        </w:r>
      </w:del>
      <w:ins w:author="davide.lenzarini@u-blox.com" w:id="25" w:date="2024-01-18T16:49:33Z">
        <w:del w:author="davide.lenzarini@u-blox.com" w:id="23" w:date="2024-01-18T16:50:53Z">
          <w:r w:rsidDel="00000000" w:rsidR="00000000" w:rsidRPr="00000000">
            <w:rPr>
              <w:rFonts w:ascii="Arial" w:cs="Arial" w:eastAsia="Arial" w:hAnsi="Arial"/>
              <w:rtl w:val="0"/>
            </w:rPr>
            <w:delText xml:space="preserve">set of WIll Data fields in the CONNECT packet</w:delText>
          </w:r>
          <w:r w:rsidDel="00000000" w:rsidR="00000000" w:rsidRPr="00000000">
            <w:rPr>
              <w:rFonts w:ascii="Arial" w:cs="Arial" w:eastAsia="Arial" w:hAnsi="Arial"/>
              <w:rtl w:val="0"/>
            </w:rPr>
            <w:delText xml:space="preserve"> </w:delText>
          </w:r>
        </w:del>
      </w:ins>
      <w:del w:author="davide.lenzarini@u-blox.com" w:id="23" w:date="2024-01-18T16:50:53Z">
        <w:r w:rsidDel="00000000" w:rsidR="00000000" w:rsidRPr="00000000">
          <w:rPr>
            <w:rFonts w:ascii="Arial" w:cs="Arial" w:eastAsia="Arial" w:hAnsi="Arial"/>
            <w:rtl w:val="0"/>
          </w:rPr>
          <w:delText xml:space="preserve">WILLTOPIC packet to the gateway when prompted to do so</w:delText>
        </w:r>
        <w:r w:rsidDel="00000000" w:rsidR="00000000" w:rsidRPr="00000000">
          <w:rPr>
            <w:rFonts w:ascii="Arial" w:cs="Arial" w:eastAsia="Arial" w:hAnsi="Arial"/>
            <w:rtl w:val="0"/>
          </w:rPr>
          <w:delText xml:space="preserve">. It could also send a CONNECT packet with “CleanStart=false” and “Will=false” and use the will update PACKETS to modify the Will data</w:delText>
        </w:r>
      </w:del>
      <w:r w:rsidDel="00000000" w:rsidR="00000000" w:rsidRPr="00000000">
        <w:rPr>
          <w:rFonts w:ascii="Arial" w:cs="Arial" w:eastAsia="Arial" w:hAnsi="Arial"/>
          <w:rtl w:val="0"/>
        </w:rPr>
        <w:t xml:space="preserve">.</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2AE">
      <w:pPr>
        <w:spacing w:after="352" w:lineRule="auto"/>
        <w:ind w:left="-15" w:right="990" w:firstLine="0"/>
        <w:rPr>
          <w:rFonts w:ascii="Arial" w:cs="Arial" w:eastAsia="Arial" w:hAnsi="Arial"/>
        </w:rPr>
      </w:pPr>
      <w:r w:rsidDel="00000000" w:rsidR="00000000" w:rsidRPr="00000000">
        <w:rPr>
          <w:rtl w:val="0"/>
        </w:rPr>
      </w:r>
    </w:p>
    <w:p w:rsidR="00000000" w:rsidDel="00000000" w:rsidP="00000000" w:rsidRDefault="00000000" w:rsidRPr="00000000" w14:paraId="000012AF">
      <w:pPr>
        <w:pStyle w:val="Heading2"/>
        <w:keepLines w:val="1"/>
        <w:spacing w:after="64" w:before="0" w:line="259" w:lineRule="auto"/>
        <w:ind w:left="0" w:firstLine="0"/>
        <w:rPr>
          <w:rFonts w:ascii="Arial" w:cs="Arial" w:eastAsia="Arial" w:hAnsi="Arial"/>
        </w:rPr>
      </w:pPr>
      <w:bookmarkStart w:colFirst="0" w:colLast="0" w:name="_1fyl9w3" w:id="218"/>
      <w:bookmarkEnd w:id="218"/>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2B0">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2B1">
      <w:pPr>
        <w:rPr>
          <w:rFonts w:ascii="Arial" w:cs="Arial" w:eastAsia="Arial" w:hAnsi="Arial"/>
        </w:rPr>
      </w:pPr>
      <w:r w:rsidDel="00000000" w:rsidR="00000000" w:rsidRPr="00000000">
        <w:rPr>
          <w:rtl w:val="0"/>
        </w:rPr>
      </w:r>
    </w:p>
    <w:p w:rsidR="00000000" w:rsidDel="00000000" w:rsidP="00000000" w:rsidRDefault="00000000" w:rsidRPr="00000000" w14:paraId="000012B2">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w:t>
      </w:r>
      <w:r w:rsidDel="00000000" w:rsidR="00000000" w:rsidRPr="00000000">
        <w:rPr>
          <w:rFonts w:ascii="Arial" w:cs="Arial" w:eastAsia="Arial" w:hAnsi="Arial"/>
          <w:rtl w:val="0"/>
        </w:rPr>
        <w:t xml:space="preserve"> from the gateway</w:t>
      </w:r>
      <w:r w:rsidDel="00000000" w:rsidR="00000000" w:rsidRPr="00000000">
        <w:rPr>
          <w:rFonts w:ascii="Arial" w:cs="Arial" w:eastAsia="Arial" w:hAnsi="Arial"/>
          <w:rtl w:val="0"/>
        </w:rPr>
        <w:t xml:space="preserve">.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2B3">
      <w:pPr>
        <w:rPr>
          <w:rFonts w:ascii="Arial" w:cs="Arial" w:eastAsia="Arial" w:hAnsi="Arial"/>
        </w:rPr>
      </w:pPr>
      <w:r w:rsidDel="00000000" w:rsidR="00000000" w:rsidRPr="00000000">
        <w:rPr>
          <w:rtl w:val="0"/>
        </w:rPr>
      </w:r>
    </w:p>
    <w:p w:rsidR="00000000" w:rsidDel="00000000" w:rsidP="00000000" w:rsidRDefault="00000000" w:rsidRPr="00000000" w14:paraId="000012B4">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2B5">
      <w:pPr>
        <w:rPr>
          <w:rFonts w:ascii="Arial" w:cs="Arial" w:eastAsia="Arial" w:hAnsi="Arial"/>
        </w:rPr>
      </w:pPr>
      <w:r w:rsidDel="00000000" w:rsidR="00000000" w:rsidRPr="00000000">
        <w:rPr>
          <w:rtl w:val="0"/>
        </w:rPr>
      </w:r>
    </w:p>
    <w:p w:rsidR="00000000" w:rsidDel="00000000" w:rsidP="00000000" w:rsidRDefault="00000000" w:rsidRPr="00000000" w14:paraId="000012B6">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2B7">
      <w:pPr>
        <w:rPr>
          <w:rFonts w:ascii="Arial" w:cs="Arial" w:eastAsia="Arial" w:hAnsi="Arial"/>
        </w:rPr>
      </w:pPr>
      <w:r w:rsidDel="00000000" w:rsidR="00000000" w:rsidRPr="00000000">
        <w:rPr>
          <w:rtl w:val="0"/>
        </w:rPr>
      </w:r>
    </w:p>
    <w:p w:rsidR="00000000" w:rsidDel="00000000" w:rsidP="00000000" w:rsidRDefault="00000000" w:rsidRPr="00000000" w14:paraId="000012B8">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2B9">
      <w:pPr>
        <w:rPr>
          <w:rFonts w:ascii="Arial" w:cs="Arial" w:eastAsia="Arial" w:hAnsi="Arial"/>
        </w:rPr>
      </w:pPr>
      <w:r w:rsidDel="00000000" w:rsidR="00000000" w:rsidRPr="00000000">
        <w:rPr>
          <w:rtl w:val="0"/>
        </w:rPr>
      </w:r>
    </w:p>
    <w:p w:rsidR="00000000" w:rsidDel="00000000" w:rsidP="00000000" w:rsidRDefault="00000000" w:rsidRPr="00000000" w14:paraId="000012BA">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2BB">
      <w:pPr>
        <w:rPr>
          <w:rFonts w:ascii="Arial" w:cs="Arial" w:eastAsia="Arial" w:hAnsi="Arial"/>
        </w:rPr>
      </w:pPr>
      <w:r w:rsidDel="00000000" w:rsidR="00000000" w:rsidRPr="00000000">
        <w:rPr>
          <w:rtl w:val="0"/>
        </w:rPr>
      </w:r>
    </w:p>
    <w:p w:rsidR="00000000" w:rsidDel="00000000" w:rsidP="00000000" w:rsidRDefault="00000000" w:rsidRPr="00000000" w14:paraId="000012BC">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w:t>
      </w:r>
      <w:r w:rsidDel="00000000" w:rsidR="00000000" w:rsidRPr="00000000">
        <w:rPr>
          <w:rFonts w:ascii="Arial" w:cs="Arial" w:eastAsia="Arial" w:hAnsi="Arial"/>
          <w:rtl w:val="0"/>
        </w:rPr>
        <w:t xml:space="preserve">however, the</w:t>
      </w:r>
      <w:r w:rsidDel="00000000" w:rsidR="00000000" w:rsidRPr="00000000">
        <w:rPr>
          <w:rFonts w:ascii="Arial" w:cs="Arial" w:eastAsia="Arial" w:hAnsi="Arial"/>
          <w:rtl w:val="0"/>
        </w:rPr>
        <w:t xml:space="preserv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2BD">
      <w:pPr>
        <w:rPr>
          <w:rFonts w:ascii="Arial" w:cs="Arial" w:eastAsia="Arial" w:hAnsi="Arial"/>
        </w:rPr>
      </w:pPr>
      <w:r w:rsidDel="00000000" w:rsidR="00000000" w:rsidRPr="00000000">
        <w:rPr>
          <w:rtl w:val="0"/>
        </w:rPr>
      </w:r>
    </w:p>
    <w:p w:rsidR="00000000" w:rsidDel="00000000" w:rsidP="00000000" w:rsidRDefault="00000000" w:rsidRPr="00000000" w14:paraId="000012BE">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2BF">
      <w:pPr>
        <w:rPr>
          <w:rFonts w:ascii="Arial" w:cs="Arial" w:eastAsia="Arial" w:hAnsi="Arial"/>
        </w:rPr>
      </w:pPr>
      <w:r w:rsidDel="00000000" w:rsidR="00000000" w:rsidRPr="00000000">
        <w:rPr>
          <w:rtl w:val="0"/>
        </w:rPr>
      </w:r>
    </w:p>
    <w:p w:rsidR="00000000" w:rsidDel="00000000" w:rsidP="00000000" w:rsidRDefault="00000000" w:rsidRPr="00000000" w14:paraId="000012C0">
      <w:pPr>
        <w:rPr>
          <w:rFonts w:ascii="Arial" w:cs="Arial" w:eastAsia="Arial" w:hAnsi="Arial"/>
          <w:b w:val="1"/>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2C1">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12C2">
      <w:pPr>
        <w:ind w:left="720" w:firstLine="0"/>
        <w:rPr>
          <w:rFonts w:ascii="Arial" w:cs="Arial" w:eastAsia="Arial" w:hAnsi="Arial"/>
          <w:color w:val="000000"/>
        </w:rPr>
      </w:pPr>
      <w:commentRangeStart w:id="106"/>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06"/>
      <w:r w:rsidDel="00000000" w:rsidR="00000000" w:rsidRPr="00000000">
        <w:commentReference w:id="106"/>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2C3">
      <w:pPr>
        <w:rPr>
          <w:rFonts w:ascii="Arial" w:cs="Arial" w:eastAsia="Arial" w:hAnsi="Arial"/>
        </w:rPr>
      </w:pPr>
      <w:r w:rsidDel="00000000" w:rsidR="00000000" w:rsidRPr="00000000">
        <w:rPr>
          <w:rtl w:val="0"/>
        </w:rPr>
      </w:r>
    </w:p>
    <w:p w:rsidR="00000000" w:rsidDel="00000000" w:rsidP="00000000" w:rsidRDefault="00000000" w:rsidRPr="00000000" w14:paraId="000012C4">
      <w:pPr>
        <w:pStyle w:val="Heading2"/>
        <w:ind w:left="0" w:firstLine="0"/>
        <w:rPr>
          <w:rFonts w:ascii="Arial" w:cs="Arial" w:eastAsia="Arial" w:hAnsi="Arial"/>
        </w:rPr>
      </w:pPr>
      <w:bookmarkStart w:colFirst="0" w:colLast="0" w:name="_3zy8sjw" w:id="219"/>
      <w:bookmarkEnd w:id="219"/>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2C5">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2C6">
      <w:pPr>
        <w:rPr>
          <w:rFonts w:ascii="Arial" w:cs="Arial" w:eastAsia="Arial" w:hAnsi="Arial"/>
        </w:rPr>
      </w:pPr>
      <w:r w:rsidDel="00000000" w:rsidR="00000000" w:rsidRPr="00000000">
        <w:rPr>
          <w:rtl w:val="0"/>
        </w:rPr>
      </w:r>
    </w:p>
    <w:p w:rsidR="00000000" w:rsidDel="00000000" w:rsidP="00000000" w:rsidRDefault="00000000" w:rsidRPr="00000000" w14:paraId="000012C7">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2C8">
      <w:pPr>
        <w:rPr>
          <w:rFonts w:ascii="Arial" w:cs="Arial" w:eastAsia="Arial" w:hAnsi="Arial"/>
        </w:rPr>
      </w:pPr>
      <w:r w:rsidDel="00000000" w:rsidR="00000000" w:rsidRPr="00000000">
        <w:rPr>
          <w:rtl w:val="0"/>
        </w:rPr>
      </w:r>
    </w:p>
    <w:p w:rsidR="00000000" w:rsidDel="00000000" w:rsidP="00000000" w:rsidRDefault="00000000" w:rsidRPr="00000000" w14:paraId="000012C9">
      <w:pPr>
        <w:pStyle w:val="Heading2"/>
        <w:keepLines w:val="1"/>
        <w:spacing w:after="64" w:before="0" w:line="259" w:lineRule="auto"/>
        <w:ind w:left="0" w:firstLine="0"/>
        <w:rPr>
          <w:rFonts w:ascii="Arial" w:cs="Arial" w:eastAsia="Arial" w:hAnsi="Arial"/>
        </w:rPr>
      </w:pPr>
      <w:bookmarkStart w:colFirst="0" w:colLast="0" w:name="_2f3j2rp" w:id="220"/>
      <w:bookmarkEnd w:id="220"/>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2CA">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C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2CC">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CD">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2C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C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2D0">
      <w:pPr>
        <w:pStyle w:val="Heading2"/>
        <w:keepLines w:val="1"/>
        <w:spacing w:after="64" w:before="0" w:line="259" w:lineRule="auto"/>
        <w:ind w:left="0" w:right="4" w:firstLine="0"/>
        <w:rPr>
          <w:rFonts w:ascii="Arial" w:cs="Arial" w:eastAsia="Arial" w:hAnsi="Arial"/>
        </w:rPr>
      </w:pPr>
      <w:bookmarkStart w:colFirst="0" w:colLast="0" w:name="_u8tczi" w:id="221"/>
      <w:bookmarkEnd w:id="221"/>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2D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commentRangeStart w:id="107"/>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07"/>
      <w:r w:rsidDel="00000000" w:rsidR="00000000" w:rsidRPr="00000000">
        <w:commentReference w:id="10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2D2">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D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2D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D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2D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D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2D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D9">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2DA">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2DB">
      <w:pPr>
        <w:pStyle w:val="Heading2"/>
        <w:keepLines w:val="1"/>
        <w:spacing w:after="64" w:before="0" w:line="259" w:lineRule="auto"/>
        <w:ind w:left="0" w:firstLine="0"/>
        <w:rPr>
          <w:rFonts w:ascii="Arial" w:cs="Arial" w:eastAsia="Arial" w:hAnsi="Arial"/>
        </w:rPr>
      </w:pPr>
      <w:bookmarkStart w:colFirst="0" w:colLast="0" w:name="_3e8gvnb" w:id="222"/>
      <w:bookmarkEnd w:id="222"/>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2D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2D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2D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DF">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2E0">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E1">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2E2">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2E3">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tl w:val="0"/>
        </w:rPr>
      </w:r>
    </w:p>
    <w:p w:rsidR="00000000" w:rsidDel="00000000" w:rsidP="00000000" w:rsidRDefault="00000000" w:rsidRPr="00000000" w14:paraId="000012E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At any point in time a client may have only one QoS level 1 or 2 PUBLISH packet outstanding in each direction; i.e. it has to wait for the termination of this PUBLISH packet exchange before it could start a new level 1 or 2 transaction</w:t>
      </w:r>
    </w:p>
    <w:p w:rsidR="00000000" w:rsidDel="00000000" w:rsidP="00000000" w:rsidRDefault="00000000" w:rsidRPr="00000000" w14:paraId="000012E5">
      <w:pPr>
        <w:pStyle w:val="Heading2"/>
        <w:keepLines w:val="1"/>
        <w:spacing w:after="64" w:before="0" w:line="259" w:lineRule="auto"/>
        <w:ind w:left="0" w:firstLine="0"/>
        <w:rPr>
          <w:rFonts w:ascii="Arial" w:cs="Arial" w:eastAsia="Arial" w:hAnsi="Arial"/>
        </w:rPr>
      </w:pPr>
      <w:bookmarkStart w:colFirst="0" w:colLast="0" w:name="_1tdr5v4" w:id="223"/>
      <w:bookmarkEnd w:id="223"/>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2E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2E7">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2E9">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E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2EB">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2EC">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ED">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2EE">
      <w:pPr>
        <w:pStyle w:val="Heading2"/>
        <w:keepLines w:val="1"/>
        <w:spacing w:after="64" w:before="0" w:line="259" w:lineRule="auto"/>
        <w:ind w:left="0" w:firstLine="0"/>
        <w:rPr>
          <w:rFonts w:ascii="Arial" w:cs="Arial" w:eastAsia="Arial" w:hAnsi="Arial"/>
        </w:rPr>
      </w:pPr>
      <w:bookmarkStart w:colFirst="0" w:colLast="0" w:name="_4ddeoix" w:id="224"/>
      <w:bookmarkEnd w:id="224"/>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2E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2F0">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F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2F2">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2F4">
      <w:pPr>
        <w:pStyle w:val="Heading2"/>
        <w:keepLines w:val="1"/>
        <w:spacing w:after="64" w:before="0" w:line="259" w:lineRule="auto"/>
        <w:ind w:left="0" w:right="4" w:firstLine="0"/>
        <w:rPr>
          <w:rFonts w:ascii="Arial" w:cs="Arial" w:eastAsia="Arial" w:hAnsi="Arial"/>
        </w:rPr>
      </w:pPr>
      <w:bookmarkStart w:colFirst="0" w:colLast="0" w:name="_2sioyqq" w:id="225"/>
      <w:bookmarkEnd w:id="225"/>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2F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close its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After this point, the client is then required to establish a new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2F6">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F7">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again by sending a CONNECT packet to the gateway.</w:t>
      </w:r>
    </w:p>
    <w:p w:rsidR="00000000" w:rsidDel="00000000" w:rsidP="00000000" w:rsidRDefault="00000000" w:rsidRPr="00000000" w14:paraId="000012F8">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2F9">
      <w:pPr>
        <w:pStyle w:val="Heading2"/>
        <w:keepLines w:val="1"/>
        <w:spacing w:after="64" w:before="0" w:line="259" w:lineRule="auto"/>
        <w:ind w:left="0" w:right="4" w:firstLine="0"/>
        <w:rPr>
          <w:rFonts w:ascii="Arial" w:cs="Arial" w:eastAsia="Arial" w:hAnsi="Arial"/>
        </w:rPr>
      </w:pPr>
      <w:bookmarkStart w:colFirst="0" w:colLast="0" w:name="_17nz8yj" w:id="226"/>
      <w:bookmarkEnd w:id="226"/>
      <w:r w:rsidDel="00000000" w:rsidR="00000000" w:rsidRPr="00000000">
        <w:rPr>
          <w:rFonts w:ascii="Arial" w:cs="Arial" w:eastAsia="Arial" w:hAnsi="Arial"/>
          <w:rtl w:val="0"/>
        </w:rPr>
        <w:t xml:space="preserve">4.18 Client’s Retransmission Procedure</w:t>
      </w:r>
    </w:p>
    <w:p w:rsidR="00000000" w:rsidDel="00000000" w:rsidP="00000000" w:rsidRDefault="00000000" w:rsidRPr="00000000" w14:paraId="000012FA">
      <w:pPr>
        <w:spacing w:after="345" w:lineRule="auto"/>
        <w:ind w:left="-5" w:right="4" w:firstLine="0"/>
        <w:rPr>
          <w:rFonts w:ascii="Arial" w:cs="Arial" w:eastAsia="Arial" w:hAnsi="Arial"/>
        </w:rPr>
      </w:pPr>
      <w:commentRangeStart w:id="108"/>
      <w:commentRangeStart w:id="109"/>
      <w:commentRangeStart w:id="110"/>
      <w:r w:rsidDel="00000000" w:rsidR="00000000" w:rsidRPr="00000000">
        <w:rPr>
          <w:rFonts w:ascii="Arial" w:cs="Arial" w:eastAsia="Arial" w:hAnsi="Arial"/>
          <w:rtl w:val="0"/>
        </w:rPr>
        <w:t xml:space="preserve">All packets that are “</w:t>
      </w:r>
      <w:commentRangeStart w:id="111"/>
      <w:r w:rsidDel="00000000" w:rsidR="00000000" w:rsidRPr="00000000">
        <w:rPr>
          <w:rFonts w:ascii="Arial" w:cs="Arial" w:eastAsia="Arial" w:hAnsi="Arial"/>
          <w:rtl w:val="0"/>
        </w:rPr>
        <w:t xml:space="preserve">unicasted</w:t>
      </w:r>
      <w:commentRangeEnd w:id="111"/>
      <w:r w:rsidDel="00000000" w:rsidR="00000000" w:rsidRPr="00000000">
        <w:commentReference w:id="111"/>
      </w:r>
      <w:r w:rsidDel="00000000" w:rsidR="00000000" w:rsidRPr="00000000">
        <w:rPr>
          <w:rFonts w:ascii="Arial" w:cs="Arial" w:eastAsia="Arial" w:hAnsi="Arial"/>
          <w:rtl w:val="0"/>
        </w:rPr>
        <w:t xml:space="preserve">” to the Gateway (i.e. sent using the gateway’s unicast address) and for which a gateway’s reply is expected are supervised by a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and a retry counter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w:t>
      </w:r>
      <w:r w:rsidDel="00000000" w:rsidR="00000000" w:rsidRPr="00000000">
        <w:rPr>
          <w:rFonts w:ascii="Arial" w:cs="Arial" w:eastAsia="Arial" w:hAnsi="Arial"/>
          <w:rtl w:val="0"/>
        </w:rPr>
        <w:t xml:space="preserve">. The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is started by the client when the packet is sent and stopped when the expected gateways reply is received. If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times out and the expected gateway’s reply is not received, the client retransmits the packet. After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retransmissions, the client aborts the procedure and assumes that the MQTT-SN gateway is no longer available.</w:t>
      </w:r>
      <w:r w:rsidDel="00000000" w:rsidR="00000000" w:rsidRPr="00000000">
        <w:rPr>
          <w:rFonts w:ascii="Arial" w:cs="Arial" w:eastAsia="Arial" w:hAnsi="Arial"/>
          <w:rtl w:val="0"/>
        </w:rPr>
        <w:t xml:space="preserve"> It should then attempt to establish a session on any other available gateway (where it may exist).</w:t>
      </w: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12FB">
      <w:pPr>
        <w:pStyle w:val="Heading2"/>
        <w:keepLines w:val="1"/>
        <w:spacing w:after="94" w:before="0" w:line="259" w:lineRule="auto"/>
        <w:ind w:left="0" w:firstLine="0"/>
        <w:rPr>
          <w:rFonts w:ascii="Arial" w:cs="Arial" w:eastAsia="Arial" w:hAnsi="Arial"/>
        </w:rPr>
      </w:pPr>
      <w:bookmarkStart w:colFirst="0" w:colLast="0" w:name="_3rnmrmc" w:id="227"/>
      <w:bookmarkEnd w:id="227"/>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2FC">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2FD">
      <w:pPr>
        <w:rPr>
          <w:rFonts w:ascii="Arial" w:cs="Arial" w:eastAsia="Arial" w:hAnsi="Arial"/>
        </w:rPr>
      </w:pPr>
      <w:r w:rsidDel="00000000" w:rsidR="00000000" w:rsidRPr="00000000">
        <w:rPr>
          <w:rtl w:val="0"/>
        </w:rPr>
      </w:r>
    </w:p>
    <w:p w:rsidR="00000000" w:rsidDel="00000000" w:rsidP="00000000" w:rsidRDefault="00000000" w:rsidRPr="00000000" w14:paraId="000012FE">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2FF">
      <w:pPr>
        <w:rPr>
          <w:rFonts w:ascii="Arial" w:cs="Arial" w:eastAsia="Arial" w:hAnsi="Arial"/>
        </w:rPr>
      </w:pPr>
      <w:r w:rsidDel="00000000" w:rsidR="00000000" w:rsidRPr="00000000">
        <w:rPr>
          <w:rtl w:val="0"/>
        </w:rPr>
      </w:r>
    </w:p>
    <w:p w:rsidR="00000000" w:rsidDel="00000000" w:rsidP="00000000" w:rsidRDefault="00000000" w:rsidRPr="00000000" w14:paraId="00001300">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301">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302">
      <w:pPr>
        <w:ind w:left="720" w:firstLine="0"/>
        <w:rPr>
          <w:rFonts w:ascii="Arial" w:cs="Arial" w:eastAsia="Arial" w:hAnsi="Arial"/>
          <w:b w:val="1"/>
        </w:rPr>
      </w:pPr>
      <w:r w:rsidDel="00000000" w:rsidR="00000000" w:rsidRPr="00000000">
        <w:rPr>
          <w:rFonts w:ascii="Arial" w:cs="Arial" w:eastAsia="Arial" w:hAnsi="Arial"/>
          <w:b w:val="1"/>
          <w:rtl w:val="0"/>
        </w:rPr>
        <w:t xml:space="preserve">Non-normative comment</w:t>
      </w:r>
    </w:p>
    <w:p w:rsidR="00000000" w:rsidDel="00000000" w:rsidP="00000000" w:rsidRDefault="00000000" w:rsidRPr="00000000" w14:paraId="00001303">
      <w:pPr>
        <w:ind w:left="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30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05">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queue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306">
      <w:pPr>
        <w:rPr>
          <w:rFonts w:ascii="Arial" w:cs="Arial" w:eastAsia="Arial" w:hAnsi="Arial"/>
          <w:color w:val="000000"/>
        </w:rPr>
      </w:pPr>
      <w:r w:rsidDel="00000000" w:rsidR="00000000" w:rsidRPr="00000000">
        <w:rPr>
          <w:rtl w:val="0"/>
        </w:rPr>
      </w:r>
    </w:p>
    <w:p w:rsidR="00000000" w:rsidDel="00000000" w:rsidP="00000000" w:rsidRDefault="00000000" w:rsidRPr="00000000" w14:paraId="0000130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commentRangeStart w:id="112"/>
      <w:r w:rsidDel="00000000" w:rsidR="00000000" w:rsidRPr="00000000">
        <w:rPr>
          <w:rFonts w:ascii="Arial" w:cs="Arial" w:eastAsia="Arial" w:hAnsi="Arial"/>
          <w:color w:val="000000"/>
          <w:rtl w:val="0"/>
        </w:rPr>
        <w:t xml:space="preserve">the gateway detects a timeout in the delivery,</w:t>
      </w:r>
      <w:commentRangeEnd w:id="112"/>
      <w:r w:rsidDel="00000000" w:rsidR="00000000" w:rsidRPr="00000000">
        <w:commentReference w:id="112"/>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308">
      <w:pPr>
        <w:rPr>
          <w:rFonts w:ascii="Arial" w:cs="Arial" w:eastAsia="Arial" w:hAnsi="Arial"/>
          <w:color w:val="000000"/>
        </w:rPr>
      </w:pPr>
      <w:r w:rsidDel="00000000" w:rsidR="00000000" w:rsidRPr="00000000">
        <w:rPr>
          <w:rtl w:val="0"/>
        </w:rPr>
      </w:r>
    </w:p>
    <w:p w:rsidR="00000000" w:rsidDel="00000000" w:rsidP="00000000" w:rsidRDefault="00000000" w:rsidRPr="00000000" w14:paraId="00001309">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30A">
      <w:pPr>
        <w:rPr>
          <w:rFonts w:ascii="Arial" w:cs="Arial" w:eastAsia="Arial" w:hAnsi="Arial"/>
          <w:color w:val="000000"/>
        </w:rPr>
      </w:pPr>
      <w:r w:rsidDel="00000000" w:rsidR="00000000" w:rsidRPr="00000000">
        <w:rPr>
          <w:rtl w:val="0"/>
        </w:rPr>
      </w:r>
    </w:p>
    <w:p w:rsidR="00000000" w:rsidDel="00000000" w:rsidP="00000000" w:rsidRDefault="00000000" w:rsidRPr="00000000" w14:paraId="0000130B">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0C">
      <w:pPr>
        <w:rPr>
          <w:rFonts w:ascii="Arial" w:cs="Arial" w:eastAsia="Arial" w:hAnsi="Arial"/>
          <w:color w:val="000000"/>
        </w:rPr>
      </w:pPr>
      <w:r w:rsidDel="00000000" w:rsidR="00000000" w:rsidRPr="00000000">
        <w:rPr>
          <w:rtl w:val="0"/>
        </w:rPr>
      </w:r>
    </w:p>
    <w:p w:rsidR="00000000" w:rsidDel="00000000" w:rsidP="00000000" w:rsidRDefault="00000000" w:rsidRPr="00000000" w14:paraId="0000130D">
      <w:pPr>
        <w:rPr>
          <w:rFonts w:ascii="Arial" w:cs="Arial" w:eastAsia="Arial" w:hAnsi="Arial"/>
          <w:color w:val="000000"/>
        </w:rPr>
      </w:pPr>
      <w:commentRangeStart w:id="113"/>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or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commentRangeEnd w:id="113"/>
      <w:r w:rsidDel="00000000" w:rsidR="00000000" w:rsidRPr="00000000">
        <w:commentReference w:id="113"/>
      </w:r>
      <w:r w:rsidDel="00000000" w:rsidR="00000000" w:rsidRPr="00000000">
        <w:rPr>
          <w:rFonts w:ascii="Arial" w:cs="Arial" w:eastAsia="Arial" w:hAnsi="Arial"/>
          <w:color w:val="000000"/>
          <w:rtl w:val="0"/>
        </w:rPr>
        <w:t xml:space="preserve">. </w:t>
      </w:r>
      <w:commentRangeStart w:id="114"/>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14"/>
      <w:r w:rsidDel="00000000" w:rsidR="00000000" w:rsidRPr="00000000">
        <w:commentReference w:id="114"/>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0E">
      <w:pPr>
        <w:rPr>
          <w:rFonts w:ascii="Arial" w:cs="Arial" w:eastAsia="Arial" w:hAnsi="Arial"/>
          <w:color w:val="000000"/>
        </w:rPr>
      </w:pPr>
      <w:r w:rsidDel="00000000" w:rsidR="00000000" w:rsidRPr="00000000">
        <w:rPr>
          <w:rtl w:val="0"/>
        </w:rPr>
      </w:r>
    </w:p>
    <w:p w:rsidR="00000000" w:rsidDel="00000000" w:rsidP="00000000" w:rsidRDefault="00000000" w:rsidRPr="00000000" w14:paraId="0000130F">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310">
      <w:pPr>
        <w:rPr>
          <w:rFonts w:ascii="Arial" w:cs="Arial" w:eastAsia="Arial" w:hAnsi="Arial"/>
          <w:color w:val="000000"/>
        </w:rPr>
      </w:pPr>
      <w:r w:rsidDel="00000000" w:rsidR="00000000" w:rsidRPr="00000000">
        <w:rPr>
          <w:rtl w:val="0"/>
        </w:rPr>
      </w:r>
    </w:p>
    <w:p w:rsidR="00000000" w:rsidDel="00000000" w:rsidP="00000000" w:rsidRDefault="00000000" w:rsidRPr="00000000" w14:paraId="0000131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commentRangeStart w:id="115"/>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15"/>
      <w:r w:rsidDel="00000000" w:rsidR="00000000" w:rsidRPr="00000000">
        <w:commentReference w:id="11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312">
      <w:pPr>
        <w:rPr>
          <w:rFonts w:ascii="Arial" w:cs="Arial" w:eastAsia="Arial" w:hAnsi="Arial"/>
          <w:color w:val="000000"/>
        </w:rPr>
      </w:pPr>
      <w:r w:rsidDel="00000000" w:rsidR="00000000" w:rsidRPr="00000000">
        <w:rPr>
          <w:rtl w:val="0"/>
        </w:rPr>
      </w:r>
    </w:p>
    <w:p w:rsidR="00000000" w:rsidDel="00000000" w:rsidP="00000000" w:rsidRDefault="00000000" w:rsidRPr="00000000" w14:paraId="00001313">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Non-normative comment</w:t>
      </w:r>
    </w:p>
    <w:p w:rsidR="00000000" w:rsidDel="00000000" w:rsidP="00000000" w:rsidRDefault="00000000" w:rsidRPr="00000000" w14:paraId="00001314">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315">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316">
      <w:pPr>
        <w:spacing w:after="0" w:before="0" w:lineRule="auto"/>
        <w:ind w:left="2127" w:firstLine="0"/>
        <w:rPr>
          <w:ins w:author="davide.lenzarini@u-blox.com" w:id="27" w:date="2024-01-11T10:35:18Z"/>
          <w:rFonts w:ascii="Arial" w:cs="Arial" w:eastAsia="Arial" w:hAnsi="Arial"/>
          <w:sz w:val="24"/>
          <w:szCs w:val="24"/>
        </w:rPr>
      </w:pPr>
      <w:del w:author="davide.lenzarini@u-blox.com" w:id="26" w:date="2024-01-11T10:35:14Z">
        <w:r w:rsidDel="00000000" w:rsidR="00000000" w:rsidRPr="00000000">
          <w:rPr>
            <w:rFonts w:ascii="Arial" w:cs="Arial" w:eastAsia="Arial" w:hAnsi="Arial"/>
            <w:sz w:val="24"/>
            <w:szCs w:val="24"/>
          </w:rPr>
          <w:drawing>
            <wp:inline distB="0" distT="0" distL="0" distR="0">
              <wp:extent cx="2924446" cy="4255133"/>
              <wp:effectExtent b="0" l="0" r="0" t="0"/>
              <wp:docPr descr="sleeping-client-v1.0.png" id="11" name="image1.png"/>
              <a:graphic>
                <a:graphicData uri="http://schemas.openxmlformats.org/drawingml/2006/picture">
                  <pic:pic>
                    <pic:nvPicPr>
                      <pic:cNvPr descr="sleeping-client-v1.0.png" id="0" name="image1.png"/>
                      <pic:cNvPicPr preferRelativeResize="0"/>
                    </pic:nvPicPr>
                    <pic:blipFill>
                      <a:blip r:embed="rId61"/>
                      <a:srcRect b="0" l="0" r="0" t="0"/>
                      <a:stretch>
                        <a:fillRect/>
                      </a:stretch>
                    </pic:blipFill>
                    <pic:spPr>
                      <a:xfrm>
                        <a:off x="0" y="0"/>
                        <a:ext cx="2924446" cy="4255133"/>
                      </a:xfrm>
                      <a:prstGeom prst="rect"/>
                      <a:ln/>
                    </pic:spPr>
                  </pic:pic>
                </a:graphicData>
              </a:graphic>
            </wp:inline>
          </w:drawing>
        </w:r>
      </w:del>
      <w:ins w:author="davide.lenzarini@u-blox.com" w:id="27" w:date="2024-01-11T10:35:18Z">
        <w:r w:rsidDel="00000000" w:rsidR="00000000" w:rsidRPr="00000000">
          <w:rPr>
            <w:rtl w:val="0"/>
          </w:rPr>
        </w:r>
      </w:ins>
    </w:p>
    <w:p w:rsidR="00000000" w:rsidDel="00000000" w:rsidP="00000000" w:rsidRDefault="00000000" w:rsidRPr="00000000" w14:paraId="00001317">
      <w:pPr>
        <w:spacing w:after="0" w:before="0" w:lineRule="auto"/>
        <w:ind w:left="850.3937007874017" w:firstLine="0"/>
        <w:rPr>
          <w:rFonts w:ascii="Arial" w:cs="Arial" w:eastAsia="Arial" w:hAnsi="Arial"/>
          <w:sz w:val="24"/>
          <w:szCs w:val="24"/>
        </w:rPr>
      </w:pPr>
      <w:ins w:author="davide.lenzarini@u-blox.com" w:id="27" w:date="2024-01-11T10:35:18Z">
        <w:r w:rsidDel="00000000" w:rsidR="00000000" w:rsidRPr="00000000">
          <w:rPr>
            <w:rFonts w:ascii="Arial" w:cs="Arial" w:eastAsia="Arial" w:hAnsi="Arial"/>
            <w:sz w:val="24"/>
            <w:szCs w:val="24"/>
          </w:rPr>
          <w:drawing>
            <wp:inline distB="114300" distT="114300" distL="114300" distR="114300">
              <wp:extent cx="4220655" cy="6815138"/>
              <wp:effectExtent b="0" l="0" r="0" t="0"/>
              <wp:docPr id="2"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4220655" cy="6815138"/>
                      </a:xfrm>
                      <a:prstGeom prst="rect"/>
                      <a:ln/>
                    </pic:spPr>
                  </pic:pic>
                </a:graphicData>
              </a:graphic>
            </wp:inline>
          </w:drawing>
        </w:r>
      </w:ins>
      <w:r w:rsidDel="00000000" w:rsidR="00000000" w:rsidRPr="00000000">
        <w:rPr>
          <w:rtl w:val="0"/>
        </w:rPr>
      </w:r>
    </w:p>
    <w:p w:rsidR="00000000" w:rsidDel="00000000" w:rsidP="00000000" w:rsidRDefault="00000000" w:rsidRPr="00000000" w14:paraId="00001318">
      <w:pPr>
        <w:spacing w:after="9" w:lineRule="auto"/>
        <w:ind w:left="-15" w:right="930" w:firstLine="299"/>
        <w:jc w:val="center"/>
        <w:rPr>
          <w:rFonts w:ascii="Arial" w:cs="Arial" w:eastAsia="Arial" w:hAnsi="Arial"/>
        </w:rPr>
      </w:pPr>
      <w:commentRangeStart w:id="116"/>
      <w:r w:rsidDel="00000000" w:rsidR="00000000" w:rsidRPr="00000000">
        <w:rPr>
          <w:rFonts w:ascii="Arial" w:cs="Arial" w:eastAsia="Arial" w:hAnsi="Arial"/>
          <w:rtl w:val="0"/>
        </w:rPr>
        <w:t xml:space="preserve">Figure 5: </w:t>
      </w:r>
      <w:commentRangeStart w:id="117"/>
      <w:r w:rsidDel="00000000" w:rsidR="00000000" w:rsidRPr="00000000">
        <w:rPr>
          <w:rFonts w:ascii="Arial" w:cs="Arial" w:eastAsia="Arial" w:hAnsi="Arial"/>
          <w:rtl w:val="0"/>
        </w:rPr>
        <w:t xml:space="preserve">Awake ping packet flush</w:t>
      </w:r>
      <w:commentRangeEnd w:id="117"/>
      <w:r w:rsidDel="00000000" w:rsidR="00000000" w:rsidRPr="00000000">
        <w:commentReference w:id="117"/>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1319">
      <w:pPr>
        <w:pStyle w:val="Heading2"/>
        <w:ind w:left="0" w:firstLine="0"/>
        <w:rPr>
          <w:rFonts w:ascii="Arial" w:cs="Arial" w:eastAsia="Arial" w:hAnsi="Arial"/>
        </w:rPr>
      </w:pPr>
      <w:bookmarkStart w:colFirst="0" w:colLast="0" w:name="_26sx1u5" w:id="228"/>
      <w:bookmarkEnd w:id="228"/>
      <w:r w:rsidDel="00000000" w:rsidR="00000000" w:rsidRPr="00000000">
        <w:rPr>
          <w:rFonts w:ascii="Arial" w:cs="Arial" w:eastAsia="Arial" w:hAnsi="Arial"/>
          <w:rtl w:val="0"/>
        </w:rPr>
        <w:t xml:space="preserve">4.20 </w:t>
      </w:r>
      <w:commentRangeStart w:id="118"/>
      <w:r w:rsidDel="00000000" w:rsidR="00000000" w:rsidRPr="00000000">
        <w:rPr>
          <w:rFonts w:ascii="Arial" w:cs="Arial" w:eastAsia="Arial" w:hAnsi="Arial"/>
          <w:rtl w:val="0"/>
        </w:rPr>
        <w:t xml:space="preserve">Authentication</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31A">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31B">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31C">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1D">
      <w:pPr>
        <w:rPr>
          <w:rFonts w:ascii="Arial" w:cs="Arial" w:eastAsia="Arial" w:hAnsi="Arial"/>
        </w:rPr>
      </w:pPr>
      <w:r w:rsidDel="00000000" w:rsidR="00000000" w:rsidRPr="00000000">
        <w:rPr>
          <w:rtl w:val="0"/>
        </w:rPr>
      </w:r>
    </w:p>
    <w:p w:rsidR="00000000" w:rsidDel="00000000" w:rsidP="00000000" w:rsidRDefault="00000000" w:rsidRPr="00000000" w14:paraId="0000131E">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Non-normative comment</w:t>
      </w:r>
    </w:p>
    <w:p w:rsidR="00000000" w:rsidDel="00000000" w:rsidP="00000000" w:rsidRDefault="00000000" w:rsidRPr="00000000" w14:paraId="0000131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32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2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32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32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2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32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32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32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Non-normative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328">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32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32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32B">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32C">
      <w:pPr>
        <w:rPr>
          <w:rFonts w:ascii="Arial" w:cs="Arial" w:eastAsia="Arial" w:hAnsi="Arial"/>
        </w:rPr>
      </w:pPr>
      <w:r w:rsidDel="00000000" w:rsidR="00000000" w:rsidRPr="00000000">
        <w:rPr>
          <w:rFonts w:ascii="Arial" w:cs="Arial" w:eastAsia="Arial" w:hAnsi="Arial"/>
          <w:rtl w:val="0"/>
        </w:rPr>
        <w:t xml:space="preserve">Where client-first-data is the content of the SASL PLAIN message as described in RFC 4616:</w:t>
      </w:r>
    </w:p>
    <w:p w:rsidR="00000000" w:rsidDel="00000000" w:rsidP="00000000" w:rsidRDefault="00000000" w:rsidRPr="00000000" w14:paraId="0000132D">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32E">
      <w:pPr>
        <w:pStyle w:val="Heading2"/>
        <w:ind w:left="0" w:firstLine="0"/>
        <w:rPr>
          <w:rFonts w:ascii="Arial" w:cs="Arial" w:eastAsia="Arial" w:hAnsi="Arial"/>
        </w:rPr>
      </w:pPr>
      <w:bookmarkStart w:colFirst="0" w:colLast="0" w:name="_ly7c1y" w:id="229"/>
      <w:bookmarkEnd w:id="229"/>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32F">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330">
      <w:pPr>
        <w:rPr>
          <w:rFonts w:ascii="Arial" w:cs="Arial" w:eastAsia="Arial" w:hAnsi="Arial"/>
        </w:rPr>
      </w:pPr>
      <w:r w:rsidDel="00000000" w:rsidR="00000000" w:rsidRPr="00000000">
        <w:rPr>
          <w:rtl w:val="0"/>
        </w:rPr>
      </w:r>
    </w:p>
    <w:p w:rsidR="00000000" w:rsidDel="00000000" w:rsidP="00000000" w:rsidRDefault="00000000" w:rsidRPr="00000000" w14:paraId="00001331">
      <w:pPr>
        <w:pStyle w:val="Heading2"/>
        <w:ind w:left="0" w:firstLine="0"/>
        <w:rPr>
          <w:rFonts w:ascii="Arial" w:cs="Arial" w:eastAsia="Arial" w:hAnsi="Arial"/>
        </w:rPr>
      </w:pPr>
      <w:bookmarkStart w:colFirst="0" w:colLast="0" w:name="_mo7ahow0t2fa" w:id="230"/>
      <w:bookmarkEnd w:id="230"/>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332">
      <w:pPr>
        <w:rPr>
          <w:rFonts w:ascii="Arial" w:cs="Arial" w:eastAsia="Arial" w:hAnsi="Arial"/>
        </w:rPr>
      </w:pPr>
      <w:r w:rsidDel="00000000" w:rsidR="00000000" w:rsidRPr="00000000">
        <w:rPr>
          <w:rFonts w:ascii="Arial" w:cs="Arial" w:eastAsia="Arial" w:hAnsi="Arial"/>
          <w:rtl w:val="0"/>
        </w:rPr>
        <w:t xml:space="preserve">The ADVERTISE, SEARCHGW, GWINFO and</w:t>
      </w:r>
      <w:commentRangeStart w:id="119"/>
      <w:r w:rsidDel="00000000" w:rsidR="00000000" w:rsidRPr="00000000">
        <w:rPr>
          <w:rFonts w:ascii="Arial" w:cs="Arial" w:eastAsia="Arial" w:hAnsi="Arial"/>
          <w:rtl w:val="0"/>
        </w:rPr>
        <w:t xml:space="preserve"> PUBLISH MINUS -1</w:t>
      </w:r>
      <w:commentRangeEnd w:id="119"/>
      <w:r w:rsidDel="00000000" w:rsidR="00000000" w:rsidRPr="00000000">
        <w:commentReference w:id="119"/>
      </w:r>
      <w:r w:rsidDel="00000000" w:rsidR="00000000" w:rsidRPr="00000000">
        <w:rPr>
          <w:rFonts w:ascii="Arial" w:cs="Arial" w:eastAsia="Arial" w:hAnsi="Arial"/>
          <w:rtl w:val="0"/>
        </w:rPr>
        <w:t xml:space="preserve"> packet type support is optional. For instance, it is not required if the MQTT-SN Gateway is an Internet node reachable via a public IP address.</w:t>
      </w:r>
    </w:p>
    <w:p w:rsidR="00000000" w:rsidDel="00000000" w:rsidP="00000000" w:rsidRDefault="00000000" w:rsidRPr="00000000" w14:paraId="00001333">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reach directly a MQTT-SN Gateway.</w:t>
      </w:r>
    </w:p>
    <w:p w:rsidR="00000000" w:rsidDel="00000000" w:rsidP="00000000" w:rsidRDefault="00000000" w:rsidRPr="00000000" w14:paraId="00001334">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335">
      <w:pPr>
        <w:pStyle w:val="Heading1"/>
        <w:ind w:left="0" w:firstLine="0"/>
        <w:rPr>
          <w:rFonts w:ascii="Arial" w:cs="Arial" w:eastAsia="Arial" w:hAnsi="Arial"/>
        </w:rPr>
      </w:pPr>
      <w:bookmarkStart w:colFirst="0" w:colLast="0" w:name="_2k82xt6" w:id="231"/>
      <w:bookmarkEnd w:id="231"/>
      <w:r w:rsidDel="00000000" w:rsidR="00000000" w:rsidRPr="00000000">
        <w:rPr>
          <w:rFonts w:ascii="Arial" w:cs="Arial" w:eastAsia="Arial" w:hAnsi="Arial"/>
          <w:rtl w:val="0"/>
        </w:rPr>
        <w:t xml:space="preserve">5 Conformance</w:t>
      </w:r>
    </w:p>
    <w:p w:rsidR="00000000" w:rsidDel="00000000" w:rsidP="00000000" w:rsidRDefault="00000000" w:rsidRPr="00000000" w14:paraId="00001336">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6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337">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38">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33A">
      <w:pPr>
        <w:pStyle w:val="Heading1"/>
        <w:keepNext w:val="1"/>
        <w:pageBreakBefore w:val="1"/>
        <w:pBdr>
          <w:top w:color="808080" w:space="6" w:sz="4" w:val="single"/>
        </w:pBdr>
        <w:spacing w:after="120" w:before="480" w:lineRule="auto"/>
        <w:rPr>
          <w:vertAlign w:val="baseline"/>
        </w:rPr>
      </w:pPr>
      <w:bookmarkStart w:colFirst="0" w:colLast="0" w:name="_zdd80z" w:id="232"/>
      <w:bookmarkEnd w:id="232"/>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33B">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33C">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33D">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33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3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3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3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3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6">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34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3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3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34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34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4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34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350">
      <w:pPr>
        <w:spacing w:after="40" w:before="40" w:lineRule="auto"/>
        <w:rPr>
          <w:rFonts w:ascii="Arial" w:cs="Arial" w:eastAsia="Arial" w:hAnsi="Arial"/>
          <w:highlight w:val="yellow"/>
        </w:rPr>
      </w:pPr>
      <w:hyperlink r:id="rId6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5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6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5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353">
      <w:pPr>
        <w:spacing w:after="40" w:before="40" w:lineRule="auto"/>
        <w:rPr>
          <w:rFonts w:ascii="Arial" w:cs="Arial" w:eastAsia="Arial" w:hAnsi="Arial"/>
          <w:highlight w:val="yellow"/>
        </w:rPr>
      </w:pPr>
      <w:hyperlink r:id="rId6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3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35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56">
      <w:pPr>
        <w:pStyle w:val="Heading2"/>
        <w:spacing w:after="120" w:before="240" w:lineRule="auto"/>
        <w:ind w:left="720" w:hanging="360"/>
        <w:rPr/>
      </w:pPr>
      <w:bookmarkStart w:colFirst="0" w:colLast="0" w:name="_2pjpzxrro3v8" w:id="233"/>
      <w:bookmarkEnd w:id="233"/>
      <w:r w:rsidDel="00000000" w:rsidR="00000000" w:rsidRPr="00000000">
        <w:rPr>
          <w:rtl w:val="0"/>
        </w:rPr>
        <w:t xml:space="preserve">A.1 Normative References</w:t>
      </w:r>
    </w:p>
    <w:p w:rsidR="00000000" w:rsidDel="00000000" w:rsidP="00000000" w:rsidRDefault="00000000" w:rsidRPr="00000000" w14:paraId="00001357">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35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5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35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69">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5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35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7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5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5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5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60">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361">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362">
      <w:pPr>
        <w:rPr>
          <w:rFonts w:ascii="Arial" w:cs="Arial" w:eastAsia="Arial" w:hAnsi="Arial"/>
          <w:color w:val="0000ee"/>
        </w:rPr>
      </w:pPr>
      <w:hyperlink r:id="rId71">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363">
      <w:pPr>
        <w:rPr>
          <w:rFonts w:ascii="Arial" w:cs="Arial" w:eastAsia="Arial" w:hAnsi="Arial"/>
        </w:rPr>
      </w:pPr>
      <w:r w:rsidDel="00000000" w:rsidR="00000000" w:rsidRPr="00000000">
        <w:rPr>
          <w:rtl w:val="0"/>
        </w:rPr>
      </w:r>
    </w:p>
    <w:bookmarkStart w:colFirst="0" w:colLast="0" w:name="kix.32y02sm2iqny" w:id="234"/>
    <w:bookmarkEnd w:id="234"/>
    <w:p w:rsidR="00000000" w:rsidDel="00000000" w:rsidP="00000000" w:rsidRDefault="00000000" w:rsidRPr="00000000" w14:paraId="00001364">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365">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366">
      <w:pPr>
        <w:rPr>
          <w:rFonts w:ascii="Arial" w:cs="Arial" w:eastAsia="Arial" w:hAnsi="Arial"/>
        </w:rPr>
      </w:pPr>
      <w:hyperlink r:id="rId72">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367">
      <w:pPr>
        <w:rPr>
          <w:rFonts w:ascii="Arial" w:cs="Arial" w:eastAsia="Arial" w:hAnsi="Arial"/>
        </w:rPr>
      </w:pPr>
      <w:r w:rsidDel="00000000" w:rsidR="00000000" w:rsidRPr="00000000">
        <w:rPr>
          <w:rtl w:val="0"/>
        </w:rPr>
      </w:r>
    </w:p>
    <w:bookmarkStart w:colFirst="0" w:colLast="0" w:name="kix.51xi25h5vzte" w:id="235"/>
    <w:bookmarkEnd w:id="235"/>
    <w:p w:rsidR="00000000" w:rsidDel="00000000" w:rsidP="00000000" w:rsidRDefault="00000000" w:rsidRPr="00000000" w14:paraId="00001368">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369">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36A">
      <w:pPr>
        <w:rPr>
          <w:rFonts w:ascii="Arial" w:cs="Arial" w:eastAsia="Arial" w:hAnsi="Arial"/>
        </w:rPr>
      </w:pPr>
      <w:hyperlink r:id="rId73">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36B">
      <w:pPr>
        <w:rPr>
          <w:rFonts w:ascii="Arial" w:cs="Arial" w:eastAsia="Arial" w:hAnsi="Arial"/>
        </w:rPr>
      </w:pPr>
      <w:r w:rsidDel="00000000" w:rsidR="00000000" w:rsidRPr="00000000">
        <w:rPr>
          <w:rtl w:val="0"/>
        </w:rPr>
      </w:r>
    </w:p>
    <w:bookmarkStart w:colFirst="0" w:colLast="0" w:name="kix.sm86r7ecajs3" w:id="236"/>
    <w:bookmarkEnd w:id="236"/>
    <w:p w:rsidR="00000000" w:rsidDel="00000000" w:rsidP="00000000" w:rsidRDefault="00000000" w:rsidRPr="00000000" w14:paraId="0000136C">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36D">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36E">
      <w:pPr>
        <w:rPr>
          <w:rFonts w:ascii="Arial" w:cs="Arial" w:eastAsia="Arial" w:hAnsi="Arial"/>
          <w:color w:val="0000ee"/>
        </w:rPr>
      </w:pPr>
      <w:hyperlink r:id="rId74">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36F">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7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71">
      <w:pPr>
        <w:pStyle w:val="Heading2"/>
        <w:spacing w:after="120" w:before="240" w:lineRule="auto"/>
        <w:ind w:left="720" w:hanging="360"/>
        <w:rPr/>
      </w:pPr>
      <w:bookmarkStart w:colFirst="0" w:colLast="0" w:name="_wmz8ensz9jqs" w:id="237"/>
      <w:bookmarkEnd w:id="237"/>
      <w:r w:rsidDel="00000000" w:rsidR="00000000" w:rsidRPr="00000000">
        <w:rPr>
          <w:rtl w:val="0"/>
        </w:rPr>
        <w:t xml:space="preserve">A.2 Informative References</w:t>
      </w:r>
    </w:p>
    <w:p w:rsidR="00000000" w:rsidDel="00000000" w:rsidP="00000000" w:rsidRDefault="00000000" w:rsidRPr="00000000" w14:paraId="00001372">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37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37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75">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3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37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378">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79">
      <w:pPr>
        <w:pStyle w:val="Heading1"/>
        <w:spacing w:after="360" w:before="360" w:lineRule="auto"/>
        <w:ind w:left="720" w:hanging="360"/>
        <w:rPr/>
      </w:pPr>
      <w:bookmarkStart w:colFirst="0" w:colLast="0" w:name="_55r6c0xsdoov" w:id="238"/>
      <w:bookmarkEnd w:id="238"/>
      <w:r w:rsidDel="00000000" w:rsidR="00000000" w:rsidRPr="00000000">
        <w:rPr>
          <w:rtl w:val="0"/>
        </w:rPr>
        <w:t xml:space="preserve">Appendix B. Security and Privacy Considerations</w:t>
      </w:r>
    </w:p>
    <w:p w:rsidR="00000000" w:rsidDel="00000000" w:rsidP="00000000" w:rsidRDefault="00000000" w:rsidRPr="00000000" w14:paraId="0000137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37B">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37C">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37D">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37E">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37F">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380">
      <w:pPr>
        <w:rPr>
          <w:rFonts w:ascii="Arial" w:cs="Arial" w:eastAsia="Arial" w:hAnsi="Arial"/>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382">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383">
      <w:pPr>
        <w:keepNext w:val="1"/>
        <w:spacing w:after="120" w:before="240" w:lineRule="auto"/>
        <w:ind w:left="864"/>
        <w:rPr>
          <w:rFonts w:ascii="Arial" w:cs="Arial" w:eastAsia="Arial" w:hAnsi="Arial"/>
          <w:b w:val="1"/>
          <w:color w:val="446caa"/>
        </w:rPr>
      </w:pPr>
      <w:bookmarkStart w:colFirst="0" w:colLast="0" w:name="_452snld" w:id="239"/>
      <w:bookmarkEnd w:id="239"/>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384">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385">
      <w:pPr>
        <w:rPr>
          <w:rFonts w:ascii="Arial" w:cs="Arial" w:eastAsia="Arial" w:hAnsi="Arial"/>
        </w:rPr>
      </w:pPr>
      <w:r w:rsidDel="00000000" w:rsidR="00000000" w:rsidRPr="00000000">
        <w:rPr>
          <w:rtl w:val="0"/>
        </w:rPr>
      </w:r>
    </w:p>
    <w:p w:rsidR="00000000" w:rsidDel="00000000" w:rsidP="00000000" w:rsidRDefault="00000000" w:rsidRPr="00000000" w14:paraId="000013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3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3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3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3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38B">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8D">
      <w:pPr>
        <w:pStyle w:val="Heading1"/>
        <w:spacing w:after="360" w:before="360" w:lineRule="auto"/>
        <w:ind w:left="720" w:hanging="360"/>
        <w:rPr/>
      </w:pPr>
      <w:bookmarkStart w:colFirst="0" w:colLast="0" w:name="_bc8w7ov5oli4" w:id="240"/>
      <w:bookmarkEnd w:id="240"/>
      <w:r w:rsidDel="00000000" w:rsidR="00000000" w:rsidRPr="00000000">
        <w:rPr>
          <w:rtl w:val="0"/>
        </w:rPr>
        <w:t xml:space="preserve">Appendix C. Acknowledgments</w:t>
      </w:r>
    </w:p>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38F">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390">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39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92">
      <w:pPr>
        <w:pStyle w:val="Heading2"/>
        <w:spacing w:after="120" w:before="240" w:lineRule="auto"/>
        <w:ind w:left="720" w:hanging="360"/>
        <w:rPr/>
      </w:pPr>
      <w:bookmarkStart w:colFirst="0" w:colLast="0" w:name="_glow6i83isd5" w:id="241"/>
      <w:bookmarkEnd w:id="241"/>
      <w:r w:rsidDel="00000000" w:rsidR="00000000" w:rsidRPr="00000000">
        <w:rPr>
          <w:rtl w:val="0"/>
        </w:rPr>
        <w:t xml:space="preserve">C</w:t>
      </w:r>
      <w:r w:rsidDel="00000000" w:rsidR="00000000" w:rsidRPr="00000000">
        <w:rPr>
          <w:rtl w:val="0"/>
        </w:rPr>
        <w:t xml:space="preserve">.1 Special Thanks</w:t>
      </w:r>
    </w:p>
    <w:p w:rsidR="00000000" w:rsidDel="00000000" w:rsidP="00000000" w:rsidRDefault="00000000" w:rsidRPr="00000000" w14:paraId="00001393">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39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96">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39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98">
      <w:pPr>
        <w:pStyle w:val="Heading2"/>
        <w:spacing w:after="120" w:before="240" w:lineRule="auto"/>
        <w:ind w:left="720" w:hanging="360"/>
        <w:rPr/>
      </w:pPr>
      <w:bookmarkStart w:colFirst="0" w:colLast="0" w:name="_tdeowwajj1wf" w:id="242"/>
      <w:bookmarkEnd w:id="242"/>
      <w:r w:rsidDel="00000000" w:rsidR="00000000" w:rsidRPr="00000000">
        <w:rPr>
          <w:rtl w:val="0"/>
        </w:rPr>
        <w:t xml:space="preserve">C</w:t>
      </w:r>
      <w:r w:rsidDel="00000000" w:rsidR="00000000" w:rsidRPr="00000000">
        <w:rPr>
          <w:rtl w:val="0"/>
        </w:rPr>
        <w:t xml:space="preserve">.2 Participants</w:t>
      </w:r>
    </w:p>
    <w:p w:rsidR="00000000" w:rsidDel="00000000" w:rsidP="00000000" w:rsidRDefault="00000000" w:rsidRPr="00000000" w14:paraId="00001399">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39A">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39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9C">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39E">
      <w:pPr>
        <w:pStyle w:val="Heading1"/>
        <w:spacing w:after="360" w:before="360" w:lineRule="auto"/>
        <w:ind w:left="90" w:firstLine="0"/>
        <w:rPr>
          <w:rFonts w:ascii="Arial" w:cs="Arial" w:eastAsia="Arial" w:hAnsi="Arial"/>
          <w:highlight w:val="yellow"/>
        </w:rPr>
      </w:pPr>
      <w:bookmarkStart w:colFirst="0" w:colLast="0" w:name="_ewpzaw2f211a" w:id="243"/>
      <w:bookmarkEnd w:id="243"/>
      <w:r w:rsidDel="00000000" w:rsidR="00000000" w:rsidRPr="00000000">
        <w:rPr>
          <w:rFonts w:ascii="Arial" w:cs="Arial" w:eastAsia="Arial" w:hAnsi="Arial"/>
          <w:highlight w:val="yellow"/>
          <w:rtl w:val="0"/>
        </w:rPr>
        <w:t xml:space="preserve">Appendix D. Revision History</w:t>
      </w:r>
    </w:p>
    <w:p w:rsidR="00000000" w:rsidDel="00000000" w:rsidP="00000000" w:rsidRDefault="00000000" w:rsidRPr="00000000" w14:paraId="0000139F">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3A0">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3A1">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5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5">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6">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7">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9">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A">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B">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3AD">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AE">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3AF">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0">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1">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3">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4">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5">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7">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8">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9">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B">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C">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D">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F">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0">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1">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3">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4">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7">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8">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B">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C">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F">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0">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3">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4">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5">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7">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B">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F">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0">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1">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3">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4">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5">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7">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8">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9">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A">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B">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C">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D">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F">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0">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1">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4">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7">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3F8">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3F9">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3FA">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3FB">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3FC">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3FD">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3FE">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F">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2">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403">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404">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405">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406">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407">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408">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9">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C">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40D">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40E">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40F">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410">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411">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412">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3">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6">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417">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41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419">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41A">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41B">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41C">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D">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E">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0">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421">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42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3">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4">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6">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OOB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7">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A">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42B">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C">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E">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F">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bl>
    <w:p w:rsidR="00000000" w:rsidDel="00000000" w:rsidP="00000000" w:rsidRDefault="00000000" w:rsidRPr="00000000" w14:paraId="0000143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31">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dkraaadk8r1i" w:id="244"/>
      <w:bookmarkEnd w:id="244"/>
      <w:r w:rsidDel="00000000" w:rsidR="00000000" w:rsidRPr="00000000">
        <w:rPr>
          <w:rtl w:val="0"/>
        </w:rPr>
      </w:r>
    </w:p>
    <w:p w:rsidR="00000000" w:rsidDel="00000000" w:rsidP="00000000" w:rsidRDefault="00000000" w:rsidRPr="00000000" w14:paraId="00001432">
      <w:pPr>
        <w:pStyle w:val="Heading1"/>
        <w:keepNext w:val="1"/>
        <w:pBdr>
          <w:top w:color="808080" w:space="6" w:sz="4" w:val="single"/>
        </w:pBdr>
        <w:spacing w:after="120" w:before="480" w:lineRule="auto"/>
        <w:rPr>
          <w:vertAlign w:val="baseline"/>
        </w:rPr>
      </w:pPr>
      <w:bookmarkStart w:colFirst="0" w:colLast="0" w:name="_3jd0qos" w:id="245"/>
      <w:bookmarkEnd w:id="245"/>
      <w:r w:rsidDel="00000000" w:rsidR="00000000" w:rsidRPr="00000000">
        <w:rPr>
          <w:rFonts w:ascii="Arial" w:cs="Arial" w:eastAsia="Arial" w:hAnsi="Arial"/>
          <w:b w:val="1"/>
          <w:color w:val="446caa"/>
          <w:sz w:val="36"/>
          <w:szCs w:val="36"/>
          <w:rtl w:val="0"/>
        </w:rPr>
        <w:t xml:space="preserve">Appendix E. </w:t>
      </w:r>
      <w:r w:rsidDel="00000000" w:rsidR="00000000" w:rsidRPr="00000000">
        <w:rPr>
          <w:vertAlign w:val="baseline"/>
          <w:rtl w:val="0"/>
        </w:rPr>
        <w:t xml:space="preserve">Implementation Notes</w:t>
      </w:r>
    </w:p>
    <w:p w:rsidR="00000000" w:rsidDel="00000000" w:rsidP="00000000" w:rsidRDefault="00000000" w:rsidRPr="00000000" w14:paraId="00001433">
      <w:pPr>
        <w:pStyle w:val="Heading2"/>
        <w:ind w:left="-90" w:firstLine="0"/>
        <w:rPr>
          <w:vertAlign w:val="baseline"/>
        </w:rPr>
      </w:pPr>
      <w:bookmarkStart w:colFirst="0" w:colLast="0" w:name="_1yib0wl" w:id="246"/>
      <w:bookmarkEnd w:id="246"/>
      <w:r w:rsidDel="00000000" w:rsidR="00000000" w:rsidRPr="00000000">
        <w:rPr>
          <w:rtl w:val="0"/>
        </w:rPr>
        <w:t xml:space="preserve"> E.1 </w:t>
      </w:r>
      <w:r w:rsidDel="00000000" w:rsidR="00000000" w:rsidRPr="00000000">
        <w:rPr>
          <w:vertAlign w:val="baseline"/>
          <w:rtl w:val="0"/>
        </w:rPr>
        <w:t xml:space="preserve">Support of QoS Level -1 and OUT OF BAND</w:t>
      </w:r>
    </w:p>
    <w:p w:rsidR="00000000" w:rsidDel="00000000" w:rsidP="00000000" w:rsidRDefault="00000000" w:rsidRPr="00000000" w14:paraId="00001434">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packets with QoS level -1 and OUT OF BAND could be sent at any time by clients (even with no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435">
      <w:pPr>
        <w:pStyle w:val="Heading2"/>
        <w:ind w:left="-90" w:firstLine="0"/>
        <w:rPr>
          <w:vertAlign w:val="baseline"/>
        </w:rPr>
      </w:pPr>
      <w:bookmarkStart w:colFirst="0" w:colLast="0" w:name="_4ihyjke" w:id="247"/>
      <w:bookmarkEnd w:id="247"/>
      <w:r w:rsidDel="00000000" w:rsidR="00000000" w:rsidRPr="00000000">
        <w:rPr>
          <w:rtl w:val="0"/>
        </w:rPr>
        <w:t xml:space="preserve">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43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437">
      <w:pPr>
        <w:spacing w:after="9" w:lineRule="auto"/>
        <w:ind w:left="-5" w:right="4" w:firstLine="0"/>
        <w:rPr>
          <w:rFonts w:ascii="Arial" w:cs="Arial" w:eastAsia="Arial" w:hAnsi="Arial"/>
        </w:rPr>
      </w:pPr>
      <w:r w:rsidDel="00000000" w:rsidR="00000000" w:rsidRPr="00000000">
        <w:rPr>
          <w:rtl w:val="0"/>
        </w:rPr>
      </w:r>
    </w:p>
    <w:tbl>
      <w:tblPr>
        <w:tblStyle w:val="Table51"/>
        <w:tblW w:w="9420.0" w:type="dxa"/>
        <w:jc w:val="left"/>
        <w:tblInd w:w="318.9999999999998" w:type="dxa"/>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438">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439">
            <w:pPr>
              <w:spacing w:after="0" w:line="259" w:lineRule="auto"/>
              <w:ind w:right="4"/>
              <w:jc w:val="center"/>
              <w:rPr>
                <w:rFonts w:ascii="Arial" w:cs="Arial" w:eastAsia="Arial" w:hAnsi="Arial"/>
                <w:b w:val="1"/>
              </w:rPr>
            </w:pPr>
            <w:commentRangeStart w:id="120"/>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A">
            <w:pPr>
              <w:spacing w:after="0" w:line="259" w:lineRule="auto"/>
              <w:ind w:right="4"/>
              <w:rPr>
                <w:rFonts w:ascii="Arial" w:cs="Arial" w:eastAsia="Arial" w:hAnsi="Arial"/>
                <w:sz w:val="20"/>
                <w:szCs w:val="20"/>
                <w:vertAlign w:val="subscript"/>
              </w:rPr>
            </w:pPr>
            <w:commentRangeEnd w:id="120"/>
            <w:r w:rsidDel="00000000" w:rsidR="00000000" w:rsidRPr="00000000">
              <w:commentReference w:id="120"/>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3">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E4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8">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44A">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44B">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44C">
      <w:pPr>
        <w:pStyle w:val="Heading2"/>
        <w:ind w:left="-90" w:firstLine="0"/>
        <w:rPr>
          <w:vertAlign w:val="baseline"/>
        </w:rPr>
      </w:pPr>
      <w:bookmarkStart w:colFirst="0" w:colLast="0" w:name="_2xn8ts7" w:id="248"/>
      <w:bookmarkEnd w:id="248"/>
      <w:r w:rsidDel="00000000" w:rsidR="00000000" w:rsidRPr="00000000">
        <w:rPr>
          <w:rtl w:val="0"/>
        </w:rPr>
        <w:t xml:space="preserve">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44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44E">
      <w:pPr>
        <w:pStyle w:val="Heading2"/>
        <w:ind w:left="-90" w:firstLine="0"/>
        <w:rPr>
          <w:vertAlign w:val="baseline"/>
        </w:rPr>
      </w:pPr>
      <w:bookmarkStart w:colFirst="0" w:colLast="0" w:name="_1csj400" w:id="249"/>
      <w:bookmarkEnd w:id="249"/>
      <w:r w:rsidDel="00000000" w:rsidR="00000000" w:rsidRPr="00000000">
        <w:rPr>
          <w:rtl w:val="0"/>
        </w:rPr>
        <w:t xml:space="preserve">E.4 </w:t>
      </w:r>
      <w:r w:rsidDel="00000000" w:rsidR="00000000" w:rsidRPr="00000000">
        <w:rPr>
          <w:vertAlign w:val="baseline"/>
          <w:rtl w:val="0"/>
        </w:rPr>
        <w:t xml:space="preserve">Exponential Backoff</w:t>
      </w:r>
    </w:p>
    <w:p w:rsidR="00000000" w:rsidDel="00000000" w:rsidP="00000000" w:rsidRDefault="00000000" w:rsidRPr="00000000" w14:paraId="0000144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450">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45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452">
      <w:pPr>
        <w:numPr>
          <w:ilvl w:val="0"/>
          <w:numId w:val="1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453">
      <w:pPr>
        <w:numPr>
          <w:ilvl w:val="0"/>
          <w:numId w:val="1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454">
      <w:pPr>
        <w:numPr>
          <w:ilvl w:val="0"/>
          <w:numId w:val="1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455">
      <w:pPr>
        <w:numPr>
          <w:ilvl w:val="0"/>
          <w:numId w:val="1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456">
      <w:pPr>
        <w:numPr>
          <w:ilvl w:val="0"/>
          <w:numId w:val="1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r w:rsidDel="00000000" w:rsidR="00000000" w:rsidRPr="00000000">
        <w:rPr>
          <w:rFonts w:ascii="Arial" w:cs="Arial" w:eastAsia="Arial" w:hAnsi="Arial"/>
          <w:color w:val="333333"/>
          <w:rtl w:val="0"/>
        </w:rPr>
        <w:t xml:space="preserve">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457">
      <w:pPr>
        <w:numPr>
          <w:ilvl w:val="0"/>
          <w:numId w:val="1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45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45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w:t>
      </w:r>
      <w:r w:rsidDel="00000000" w:rsidR="00000000" w:rsidRPr="00000000">
        <w:rPr>
          <w:rFonts w:ascii="Arial" w:cs="Arial" w:eastAsia="Arial" w:hAnsi="Arial"/>
          <w:color w:val="333333"/>
          <w:rtl w:val="0"/>
        </w:rPr>
        <w:t xml:space="preserve">of the random number</w:t>
      </w:r>
      <w:r w:rsidDel="00000000" w:rsidR="00000000" w:rsidRPr="00000000">
        <w:rPr>
          <w:rFonts w:ascii="Arial" w:cs="Arial" w:eastAsia="Arial" w:hAnsi="Arial"/>
          <w:color w:val="333333"/>
          <w:rtl w:val="0"/>
        </w:rPr>
        <w:t xml:space="preserve"> ran is recalculated after each retry. The random number (ran) should be no larger than the scaling factor (sf).</w:t>
      </w:r>
    </w:p>
    <w:p w:rsidR="00000000" w:rsidDel="00000000" w:rsidP="00000000" w:rsidRDefault="00000000" w:rsidRPr="00000000" w14:paraId="0000145A">
      <w:pPr>
        <w:pStyle w:val="Heading1"/>
        <w:spacing w:after="360" w:before="360" w:lineRule="auto"/>
        <w:ind w:left="0" w:firstLine="0"/>
        <w:rPr/>
      </w:pPr>
      <w:bookmarkStart w:colFirst="0" w:colLast="0" w:name="_sg1xgdru14ui" w:id="250"/>
      <w:bookmarkEnd w:id="250"/>
      <w:r w:rsidDel="00000000" w:rsidR="00000000" w:rsidRPr="00000000">
        <w:rPr>
          <w:rtl w:val="0"/>
        </w:rPr>
        <w:t xml:space="preserve">Appendix F. Notices</w:t>
      </w:r>
    </w:p>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45C">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45D">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76">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77">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45E">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45F">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460">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461">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462">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463">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464">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465">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78">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79">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466">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ide.lenzarini@u-blox.com" w:id="30" w:date="2024-01-11T16:28:17Z">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davide.lenzarini@u-blox.com" w:id="31" w:date="2024-01-11T16:28:17Z">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in the CONNECT. Do we need them here also?</w:t>
      </w:r>
    </w:p>
  </w:comment>
  <w:comment w:author="davide.lenzarini@u-blox.com" w:id="3" w:date="2023-12-08T14:31:19Z">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Stefan Hagen" w:id="117" w:date="2023-10-12T19:28:02Z">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 w:date="2023-12-08T14:25:46Z">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1" w:date="2024-01-10T15:50:12Z">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the "Will Full Topic" field in the new CONNECT packet?</w:t>
      </w:r>
    </w:p>
  </w:comment>
  <w:comment w:author="Stefan Hagen" w:id="97" w:date="2023-10-12T19:20:15Z">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98" w:date="2024-01-05T15:08:54Z">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07" w:date="2023-10-26T13:21:10Z">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Simon Johnson" w:id="91" w:date="2023-10-26T15:40:32Z">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 that all multiphase message exchanges are governed by the timers</w:t>
      </w:r>
    </w:p>
  </w:comment>
  <w:comment w:author="davide.lenzarini@u-blox.com" w:id="36" w:date="2024-01-25T17:02:10Z">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clarify what "Reference from 1.2" means? There is no section 1.2 in this document</w:t>
      </w:r>
    </w:p>
  </w:comment>
  <w:comment w:author="Stefan Hagen" w:id="79" w:date="2024-01-04T16:42:32Z">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consider replacing all these mentions of the protocol version of this spec with something like "this MQTT-SN version" to avoid having to change later in v3.0 or v2.1 and also to ease the memory registers of the readers.</w:t>
      </w:r>
    </w:p>
  </w:comment>
  <w:comment w:author="Simon Johnson" w:id="108" w:date="2023-10-26T15:42:53Z">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we provide detailed example of how this related to example phases</w:t>
      </w:r>
    </w:p>
  </w:comment>
  <w:comment w:author="davide.lenzarini@u-blox.com" w:id="37" w:date="2024-01-25T16:44:18Z">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Probably not all the Table 10 values make sense for the PUBLISH MINUS -1</w:t>
      </w:r>
    </w:p>
  </w:comment>
  <w:comment w:author="Simon Johnson" w:id="41" w:date="2023-10-12T14:40:30Z">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2" w:date="2023-10-12T14:40:30Z">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3" w:date="2023-10-12T14:40:30Z">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4" w:date="2023-10-12T14:40:30Z">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6" w:date="2023-10-12T14:40:30Z">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davide.lenzarini@u-blox.com" w:id="50" w:date="2023-10-26T13:32:41Z">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109" w:date="2023-11-20T11:25:40Z">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must send only one retransmittable packet at a time other wise we might not preserve message order. The same goes for CONNECT, SUBSCRIBE and UNSUBSCRIBE packets, otherwise a subscribe might be received in the gateway before the connect has been processed or the order of subscribe and unsubscribe might be reversed.</w:t>
      </w:r>
    </w:p>
  </w:comment>
  <w:comment w:author="Stefan Hagen" w:id="76" w:date="2023-11-16T15:43:09Z">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77" w:date="2023-12-08T15:53:24Z">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78" w:date="2024-01-11T20:17:16Z">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Stefan Hagen" w:id="93" w:date="2023-11-16T15:44:35Z">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davide.lenzarini@u-blox.com" w:id="94" w:date="2024-01-11T09:10:01Z">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the in pull request. Please confirm it is ok</w:t>
      </w:r>
    </w:p>
  </w:comment>
  <w:comment w:author="Stefan Hagen" w:id="71" w:date="2023-11-16T15:42:37Z">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and where is the source file for this resource (diagram)?</w:t>
      </w:r>
    </w:p>
  </w:comment>
  <w:comment w:author="Stefan Hagen" w:id="47" w:date="2024-01-04T16:56:00Z">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the reception of a SUBSCRIBE" instead?</w:t>
      </w:r>
    </w:p>
  </w:comment>
  <w:comment w:author="Simon Johnson" w:id="48" w:date="2024-01-05T15:17:08Z">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The SUBACK is a response to the SUBSCRIBE</w:t>
      </w:r>
    </w:p>
  </w:comment>
  <w:comment w:author="Stefan Hagen" w:id="49" w:date="2024-01-25T16:05:52Z">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maybe as above: "to the receipt of a SUBSCRIBE packet."</w:t>
      </w:r>
    </w:p>
  </w:comment>
  <w:comment w:author="Stefan Hagen" w:id="95" w:date="2023-11-16T15:44:43Z">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davide.lenzarini@u-blox.com" w:id="96" w:date="2024-01-11T09:10:04Z">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the in pull request. Please confirm it is ok</w:t>
      </w:r>
    </w:p>
  </w:comment>
  <w:comment w:author="Andrew Banks" w:id="16" w:date="2023-10-20T12:31:39Z">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7" w:date="2023-11-02T14:57:14Z">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8" w:date="2023-11-03T14:17:50Z">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19" w:date="2024-01-05T09:16:35Z">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20" w:date="2024-01-05T09:16:48Z">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1" w:date="2024-01-07T10:00:08Z">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Stefan Hagen" w:id="5" w:date="2023-12-08T16:41:32Z">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Simon Johnson" w:id="68" w:date="2023-10-20T09:26:02Z">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9" w:date="2024-01-04T16:48:28Z">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64" w:date="2023-11-06T14:43:32Z">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65" w:date="2023-11-15T07:50:29Z">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Andrew Banks" w:id="66" w:date="2023-11-06T14:43:32Z">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67" w:date="2023-11-15T07:50:29Z">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Simon Johnson" w:id="87" w:date="2023-10-26T15:28:00Z">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part if the document where we refer to logical connection?</w:t>
      </w:r>
    </w:p>
  </w:comment>
  <w:comment w:author="davide.lenzarini@u-blox.com" w:id="90" w:date="2024-01-10T15:55:04Z">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Refactoring required for the "will message" handling changes</w:t>
      </w:r>
    </w:p>
  </w:comment>
  <w:comment w:author="davide.lenzarini@u-blox.com" w:id="105" w:date="2024-01-10T15:55:52Z">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Refactoring required for the "will message" handling changes</w:t>
      </w:r>
    </w:p>
  </w:comment>
  <w:comment w:author="Stefan Hagen" w:id="72" w:date="2023-12-08T15:52:39Z">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simplify the diagram: Scopes with boxes connected by arrows crossing these borders or not are nice, but as soon as a box is displayed as crossing a border itself to me the diagram becomes noisy and unclear. Maybe just add a note in the surrounding prose if not already present?</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UPDATE(2024-02-1): Action on Stefan during the meeting to provide one or two alternative diagrams in github TC repo including a text that describes what is intended to be stated by the visuals; All agreed to remove the lower decoupled group and to make all connections solid (or of the same kind).</w:t>
      </w:r>
    </w:p>
  </w:comment>
  <w:comment w:author="Andrew Banks" w:id="35" w:date="2024-01-11T10:14:48Z">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could be confused with the Session Present flag in CONNACK. It is lower case so it is differentiated. But...  Could we replace "A PUBLISH message that need have no session present on the GW or broker" with "A PUBLISH Packet sent by a Client and does not need not to have an active Session" so as to differentiate the two?</w:t>
      </w:r>
    </w:p>
  </w:comment>
  <w:comment w:author="Stefan Hagen" w:id="116" w:date="2023-11-16T15:45:39Z">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source file(s)?</w:t>
      </w:r>
    </w:p>
  </w:comment>
  <w:comment w:author="davide.lenzarini@u-blox.com" w:id="51" w:date="2023-10-26T13:33:52Z">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80" w:date="2024-01-11T17:26:38Z">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find a term for PROTECTION Packet, because it is now part of the Packet it is protecting and must not be separated from it. May be Protection Header?</w:t>
      </w:r>
    </w:p>
  </w:comment>
  <w:comment w:author="davide.lenzarini@u-blox.com" w:id="81" w:date="2024-01-12T08:05:51Z">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PROTECTION Envelope</w:t>
      </w:r>
    </w:p>
  </w:comment>
  <w:comment w:author="Simon Johnson" w:id="73" w:date="2023-10-12T14:55:18Z">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actually "terminating" per previous discussions</w:t>
      </w:r>
    </w:p>
  </w:comment>
  <w:comment w:author="Stefan Hagen" w:id="74" w:date="2023-10-12T19:04:59Z">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align the language used between describing the components, client / server types. </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when we write "There are three kinds of ... components" we imply a usefulness in that statement (of classifying into three kinds). The subsequent "We can differentiate between three types of MQTT-SN server ..." reads comparatively wishy-washy. </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IMO we should embrace repetition instead of the journalist variatits (kind vs. type).</w:t>
      </w:r>
    </w:p>
  </w:comment>
  <w:comment w:author="Simon Johnson" w:id="75" w:date="2023-10-20T08:52:52Z">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should be referring to Gateways / Brokers as servers IMHO. Lets discuss...</w:t>
      </w:r>
    </w:p>
  </w:comment>
  <w:comment w:author="davide.lenzarini@u-blox.com" w:id="45" w:date="2023-10-26T13:33:37Z">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22" w:date="2023-10-20T12:41:18Z">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3" w:date="2023-11-02T14:12:55Z">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4" w:date="2023-11-02T14:52:40Z">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5" w:date="2023-11-02T14:53:30Z">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6" w:date="2023-11-02T15:58:55Z">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39" w:date="2023-10-05T15:53:19Z">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clearly exclude the possibility that this message is replied back in case of error for PUBLISH QoS-1, right?</w:t>
      </w:r>
    </w:p>
  </w:comment>
  <w:comment w:author="Simon Johnson" w:id="40" w:date="2023-10-12T14:39:25Z">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an exclusion statement, lets discuss on call</w:t>
      </w:r>
    </w:p>
  </w:comment>
  <w:comment w:author="davide.lenzarini@u-blox.com" w:id="38" w:date="2024-02-01T16:27:17Z">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SESSION</w:t>
      </w:r>
    </w:p>
  </w:comment>
  <w:comment w:author="davide.lenzarini@u-blox.com" w:id="106" w:date="2023-10-05T17:47:17Z">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tefan Hagen" w:id="70" w:date="2023-11-16T16:45:21Z">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34" w:date="2023-12-08T14:38:40Z">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chapter including as subchapters the different publish packets?</w:t>
      </w:r>
    </w:p>
  </w:comment>
  <w:comment w:author="davide.lenzarini@u-blox.com" w:id="112" w:date="2023-10-05T17:55:10Z">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Stefan Hagen" w:id="88" w:date="2023-11-16T15:44:13Z">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 time is a charm: The source file for this figure we do need.</w:t>
      </w:r>
    </w:p>
  </w:comment>
  <w:comment w:author="davide.lenzarini@u-blox.com" w:id="89" w:date="2024-01-11T08:46:58Z">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Replaced in the Pull request. Please confirm it is ok</w:t>
      </w:r>
    </w:p>
  </w:comment>
  <w:comment w:author="davide.lenzarini@u-blox.com" w:id="114" w:date="2023-10-05T17:57:41Z">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davide.lenzarini@u-blox.com" w:id="92" w:date="2023-10-26T16:13:52Z">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network has high latency and/or big error rate the number of flights should be minimized in order to avoid a dramatic impact on the battery. We should explore options to minimize the number of flights in the CONNECT procedure. Considering also that the CONNECT procedure may be required in some case only ONCE in the lifetime of a MQTT-SN v2.0 device</w:t>
      </w:r>
    </w:p>
  </w:comment>
  <w:comment w:author="Stefan Hagen" w:id="60" w:date="2024-01-04T16:52:29Z">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Andrew Banks" w:id="110" w:date="2023-11-20T11:19:30Z">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will need to retransmit PUBLISH Qos=1  where no PUBACK is received and PUBLISH Qos=2 packets where no PUBREC is received. The gateway also needs to retransmit a PUBREL of no PUBCOMP is received.</w:t>
      </w:r>
    </w:p>
  </w:comment>
  <w:comment w:author="davide.lenzarini@u-blox.com" w:id="33" w:date="2023-10-26T13:33:19Z">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32" w:date="2024-01-11T09:00:27Z">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compliant with MQTT 5 as the authentication method and data should be included in the CONNECT packet</w:t>
      </w:r>
    </w:p>
  </w:comment>
  <w:comment w:author="davide.lenzarini@u-blox.com" w:id="9" w:date="2023-10-26T13:33:10Z">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10" w:date="2023-11-02T14:18:27Z">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reasonable, but lets clarify on the call to fully understand. (need to be aware of predefined, short and normal alias')</w:t>
      </w:r>
    </w:p>
  </w:comment>
  <w:comment w:author="davide.lenzarini@u-blox.com" w:id="0" w:date="2023-12-08T14:05:17Z">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61" w:date="2023-10-05T15:57:55Z">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62" w:date="2023-10-20T08:48:53Z">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63" w:date="2023-10-20T11:31:25Z">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101" w:date="2023-11-03T11:06:34Z">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davide.lenzarini@u-blox.com" w:id="113" w:date="2023-10-05T17:56:10Z">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the transition Awake-&gt;Active is not present in Figure 4. Do I miss something?</w:t>
      </w:r>
    </w:p>
  </w:comment>
  <w:comment w:author="davide.lenzarini@u-blox.com" w:id="118" w:date="2023-10-26T12:54:02Z">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davide.lenzarini@u-blox.com" w:id="1" w:date="2023-12-08T14:13:08Z">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102" w:date="2023-10-05T17:40:48Z">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imon Johnson" w:id="103" w:date="2023-11-02T14:44:11Z">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4" w:date="2023-11-03T14:19:14Z">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marked as resolved?</w:t>
      </w:r>
    </w:p>
  </w:comment>
  <w:comment w:author="davide.lenzarini@u-blox.com" w:id="28" w:date="2023-10-05T15:34:00Z">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29" w:date="2023-10-26T12:55:29Z">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davide.lenzarini@u-blox.com" w:id="82" w:date="2023-11-23T17:39:04Z">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83" w:date="2023-11-23T17:42:22Z">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2" w:date="2024-02-01T16:59:35Z">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Stefan Hagen" w:id="84" w:date="2023-10-12T19:15:52Z">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85" w:date="2023-10-20T08:59:01Z">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86" w:date="2023-10-20T08:59:10Z">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6" w:date="2023-10-05T15:17:42Z">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references to MQTT5 reason codes not defined in the document. We need a MQTT-SN reason codes range to be reserved with MQTT 5 committee.</w:t>
      </w:r>
    </w:p>
  </w:comment>
  <w:comment w:author="Simon Johnson" w:id="7" w:date="2023-10-12T14:25:11Z">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WIP per the workshop</w:t>
      </w:r>
    </w:p>
  </w:comment>
  <w:comment w:author="davide.lenzarini@u-blox.com" w:id="8" w:date="2023-11-29T07:53:32Z">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topic is covered by https://issues.oasis-open.org/browse/MQTT-560</w:t>
      </w:r>
    </w:p>
  </w:comment>
  <w:comment w:author="davide.lenzarini@u-blox.com" w:id="119" w:date="2024-01-25T17:01:00Z">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"PUBLISH OUT OF BAND" be part of the list of optional packets?</w:t>
      </w:r>
    </w:p>
  </w:comment>
  <w:comment w:author="davide.lenzarini@u-blox.com" w:id="115" w:date="2023-10-05T17:51:33Z">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Simon Johnson" w:id="52" w:date="2023-10-12T14:50:37Z">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3" w:date="2023-10-12T14:50:37Z">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4" w:date="2023-10-12T14:50:37Z">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5" w:date="2023-10-12T14:50:37Z">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6" w:date="2023-10-12T14:50:37Z">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7" w:date="2023-10-12T14:50:37Z">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8" w:date="2023-10-12T14:50:37Z">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9" w:date="2023-10-12T14:50:37Z">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11" w:date="2023-11-16T16:39:02Z">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clearly indicate that the support for "broadcast" is optional</w:t>
      </w:r>
    </w:p>
  </w:comment>
  <w:comment w:author="davide.lenzarini@u-blox.com" w:id="27" w:date="2023-12-14T18:23:02Z">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davide.lenzarini@u-blox.com" w:id="120" w:date="2023-10-05T18:07:12Z">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99" w:date="2023-10-05T17:39:33Z">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davide.lenzarini@u-blox.com" w:id="13" w:date="2024-01-11T08:59:36Z">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compliant with MQTT 5 we should have here an optional Auth section for "Authentication Method" (1 byte) and Authentication Data</w:t>
      </w:r>
    </w:p>
  </w:comment>
  <w:comment w:author="Simon Johnson" w:id="14" w:date="2024-01-11T09:13:01Z">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 this is a different issue</w:t>
      </w:r>
    </w:p>
  </w:comment>
  <w:comment w:author="Ian Craggs" w:id="15" w:date="2024-01-11T15:39:12Z">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do need this, as we have the AUTH packet, this is needed to trigger the AUTH exchange as in MQTT 5. I've opened an issue: https://issues.oasis-open.org/browse/MQTT-609</w:t>
      </w:r>
    </w:p>
  </w:comment>
  <w:comment w:author="davide.lenzarini@u-blox.com" w:id="100" w:date="2023-10-05T17:39:46Z">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ingLiu"/>
  <w:font w:name="Calibri"/>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Change w:author="" w:id="28">
          <w:rPr>
            <w:rFonts w:ascii="Liberation Sans" w:cs="Liberation Sans" w:eastAsia="Liberation Sans" w:hAnsi="Liberation Sans"/>
            <w:b w:val="0"/>
            <w:i w:val="0"/>
            <w:smallCaps w:val="0"/>
            <w:strike w:val="0"/>
            <w:color w:val="000000"/>
            <w:sz w:val="16"/>
            <w:szCs w:val="16"/>
            <w:u w:val="none"/>
            <w:shd w:fill="auto" w:val="clear"/>
            <w:vertAlign w:val="baseline"/>
          </w:rPr>
        </w:rPrChange>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2023</w:t>
    </w:r>
  </w:p>
  <w:p w:rsidR="00000000" w:rsidDel="00000000" w:rsidP="00000000" w:rsidRDefault="00000000" w:rsidRPr="00000000" w14:paraId="00001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4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4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46A">
    <w:pPr>
      <w:rPr/>
    </w:pPr>
    <w:r w:rsidDel="00000000" w:rsidR="00000000" w:rsidRPr="00000000">
      <w:rPr/>
      <w:drawing>
        <wp:inline distB="114300" distT="114300" distL="114300" distR="114300">
          <wp:extent cx="2200275" cy="457200"/>
          <wp:effectExtent b="0" l="0" r="0" t="0"/>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1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2">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lang w:val="en"/>
      </w:rPr>
    </w:rPrDefault>
    <w:pPrDefault>
      <w:pPr>
        <w:spacing w:after="80" w:before="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Unicode"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RFC3629" TargetMode="External"/><Relationship Id="rId44" Type="http://schemas.openxmlformats.org/officeDocument/2006/relationships/hyperlink" Target="https://www.rfc-editor.org/rfc/rfc2104" TargetMode="External"/><Relationship Id="rId43" Type="http://schemas.openxmlformats.org/officeDocument/2006/relationships/image" Target="media/image2.png"/><Relationship Id="rId4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5" Type="http://schemas.openxmlformats.org/officeDocument/2006/relationships/hyperlink" Target="https://nvlpubs.nist.gov/nistpubs/FIPS/NIST.FIPS.198-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ndrew_Banks@uk.ibm.com" TargetMode="External"/><Relationship Id="rId4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47" Type="http://schemas.openxmlformats.org/officeDocument/2006/relationships/hyperlink" Target="https://nvlpubs.nist.gov/nistpubs/SpecialPublications/NIST.SP.800-38b.pdf" TargetMode="External"/><Relationship Id="rId49" Type="http://schemas.openxmlformats.org/officeDocument/2006/relationships/hyperlink" Target="https://www.rfc-editor.org/rfc/rfc361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oasis-open.org/committees/mqtt/" TargetMode="External"/><Relationship Id="rId8" Type="http://schemas.openxmlformats.org/officeDocument/2006/relationships/hyperlink" Target="mailto:icraggs@gmail.com" TargetMode="External"/><Relationship Id="rId73" Type="http://schemas.openxmlformats.org/officeDocument/2006/relationships/hyperlink" Target="http://www.rfc-editor.org/info/rfc6455" TargetMode="External"/><Relationship Id="rId72" Type="http://schemas.openxmlformats.org/officeDocument/2006/relationships/hyperlink" Target="http://www.rfc-editor.org/info/rfc3629" TargetMode="External"/><Relationship Id="rId31" Type="http://schemas.openxmlformats.org/officeDocument/2006/relationships/hyperlink" Target="https://www.oasis-open.org/policies-guidelines/tc-process#wpComponentsGeneral" TargetMode="External"/><Relationship Id="rId75" Type="http://schemas.openxmlformats.org/officeDocument/2006/relationships/hyperlink" Target="https://www.rfc-editor.org/info/rfc3552" TargetMode="External"/><Relationship Id="rId30" Type="http://schemas.openxmlformats.org/officeDocument/2006/relationships/hyperlink" Target="https://docs.oasis-open.org/mqtt/mqtt-sn/v12.30/mqtt-sn-v12.30.docx" TargetMode="External"/><Relationship Id="rId74" Type="http://schemas.openxmlformats.org/officeDocument/2006/relationships/hyperlink" Target="http://www.unicode.org/versions/latest/" TargetMode="External"/><Relationship Id="rId33" Type="http://schemas.openxmlformats.org/officeDocument/2006/relationships/hyperlink" Target="https://www.oasis-open.org/policies-guidelines/ipr/" TargetMode="External"/><Relationship Id="rId77"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76" Type="http://schemas.openxmlformats.org/officeDocument/2006/relationships/hyperlink" Target="https://www.oasis-open.org/policies-guidelines/ipr/" TargetMode="External"/><Relationship Id="rId35" Type="http://schemas.openxmlformats.org/officeDocument/2006/relationships/header" Target="header2.xml"/><Relationship Id="rId79" Type="http://schemas.openxmlformats.org/officeDocument/2006/relationships/hyperlink" Target="https://www.oasis-open.org/policies-guidelines/trademark/" TargetMode="External"/><Relationship Id="rId34" Type="http://schemas.openxmlformats.org/officeDocument/2006/relationships/header" Target="header1.xml"/><Relationship Id="rId78" Type="http://schemas.openxmlformats.org/officeDocument/2006/relationships/hyperlink" Target="https://www.oasis-open.org/" TargetMode="External"/><Relationship Id="rId71" Type="http://schemas.openxmlformats.org/officeDocument/2006/relationships/hyperlink" Target="http://www.rfc-editor.org/info/rfc2119" TargetMode="External"/><Relationship Id="rId70" Type="http://schemas.openxmlformats.org/officeDocument/2006/relationships/hyperlink" Target="https://www.rfc-editor.org/info/rfc8174" TargetMode="External"/><Relationship Id="rId37" Type="http://schemas.openxmlformats.org/officeDocument/2006/relationships/footer" Target="footer2.xml"/><Relationship Id="rId36" Type="http://schemas.openxmlformats.org/officeDocument/2006/relationships/footer" Target="footer1.xml"/><Relationship Id="rId39" Type="http://schemas.openxmlformats.org/officeDocument/2006/relationships/hyperlink" Target="https://docs.oasis-open.org/mqtt/mqtt/v5.0/cos02/mqtt-v5.0-cos02.html#Unicode" TargetMode="External"/><Relationship Id="rId38" Type="http://schemas.openxmlformats.org/officeDocument/2006/relationships/hyperlink" Target="https://docs.oasis-open.org/mqtt/mqtt/v5.0/cos02/mqtt-v5.0-cos02.html#RFC3629" TargetMode="External"/><Relationship Id="rId62" Type="http://schemas.openxmlformats.org/officeDocument/2006/relationships/image" Target="media/image5.png"/><Relationship Id="rId61" Type="http://schemas.openxmlformats.org/officeDocument/2006/relationships/image" Target="media/image1.png"/><Relationship Id="rId20" Type="http://schemas.openxmlformats.org/officeDocument/2006/relationships/hyperlink" Target="http://docs.oasis-open.org/mqtt/mqtt/v3.1.1/mqtt-v3.1.1.html" TargetMode="External"/><Relationship Id="rId64" Type="http://schemas.openxmlformats.org/officeDocument/2006/relationships/hyperlink" Target="https://www.oasis-open.org/policies-guidelines/oasis-defined-terms-2017-05-26#dConformanceClause" TargetMode="External"/><Relationship Id="rId63" Type="http://schemas.openxmlformats.org/officeDocument/2006/relationships/hyperlink" Target="https://www.oasis-open.org/policies-guidelines/tc-process#wpComponentsConfClause" TargetMode="External"/><Relationship Id="rId22" Type="http://schemas.openxmlformats.org/officeDocument/2006/relationships/hyperlink" Target="https://www.oasis-open.org/committees/tc_home.php?wg_abbrev=mqtt#technical" TargetMode="External"/><Relationship Id="rId66" Type="http://schemas.openxmlformats.org/officeDocument/2006/relationships/hyperlink" Target="https://docs.oasis-open.org/templates/ietf-rfc-list/ietf-rfc-list.html" TargetMode="External"/><Relationship Id="rId21" Type="http://schemas.openxmlformats.org/officeDocument/2006/relationships/hyperlink" Target="https://www.oasis-open.org/committees/download.php/66091/MQTT-SN_spec_v1.2.pdf" TargetMode="External"/><Relationship Id="rId65" Type="http://schemas.openxmlformats.org/officeDocument/2006/relationships/hyperlink" Target="https://docs.oasis-open.org/templates/TCHandbook/ConformanceGuidelines.html" TargetMode="External"/><Relationship Id="rId24" Type="http://schemas.openxmlformats.org/officeDocument/2006/relationships/hyperlink" Target="https://www.oasis-open.org/committees/mqtt/" TargetMode="External"/><Relationship Id="rId68" Type="http://schemas.openxmlformats.org/officeDocument/2006/relationships/hyperlink" Target="https://docs.oasis-open.org/templates/w3c-recommendations-list/w3c-recommendations-list.html" TargetMode="External"/><Relationship Id="rId23" Type="http://schemas.openxmlformats.org/officeDocument/2006/relationships/hyperlink" Target="https://www.oasis-open.org/committees/comments/index.php?wg_abbrev=mqtt" TargetMode="External"/><Relationship Id="rId67" Type="http://schemas.openxmlformats.org/officeDocument/2006/relationships/hyperlink" Target="https://www.rfc-editor.org/in-notes/rfc-ref.txt" TargetMode="External"/><Relationship Id="rId60" Type="http://schemas.openxmlformats.org/officeDocument/2006/relationships/image" Target="media/image10.png"/><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69" Type="http://schemas.openxmlformats.org/officeDocument/2006/relationships/hyperlink" Target="https://www.rfc-editor.org/info/rfc2119"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51" Type="http://schemas.openxmlformats.org/officeDocument/2006/relationships/hyperlink" Target="https://en.wikipedia.org/wiki/CCM_mode" TargetMode="External"/><Relationship Id="rId5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3" Type="http://schemas.openxmlformats.org/officeDocument/2006/relationships/image" Target="media/image12.png"/><Relationship Id="rId52" Type="http://schemas.openxmlformats.org/officeDocument/2006/relationships/hyperlink" Target="https://en.wikipedia.org/wiki/Galois/Counter_Mode" TargetMode="External"/><Relationship Id="rId11" Type="http://schemas.openxmlformats.org/officeDocument/2006/relationships/hyperlink" Target="mailto:davide.lenzarini@u-blox.com" TargetMode="External"/><Relationship Id="rId55" Type="http://schemas.openxmlformats.org/officeDocument/2006/relationships/image" Target="media/image8.png"/><Relationship Id="rId10" Type="http://schemas.openxmlformats.org/officeDocument/2006/relationships/hyperlink" Target="http://www.ibm.com" TargetMode="External"/><Relationship Id="rId54" Type="http://schemas.openxmlformats.org/officeDocument/2006/relationships/image" Target="media/image3.png"/><Relationship Id="rId13" Type="http://schemas.openxmlformats.org/officeDocument/2006/relationships/hyperlink" Target="mailto:rahul.gupta@us.ibm.com" TargetMode="External"/><Relationship Id="rId57" Type="http://schemas.openxmlformats.org/officeDocument/2006/relationships/image" Target="media/image4.png"/><Relationship Id="rId12" Type="http://schemas.openxmlformats.org/officeDocument/2006/relationships/hyperlink" Target="mailto:icraggs@gmail.com" TargetMode="External"/><Relationship Id="rId56" Type="http://schemas.openxmlformats.org/officeDocument/2006/relationships/image" Target="media/image6.png"/><Relationship Id="rId15" Type="http://schemas.openxmlformats.org/officeDocument/2006/relationships/hyperlink" Target="mailto:simon622@gmail.com" TargetMode="External"/><Relationship Id="rId59" Type="http://schemas.openxmlformats.org/officeDocument/2006/relationships/image" Target="media/image11.png"/><Relationship Id="rId14" Type="http://schemas.openxmlformats.org/officeDocument/2006/relationships/hyperlink" Target="http://www.ibm.com" TargetMode="External"/><Relationship Id="rId58" Type="http://schemas.openxmlformats.org/officeDocument/2006/relationships/image" Target="media/image9.png"/><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