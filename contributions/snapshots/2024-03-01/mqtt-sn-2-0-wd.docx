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commentRangeStart w:id="0"/>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fob9te" w:id="1"/>
      <w:bookmarkEnd w:id="1"/>
      <w:hyperlink r:id="rId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highlight w:val="white"/>
          <w:vertAlign w:val="baseline"/>
          <w:rtl w:val="0"/>
        </w:rPr>
        <w:t xml:space="preserve">Ian Craggs (</w:t>
      </w:r>
      <w:hyperlink r:id="rId8">
        <w:r w:rsidDel="00000000" w:rsidR="00000000" w:rsidRPr="00000000">
          <w:rPr>
            <w:rFonts w:ascii="Arial" w:cs="Arial" w:eastAsia="Arial" w:hAnsi="Arial"/>
            <w:b w:val="0"/>
            <w:i w:val="0"/>
            <w:smallCaps w:val="0"/>
            <w:strike w:val="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Davide Lenzarini (</w:t>
      </w:r>
      <w:hyperlink r:id="rId11">
        <w:r w:rsidDel="00000000" w:rsidR="00000000" w:rsidRPr="00000000">
          <w:rPr>
            <w:rFonts w:ascii="Arial" w:cs="Arial" w:eastAsia="Arial" w:hAnsi="Arial"/>
            <w:color w:val="1155cc"/>
            <w:u w:val="single"/>
            <w:rtl w:val="0"/>
          </w:rPr>
          <w:t xml:space="preserve">davide.lenzarini@u-blox.com</w:t>
        </w:r>
      </w:hyperlink>
      <w:r w:rsidDel="00000000" w:rsidR="00000000" w:rsidRPr="00000000">
        <w:rPr>
          <w:rFonts w:ascii="Arial" w:cs="Arial" w:eastAsia="Arial" w:hAnsi="Arial"/>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rPr>
      </w:pPr>
      <w:r w:rsidDel="00000000" w:rsidR="00000000" w:rsidRPr="00000000">
        <w:rPr>
          <w:rFonts w:ascii="Arial" w:cs="Arial" w:eastAsia="Arial" w:hAnsi="Arial"/>
          <w:highlight w:val="white"/>
          <w:rtl w:val="0"/>
        </w:rPr>
        <w:t xml:space="preserve">Ian Craggs (</w:t>
      </w:r>
      <w:hyperlink r:id="rId12">
        <w:r w:rsidDel="00000000" w:rsidR="00000000" w:rsidRPr="00000000">
          <w:rPr>
            <w:rFonts w:ascii="Arial" w:cs="Arial" w:eastAsia="Arial" w:hAnsi="Arial"/>
            <w:highlight w:val="white"/>
            <w:rtl w:val="0"/>
          </w:rPr>
          <w:t xml:space="preserve">icraggs@gmail.com</w:t>
        </w:r>
      </w:hyperlink>
      <w:r w:rsidDel="00000000" w:rsidR="00000000" w:rsidRPr="00000000">
        <w:rPr>
          <w:rFonts w:ascii="Arial" w:cs="Arial" w:eastAsia="Arial" w:hAnsi="Arial"/>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4">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Simon Johnson (</w:t>
      </w:r>
      <w:hyperlink r:id="rId15">
        <w:r w:rsidDel="00000000" w:rsidR="00000000" w:rsidRPr="00000000">
          <w:rPr>
            <w:rFonts w:ascii="Arial" w:cs="Arial" w:eastAsia="Arial" w:hAnsi="Arial"/>
            <w:color w:val="0000ee"/>
            <w:rtl w:val="0"/>
          </w:rPr>
          <w:t xml:space="preserve">simon</w:t>
        </w:r>
      </w:hyperlink>
      <w:r w:rsidDel="00000000" w:rsidR="00000000" w:rsidRPr="00000000">
        <w:rPr>
          <w:rFonts w:ascii="Arial" w:cs="Arial" w:eastAsia="Arial" w:hAnsi="Arial"/>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Stefan Hagen (</w:t>
      </w:r>
      <w:hyperlink r:id="rId16">
        <w:r w:rsidDel="00000000" w:rsidR="00000000" w:rsidRPr="00000000">
          <w:rPr>
            <w:rFonts w:ascii="Arial" w:cs="Arial" w:eastAsia="Arial" w:hAnsi="Arial"/>
            <w:color w:val="1155cc"/>
            <w:u w:val="single"/>
            <w:rtl w:val="0"/>
          </w:rPr>
          <w:t xml:space="preserve">stefan@hagen.link</w:t>
        </w:r>
      </w:hyperlink>
      <w:r w:rsidDel="00000000" w:rsidR="00000000" w:rsidRPr="00000000">
        <w:rPr>
          <w:rFonts w:ascii="Arial" w:cs="Arial" w:eastAsia="Arial" w:hAnsi="Arial"/>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3znysh7"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D">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E">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i w:val="1"/>
          <w:rtl w:val="0"/>
        </w:rPr>
        <w:t xml:space="preserve">MQTT for Sensor Networks Version 2.0</w:t>
      </w:r>
      <w:r w:rsidDel="00000000" w:rsidR="00000000" w:rsidRPr="00000000">
        <w:rPr>
          <w:rFonts w:ascii="Arial" w:cs="Arial" w:eastAsia="Arial" w:hAnsi="Arial"/>
          <w:rtl w:val="0"/>
        </w:rPr>
        <w:t xml:space="preserve">. Edited by Andrew Banks, Davide Lenzarini, Ian Craggs, Rahul Gupta, Simon Johnson, Stefan Hagen, and Tara E. Walker. 08 December 2023. OASIS Committee Specification Draft 01. </w:t>
      </w:r>
      <w:commentRangeStart w:id="1"/>
      <w:hyperlink r:id="rId29">
        <w:r w:rsidDel="00000000" w:rsidR="00000000" w:rsidRPr="00000000">
          <w:rPr>
            <w:rFonts w:ascii="Arial" w:cs="Arial" w:eastAsia="Arial" w:hAnsi="Arial"/>
            <w:color w:val="1155cc"/>
            <w:u w:val="single"/>
            <w:rtl w:val="0"/>
          </w:rPr>
          <w:t xml:space="preserve">https://docs.oasis-open.org/mqtt/mqtt-sn/v2.0/csd01/mqtt-sn-v2.0-csd01.docx</w:t>
        </w:r>
      </w:hyperlink>
      <w:r w:rsidDel="00000000" w:rsidR="00000000" w:rsidRPr="00000000">
        <w:rPr>
          <w:rFonts w:ascii="Arial" w:cs="Arial" w:eastAsia="Arial" w:hAnsi="Arial"/>
          <w:rtl w:val="0"/>
        </w:rPr>
        <w:t xml:space="preserve">. Latest stage: </w:t>
      </w:r>
      <w:hyperlink r:id="rId30">
        <w:r w:rsidDel="00000000" w:rsidR="00000000" w:rsidRPr="00000000">
          <w:rPr>
            <w:rFonts w:ascii="Arial" w:cs="Arial" w:eastAsia="Arial" w:hAnsi="Arial"/>
            <w:color w:val="1155cc"/>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4">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please see the full Notices section in an Appendix below.</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dy6vk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olrp2glo5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MQTT For Sensor Networks (MQTT-SN)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x4v8n854q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MQTT-SN and MQTT Differences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5qicb1pcn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Changes from earlier Versions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u7dbejbyt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MQTT-SN v1.2</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Organization of the MQTT-SN specification</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Terminology</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Data representation</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 Bits (Byte)</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s4po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1.4.2 Two Byte Integer</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1.4.3 Four Byte Integer</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1.4.4 UTF-8 Encoded String</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3o7al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MQTT-SN Control Packet format</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3ckvv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Structure of an MQTT-SN Control Packet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msyy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 Packet Header</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x12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2.1.2 Length</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v1yux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2.1.3 MQTT-SN Control Packet Type</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9c6y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Packet Identifier</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f14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MQTT-SN Packet Fields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7m2js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 Protocol Id</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mrcu0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2.3.2 Radius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6r0co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2.3.3 Reason Code</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11kx3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2.3.4 Topic Alias Type</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l18fr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2.3.5 Topic Name</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06ipz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2.3.6 Will Payload</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k668n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2.3.7 Will Topic</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bgiu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 Topic Alias Types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1egqt2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MQTT-SN Control Packets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ygebq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Format of Individual Packets</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loly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 ADVERTISE</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qyw6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 Length &amp; Packet Type</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cqmet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 GwId</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rvwp1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 Duration</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bvk7p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 SEARCHGW</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r0uhx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 Length &amp; Packet Type</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664s5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 Radius</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q5sas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 GWINFO</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5b2l0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 Length &amp; Packet Type</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gcv8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 GwId</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4g0dw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 GwAdd</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lao4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3.1.4 CONNECT</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3ky6r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3.1.4.1 Length &amp; Packet Type</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iq8gz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3.1.4.2 Connect Flags</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vir7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3.1.4.3 Protocol Version</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h042r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3.1.4.4 Keep Alive Timer</w:t>
              <w:tab/>
              <w:t xml:space="preserve">29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baon6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3.1.4.5 Session Expiry Interval</w:t>
              <w:tab/>
              <w:t xml:space="preserve">29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vac5u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3.1.4.6 Max Packet Size</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kwqa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3.1.4.7 Client Identifier</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38i2mpp332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3.1.4.8 Connect Will Flags (optional, only with Will flag set)</w:t>
              <w:tab/>
              <w:t xml:space="preserve">31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mntinqaom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3.1.4.9 Will Topic Alias or Will Topic Length (optional, only with Will flag set)</w:t>
              <w:tab/>
              <w:t xml:space="preserve">31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5w1zpmaiac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3.1.4.10 Will Payload Length (optional, only with Will flag set)</w:t>
              <w:tab/>
              <w:t xml:space="preserve">31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88zms19c5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3.1.4.11 Will Payload (optional, only with Will flag set)</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w1gvx9qi5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3.1.4.12 Authentication Method Length (optional, only with Auth flag set)</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ydjyi9y5y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3.1.4.13 Authentication Method (optional, only with Auth flag set)</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hocu94eubq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3.1.4.14 Authentication Data Length (optional, only with Auth flag set)</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9mib2nvvl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3.1.4.15 Authentication Data (optional, only with Auth flag set)</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9kk8x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3.1.5 CONNACK</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nusc1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3.1.5.1 Length &amp; Packet Type</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302m9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3.1.5.2 Reason Code</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mzq4wv">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3.1.5.3 Connack Flags</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250f4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3.1.5.4 Session Expiry Interval</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wmneavoet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Authentication Method Length (optional, only with Auth flag set)</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dayklwjst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3.1.5.6 Authentication Method (optional, only with Auth flag set)</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vppk7yh36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3.1.5.7 Authentication Data Length (optional, only with Auth flag set)</w:t>
              <w:tab/>
              <w:t xml:space="preserve">34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00ktmi3vm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3.1.5.8 Authentication Data (optional, only with Auth flag set)</w:t>
              <w:tab/>
              <w:t xml:space="preserve">35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aapc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3.1.5.8 Assigned Client Identifier</w:t>
              <w:tab/>
              <w:t xml:space="preserve">35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84mha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3.1.6 AUTH</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s49zy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3.1.6.1 Length &amp; Packet Type</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79ka6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3.1.6.2 Reason Code</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eukd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3.1.6.3 Auth Method Length</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6ei31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3.1.6.4 Auth Method</w:t>
              <w:tab/>
              <w:t xml:space="preserve">36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ljsd9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3.1.6.5 Auth Data</w:t>
              <w:tab/>
              <w:t xml:space="preserve">36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5jfvx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3.1.7 REGISTER</w:t>
              <w:tab/>
              <w:t xml:space="preserve">36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koq65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3.1.7.1 Length &amp; Packet Type</w:t>
              <w:tab/>
              <w:t xml:space="preserve">37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u0gc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3.1.7.2 Topic Alias</w:t>
              <w:tab/>
              <w:t xml:space="preserve">37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jtnz0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3.1.7.3 Packet Id</w:t>
              <w:tab/>
              <w:t xml:space="preserve">37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yyy98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3.1.7.4 Topic Name</w:t>
              <w:tab/>
              <w:t xml:space="preserve">37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iylrw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3.1.8 REGACK</w:t>
              <w:tab/>
              <w:t xml:space="preserve">37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y3w24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3.1.8.1 Length &amp; Packet Type</w:t>
              <w:tab/>
              <w:t xml:space="preserve">37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d96cc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3.1.8.2 REGACK Flags</w:t>
              <w:tab/>
              <w:t xml:space="preserve">38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x8tuz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3.1.8.3 Topic Alias</w:t>
              <w:tab/>
              <w:t xml:space="preserve">38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ce457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3.1.8.4 Packet Id</w:t>
              <w:tab/>
              <w:t xml:space="preserve">38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jeff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3.1.8.5 Reason Code</w:t>
              <w:tab/>
              <w:t xml:space="preserve">38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bj1y38">
            <w:r w:rsidDel="00000000" w:rsidR="00000000" w:rsidRPr="00000000">
              <w:rPr>
                <w:rFonts w:ascii="Liberation Sans" w:cs="Liberation Sans" w:eastAsia="Liberation Sans" w:hAnsi="Liberation Sans"/>
                <w:b w:val="0"/>
                <w:i w:val="0"/>
                <w:smallCaps w:val="0"/>
                <w:strike w:val="0"/>
                <w:color w:val="000000"/>
                <w:sz w:val="20"/>
                <w:szCs w:val="20"/>
                <w:u w:val="none"/>
                <w:shd w:fill="auto" w:val="clear"/>
                <w:vertAlign w:val="baseline"/>
                <w:rtl w:val="0"/>
              </w:rPr>
              <w:t xml:space="preserve">3.1.9 Publish Variants</w:t>
              <w:tab/>
              <w:t xml:space="preserve">38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qoc8b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3.1.10 PUBLISH MINUS -1 (Reference from 1.2)</w:t>
              <w:tab/>
              <w:t xml:space="preserve">39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anzqy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3.1.10.1 Length &amp; Packet Type</w:t>
              <w:tab/>
              <w:t xml:space="preserve">40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4ykbe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3.1.10.2 PUBLISH Flags</w:t>
              <w:tab/>
              <w:t xml:space="preserve">40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oy7u2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3.1.10.3 Topic Alias or Topic Length</w:t>
              <w:tab/>
              <w:t xml:space="preserve">40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43i4a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3.1.10.4 Data</w:t>
              <w:tab/>
              <w:t xml:space="preserve">40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8seh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3.1.11 PUBLISH OUT OF BAND</w:t>
              <w:tab/>
              <w:t xml:space="preserve">40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38fx5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3.1.11.1 Length &amp; Packet Type</w:t>
              <w:tab/>
              <w:t xml:space="preserve">41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idq7d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3.1.11.2 PUBLISH Flags</w:t>
              <w:tab/>
              <w:t xml:space="preserve">41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2ddq1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3.1.11.3 Topic Alias or Topic Length</w:t>
              <w:tab/>
              <w:t xml:space="preserve">41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hio09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3.1.11.4 Data</w:t>
              <w:tab/>
              <w:t xml:space="preserve">41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nyag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 PUBLISH (used for QoS 0)</w:t>
              <w:tab/>
              <w:t xml:space="preserve">42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gnlt4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3.1.12.1 Length &amp; Packet Type</w:t>
              <w:tab/>
              <w:t xml:space="preserve">42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vsw3c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3.1.12.2 PUBLISH Flags</w:t>
              <w:tab/>
              <w:t xml:space="preserve">42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fsjm0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3.1.12.3 Topic Alias or Topic Length</w:t>
              <w:tab/>
              <w:t xml:space="preserve">42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uxtw8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3.1.12.4 Data</w:t>
              <w:tab/>
              <w:t xml:space="preserve">43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a346f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3.1.13 PUBLISH (used for QoS 1 &amp; 2)</w:t>
              <w:tab/>
              <w:t xml:space="preserve">44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u2rp3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3.1.13.1 Length &amp; Packet Type</w:t>
              <w:tab/>
              <w:t xml:space="preserve">44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981zb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3.1.13.2 PUBLISH Flags</w:t>
              <w:tab/>
              <w:t xml:space="preserve">44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8czs7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3.1.13.3 Topic Length</w:t>
              <w:tab/>
              <w:t xml:space="preserve">45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nia2e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3.1.13.4 Packet Id</w:t>
              <w:tab/>
              <w:t xml:space="preserve">45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7hxl2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3.1.13.5 Topic Alias or Topic Name</w:t>
              <w:tab/>
              <w:t xml:space="preserve">45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mn7va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3.1.13.6 Data</w:t>
              <w:tab/>
              <w:t xml:space="preserve">45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1si5i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3.1.14 PUBACK – Publish Acknowledgement</w:t>
              <w:tab/>
              <w:t xml:space="preserve">45</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ls5o6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3.1.14.1 Length &amp; Packet Type</w:t>
              <w:tab/>
              <w:t xml:space="preserve">45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0xfyd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3.1.14.2 Packet Id</w:t>
              <w:tab/>
              <w:t xml:space="preserve">45</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kx3h1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3.1.14.3 Reason Code</w:t>
              <w:tab/>
              <w:t xml:space="preserve">45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02dr9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3.1.15 PUBREC (QoS 2 delivery part 1)</w:t>
              <w:tab/>
              <w:t xml:space="preserve">46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f7o1h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3.1.15.1 Length &amp; Packet Type</w:t>
              <w:tab/>
              <w:t xml:space="preserve">46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z7bk5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3.1.15.2 Packet Id</w:t>
              <w:tab/>
              <w:t xml:space="preserve">46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5jf58hkzq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3.1.15.3 Reason Code</w:t>
              <w:tab/>
              <w:t xml:space="preserve">46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eclu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3.1.16 PUBREL (QoS 2 delivery part 2)</w:t>
              <w:tab/>
              <w:t xml:space="preserve">46</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hw4k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3.1.16.1 Length &amp; Packet Type</w:t>
              <w:tab/>
              <w:t xml:space="preserve">47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dhjn8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3.1.16.2 Packet Id</w:t>
              <w:tab/>
              <w:t xml:space="preserve">47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7qegribw1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3.1.16.3 Reason Code</w:t>
              <w:tab/>
              <w:t xml:space="preserve">47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smtxg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3.1.17 PUBCOMP (QoS 2 delivery part 3)</w:t>
              <w:tab/>
              <w:t xml:space="preserve">47</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cmhg4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3.1.17.1 Length &amp; Packet Type</w:t>
              <w:tab/>
              <w:t xml:space="preserve">47</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rrrqc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3.1.17.2 Packet Identifier</w:t>
              <w:tab/>
              <w:t xml:space="preserve">47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9ce9nedlrk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3.1.17.3 Reason Code</w:t>
              <w:tab/>
              <w:t xml:space="preserve">47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6x20j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3.1.18 SUBSCRIBE</w:t>
              <w:tab/>
              <w:t xml:space="preserve">48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qwpj7n">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3.1.18.1 Length &amp; Packet Type</w:t>
              <w:tab/>
              <w:t xml:space="preserve">48</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61ztf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3.1.18.2 SUBSCRIBE Flags</w:t>
              <w:tab/>
              <w:t xml:space="preserve">48</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7a3n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3.1.18.3 Packet Id</w:t>
              <w:tab/>
              <w:t xml:space="preserve">48</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56xmb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3.1.18.4 Topic Alias or Topic Filter</w:t>
              <w:tab/>
              <w:t xml:space="preserve">49</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kc7wi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3.1.19 SUBACK</w:t>
              <w:tab/>
              <w:t xml:space="preserve">49</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4bvf6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3.1.19.1 Length &amp; Packet Type</w:t>
              <w:tab/>
              <w:t xml:space="preserve">49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jh5pe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3.1.19.2 Flags</w:t>
              <w:tab/>
              <w:t xml:space="preserve">49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mfzm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3.1.19.3 Topic Alias</w:t>
              <w:tab/>
              <w:t xml:space="preserve">49</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im3ia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3.1.19.4 Packet Identifier</w:t>
              <w:tab/>
              <w:t xml:space="preserve">49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xrdsh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3.1.19.5 Reason Code</w:t>
              <w:tab/>
              <w:t xml:space="preserve">50</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hr1b5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3.1.20 UNSUBSCRIBE</w:t>
              <w:tab/>
              <w:t xml:space="preserve">50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c1lvl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3.1.20.1 Length &amp; Packet Type</w:t>
              <w:tab/>
              <w:t xml:space="preserve">51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w19e9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3.1.20.2 UNSUBSCRIBE Flags</w:t>
              <w:tab/>
              <w:t xml:space="preserve">51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b6jog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3.1.20.3 Packet Identifier</w:t>
              <w:tab/>
              <w:t xml:space="preserve">51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btyo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3.1.20.4 Topic Alias or Topic Filter</w:t>
              <w:tab/>
              <w:t xml:space="preserve">51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bhhc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3.1.21 UNSUBACK</w:t>
              <w:tab/>
              <w:t xml:space="preserve">51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pgrrk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3.1.21.1 Length &amp; Packet Type</w:t>
              <w:tab/>
              <w:t xml:space="preserve">51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9gfa8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3.1.21.2 Packet Identifier</w:t>
              <w:tab/>
              <w:t xml:space="preserve">51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olpkf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3.1.21.3 Reason Code</w:t>
              <w:tab/>
              <w:t xml:space="preserve">51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3qzun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3.1.22 PINGREQ</w:t>
              <w:tab/>
              <w:t xml:space="preserve">52</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nqndb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3.1.22.1 Length &amp; Packet Type</w:t>
              <w:tab/>
              <w:t xml:space="preserve">52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2vxnj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3.1.22.2 Client Identifier (optional)</w:t>
              <w:tab/>
              <w:t xml:space="preserve">52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17xr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3.1.23 PINGRESP</w:t>
              <w:tab/>
              <w:t xml:space="preserve">52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20vge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3.1.23.1 Length &amp; Packet Type</w:t>
              <w:tab/>
              <w:t xml:space="preserve">53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h65qm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3.1.23.2 Messages Remaining</w:t>
              <w:tab/>
              <w:t xml:space="preserve">53</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15t9a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3.1.24 DISCONNECT</w:t>
              <w:tab/>
              <w:t xml:space="preserve">53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gb3ji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3.1.24.1 Length &amp; Packet Type</w:t>
              <w:tab/>
              <w:t xml:space="preserve">54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gdtq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3.1.24.2 Disconnect Flags</w:t>
              <w:tab/>
              <w:t xml:space="preserve">54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fg1ce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3.1.24.3 Reason Code</w:t>
              <w:tab/>
              <w:t xml:space="preserve">54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ulbml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3.1.24.4 Session Expiry Interval</w:t>
              <w:tab/>
              <w:t xml:space="preserve">55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ekz59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3.1.24.5 Reason String</w:t>
              <w:tab/>
              <w:t xml:space="preserve">55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e03kq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3.1.25 Forwarder Encapsulation</w:t>
              <w:tab/>
              <w:t xml:space="preserve">55</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xzr3e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3.1.25.1 Length</w:t>
              <w:tab/>
              <w:t xml:space="preserve">55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d51dm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3.1.25.2 Packet Type</w:t>
              <w:tab/>
              <w:t xml:space="preserve">55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abnu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3.1.25.3 Ctrl</w:t>
              <w:tab/>
              <w:t xml:space="preserve">55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c9z6h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3.1.25.4 Radius</w:t>
              <w:tab/>
              <w:t xml:space="preserve">55</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rf9gp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3.1.25.5 Wireless Node Id</w:t>
              <w:tab/>
              <w:t xml:space="preserve">56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bewzd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3.1.25.6 MQTT SN Packet</w:t>
              <w:tab/>
              <w:t xml:space="preserve">56</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5cqrsoyxc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PROTECTION</w:t>
              <w:tab/>
              <w:t xml:space="preserve">56</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9tutdzg8g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3.1.26.1 Length</w:t>
              <w:tab/>
              <w:t xml:space="preserve">57</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duggxbcb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3.1.26.2 Packet Type</w:t>
              <w:tab/>
              <w:t xml:space="preserve">57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1mmf1c4lv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3.1.26.3 Protection Flags</w:t>
              <w:tab/>
              <w:t xml:space="preserve">57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1zk7agco3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3.1.26.4 Protection Scheme</w:t>
              <w:tab/>
              <w:t xml:space="preserve">58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o2d2fngx6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3.1.26.5 Sender Id</w:t>
              <w:tab/>
              <w:t xml:space="preserve">59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jl219ghlh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3.1.26.6 Random</w:t>
              <w:tab/>
              <w:t xml:space="preserve">59</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30yx1mc4r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3.1.26.7 Crypto Material</w:t>
              <w:tab/>
              <w:t xml:space="preserve">60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y6o9vhqak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3.1.26.8 Monotonic Counter</w:t>
              <w:tab/>
              <w:t xml:space="preserve">60</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ovnwl46a7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3.1.26.9 Protected MQTT-SN Packet</w:t>
              <w:tab/>
              <w:t xml:space="preserve">60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75p96o6ve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3.1.26.10 Authentication Tag</w:t>
              <w:tab/>
              <w:t xml:space="preserve">60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2qk79l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Operational behavior</w:t>
              <w:tab/>
              <w:t xml:space="preserve">61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phjt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Example MQTT-SN Architecture(s)</w:t>
              <w:tab/>
              <w:t xml:space="preserve">61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pp52g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Transparent Gateway</w:t>
              <w:tab/>
              <w:t xml:space="preserve">62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4ufco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Aggregating Gateway</w:t>
              <w:tab/>
              <w:t xml:space="preserve">62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dklg7j7e30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Terminating SN Broker</w:t>
              <w:tab/>
              <w:t xml:space="preserve">62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pmw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Networks &amp; Transport Layers</w:t>
              <w:tab/>
              <w:t xml:space="preserve">63</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j4nfs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Gateway Advertisement and Discovery</w:t>
              <w:tab/>
              <w:t xml:space="preserve">63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34ayf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Session Establishment</w:t>
              <w:tab/>
              <w:t xml:space="preserve">64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i9l8n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 Quality of Service levels and protocol flows</w:t>
              <w:tab/>
              <w:t xml:space="preserve">66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eviv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4.5.1 QoS 0: At most once delivery</w:t>
              <w:tab/>
              <w:t xml:space="preserve">66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au1eu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4.5.2 QoS 1: At least once delivery</w:t>
              <w:tab/>
              <w:t xml:space="preserve">67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o97at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4.5.3 QoS 2: Exactly once delivery</w:t>
              <w:tab/>
              <w:t xml:space="preserve">68</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2jfdx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4.5.4 QoS -1: Constrained client delivery</w:t>
              <w:tab/>
              <w:t xml:space="preserve">68</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u8d3npbm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4.5.5 OUT OF BAND: Constrained client delivery</w:t>
              <w:tab/>
              <w:t xml:space="preserve">69</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mj2wk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Client states</w:t>
              <w:tab/>
              <w:t xml:space="preserve">69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1od6s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 Session state</w:t>
              <w:tab/>
              <w:t xml:space="preserve">71</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tnh0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4.8 Clean start</w:t>
              <w:tab/>
              <w:t xml:space="preserve">72</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fyl9w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4.10 Topic Name and Topic Filter Registration Procedure</w:t>
              <w:tab/>
              <w:t xml:space="preserve">72</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y8sj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Topic Name and Topic Filter Mapping and Aliasing</w:t>
              <w:tab/>
              <w:t xml:space="preserve">73</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f3j2r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Predefined topic alias’ and short topic names</w:t>
              <w:tab/>
              <w:t xml:space="preserve">73</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8tcz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4.13 Client’s Topic Subscribe/Unsubscribe Procedure</w:t>
              <w:tab/>
              <w:t xml:space="preserve">74</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e8gvn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4.14 Client’s Publish Procedure</w:t>
              <w:tab/>
              <w:t xml:space="preserve">74</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dr5v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4.15 Gateway’s Publish Procedure</w:t>
              <w:tab/>
              <w:t xml:space="preserve">75</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deoi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4.16 Keep Alive and PING Procedure</w:t>
              <w:tab/>
              <w:t xml:space="preserve">75</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ioyq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4.17 Client’s Disconnect Procedure</w:t>
              <w:tab/>
              <w:t xml:space="preserve">75</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nz8y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4.18 Client’s Retransmission Procedure</w:t>
              <w:tab/>
              <w:t xml:space="preserve">76</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nmrm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4.19 Sleeping clients</w:t>
              <w:tab/>
              <w:t xml:space="preserve">76</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sx1u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4.20 Authentication</w:t>
              <w:tab/>
              <w:t xml:space="preserve">78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y7c1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 Retained Packets</w:t>
              <w:tab/>
              <w:t xml:space="preserve">80</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o7ahow0t2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Optional Features</w:t>
              <w:tab/>
              <w:t xml:space="preserve">80</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2k82xt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Conformance</w:t>
              <w:tab/>
              <w:t xml:space="preserve">81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zdd8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A. References</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pjpzxrro3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A.1 Normative References</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mz8ensz9j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A.2 Informative References</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55r6c0xsdoo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Security and Privacy Considerations</w:t>
              <w:tab/>
              <w:t xml:space="preserve">84</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bc8w7ov5oli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Acknowledgments</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low6i83is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Special Thanks</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deowwajj1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Participants</w:t>
              <w:tab/>
              <w:t xml:space="preserve">85</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ewpzaw2f211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D. Revision History</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3jd0qo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E. Implementation Notes</w:t>
              <w:tab/>
              <w:t xml:space="preserve">91</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ib0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E.1 Support of QoS Level -1 and OUT OF BAND</w:t>
              <w:tab/>
              <w:t xml:space="preserve">91</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ihyj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E.2 “Best practice” values for timers and counters</w:t>
              <w:tab/>
              <w:t xml:space="preserve">91</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xn8ts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E.3 Mapping of Topic Alias to Topic Names and Topic Filters</w:t>
              <w:tab/>
              <w:t xml:space="preserve">91</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sj40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E.4 Exponential Backoff</w:t>
              <w:tab/>
              <w:t xml:space="preserve">91</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sg1xgdru14u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F. Notices</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6">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tyjcwt" w:id="4"/>
      <w:bookmarkEnd w:id="4"/>
      <w:r w:rsidDel="00000000" w:rsidR="00000000" w:rsidRPr="00000000">
        <w:rPr>
          <w:rtl w:val="0"/>
        </w:rPr>
      </w:r>
    </w:p>
    <w:p w:rsidR="00000000" w:rsidDel="00000000" w:rsidP="00000000" w:rsidRDefault="00000000" w:rsidRPr="00000000" w14:paraId="00000117">
      <w:pPr>
        <w:pStyle w:val="Heading1"/>
        <w:numPr>
          <w:ilvl w:val="0"/>
          <w:numId w:val="14"/>
        </w:numPr>
        <w:ind w:left="720" w:hanging="360"/>
        <w:rPr/>
      </w:pPr>
      <w:bookmarkStart w:colFirst="0" w:colLast="0" w:name="_3dy6vkm" w:id="5"/>
      <w:bookmarkEnd w:id="5"/>
      <w:r w:rsidDel="00000000" w:rsidR="00000000" w:rsidRPr="00000000">
        <w:rPr>
          <w:rtl w:val="0"/>
        </w:rPr>
        <w:t xml:space="preserve">1 Introduction</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9">
      <w:pPr>
        <w:pStyle w:val="Heading2"/>
        <w:numPr>
          <w:ilvl w:val="1"/>
          <w:numId w:val="14"/>
        </w:numPr>
        <w:ind w:left="1440" w:hanging="360"/>
        <w:rPr/>
      </w:pPr>
      <w:bookmarkStart w:colFirst="0" w:colLast="0" w:name="_4olrp2glo5nb" w:id="6"/>
      <w:bookmarkEnd w:id="6"/>
      <w:r w:rsidDel="00000000" w:rsidR="00000000" w:rsidRPr="00000000">
        <w:rPr>
          <w:rtl w:val="0"/>
        </w:rPr>
        <w:t xml:space="preserve">1.1 MQTT For Sensor Networks (MQTT-SN) </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of many battery-powered sensors and actuators, each containing a limited amount of storage and processing capability. They usually communicate wirelessly.</w:t>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Sensor Networks are 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the information between a set of applications and the correct set of devices based on its knowledge of the network and the applications designer’s choice of Topic Names. </w:t>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to and from the Topics rather than the other devices and applications.</w:t>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21">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3">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5">
      <w:pPr>
        <w:pStyle w:val="Heading3"/>
        <w:numPr>
          <w:ilvl w:val="2"/>
          <w:numId w:val="14"/>
        </w:numPr>
        <w:ind w:left="2160" w:hanging="360"/>
        <w:rPr/>
      </w:pPr>
      <w:bookmarkStart w:colFirst="0" w:colLast="0" w:name="_ox4v8n854qgm" w:id="7"/>
      <w:bookmarkEnd w:id="7"/>
      <w:r w:rsidDel="00000000" w:rsidR="00000000" w:rsidRPr="00000000">
        <w:rPr>
          <w:rtl w:val="0"/>
        </w:rPr>
        <w:t xml:space="preserve">1.1.1 MQTT-SN and MQTT Differences</w:t>
      </w:r>
    </w:p>
    <w:p w:rsidR="00000000" w:rsidDel="00000000" w:rsidP="00000000" w:rsidRDefault="00000000" w:rsidRPr="00000000" w14:paraId="0000012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MQTT and MQTT-SN specifications are similar in many ways and meant to interoperate with each other, but the two specifications are independent of each other.</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28">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MQTT-SN uses separate packets to transfer the Will Topic and Will Payload if they are used. The Will Topic and Will Payload can be modified during the lifetime of a Session.</w:t>
      </w:r>
    </w:p>
    <w:p w:rsidR="00000000" w:rsidDel="00000000" w:rsidP="00000000" w:rsidRDefault="00000000" w:rsidRPr="00000000" w14:paraId="00000129">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2A">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If the network supports broadcast, Gateway discovery can be implemented, otherwise the Gateway addresses must be configured in the nodes.</w:t>
      </w:r>
    </w:p>
    <w:p w:rsidR="00000000" w:rsidDel="00000000" w:rsidP="00000000" w:rsidRDefault="00000000" w:rsidRPr="00000000" w14:paraId="0000012B">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The Will message is part of the Session State and is discarded as part of Clean Start processing.</w:t>
      </w:r>
    </w:p>
    <w:p w:rsidR="00000000" w:rsidDel="00000000" w:rsidP="00000000" w:rsidRDefault="00000000" w:rsidRPr="00000000" w14:paraId="0000012C">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2D">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t>
      </w:r>
      <w:ins w:author="davide.lenzarini@u-blox.com" w:id="0" w:date="2024-02-15T17:32:01Z">
        <w:r w:rsidDel="00000000" w:rsidR="00000000" w:rsidRPr="00000000">
          <w:rPr>
            <w:rFonts w:ascii="Arial" w:cs="Arial" w:eastAsia="Arial" w:hAnsi="Arial"/>
            <w:rtl w:val="0"/>
          </w:rPr>
          <w:t xml:space="preserve">WITH</w:t>
        </w:r>
      </w:ins>
      <w:r w:rsidDel="00000000" w:rsidR="00000000" w:rsidRPr="00000000">
        <w:rPr>
          <w:rFonts w:ascii="Arial" w:cs="Arial" w:eastAsia="Arial" w:hAnsi="Arial"/>
          <w:rtl w:val="0"/>
        </w:rPr>
        <w:t xml:space="preserve">OUT </w:t>
      </w:r>
      <w:del w:author="davide.lenzarini@u-blox.com" w:id="1" w:date="2024-02-06T13:23:23Z">
        <w:r w:rsidDel="00000000" w:rsidR="00000000" w:rsidRPr="00000000">
          <w:rPr>
            <w:rFonts w:ascii="Arial" w:cs="Arial" w:eastAsia="Arial" w:hAnsi="Arial"/>
            <w:rtl w:val="0"/>
          </w:rPr>
          <w:delText xml:space="preserve">OF </w:delText>
        </w:r>
      </w:del>
      <w:ins w:author="davide.lenzarini@u-blox.com" w:id="1" w:date="2024-02-06T13:23:23Z">
        <w:r w:rsidDel="00000000" w:rsidR="00000000" w:rsidRPr="00000000">
          <w:rPr>
            <w:rFonts w:ascii="Arial" w:cs="Arial" w:eastAsia="Arial" w:hAnsi="Arial"/>
            <w:rtl w:val="0"/>
          </w:rPr>
          <w:t xml:space="preserve">SESSION</w:t>
        </w:r>
      </w:ins>
      <w:del w:author="davide.lenzarini@u-blox.com" w:id="1" w:date="2024-02-06T13:23:23Z">
        <w:r w:rsidDel="00000000" w:rsidR="00000000" w:rsidRPr="00000000">
          <w:rPr>
            <w:rFonts w:ascii="Arial" w:cs="Arial" w:eastAsia="Arial" w:hAnsi="Arial"/>
            <w:rtl w:val="0"/>
          </w:rPr>
          <w:delText xml:space="preserve">BAND</w:delText>
        </w:r>
      </w:del>
      <w:r w:rsidDel="00000000" w:rsidR="00000000" w:rsidRPr="00000000">
        <w:rPr>
          <w:rFonts w:ascii="Arial" w:cs="Arial" w:eastAsia="Arial" w:hAnsi="Arial"/>
          <w:rtl w:val="0"/>
        </w:rPr>
        <w:t xml:space="preserve">) is introduced in MQTT-SN, allowing devices to publish without a GW session having been established.</w:t>
      </w:r>
    </w:p>
    <w:p w:rsidR="00000000" w:rsidDel="00000000" w:rsidP="00000000" w:rsidRDefault="00000000" w:rsidRPr="00000000" w14:paraId="0000012E">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MQTT-SN doesn’t have any requirement on the underlying transport and it can use connectionless network transports such as User Datagram Protocol (UDP).</w:t>
      </w:r>
    </w:p>
    <w:p w:rsidR="00000000" w:rsidDel="00000000" w:rsidP="00000000" w:rsidRDefault="00000000" w:rsidRPr="00000000" w14:paraId="0000012F">
      <w:pPr>
        <w:numPr>
          <w:ilvl w:val="0"/>
          <w:numId w:val="11"/>
        </w:numPr>
        <w:ind w:left="432" w:hanging="432"/>
        <w:rPr>
          <w:rFonts w:ascii="Arial" w:cs="Arial" w:eastAsia="Arial" w:hAnsi="Arial"/>
        </w:rPr>
      </w:pPr>
      <w:r w:rsidDel="00000000" w:rsidR="00000000" w:rsidRPr="00000000">
        <w:rPr>
          <w:rFonts w:ascii="Arial" w:cs="Arial" w:eastAsia="Arial" w:hAnsi="Arial"/>
          <w:rtl w:val="0"/>
        </w:rPr>
        <w:t xml:space="preserve">MQTT-SN introduced the Protection packet for message-based security based on symmetric cryptography. </w:t>
      </w:r>
    </w:p>
    <w:p w:rsidR="00000000" w:rsidDel="00000000" w:rsidP="00000000" w:rsidRDefault="00000000" w:rsidRPr="00000000" w14:paraId="00000130">
      <w:pPr>
        <w:pStyle w:val="Heading2"/>
        <w:numPr>
          <w:ilvl w:val="1"/>
          <w:numId w:val="14"/>
        </w:numPr>
        <w:ind w:left="0" w:hanging="45"/>
        <w:rPr/>
      </w:pPr>
      <w:bookmarkStart w:colFirst="0" w:colLast="0" w:name="_v5qicb1pcnem" w:id="8"/>
      <w:bookmarkEnd w:id="8"/>
      <w:r w:rsidDel="00000000" w:rsidR="00000000" w:rsidRPr="00000000">
        <w:rPr>
          <w:rtl w:val="0"/>
        </w:rPr>
        <w:t xml:space="preserve">1.2 Changes from earlier Versions</w:t>
      </w:r>
    </w:p>
    <w:p w:rsidR="00000000" w:rsidDel="00000000" w:rsidP="00000000" w:rsidRDefault="00000000" w:rsidRPr="00000000" w14:paraId="00000131">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2">
      <w:pPr>
        <w:spacing w:after="120" w:before="0" w:lineRule="auto"/>
        <w:rPr>
          <w:rFonts w:ascii="Arial" w:cs="Arial" w:eastAsia="Arial" w:hAnsi="Arial"/>
          <w:color w:val="0000ee"/>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pStyle w:val="Heading3"/>
        <w:numPr>
          <w:ilvl w:val="2"/>
          <w:numId w:val="14"/>
        </w:numPr>
        <w:ind w:left="2160" w:hanging="360"/>
        <w:rPr>
          <w:rFonts w:ascii="Arial" w:cs="Arial" w:eastAsia="Arial" w:hAnsi="Arial"/>
        </w:rPr>
      </w:pPr>
      <w:bookmarkStart w:colFirst="0" w:colLast="0" w:name="_5u7dbejbytfw" w:id="9"/>
      <w:bookmarkEnd w:id="9"/>
      <w:r w:rsidDel="00000000" w:rsidR="00000000" w:rsidRPr="00000000">
        <w:rPr>
          <w:rFonts w:ascii="Arial" w:cs="Arial" w:eastAsia="Arial" w:hAnsi="Arial"/>
          <w:rtl w:val="0"/>
        </w:rPr>
        <w:t xml:space="preserve">1.2.1 MQTT-SN v1.2</w:t>
      </w:r>
    </w:p>
    <w:p w:rsidR="00000000" w:rsidDel="00000000" w:rsidP="00000000" w:rsidRDefault="00000000" w:rsidRPr="00000000" w14:paraId="00000135">
      <w:pPr>
        <w:rPr>
          <w:rFonts w:ascii="Arial" w:cs="Arial" w:eastAsia="Arial" w:hAnsi="Arial"/>
        </w:rPr>
      </w:pPr>
      <w:commentRangeStart w:id="2"/>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6">
      <w:pPr>
        <w:pStyle w:val="Heading3"/>
        <w:numPr>
          <w:ilvl w:val="2"/>
          <w:numId w:val="14"/>
        </w:numPr>
        <w:ind w:left="0" w:firstLine="0"/>
        <w:rPr/>
      </w:pPr>
      <w:bookmarkStart w:colFirst="0" w:colLast="0" w:name="_msufoaw194p2" w:id="10"/>
      <w:bookmarkEnd w:id="10"/>
      <w:r w:rsidDel="00000000" w:rsidR="00000000" w:rsidRPr="00000000">
        <w:rPr>
          <w:rtl w:val="0"/>
        </w:rPr>
      </w:r>
    </w:p>
    <w:p w:rsidR="00000000" w:rsidDel="00000000" w:rsidP="00000000" w:rsidRDefault="00000000" w:rsidRPr="00000000" w14:paraId="00000137">
      <w:pPr>
        <w:pStyle w:val="Heading2"/>
        <w:numPr>
          <w:ilvl w:val="1"/>
          <w:numId w:val="14"/>
        </w:numPr>
        <w:ind w:left="0" w:firstLine="0"/>
        <w:rPr>
          <w:rFonts w:ascii="Arial" w:cs="Arial" w:eastAsia="Arial" w:hAnsi="Arial"/>
        </w:rPr>
      </w:pPr>
      <w:bookmarkStart w:colFirst="0" w:colLast="0" w:name="_4d34og8" w:id="11"/>
      <w:bookmarkEnd w:id="11"/>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The specification is split into seven chapters:</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2s8eyo1" w:id="12"/>
      <w:bookmarkEnd w:id="12"/>
      <w:hyperlink w:anchor="_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 listing</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2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F">
      <w:pPr>
        <w:pStyle w:val="Heading2"/>
        <w:numPr>
          <w:ilvl w:val="1"/>
          <w:numId w:val="14"/>
        </w:numPr>
        <w:ind w:left="0" w:firstLine="0"/>
        <w:rPr>
          <w:rFonts w:ascii="Arial" w:cs="Arial" w:eastAsia="Arial" w:hAnsi="Arial"/>
        </w:rPr>
      </w:pPr>
      <w:bookmarkStart w:colFirst="0" w:colLast="0" w:name="_17dp8vu" w:id="13"/>
      <w:bookmarkEnd w:id="13"/>
      <w:r w:rsidDel="00000000" w:rsidR="00000000" w:rsidRPr="00000000">
        <w:rPr>
          <w:rFonts w:ascii="Arial" w:cs="Arial" w:eastAsia="Arial" w:hAnsi="Arial"/>
          <w:rtl w:val="0"/>
        </w:rPr>
        <w:t xml:space="preserve">1.4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3rdcrjn" w:id="14"/>
      <w:bookmarkEnd w:id="14"/>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rPr>
          <w:rFonts w:ascii="Arial" w:cs="Arial" w:eastAsia="Arial" w:hAnsi="Arial"/>
          <w:b w:val="1"/>
        </w:rPr>
      </w:pPr>
      <w:bookmarkStart w:colFirst="0" w:colLast="0" w:name="_26in1rg" w:id="15"/>
      <w:bookmarkEnd w:id="15"/>
      <w:r w:rsidDel="00000000" w:rsidR="00000000" w:rsidRPr="00000000">
        <w:rPr>
          <w:rFonts w:ascii="Arial" w:cs="Arial" w:eastAsia="Arial" w:hAnsi="Arial"/>
          <w:b w:val="1"/>
          <w:rtl w:val="0"/>
        </w:rPr>
        <w:t xml:space="preserve">Application Message:</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3">
      <w:pPr>
        <w:rPr>
          <w:rFonts w:ascii="Arial" w:cs="Arial" w:eastAsia="Arial" w:hAnsi="Arial"/>
        </w:rPr>
      </w:pPr>
      <w:r w:rsidDel="00000000" w:rsidR="00000000" w:rsidRPr="00000000">
        <w:rPr>
          <w:rtl w:val="0"/>
        </w:rPr>
      </w:r>
    </w:p>
    <w:bookmarkStart w:colFirst="0" w:colLast="0" w:name="lnxbz9" w:id="16"/>
    <w:bookmarkEnd w:id="16"/>
    <w:p w:rsidR="00000000" w:rsidDel="00000000" w:rsidP="00000000" w:rsidRDefault="00000000" w:rsidRPr="00000000" w14:paraId="00000144">
      <w:pPr>
        <w:rPr>
          <w:rFonts w:ascii="Arial" w:cs="Arial" w:eastAsia="Arial" w:hAnsi="Arial"/>
          <w:b w:val="1"/>
        </w:rPr>
      </w:pPr>
      <w:bookmarkStart w:colFirst="0" w:colLast="0" w:name="_35nkun2" w:id="17"/>
      <w:bookmarkEnd w:id="17"/>
      <w:r w:rsidDel="00000000" w:rsidR="00000000" w:rsidRPr="00000000">
        <w:rPr>
          <w:rFonts w:ascii="Arial" w:cs="Arial" w:eastAsia="Arial" w:hAnsi="Arial"/>
          <w:b w:val="1"/>
          <w:rtl w:val="0"/>
        </w:rPr>
        <w:t xml:space="preserve">Client:</w:t>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A program or device that uses MQTT-SN. A Client:</w:t>
      </w:r>
    </w:p>
    <w:p w:rsidR="00000000" w:rsidDel="00000000" w:rsidP="00000000" w:rsidRDefault="00000000" w:rsidRPr="00000000" w14:paraId="000001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Optionally Connects to the Gateway</w:t>
      </w:r>
    </w:p>
    <w:p w:rsidR="00000000" w:rsidDel="00000000" w:rsidP="00000000" w:rsidRDefault="00000000" w:rsidRPr="00000000" w14:paraId="000001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publishes Application Messages to topics.</w:t>
      </w:r>
    </w:p>
    <w:p w:rsidR="00000000" w:rsidDel="00000000" w:rsidP="00000000" w:rsidRDefault="00000000" w:rsidRPr="00000000" w14:paraId="000001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subscribes to request Application Messages that it is interested in receiving.</w:t>
      </w:r>
    </w:p>
    <w:p w:rsidR="00000000" w:rsidDel="00000000" w:rsidP="00000000" w:rsidRDefault="00000000" w:rsidRPr="00000000" w14:paraId="000001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unsubscribes to remove a request for Application Messages.</w:t>
      </w:r>
    </w:p>
    <w:p w:rsidR="00000000" w:rsidDel="00000000" w:rsidP="00000000" w:rsidRDefault="00000000" w:rsidRPr="00000000" w14:paraId="000001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Issues a DISCONNECT to the Gateway.</w:t>
      </w:r>
    </w:p>
    <w:p w:rsidR="00000000" w:rsidDel="00000000" w:rsidP="00000000" w:rsidRDefault="00000000" w:rsidRPr="00000000" w14:paraId="0000014B">
      <w:pPr>
        <w:rPr>
          <w:rFonts w:ascii="Arial" w:cs="Arial" w:eastAsia="Arial" w:hAnsi="Arial"/>
          <w:b w:val="1"/>
        </w:rPr>
      </w:pPr>
      <w:r w:rsidDel="00000000" w:rsidR="00000000" w:rsidRPr="00000000">
        <w:rPr>
          <w:rtl w:val="0"/>
        </w:rPr>
      </w:r>
    </w:p>
    <w:p w:rsidR="00000000" w:rsidDel="00000000" w:rsidP="00000000" w:rsidRDefault="00000000" w:rsidRPr="00000000" w14:paraId="0000014C">
      <w:pPr>
        <w:rPr>
          <w:rFonts w:ascii="Arial" w:cs="Arial" w:eastAsia="Arial" w:hAnsi="Arial"/>
          <w:b w:val="1"/>
        </w:rPr>
      </w:pPr>
      <w:r w:rsidDel="00000000" w:rsidR="00000000" w:rsidRPr="00000000">
        <w:rPr>
          <w:rFonts w:ascii="Arial" w:cs="Arial" w:eastAsia="Arial" w:hAnsi="Arial"/>
          <w:b w:val="1"/>
          <w:rtl w:val="0"/>
        </w:rPr>
        <w:t xml:space="preserve">Gateway (abbrev. GW):</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A program or device accepting MQTT-SN protocol packets from Clients. A Gateway:</w:t>
      </w:r>
    </w:p>
    <w:p w:rsidR="00000000" w:rsidDel="00000000" w:rsidP="00000000" w:rsidRDefault="00000000" w:rsidRPr="00000000" w14:paraId="000001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CONNECT packets from Clients and initializes Sessions.</w:t>
      </w:r>
    </w:p>
    <w:p w:rsidR="00000000" w:rsidDel="00000000" w:rsidP="00000000" w:rsidRDefault="00000000" w:rsidRPr="00000000" w14:paraId="000001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Application Messages published by Clients and sends them to the Server.</w:t>
      </w:r>
    </w:p>
    <w:p w:rsidR="00000000" w:rsidDel="00000000" w:rsidP="00000000" w:rsidRDefault="00000000" w:rsidRPr="00000000" w14:paraId="0000015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from the Server to Clients.</w:t>
      </w:r>
    </w:p>
    <w:p w:rsidR="00000000" w:rsidDel="00000000" w:rsidP="00000000" w:rsidRDefault="00000000" w:rsidRPr="00000000" w14:paraId="000001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Gateway “Session” for each Client on the GW.</w:t>
      </w:r>
    </w:p>
    <w:p w:rsidR="00000000" w:rsidDel="00000000" w:rsidP="00000000" w:rsidRDefault="00000000" w:rsidRPr="00000000" w14:paraId="000001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dictionary of topic alias’s for each Client.</w:t>
      </w:r>
    </w:p>
    <w:p w:rsidR="00000000" w:rsidDel="00000000" w:rsidP="00000000" w:rsidRDefault="00000000" w:rsidRPr="00000000" w14:paraId="00000154">
      <w:pPr>
        <w:rPr>
          <w:rFonts w:ascii="Arial" w:cs="Arial" w:eastAsia="Arial" w:hAnsi="Arial"/>
          <w:b w:val="1"/>
        </w:rPr>
      </w:pPr>
      <w:r w:rsidDel="00000000" w:rsidR="00000000" w:rsidRPr="00000000">
        <w:rPr>
          <w:rtl w:val="0"/>
        </w:rPr>
      </w:r>
    </w:p>
    <w:p w:rsidR="00000000" w:rsidDel="00000000" w:rsidP="00000000" w:rsidRDefault="00000000" w:rsidRPr="00000000" w14:paraId="00000155">
      <w:pPr>
        <w:rPr>
          <w:rFonts w:ascii="Arial" w:cs="Arial" w:eastAsia="Arial" w:hAnsi="Arial"/>
          <w:b w:val="1"/>
        </w:rPr>
      </w:pPr>
      <w:r w:rsidDel="00000000" w:rsidR="00000000" w:rsidRPr="00000000">
        <w:rPr>
          <w:rFonts w:ascii="Arial" w:cs="Arial" w:eastAsia="Arial" w:hAnsi="Arial"/>
          <w:b w:val="1"/>
          <w:rtl w:val="0"/>
        </w:rPr>
        <w:t xml:space="preserve">Server or Broker:</w:t>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A program or device accepting MQTT protocol connections from the Gateways. A Server or Broker:</w:t>
      </w:r>
    </w:p>
    <w:p w:rsidR="00000000" w:rsidDel="00000000" w:rsidP="00000000" w:rsidRDefault="00000000" w:rsidRPr="00000000" w14:paraId="000001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Network Connections from Gateways.</w:t>
      </w:r>
    </w:p>
    <w:p w:rsidR="00000000" w:rsidDel="00000000" w:rsidP="00000000" w:rsidRDefault="00000000" w:rsidRPr="00000000" w14:paraId="000001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accepts Application Messages published by Clients.</w:t>
      </w:r>
    </w:p>
    <w:p w:rsidR="00000000" w:rsidDel="00000000" w:rsidP="00000000" w:rsidRDefault="00000000" w:rsidRPr="00000000" w14:paraId="000001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that match Client Subscriptions to the Gateways.</w:t>
      </w:r>
    </w:p>
    <w:p w:rsidR="00000000" w:rsidDel="00000000" w:rsidP="00000000" w:rsidRDefault="00000000" w:rsidRPr="00000000" w14:paraId="000001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closes the Network Connection from the Gateway.</w:t>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bookmarkStart w:colFirst="0" w:colLast="0" w:name="_1ksv4uv" w:id="18"/>
      <w:bookmarkEnd w:id="18"/>
      <w:r w:rsidDel="00000000" w:rsidR="00000000" w:rsidRPr="00000000">
        <w:rPr>
          <w:rFonts w:ascii="Arial" w:cs="Arial" w:eastAsia="Arial" w:hAnsi="Arial"/>
          <w:b w:val="1"/>
          <w:rtl w:val="0"/>
        </w:rPr>
        <w:t xml:space="preserve">Session:</w:t>
      </w:r>
      <w:r w:rsidDel="00000000" w:rsidR="00000000" w:rsidRPr="00000000">
        <w:rPr>
          <w:rtl w:val="0"/>
        </w:rPr>
      </w:r>
    </w:p>
    <w:p w:rsidR="00000000" w:rsidDel="00000000" w:rsidP="00000000" w:rsidRDefault="00000000" w:rsidRPr="00000000" w14:paraId="0000015E">
      <w:pPr>
        <w:rPr>
          <w:rFonts w:ascii="Arial" w:cs="Arial" w:eastAsia="Arial" w:hAnsi="Arial"/>
          <w:sz w:val="18"/>
          <w:szCs w:val="18"/>
        </w:rPr>
      </w:pPr>
      <w:r w:rsidDel="00000000" w:rsidR="00000000" w:rsidRPr="00000000">
        <w:rPr>
          <w:rFonts w:ascii="Arial" w:cs="Arial" w:eastAsia="Arial" w:hAnsi="Arial"/>
          <w:sz w:val="19"/>
          <w:szCs w:val="19"/>
          <w:highlight w:val="white"/>
          <w:rtl w:val="0"/>
        </w:rPr>
        <w:t xml:space="preserve">A session is the shared state between client and gateway.</w:t>
      </w: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rtl w:val="0"/>
        </w:rPr>
        <w:t xml:space="preserve">Unicast:</w:t>
      </w: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A one-to-one transmission from a Client to a Gateway or from a Gateway to a Client.</w:t>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b w:val="1"/>
        </w:rPr>
      </w:pPr>
      <w:r w:rsidDel="00000000" w:rsidR="00000000" w:rsidRPr="00000000">
        <w:rPr>
          <w:rFonts w:ascii="Arial" w:cs="Arial" w:eastAsia="Arial" w:hAnsi="Arial"/>
          <w:b w:val="1"/>
          <w:rtl w:val="0"/>
        </w:rPr>
        <w:t xml:space="preserve">Broadcast:</w: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A one-to-many transmission from a Client or from a Gateway that is not destined respectively for a specific Gateway or Client. In case the IP protocol stack is used, this definition includes both the broadcast addressing and the multicast addressing schemes. </w:t>
      </w:r>
    </w:p>
    <w:p w:rsidR="00000000" w:rsidDel="00000000" w:rsidP="00000000" w:rsidRDefault="00000000" w:rsidRPr="00000000" w14:paraId="00000165">
      <w:pPr>
        <w:rPr>
          <w:rFonts w:ascii="Arial" w:cs="Arial" w:eastAsia="Arial" w:hAnsi="Arial"/>
          <w:b w:val="1"/>
        </w:rPr>
      </w:pPr>
      <w:r w:rsidDel="00000000" w:rsidR="00000000" w:rsidRPr="00000000">
        <w:rPr>
          <w:rtl w:val="0"/>
        </w:rPr>
      </w:r>
    </w:p>
    <w:p w:rsidR="00000000" w:rsidDel="00000000" w:rsidP="00000000" w:rsidRDefault="00000000" w:rsidRPr="00000000" w14:paraId="00000166">
      <w:pPr>
        <w:rPr>
          <w:rFonts w:ascii="Arial" w:cs="Arial" w:eastAsia="Arial" w:hAnsi="Arial"/>
          <w:b w:val="1"/>
        </w:rPr>
      </w:pPr>
      <w:r w:rsidDel="00000000" w:rsidR="00000000" w:rsidRPr="00000000">
        <w:rPr>
          <w:rFonts w:ascii="Arial" w:cs="Arial" w:eastAsia="Arial" w:hAnsi="Arial"/>
          <w:b w:val="1"/>
          <w:rtl w:val="0"/>
        </w:rPr>
        <w:t xml:space="preserve">Transport Layer:</w:t>
      </w:r>
    </w:p>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The transmission protocol used to send and receive the MQTT-SN packets, for example UDP/IP.</w:t>
      </w:r>
    </w:p>
    <w:p w:rsidR="00000000" w:rsidDel="00000000" w:rsidP="00000000" w:rsidRDefault="00000000" w:rsidRPr="00000000" w14:paraId="00000168">
      <w:pPr>
        <w:rPr>
          <w:rFonts w:ascii="Arial" w:cs="Arial" w:eastAsia="Arial" w:hAnsi="Arial"/>
          <w:b w:val="1"/>
        </w:rPr>
      </w:pPr>
      <w:r w:rsidDel="00000000" w:rsidR="00000000" w:rsidRPr="00000000">
        <w:rPr>
          <w:rtl w:val="0"/>
        </w:rPr>
      </w:r>
    </w:p>
    <w:p w:rsidR="00000000" w:rsidDel="00000000" w:rsidP="00000000" w:rsidRDefault="00000000" w:rsidRPr="00000000" w14:paraId="00000169">
      <w:pPr>
        <w:rPr>
          <w:rFonts w:ascii="Arial" w:cs="Arial" w:eastAsia="Arial" w:hAnsi="Arial"/>
          <w:b w:val="1"/>
        </w:rPr>
      </w:pPr>
      <w:r w:rsidDel="00000000" w:rsidR="00000000" w:rsidRPr="00000000">
        <w:rPr>
          <w:rFonts w:ascii="Arial" w:cs="Arial" w:eastAsia="Arial" w:hAnsi="Arial"/>
          <w:b w:val="1"/>
          <w:rtl w:val="0"/>
        </w:rPr>
        <w:t xml:space="preserve">Virtual Connection:</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Carries the MQTT-SN data between a Client and a Gateway.</w:t>
      </w:r>
    </w:p>
    <w:p w:rsidR="00000000" w:rsidDel="00000000" w:rsidP="00000000" w:rsidRDefault="00000000" w:rsidRPr="00000000" w14:paraId="0000016B">
      <w:pPr>
        <w:rPr>
          <w:rFonts w:ascii="Arial" w:cs="Arial" w:eastAsia="Arial" w:hAnsi="Arial"/>
          <w:b w:val="1"/>
        </w:rPr>
      </w:pPr>
      <w:r w:rsidDel="00000000" w:rsidR="00000000" w:rsidRPr="00000000">
        <w:rPr>
          <w:rFonts w:ascii="Arial" w:cs="Arial" w:eastAsia="Arial" w:hAnsi="Arial"/>
          <w:rtl w:val="0"/>
        </w:rPr>
        <w:t xml:space="preserve">Refer to section 3.2 Networks &amp; Transport Layers for informative examples.</w:t>
      </w:r>
      <w:r w:rsidDel="00000000" w:rsidR="00000000" w:rsidRPr="00000000">
        <w:rPr>
          <w:rtl w:val="0"/>
        </w:rPr>
      </w:r>
    </w:p>
    <w:p w:rsidR="00000000" w:rsidDel="00000000" w:rsidP="00000000" w:rsidRDefault="00000000" w:rsidRPr="00000000" w14:paraId="0000016C">
      <w:pPr>
        <w:rPr>
          <w:rFonts w:ascii="Arial" w:cs="Arial" w:eastAsia="Arial" w:hAnsi="Arial"/>
          <w:b w:val="1"/>
        </w:rPr>
      </w:pPr>
      <w:r w:rsidDel="00000000" w:rsidR="00000000" w:rsidRPr="00000000">
        <w:rPr>
          <w:rtl w:val="0"/>
        </w:rPr>
      </w:r>
    </w:p>
    <w:p w:rsidR="00000000" w:rsidDel="00000000" w:rsidP="00000000" w:rsidRDefault="00000000" w:rsidRPr="00000000" w14:paraId="0000016D">
      <w:pPr>
        <w:rPr>
          <w:rFonts w:ascii="Arial" w:cs="Arial" w:eastAsia="Arial" w:hAnsi="Arial"/>
          <w:b w:val="1"/>
        </w:rPr>
      </w:pPr>
      <w:r w:rsidDel="00000000" w:rsidR="00000000" w:rsidRPr="00000000">
        <w:rPr>
          <w:rFonts w:ascii="Arial" w:cs="Arial" w:eastAsia="Arial" w:hAnsi="Arial"/>
          <w:b w:val="1"/>
          <w:rtl w:val="0"/>
        </w:rPr>
        <w:t xml:space="preserve">Subscription:</w:t>
      </w:r>
    </w:p>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rtl w:val="0"/>
        </w:rPr>
        <w:t xml:space="preserve">A Subscription comprises a Topic Filter and a maximum QoS. A Subscription is associated with a single Session. A Session can contain more than one Subscription. Each Subscription within a Session has a different Topic Filter. </w:t>
      </w: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b w:val="1"/>
        </w:rPr>
      </w:pPr>
      <w:r w:rsidDel="00000000" w:rsidR="00000000" w:rsidRPr="00000000">
        <w:rPr>
          <w:rFonts w:ascii="Arial" w:cs="Arial" w:eastAsia="Arial" w:hAnsi="Arial"/>
          <w:b w:val="1"/>
          <w:rtl w:val="0"/>
        </w:rPr>
        <w:t xml:space="preserve">Topic Alias:</w:t>
      </w:r>
    </w:p>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A topic alias is a 16-bit unsigned integer assigned by the Gateway during a session or pre-assigned by the application which represents and replaces a topic name or topic filter in the protocol packets.</w:t>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b w:val="1"/>
          <w:rtl w:val="0"/>
        </w:rPr>
        <w:t xml:space="preserve">Topic Name:</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The label attached to an Application Message which is matched against the Subscriptions known to the Gateway / Server.</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b w:val="1"/>
          <w:rtl w:val="0"/>
        </w:rPr>
        <w:t xml:space="preserve">Topic Filter:</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tl w:val="0"/>
        </w:rPr>
        <w:t xml:space="preserve">Wildcard Subscription:</w:t>
      </w:r>
    </w:p>
    <w:p w:rsidR="00000000" w:rsidDel="00000000" w:rsidP="00000000" w:rsidRDefault="00000000" w:rsidRPr="00000000" w14:paraId="0000017A">
      <w:pPr>
        <w:rPr>
          <w:rFonts w:ascii="Arial" w:cs="Arial" w:eastAsia="Arial" w:hAnsi="Arial"/>
          <w:b w:val="1"/>
        </w:rPr>
      </w:pPr>
      <w:r w:rsidDel="00000000" w:rsidR="00000000" w:rsidRPr="00000000">
        <w:rPr>
          <w:rFonts w:ascii="Arial" w:cs="Arial" w:eastAsia="Arial" w:hAnsi="Arial"/>
          <w:rtl w:val="0"/>
        </w:rPr>
        <w:t xml:space="preserve">A Wildcard Subscription is a Subscription with a Topic Filter containing one or more wildcard characters. This allows the subscription to match more than one Topic Name. </w:t>
      </w: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b w:val="1"/>
        </w:rPr>
      </w:pPr>
      <w:bookmarkStart w:colFirst="0" w:colLast="0" w:name="_44sinio" w:id="19"/>
      <w:bookmarkEnd w:id="19"/>
      <w:r w:rsidDel="00000000" w:rsidR="00000000" w:rsidRPr="00000000">
        <w:rPr>
          <w:rFonts w:ascii="Arial" w:cs="Arial" w:eastAsia="Arial" w:hAnsi="Arial"/>
          <w:b w:val="1"/>
          <w:rtl w:val="0"/>
        </w:rPr>
        <w:t xml:space="preserve">Control Packet:</w:t>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A packet of information that is sent across the Virtual Connection. The MQTT-SN specification defines 31 (twenty nine) different types of MQTT-SN Control Packet, for example the PUBLISH packet is used to convey Application Messages.</w:t>
      </w:r>
    </w:p>
    <w:p w:rsidR="00000000" w:rsidDel="00000000" w:rsidP="00000000" w:rsidRDefault="00000000" w:rsidRPr="00000000" w14:paraId="0000017E">
      <w:pPr>
        <w:rPr>
          <w:rFonts w:ascii="Arial" w:cs="Arial" w:eastAsia="Arial" w:hAnsi="Arial"/>
          <w:b w:val="1"/>
        </w:rPr>
      </w:pPr>
      <w:r w:rsidDel="00000000" w:rsidR="00000000" w:rsidRPr="00000000">
        <w:rPr>
          <w:rtl w:val="0"/>
        </w:rPr>
      </w:r>
    </w:p>
    <w:p w:rsidR="00000000" w:rsidDel="00000000" w:rsidP="00000000" w:rsidRDefault="00000000" w:rsidRPr="00000000" w14:paraId="0000017F">
      <w:pPr>
        <w:rPr>
          <w:rFonts w:ascii="Arial" w:cs="Arial" w:eastAsia="Arial" w:hAnsi="Arial"/>
          <w:b w:val="1"/>
        </w:rPr>
      </w:pPr>
      <w:r w:rsidDel="00000000" w:rsidR="00000000" w:rsidRPr="00000000">
        <w:rPr>
          <w:rFonts w:ascii="Arial" w:cs="Arial" w:eastAsia="Arial" w:hAnsi="Arial"/>
          <w:b w:val="1"/>
          <w:rtl w:val="0"/>
        </w:rPr>
        <w:t xml:space="preserve">Wireless Sensor Networks (abbrev. WSN):</w:t>
      </w:r>
    </w:p>
    <w:p w:rsidR="00000000" w:rsidDel="00000000" w:rsidP="00000000" w:rsidRDefault="00000000" w:rsidRPr="00000000" w14:paraId="00000180">
      <w:pPr>
        <w:rPr>
          <w:rFonts w:ascii="Arial" w:cs="Arial" w:eastAsia="Arial" w:hAnsi="Arial"/>
          <w:color w:val="202124"/>
          <w:highlight w:val="white"/>
        </w:rPr>
      </w:pPr>
      <w:r w:rsidDel="00000000" w:rsidR="00000000" w:rsidRPr="00000000">
        <w:rPr>
          <w:rFonts w:ascii="Arial" w:cs="Arial" w:eastAsia="Arial" w:hAnsi="Arial"/>
          <w:color w:val="202124"/>
          <w:rtl w:val="0"/>
        </w:rPr>
        <w:t xml:space="preserve">N</w:t>
      </w:r>
      <w:r w:rsidDel="00000000" w:rsidR="00000000" w:rsidRPr="00000000">
        <w:rPr>
          <w:rFonts w:ascii="Arial" w:cs="Arial" w:eastAsia="Arial" w:hAnsi="Arial"/>
          <w:color w:val="202124"/>
          <w:highlight w:val="white"/>
          <w:rtl w:val="0"/>
        </w:rPr>
        <w:t xml:space="preserve">etworks of 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182">
      <w:pPr>
        <w:pStyle w:val="Heading2"/>
        <w:numPr>
          <w:ilvl w:val="1"/>
          <w:numId w:val="14"/>
        </w:numPr>
        <w:ind w:left="0" w:firstLine="0"/>
        <w:rPr/>
      </w:pPr>
      <w:bookmarkStart w:colFirst="0" w:colLast="0" w:name="_2bn6wsx" w:id="20"/>
      <w:bookmarkEnd w:id="20"/>
      <w:r w:rsidDel="00000000" w:rsidR="00000000" w:rsidRPr="00000000">
        <w:rPr>
          <w:rtl w:val="0"/>
        </w:rPr>
        <w:t xml:space="preserve">1.4 Data representation</w:t>
      </w:r>
    </w:p>
    <w:p w:rsidR="00000000" w:rsidDel="00000000" w:rsidP="00000000" w:rsidRDefault="00000000" w:rsidRPr="00000000" w14:paraId="00000183">
      <w:pPr>
        <w:pStyle w:val="Heading3"/>
        <w:numPr>
          <w:ilvl w:val="2"/>
          <w:numId w:val="14"/>
        </w:numPr>
        <w:ind w:left="0" w:firstLine="0"/>
        <w:rPr>
          <w:rFonts w:ascii="Arial" w:cs="Arial" w:eastAsia="Arial" w:hAnsi="Arial"/>
        </w:rPr>
      </w:pPr>
      <w:bookmarkStart w:colFirst="0" w:colLast="0" w:name="_qsh70q" w:id="21"/>
      <w:bookmarkEnd w:id="21"/>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85">
      <w:pPr>
        <w:pStyle w:val="Heading3"/>
        <w:numPr>
          <w:ilvl w:val="2"/>
          <w:numId w:val="14"/>
        </w:numPr>
        <w:ind w:left="0" w:firstLine="0"/>
        <w:rPr>
          <w:rFonts w:ascii="Arial" w:cs="Arial" w:eastAsia="Arial" w:hAnsi="Arial"/>
        </w:rPr>
      </w:pPr>
      <w:bookmarkStart w:colFirst="0" w:colLast="0" w:name="_3as4poj" w:id="22"/>
      <w:bookmarkEnd w:id="22"/>
      <w:r w:rsidDel="00000000" w:rsidR="00000000" w:rsidRPr="00000000">
        <w:rPr>
          <w:rtl w:val="0"/>
        </w:rPr>
        <w:t xml:space="preserve">1.4.2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87">
      <w:pPr>
        <w:pStyle w:val="Heading3"/>
        <w:numPr>
          <w:ilvl w:val="2"/>
          <w:numId w:val="14"/>
        </w:numPr>
        <w:ind w:left="0" w:firstLine="0"/>
        <w:rPr>
          <w:rFonts w:ascii="Arial" w:cs="Arial" w:eastAsia="Arial" w:hAnsi="Arial"/>
        </w:rPr>
      </w:pPr>
      <w:bookmarkStart w:colFirst="0" w:colLast="0" w:name="_1pxezwc" w:id="23"/>
      <w:bookmarkEnd w:id="23"/>
      <w:r w:rsidDel="00000000" w:rsidR="00000000" w:rsidRPr="00000000">
        <w:rPr>
          <w:rtl w:val="0"/>
        </w:rPr>
        <w:t xml:space="preserve">1.4.3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89">
      <w:pPr>
        <w:pStyle w:val="Heading3"/>
        <w:numPr>
          <w:ilvl w:val="2"/>
          <w:numId w:val="14"/>
        </w:numPr>
        <w:ind w:left="0" w:firstLine="0"/>
        <w:rPr>
          <w:rFonts w:ascii="Arial" w:cs="Arial" w:eastAsia="Arial" w:hAnsi="Arial"/>
        </w:rPr>
      </w:pPr>
      <w:bookmarkStart w:colFirst="0" w:colLast="0" w:name="_49x2ik5" w:id="24"/>
      <w:bookmarkEnd w:id="24"/>
      <w:r w:rsidDel="00000000" w:rsidR="00000000" w:rsidRPr="00000000">
        <w:rPr>
          <w:rtl w:val="0"/>
        </w:rPr>
        <w:t xml:space="preserve">1.4.4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8A">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38">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39">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8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C">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8D">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8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A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A1">
      <w:pPr>
        <w:rPr>
          <w:rFonts w:ascii="Arial" w:cs="Arial" w:eastAsia="Arial" w:hAnsi="Arial"/>
          <w:color w:val="000000"/>
        </w:rPr>
      </w:pPr>
      <w:r w:rsidDel="00000000" w:rsidR="00000000" w:rsidRPr="00000000">
        <w:rPr>
          <w:rtl w:val="0"/>
        </w:rPr>
      </w:r>
    </w:p>
    <w:p w:rsidR="00000000" w:rsidDel="00000000" w:rsidP="00000000" w:rsidRDefault="00000000" w:rsidRPr="00000000" w14:paraId="000001A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0">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1">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MQTT Control Packet containing ill-formed UTF-8 it is a Malformed Packet</w:t>
      </w:r>
    </w:p>
    <w:p w:rsidR="00000000" w:rsidDel="00000000" w:rsidP="00000000" w:rsidRDefault="00000000" w:rsidRPr="00000000" w14:paraId="000001A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 receives an MQTT-SN Control Packet containing U+0000 it is a Malformed Packet.</w:t>
      </w:r>
    </w:p>
    <w:p w:rsidR="00000000" w:rsidDel="00000000" w:rsidP="00000000" w:rsidRDefault="00000000" w:rsidRPr="00000000" w14:paraId="000001A5">
      <w:pPr>
        <w:rPr>
          <w:rFonts w:ascii="Arial" w:cs="Arial" w:eastAsia="Arial" w:hAnsi="Arial"/>
          <w:color w:val="000000"/>
        </w:rPr>
      </w:pPr>
      <w:r w:rsidDel="00000000" w:rsidR="00000000" w:rsidRPr="00000000">
        <w:rPr>
          <w:rtl w:val="0"/>
        </w:rPr>
      </w:r>
    </w:p>
    <w:p w:rsidR="00000000" w:rsidDel="00000000" w:rsidP="00000000" w:rsidRDefault="00000000" w:rsidRPr="00000000" w14:paraId="000001A6">
      <w:pPr>
        <w:rPr>
          <w:rFonts w:ascii="Arial" w:cs="Arial" w:eastAsia="Arial" w:hAnsi="Arial"/>
          <w:color w:val="000000"/>
        </w:rPr>
      </w:pPr>
      <w:r w:rsidDel="00000000" w:rsidR="00000000" w:rsidRPr="00000000">
        <w:rPr>
          <w:rFonts w:ascii="Arial" w:cs="Arial" w:eastAsia="Arial" w:hAnsi="Arial"/>
          <w:color w:val="000000"/>
          <w:rtl w:val="0"/>
        </w:rPr>
        <w:t xml:space="preserve">The data SHOULD NOT include encodings of the Unicode [Unicode] code points listed below. If a receiver (Server or Client) receives an MQTT-SN Control Packet containing any of them it MAY treat it as a Malformed Packet. These are the Disallowed Unicode code points.</w:t>
      </w:r>
    </w:p>
    <w:p w:rsidR="00000000" w:rsidDel="00000000" w:rsidP="00000000" w:rsidRDefault="00000000" w:rsidRPr="00000000" w14:paraId="000001A7">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p>
    <w:p w:rsidR="00000000" w:rsidDel="00000000" w:rsidP="00000000" w:rsidRDefault="00000000" w:rsidRPr="00000000" w14:paraId="000001A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AD">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E">
      <w:pPr>
        <w:ind w:left="540" w:firstLine="0"/>
        <w:rPr>
          <w:rFonts w:ascii="Arial" w:cs="Arial" w:eastAsia="Arial" w:hAnsi="Arial"/>
          <w:b w:val="1"/>
        </w:rPr>
      </w:pPr>
      <w:bookmarkStart w:colFirst="0" w:colLast="0" w:name="_2p2csry" w:id="25"/>
      <w:bookmarkEnd w:id="25"/>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AF">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commentRangeStart w:id="3"/>
      <w:commentRangeStart w:id="4"/>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B0">
      <w:pPr>
        <w:rPr>
          <w:rFonts w:ascii="Arial" w:cs="Arial" w:eastAsia="Arial" w:hAnsi="Arial"/>
        </w:rPr>
      </w:pPr>
      <w:bookmarkStart w:colFirst="0" w:colLast="0" w:name="_147n2zr" w:id="26"/>
      <w:bookmarkEnd w:id="26"/>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B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B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B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B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B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B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C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D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E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1F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0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15">
      <w:pPr>
        <w:pStyle w:val="Heading1"/>
        <w:numPr>
          <w:ilvl w:val="0"/>
          <w:numId w:val="14"/>
        </w:numPr>
        <w:ind w:left="432" w:hanging="432"/>
        <w:rPr>
          <w:rFonts w:ascii="Arial" w:cs="Arial" w:eastAsia="Arial" w:hAnsi="Arial"/>
        </w:rPr>
      </w:pPr>
      <w:bookmarkStart w:colFirst="0" w:colLast="0" w:name="_3o7alnk" w:id="27"/>
      <w:bookmarkEnd w:id="27"/>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16">
      <w:pPr>
        <w:pStyle w:val="Heading2"/>
        <w:numPr>
          <w:ilvl w:val="1"/>
          <w:numId w:val="14"/>
        </w:numPr>
        <w:ind w:left="0" w:firstLine="0"/>
        <w:rPr>
          <w:rFonts w:ascii="Arial" w:cs="Arial" w:eastAsia="Arial" w:hAnsi="Arial"/>
        </w:rPr>
      </w:pPr>
      <w:bookmarkStart w:colFirst="0" w:colLast="0" w:name="_23ckvvd" w:id="28"/>
      <w:bookmarkEnd w:id="28"/>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18">
      <w:pPr>
        <w:rPr>
          <w:rFonts w:ascii="Arial" w:cs="Arial" w:eastAsia="Arial" w:hAnsi="Arial"/>
        </w:rPr>
      </w:pP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1A">
      <w:pPr>
        <w:rPr>
          <w:rFonts w:ascii="Arial" w:cs="Arial" w:eastAsia="Arial" w:hAnsi="Arial"/>
        </w:rPr>
      </w:pPr>
      <w:bookmarkStart w:colFirst="0" w:colLast="0" w:name="_ihv636" w:id="29"/>
      <w:bookmarkEnd w:id="29"/>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1C">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32hioqz" w:id="30"/>
      <w:bookmarkEnd w:id="30"/>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pStyle w:val="Heading3"/>
        <w:numPr>
          <w:ilvl w:val="2"/>
          <w:numId w:val="14"/>
        </w:numPr>
        <w:ind w:left="0" w:firstLine="0"/>
        <w:rPr>
          <w:rFonts w:ascii="Arial" w:cs="Arial" w:eastAsia="Arial" w:hAnsi="Arial"/>
        </w:rPr>
      </w:pPr>
      <w:bookmarkStart w:colFirst="0" w:colLast="0" w:name="_1hmsyys" w:id="31"/>
      <w:bookmarkEnd w:id="31"/>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2">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3">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4">
            <w:pPr>
              <w:jc w:val="center"/>
              <w:rPr>
                <w:rFonts w:ascii="Arial" w:cs="Arial" w:eastAsia="Arial" w:hAnsi="Arial"/>
              </w:rPr>
            </w:pPr>
            <w:bookmarkStart w:colFirst="0" w:colLast="0" w:name="_41mghml" w:id="32"/>
            <w:bookmarkEnd w:id="32"/>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jc w:val="center"/>
              <w:rPr>
                <w:rFonts w:ascii="Arial" w:cs="Arial" w:eastAsia="Arial" w:hAnsi="Arial"/>
              </w:rPr>
            </w:pPr>
            <w:bookmarkStart w:colFirst="0" w:colLast="0" w:name="_2grqrue" w:id="33"/>
            <w:bookmarkEnd w:id="33"/>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7">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29">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A">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B">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pStyle w:val="Heading3"/>
        <w:keepLines w:val="1"/>
        <w:numPr>
          <w:ilvl w:val="2"/>
          <w:numId w:val="14"/>
        </w:numPr>
        <w:spacing w:after="145" w:before="0" w:line="259" w:lineRule="auto"/>
        <w:ind w:left="0" w:firstLine="0"/>
        <w:rPr>
          <w:rFonts w:ascii="Arial" w:cs="Arial" w:eastAsia="Arial" w:hAnsi="Arial"/>
        </w:rPr>
      </w:pPr>
      <w:bookmarkStart w:colFirst="0" w:colLast="0" w:name="_vx1227" w:id="34"/>
      <w:bookmarkEnd w:id="34"/>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37">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38">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3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Packets with lengths up to and including 255 bytes MUST use the shorter byte format.</w:t>
      </w:r>
    </w:p>
    <w:p w:rsidR="00000000" w:rsidDel="00000000" w:rsidP="00000000" w:rsidRDefault="00000000" w:rsidRPr="00000000" w14:paraId="0000023A">
      <w:pPr>
        <w:spacing w:after="307"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23B">
      <w:pPr>
        <w:ind w:right="4" w:firstLine="583"/>
        <w:rPr>
          <w:rFonts w:ascii="Arial" w:cs="Arial" w:eastAsia="Arial" w:hAnsi="Arial"/>
          <w:b w:val="1"/>
        </w:rPr>
      </w:pPr>
      <w:bookmarkStart w:colFirst="0" w:colLast="0" w:name="_3fwokq0" w:id="35"/>
      <w:bookmarkEnd w:id="35"/>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023C">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3D">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1v1yuxt" w:id="36"/>
      <w:bookmarkEnd w:id="36"/>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45"/>
        <w:gridCol w:w="2010"/>
        <w:gridCol w:w="4680"/>
        <w:tblGridChange w:id="0">
          <w:tblGrid>
            <w:gridCol w:w="1980"/>
            <w:gridCol w:w="1245"/>
            <w:gridCol w:w="201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3F">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0">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1">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2">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3">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rtl w:val="0"/>
              </w:rPr>
              <w:t xml:space="preserve">Gateway broadcast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7">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center"/>
              <w:rPr>
                <w:rFonts w:ascii="Arial" w:cs="Arial" w:eastAsia="Arial" w:hAnsi="Arial"/>
              </w:rPr>
            </w:pPr>
            <w:r w:rsidDel="00000000" w:rsidR="00000000" w:rsidRPr="00000000">
              <w:rPr>
                <w:rFonts w:ascii="Arial" w:cs="Arial" w:eastAsia="Arial" w:hAnsi="Arial"/>
                <w:rtl w:val="0"/>
              </w:rPr>
              <w:t xml:space="preserve">Client broadcast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B">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ind w:left="0" w:firstLine="0"/>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color w:val="666666"/>
              </w:rPr>
            </w:pPr>
            <w:r w:rsidDel="00000000" w:rsidR="00000000" w:rsidRPr="00000000">
              <w:rPr>
                <w:rFonts w:ascii="Arial" w:cs="Arial" w:eastAsia="Arial" w:hAnsi="Arial"/>
                <w:color w:val="666666"/>
                <w:rtl w:val="0"/>
              </w:rPr>
              <w:t xml:space="preserve">0x06-0x09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1">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PUBLISH-OUT-OF </w:t>
            </w:r>
            <w:ins w:author="davide.lenzarini@u-blox.com" w:id="2" w:date="2024-02-06T13:24:06Z">
              <w:r w:rsidDel="00000000" w:rsidR="00000000" w:rsidRPr="00000000">
                <w:rPr>
                  <w:rFonts w:ascii="Arial" w:cs="Arial" w:eastAsia="Arial" w:hAnsi="Arial"/>
                  <w:b w:val="1"/>
                  <w:rtl w:val="0"/>
                </w:rPr>
                <w:t xml:space="preserve">SESSION</w:t>
              </w:r>
            </w:ins>
            <w:del w:author="davide.lenzarini@u-blox.com" w:id="2" w:date="2024-02-06T13:24:06Z">
              <w:r w:rsidDel="00000000" w:rsidR="00000000" w:rsidRPr="00000000">
                <w:rPr>
                  <w:rFonts w:ascii="Arial" w:cs="Arial" w:eastAsia="Arial" w:hAnsi="Arial"/>
                  <w:b w:val="1"/>
                  <w:rtl w:val="0"/>
                </w:rPr>
                <w:delText xml:space="preserve">BAND</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Publish packet for out of </w:t>
            </w:r>
            <w:del w:author="davide.lenzarini@u-blox.com" w:id="3" w:date="2024-02-06T13:24:32Z">
              <w:r w:rsidDel="00000000" w:rsidR="00000000" w:rsidRPr="00000000">
                <w:rPr>
                  <w:rFonts w:ascii="Arial" w:cs="Arial" w:eastAsia="Arial" w:hAnsi="Arial"/>
                  <w:rtl w:val="0"/>
                </w:rPr>
                <w:delText xml:space="preserve">band</w:delText>
              </w:r>
            </w:del>
            <w:ins w:author="davide.lenzarini@u-blox.com" w:id="3" w:date="2024-02-06T13:24:32Z">
              <w:r w:rsidDel="00000000" w:rsidR="00000000" w:rsidRPr="00000000">
                <w:rPr>
                  <w:rFonts w:ascii="Arial" w:cs="Arial" w:eastAsia="Arial" w:hAnsi="Arial"/>
                  <w:rtl w:val="0"/>
                </w:rPr>
                <w:t xml:space="preserve"> a session</w:t>
              </w:r>
            </w:ins>
            <w:r w:rsidDel="00000000" w:rsidR="00000000" w:rsidRPr="00000000">
              <w:rPr>
                <w:rFonts w:ascii="Arial" w:cs="Arial" w:eastAsia="Arial" w:hAnsi="Arial"/>
                <w:rtl w:val="0"/>
              </w:rPr>
              <w:t xml:space="preserve"> messages which </w:t>
            </w:r>
            <w:del w:author="davide.lenzarini@u-blox.com" w:id="4" w:date="2024-02-06T13:24:43Z">
              <w:r w:rsidDel="00000000" w:rsidR="00000000" w:rsidRPr="00000000">
                <w:rPr>
                  <w:rFonts w:ascii="Arial" w:cs="Arial" w:eastAsia="Arial" w:hAnsi="Arial"/>
                  <w:rtl w:val="0"/>
                </w:rPr>
                <w:delText xml:space="preserve">need </w:delText>
              </w:r>
            </w:del>
            <w:r w:rsidDel="00000000" w:rsidR="00000000" w:rsidRPr="00000000">
              <w:rPr>
                <w:rFonts w:ascii="Arial" w:cs="Arial" w:eastAsia="Arial" w:hAnsi="Arial"/>
                <w:rtl w:val="0"/>
              </w:rPr>
              <w:t xml:space="preserve">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4">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D">
            <w:pPr>
              <w:jc w:val="center"/>
              <w:rPr>
                <w:rFonts w:ascii="Arial" w:cs="Arial" w:eastAsia="Arial" w:hAnsi="Arial"/>
                <w:b w:val="1"/>
              </w:rPr>
            </w:pPr>
            <w:r w:rsidDel="00000000" w:rsidR="00000000" w:rsidRPr="00000000">
              <w:rPr>
                <w:rFonts w:ascii="Arial" w:cs="Arial" w:eastAsia="Arial" w:hAnsi="Arial"/>
                <w:b w:val="1"/>
                <w:rtl w:val="0"/>
              </w:rPr>
              <w:t xml:space="preserve">FORWARDERENCAPSULATION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rPr>
            </w:pPr>
            <w:r w:rsidDel="00000000" w:rsidR="00000000" w:rsidRPr="00000000">
              <w:rPr>
                <w:rFonts w:ascii="Arial" w:cs="Arial" w:eastAsia="Arial" w:hAnsi="Arial"/>
                <w:b w:val="1"/>
                <w:rtl w:val="0"/>
              </w:rPr>
              <w:t xml:space="preserve">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r w:rsidDel="00000000" w:rsidR="00000000" w:rsidRPr="00000000">
        <w:rPr>
          <w:rtl w:val="0"/>
        </w:rPr>
      </w:r>
    </w:p>
    <w:p w:rsidR="00000000" w:rsidDel="00000000" w:rsidP="00000000" w:rsidRDefault="00000000" w:rsidRPr="00000000" w14:paraId="000002B8">
      <w:pPr>
        <w:pStyle w:val="Heading2"/>
        <w:numPr>
          <w:ilvl w:val="1"/>
          <w:numId w:val="14"/>
        </w:numPr>
        <w:ind w:left="0" w:firstLine="0"/>
        <w:rPr>
          <w:rFonts w:ascii="Arial" w:cs="Arial" w:eastAsia="Arial" w:hAnsi="Arial"/>
        </w:rPr>
      </w:pPr>
      <w:bookmarkStart w:colFirst="0" w:colLast="0" w:name="_19c6y18" w:id="37"/>
      <w:bookmarkEnd w:id="37"/>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B9">
      <w:pPr>
        <w:rPr>
          <w:rFonts w:ascii="Arial" w:cs="Arial" w:eastAsia="Arial" w:hAnsi="Arial"/>
        </w:rPr>
      </w:pPr>
      <w:bookmarkStart w:colFirst="0" w:colLast="0" w:name="_3tbugp1" w:id="38"/>
      <w:bookmarkEnd w:id="38"/>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commentRangeStart w:id="5"/>
      <w:r w:rsidDel="00000000" w:rsidR="00000000" w:rsidRPr="00000000">
        <w:rPr>
          <w:rFonts w:ascii="Arial" w:cs="Arial" w:eastAsia="Arial" w:hAnsi="Arial"/>
          <w:rtl w:val="0"/>
        </w:rPr>
        <w:t xml:space="preserve">MQTT-SN Control Packets that require a Packet Identifier are shown below</w:t>
      </w:r>
      <w:commentRangeEnd w:id="5"/>
      <w:r w:rsidDel="00000000" w:rsidR="00000000" w:rsidRPr="00000000">
        <w:commentReference w:id="5"/>
      </w:r>
      <w:r w:rsidDel="00000000" w:rsidR="00000000" w:rsidRPr="00000000">
        <w:rPr>
          <w:rFonts w:ascii="Arial" w:cs="Arial" w:eastAsia="Arial" w:hAnsi="Arial"/>
          <w:rtl w:val="0"/>
        </w:rPr>
        <w:t xml:space="preserve">:</w:t>
      </w:r>
    </w:p>
    <w:p w:rsidR="00000000" w:rsidDel="00000000" w:rsidP="00000000" w:rsidRDefault="00000000" w:rsidRPr="00000000" w14:paraId="000002BA">
      <w:pPr>
        <w:rPr>
          <w:rFonts w:ascii="Arial" w:cs="Arial" w:eastAsia="Arial" w:hAnsi="Arial"/>
        </w:rPr>
      </w:pPr>
      <w:r w:rsidDel="00000000" w:rsidR="00000000" w:rsidRPr="00000000">
        <w:rPr>
          <w:rtl w:val="0"/>
        </w:rPr>
      </w:r>
    </w:p>
    <w:tbl>
      <w:tblPr>
        <w:tblStyle w:val="Table7"/>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PUBLISHOO</w:t>
            </w:r>
            <w:ins w:author="davide.lenzarini@u-blox.com" w:id="5" w:date="2024-02-06T13:28:11Z">
              <w:r w:rsidDel="00000000" w:rsidR="00000000" w:rsidRPr="00000000">
                <w:rPr>
                  <w:rFonts w:ascii="Arial" w:cs="Arial" w:eastAsia="Arial" w:hAnsi="Arial"/>
                  <w:rtl w:val="0"/>
                </w:rPr>
                <w:t xml:space="preserve">S</w:t>
              </w:r>
            </w:ins>
            <w:del w:author="davide.lenzarini@u-blox.com" w:id="5" w:date="2024-02-06T13:28:11Z">
              <w:r w:rsidDel="00000000" w:rsidR="00000000" w:rsidRPr="00000000">
                <w:rPr>
                  <w:rFonts w:ascii="Arial" w:cs="Arial" w:eastAsia="Arial" w:hAnsi="Arial"/>
                  <w:rtl w:val="0"/>
                </w:rPr>
                <w:delText xml:space="preserve">B</w:delText>
              </w:r>
            </w:del>
            <w:r w:rsidDel="00000000" w:rsidR="00000000" w:rsidRPr="00000000">
              <w:rPr>
                <w:rtl w:val="0"/>
              </w:rPr>
            </w:r>
          </w:p>
        </w:tc>
        <w:tc>
          <w:tcPr>
            <w:shd w:fill="auto" w:val="clear"/>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Encapsulated Packet</w:t>
            </w:r>
          </w:p>
        </w:tc>
        <w:tc>
          <w:tcPr>
            <w:shd w:fill="auto" w:val="clear"/>
          </w:tcPr>
          <w:p w:rsidR="00000000" w:rsidDel="00000000" w:rsidP="00000000" w:rsidRDefault="00000000" w:rsidRPr="00000000" w14:paraId="000002E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PROTECTION</w:t>
            </w:r>
          </w:p>
        </w:tc>
        <w:tc>
          <w:tcPr>
            <w:shd w:fill="auto" w:val="clear"/>
          </w:tcPr>
          <w:p w:rsidR="00000000" w:rsidDel="00000000" w:rsidP="00000000" w:rsidRDefault="00000000" w:rsidRPr="00000000" w14:paraId="000002EA">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2EC">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2ED">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2EE">
      <w:pPr>
        <w:rPr>
          <w:rFonts w:ascii="Arial" w:cs="Arial" w:eastAsia="Arial" w:hAnsi="Arial"/>
          <w:color w:val="ff0000"/>
        </w:rPr>
      </w:pPr>
      <w:r w:rsidDel="00000000" w:rsidR="00000000" w:rsidRPr="00000000">
        <w:rPr>
          <w:rtl w:val="0"/>
        </w:rPr>
      </w:r>
    </w:p>
    <w:p w:rsidR="00000000" w:rsidDel="00000000" w:rsidP="00000000" w:rsidRDefault="00000000" w:rsidRPr="00000000" w14:paraId="000002EF">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2F0">
      <w:pPr>
        <w:rPr>
          <w:rFonts w:ascii="Arial" w:cs="Arial" w:eastAsia="Arial" w:hAnsi="Arial"/>
        </w:rPr>
      </w:pPr>
      <w:r w:rsidDel="00000000" w:rsidR="00000000" w:rsidRPr="00000000">
        <w:rPr>
          <w:rtl w:val="0"/>
        </w:rPr>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w:t>
      </w:r>
      <w:ins w:author="davide.lenzarini@u-blox.com" w:id="6" w:date="2024-02-15T17:32:14Z">
        <w:r w:rsidDel="00000000" w:rsidR="00000000" w:rsidRPr="00000000">
          <w:rPr>
            <w:rFonts w:ascii="Arial" w:cs="Arial" w:eastAsia="Arial" w:hAnsi="Arial"/>
            <w:highlight w:val="yellow"/>
            <w:rtl w:val="0"/>
          </w:rPr>
          <w:t xml:space="preserve">WITH</w:t>
        </w:r>
      </w:ins>
      <w:r w:rsidDel="00000000" w:rsidR="00000000" w:rsidRPr="00000000">
        <w:rPr>
          <w:rFonts w:ascii="Arial" w:cs="Arial" w:eastAsia="Arial" w:hAnsi="Arial"/>
          <w:highlight w:val="yellow"/>
          <w:rtl w:val="0"/>
        </w:rPr>
        <w:t xml:space="preserve">OUT</w:t>
      </w:r>
      <w:del w:author="davide.lenzarini@u-blox.com" w:id="7" w:date="2024-02-15T17:32:17Z">
        <w:r w:rsidDel="00000000" w:rsidR="00000000" w:rsidRPr="00000000">
          <w:rPr>
            <w:rFonts w:ascii="Arial" w:cs="Arial" w:eastAsia="Arial" w:hAnsi="Arial"/>
            <w:highlight w:val="yellow"/>
            <w:rtl w:val="0"/>
          </w:rPr>
          <w:delText xml:space="preserve"> OF</w:delText>
        </w:r>
      </w:del>
      <w:r w:rsidDel="00000000" w:rsidR="00000000" w:rsidRPr="00000000">
        <w:rPr>
          <w:rFonts w:ascii="Arial" w:cs="Arial" w:eastAsia="Arial" w:hAnsi="Arial"/>
          <w:highlight w:val="yellow"/>
          <w:rtl w:val="0"/>
        </w:rPr>
        <w:t xml:space="preserve"> </w:t>
      </w:r>
      <w:ins w:author="davide.lenzarini@u-blox.com" w:id="8" w:date="2024-02-06T13:27:15Z">
        <w:r w:rsidDel="00000000" w:rsidR="00000000" w:rsidRPr="00000000">
          <w:rPr>
            <w:rFonts w:ascii="Arial" w:cs="Arial" w:eastAsia="Arial" w:hAnsi="Arial"/>
            <w:highlight w:val="yellow"/>
            <w:rtl w:val="0"/>
          </w:rPr>
          <w:t xml:space="preserve">SESSION</w:t>
        </w:r>
      </w:ins>
      <w:del w:author="davide.lenzarini@u-blox.com" w:id="8" w:date="2024-02-06T13:27:15Z">
        <w:r w:rsidDel="00000000" w:rsidR="00000000" w:rsidRPr="00000000">
          <w:rPr>
            <w:rFonts w:ascii="Arial" w:cs="Arial" w:eastAsia="Arial" w:hAnsi="Arial"/>
            <w:highlight w:val="yellow"/>
            <w:rtl w:val="0"/>
          </w:rPr>
          <w:delText xml:space="preserve">BAND</w:delText>
        </w:r>
      </w:del>
      <w:r w:rsidDel="00000000" w:rsidR="00000000" w:rsidRPr="00000000">
        <w:rPr>
          <w:rFonts w:ascii="Arial" w:cs="Arial" w:eastAsia="Arial" w:hAnsi="Arial"/>
          <w:highlight w:val="yellow"/>
          <w:rtl w:val="0"/>
        </w:rPr>
        <w:t xml:space="preserve">)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2F2">
      <w:pPr>
        <w:rPr>
          <w:rFonts w:ascii="Arial" w:cs="Arial" w:eastAsia="Arial" w:hAnsi="Arial"/>
        </w:rPr>
      </w:pPr>
      <w:r w:rsidDel="00000000" w:rsidR="00000000" w:rsidRPr="00000000">
        <w:rPr>
          <w:rtl w:val="0"/>
        </w:rPr>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2F4">
      <w:pPr>
        <w:rPr>
          <w:rFonts w:ascii="Arial" w:cs="Arial" w:eastAsia="Arial" w:hAnsi="Arial"/>
        </w:rPr>
      </w:pPr>
      <w:r w:rsidDel="00000000" w:rsidR="00000000" w:rsidRPr="00000000">
        <w:rPr>
          <w:rtl w:val="0"/>
        </w:rPr>
      </w:r>
    </w:p>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2F6">
      <w:pPr>
        <w:rPr>
          <w:rFonts w:ascii="Arial" w:cs="Arial" w:eastAsia="Arial" w:hAnsi="Arial"/>
        </w:rPr>
      </w:pPr>
      <w:r w:rsidDel="00000000" w:rsidR="00000000" w:rsidRPr="00000000">
        <w:rPr>
          <w:rtl w:val="0"/>
        </w:rPr>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p>
    <w:p w:rsidR="00000000" w:rsidDel="00000000" w:rsidP="00000000" w:rsidRDefault="00000000" w:rsidRPr="00000000" w14:paraId="000002F8">
      <w:pPr>
        <w:rPr>
          <w:rFonts w:ascii="Arial" w:cs="Arial" w:eastAsia="Arial" w:hAnsi="Arial"/>
        </w:rPr>
      </w:pPr>
      <w:r w:rsidDel="00000000" w:rsidR="00000000" w:rsidRPr="00000000">
        <w:rPr>
          <w:rtl w:val="0"/>
        </w:rPr>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2FA">
      <w:pPr>
        <w:rPr>
          <w:rFonts w:ascii="Arial" w:cs="Arial" w:eastAsia="Arial" w:hAnsi="Arial"/>
        </w:rPr>
      </w:pP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p>
    <w:p w:rsidR="00000000" w:rsidDel="00000000" w:rsidP="00000000" w:rsidRDefault="00000000" w:rsidRPr="00000000" w14:paraId="000002FC">
      <w:pPr>
        <w:rPr>
          <w:rFonts w:ascii="Arial" w:cs="Arial" w:eastAsia="Arial" w:hAnsi="Arial"/>
        </w:rPr>
      </w:pPr>
      <w:r w:rsidDel="00000000" w:rsidR="00000000" w:rsidRPr="00000000">
        <w:rPr>
          <w:rtl w:val="0"/>
        </w:rPr>
      </w:r>
    </w:p>
    <w:p w:rsidR="00000000" w:rsidDel="00000000" w:rsidP="00000000" w:rsidRDefault="00000000" w:rsidRPr="00000000" w14:paraId="000002FD">
      <w:pPr>
        <w:ind w:left="720" w:firstLine="0"/>
        <w:rPr>
          <w:rFonts w:ascii="Arial" w:cs="Arial" w:eastAsia="Arial" w:hAnsi="Arial"/>
          <w:b w:val="1"/>
        </w:rPr>
      </w:pPr>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02FE">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2FF">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1">
      <w:pPr>
        <w:rPr>
          <w:rFonts w:ascii="Arial" w:cs="Arial" w:eastAsia="Arial" w:hAnsi="Arial"/>
        </w:rPr>
      </w:pPr>
      <w:r w:rsidDel="00000000" w:rsidR="00000000" w:rsidRPr="00000000">
        <w:rPr>
          <w:rtl w:val="0"/>
        </w:rPr>
      </w:r>
    </w:p>
    <w:p w:rsidR="00000000" w:rsidDel="00000000" w:rsidP="00000000" w:rsidRDefault="00000000" w:rsidRPr="00000000" w14:paraId="00000302">
      <w:pPr>
        <w:pStyle w:val="Heading2"/>
        <w:numPr>
          <w:ilvl w:val="1"/>
          <w:numId w:val="14"/>
        </w:numPr>
        <w:ind w:left="0" w:firstLine="0"/>
        <w:rPr>
          <w:rPrChange w:author="Simon Johnson" w:id="9" w:date="2024-02-02T15:02:49Z">
            <w:rPr>
              <w:rFonts w:ascii="Arial" w:cs="Arial" w:eastAsia="Arial" w:hAnsi="Arial"/>
            </w:rPr>
          </w:rPrChange>
        </w:rPr>
        <w:pPrChange w:author="Simon Johnson" w:id="0" w:date="2024-02-02T15:02:49Z">
          <w:pPr>
            <w:pStyle w:val="Heading2"/>
            <w:numPr>
              <w:ilvl w:val="1"/>
              <w:numId w:val="14"/>
            </w:numPr>
            <w:ind w:left="0" w:firstLine="0"/>
          </w:pPr>
        </w:pPrChange>
      </w:pPr>
      <w:bookmarkStart w:colFirst="0" w:colLast="0" w:name="_nmf14n" w:id="39"/>
      <w:bookmarkEnd w:id="39"/>
      <w:r w:rsidDel="00000000" w:rsidR="00000000" w:rsidRPr="00000000">
        <w:rPr>
          <w:rFonts w:ascii="Arial" w:cs="Arial" w:eastAsia="Arial" w:hAnsi="Arial"/>
          <w:rtl w:val="0"/>
        </w:rPr>
        <w:t xml:space="preserve">2.3 MQTT-SN Packet Fields</w:t>
      </w:r>
      <w:commentRangeStart w:id="6"/>
      <w:commentRangeEnd w:id="6"/>
      <w:r w:rsidDel="00000000" w:rsidR="00000000" w:rsidRPr="00000000">
        <w:commentReference w:id="6"/>
      </w:r>
      <w:commentRangeStart w:id="7"/>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03">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37m2jsg" w:id="40"/>
      <w:bookmarkEnd w:id="40"/>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0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05">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06">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1mrcu09" w:id="41"/>
      <w:bookmarkEnd w:id="41"/>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07">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08">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46r0co2" w:id="42"/>
      <w:bookmarkEnd w:id="42"/>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09">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0A">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0B">
      <w:pPr>
        <w:spacing w:after="9" w:lineRule="auto"/>
        <w:ind w:left="-5" w:right="4" w:firstLine="0"/>
        <w:rPr>
          <w:rFonts w:ascii="Arial" w:cs="Arial" w:eastAsia="Arial" w:hAnsi="Arial"/>
        </w:rPr>
      </w:pPr>
      <w:r w:rsidDel="00000000" w:rsidR="00000000" w:rsidRPr="00000000">
        <w:rPr>
          <w:rtl w:val="0"/>
        </w:rPr>
      </w:r>
    </w:p>
    <w:tbl>
      <w:tblPr>
        <w:tblStyle w:val="Table8"/>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0C">
            <w:pPr>
              <w:spacing w:after="9" w:lineRule="auto"/>
              <w:ind w:right="4"/>
              <w:jc w:val="center"/>
              <w:rPr>
                <w:rFonts w:ascii="Arial" w:cs="Arial" w:eastAsia="Arial" w:hAnsi="Arial"/>
              </w:rPr>
            </w:pPr>
            <w:bookmarkStart w:colFirst="0" w:colLast="0" w:name="_2lwamvv" w:id="43"/>
            <w:bookmarkEnd w:id="43"/>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0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0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1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1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1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16">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17">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18">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19">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1A">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1B">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1C">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1D">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1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1F">
            <w:pPr>
              <w:spacing w:after="9" w:lineRule="auto"/>
              <w:ind w:right="4"/>
              <w:rPr>
                <w:rFonts w:ascii="Arial" w:cs="Arial" w:eastAsia="Arial" w:hAnsi="Arial"/>
              </w:rPr>
            </w:pPr>
            <w:r w:rsidDel="00000000" w:rsidR="00000000" w:rsidRPr="00000000">
              <w:rPr>
                <w:rFonts w:ascii="Arial" w:cs="Arial" w:eastAsia="Arial" w:hAnsi="Arial"/>
                <w:rtl w:val="0"/>
              </w:rPr>
              <w:t xml:space="preserve">Close the connection normally. Do not send the Will Message.</w:t>
            </w:r>
          </w:p>
        </w:tc>
      </w:tr>
      <w:tr>
        <w:trPr>
          <w:cantSplit w:val="0"/>
          <w:trHeight w:val="778.9414062499999" w:hRule="atLeast"/>
          <w:tblHeader w:val="0"/>
        </w:trPr>
        <w:tc>
          <w:tcPr/>
          <w:p w:rsidR="00000000" w:rsidDel="00000000" w:rsidP="00000000" w:rsidRDefault="00000000" w:rsidRPr="00000000" w14:paraId="00000320">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1">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22">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23">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4">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25">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6">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27">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28">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9">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2B">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2C">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2D">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B3">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B9">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B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C3">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due to an administrative action.</w:t>
            </w:r>
          </w:p>
        </w:tc>
      </w:tr>
      <w:tr>
        <w:trPr>
          <w:cantSplit w:val="0"/>
          <w:trHeight w:val="778.9414062499999" w:hRule="atLeast"/>
          <w:tblHeader w:val="0"/>
        </w:trPr>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C8">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C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C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C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CE">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D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D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D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D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D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E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3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E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3E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connection is closed because the connection rate is too high.</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connection has been exceeded.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ins w:author="davide.lenzarini@u-blox.com" w:id="10" w:date="2024-02-07T16:36:30Z">
              <w:r w:rsidDel="00000000" w:rsidR="00000000" w:rsidRPr="00000000">
                <w:rPr>
                  <w:rFonts w:ascii="Arial" w:cs="Arial" w:eastAsia="Arial" w:hAnsi="Arial"/>
                  <w:rtl w:val="0"/>
                </w:rPr>
                <w:t xml:space="preserve">2</w:t>
              </w:r>
            </w:ins>
            <w:r w:rsidDel="00000000" w:rsidR="00000000" w:rsidRPr="00000000">
              <w:rPr>
                <w:rtl w:val="0"/>
              </w:rPr>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01">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03">
            <w:pPr>
              <w:keepNext w:val="1"/>
              <w:spacing w:after="9" w:lineRule="auto"/>
              <w:ind w:right="4"/>
              <w:rPr>
                <w:rFonts w:ascii="Arial" w:cs="Arial" w:eastAsia="Arial" w:hAnsi="Arial"/>
              </w:rPr>
            </w:pPr>
            <w:ins w:author="davide.lenzarini@u-blox.com" w:id="11" w:date="2024-02-07T16:38:04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08">
            <w:pPr>
              <w:keepNext w:val="1"/>
              <w:spacing w:after="9" w:lineRule="auto"/>
              <w:ind w:right="4"/>
              <w:rPr>
                <w:rFonts w:ascii="Arial" w:cs="Arial" w:eastAsia="Arial" w:hAnsi="Arial"/>
              </w:rPr>
            </w:pPr>
            <w:ins w:author="davide.lenzarini@u-blox.com" w:id="12" w:date="2024-02-07T16:38:14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0D">
            <w:pPr>
              <w:keepNext w:val="1"/>
              <w:spacing w:after="9" w:lineRule="auto"/>
              <w:ind w:right="4"/>
              <w:rPr>
                <w:rFonts w:ascii="Arial" w:cs="Arial" w:eastAsia="Arial" w:hAnsi="Arial"/>
              </w:rPr>
            </w:pPr>
            <w:ins w:author="davide.lenzarini@u-blox.com" w:id="13" w:date="2024-02-07T16:38:16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12">
            <w:pPr>
              <w:keepNext w:val="1"/>
              <w:spacing w:after="9" w:lineRule="auto"/>
              <w:ind w:right="4"/>
              <w:rPr>
                <w:rFonts w:ascii="Arial" w:cs="Arial" w:eastAsia="Arial" w:hAnsi="Arial"/>
              </w:rPr>
            </w:pPr>
            <w:ins w:author="davide.lenzarini@u-blox.com" w:id="14" w:date="2024-02-07T16:38:17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17">
            <w:pPr>
              <w:keepNext w:val="1"/>
              <w:spacing w:after="9" w:lineRule="auto"/>
              <w:ind w:right="4"/>
              <w:rPr>
                <w:rFonts w:ascii="Arial" w:cs="Arial" w:eastAsia="Arial" w:hAnsi="Arial"/>
              </w:rPr>
            </w:pPr>
            <w:ins w:author="davide.lenzarini@u-blox.com" w:id="15" w:date="2024-02-07T16:38:19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1C">
            <w:pPr>
              <w:keepNext w:val="1"/>
              <w:spacing w:after="9" w:lineRule="auto"/>
              <w:ind w:right="4"/>
              <w:rPr>
                <w:rFonts w:ascii="Arial" w:cs="Arial" w:eastAsia="Arial" w:hAnsi="Arial"/>
              </w:rPr>
            </w:pPr>
            <w:ins w:author="davide.lenzarini@u-blox.com" w:id="16" w:date="2024-02-07T16:38:20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1">
            <w:pPr>
              <w:keepNext w:val="1"/>
              <w:spacing w:after="9" w:lineRule="auto"/>
              <w:ind w:right="4"/>
              <w:rPr>
                <w:rFonts w:ascii="Arial" w:cs="Arial" w:eastAsia="Arial" w:hAnsi="Arial"/>
              </w:rPr>
            </w:pPr>
            <w:ins w:author="davide.lenzarini@u-blox.com" w:id="17" w:date="2024-02-07T16:38:21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24">
            <w:pPr>
              <w:spacing w:after="9" w:lineRule="auto"/>
              <w:ind w:right="4"/>
              <w:rPr>
                <w:rFonts w:ascii="Arial" w:cs="Arial" w:eastAsia="Arial" w:hAnsi="Arial"/>
              </w:rPr>
            </w:pPr>
            <w:ins w:author="davide.lenzarini@u-blox.com" w:id="18" w:date="2024-02-07T16:44:12Z">
              <w:r w:rsidDel="00000000" w:rsidR="00000000" w:rsidRPr="00000000">
                <w:rPr>
                  <w:rFonts w:ascii="Arial" w:cs="Arial" w:eastAsia="Arial" w:hAnsi="Arial"/>
                  <w:rtl w:val="0"/>
                </w:rPr>
                <w:t xml:space="preserve">SEARCHGW</w:t>
              </w:r>
            </w:ins>
            <w:del w:author="davide.lenzarini@u-blox.com" w:id="18" w:date="2024-02-07T16:44:12Z">
              <w:r w:rsidDel="00000000" w:rsidR="00000000" w:rsidRPr="00000000">
                <w:rPr>
                  <w:rFonts w:ascii="Arial" w:cs="Arial" w:eastAsia="Arial" w:hAnsi="Arial"/>
                  <w:rtl w:val="0"/>
                </w:rPr>
                <w:delText xml:space="preserve">SearchGw</w:delText>
              </w:r>
            </w:del>
            <w:r w:rsidDel="00000000" w:rsidR="00000000" w:rsidRPr="00000000">
              <w:rPr>
                <w:rFonts w:ascii="Arial" w:cs="Arial" w:eastAsia="Arial" w:hAnsi="Arial"/>
                <w:rtl w:val="0"/>
              </w:rPr>
              <w:t xml:space="preserve"> not supported</w:t>
            </w:r>
          </w:p>
        </w:tc>
        <w:tc>
          <w:tcPr/>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6">
            <w:pPr>
              <w:keepNext w:val="1"/>
              <w:spacing w:after="9" w:lineRule="auto"/>
              <w:ind w:right="4"/>
              <w:rPr>
                <w:rFonts w:ascii="Arial" w:cs="Arial" w:eastAsia="Arial" w:hAnsi="Arial"/>
              </w:rPr>
            </w:pPr>
            <w:ins w:author="davide.lenzarini@u-blox.com" w:id="19" w:date="2024-02-07T16:38:22Z">
              <w:r w:rsidDel="00000000" w:rsidR="00000000" w:rsidRPr="00000000">
                <w:rPr>
                  <w:rFonts w:ascii="Arial" w:cs="Arial" w:eastAsia="Arial" w:hAnsi="Arial"/>
                  <w:rtl w:val="0"/>
                </w:rPr>
                <w:t xml:space="preserve">Specific to MQTT-SN</w:t>
              </w:r>
            </w:ins>
            <w:r w:rsidDel="00000000" w:rsidR="00000000" w:rsidRPr="00000000">
              <w:rPr>
                <w:rtl w:val="0"/>
              </w:rPr>
            </w:r>
          </w:p>
        </w:tc>
      </w:tr>
      <w:tr>
        <w:trPr>
          <w:cantSplit w:val="0"/>
          <w:trHeight w:val="778.9414062499999" w:hRule="atLeast"/>
          <w:tblHeader w:val="0"/>
          <w:ins w:author="davide.lenzarini@u-blox.com" w:id="20" w:date="2024-02-07T16:37:28Z"/>
        </w:trPr>
        <w:tc>
          <w:tcPr/>
          <w:p w:rsidR="00000000" w:rsidDel="00000000" w:rsidP="00000000" w:rsidRDefault="00000000" w:rsidRPr="00000000" w14:paraId="00000427">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245</w:t>
              </w:r>
            </w:ins>
          </w:p>
        </w:tc>
        <w:tc>
          <w:tcPr/>
          <w:p w:rsidR="00000000" w:rsidDel="00000000" w:rsidP="00000000" w:rsidRDefault="00000000" w:rsidRPr="00000000" w14:paraId="00000428">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0xF5</w:t>
              </w:r>
            </w:ins>
          </w:p>
        </w:tc>
        <w:tc>
          <w:tcPr/>
          <w:p w:rsidR="00000000" w:rsidDel="00000000" w:rsidP="00000000" w:rsidRDefault="00000000" w:rsidRPr="00000000" w14:paraId="00000429">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ADVERTISE not supported</w:t>
              </w:r>
            </w:ins>
          </w:p>
        </w:tc>
        <w:tc>
          <w:tcPr/>
          <w:p w:rsidR="00000000" w:rsidDel="00000000" w:rsidP="00000000" w:rsidRDefault="00000000" w:rsidRPr="00000000" w14:paraId="0000042A">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DISCONNECT</w:t>
              </w:r>
            </w:ins>
          </w:p>
        </w:tc>
        <w:tc>
          <w:tcPr/>
          <w:p w:rsidR="00000000" w:rsidDel="00000000" w:rsidP="00000000" w:rsidRDefault="00000000" w:rsidRPr="00000000" w14:paraId="0000042B">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Specific to MQTT-SN</w:t>
              </w:r>
            </w:ins>
          </w:p>
        </w:tc>
      </w:tr>
      <w:tr>
        <w:trPr>
          <w:cantSplit w:val="0"/>
          <w:trHeight w:val="778.9414062499999" w:hRule="atLeast"/>
          <w:tblHeader w:val="0"/>
          <w:ins w:author="davide.lenzarini@u-blox.com" w:id="20" w:date="2024-02-07T16:37:28Z"/>
        </w:trPr>
        <w:tc>
          <w:tcPr/>
          <w:p w:rsidR="00000000" w:rsidDel="00000000" w:rsidP="00000000" w:rsidRDefault="00000000" w:rsidRPr="00000000" w14:paraId="0000042C">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246</w:t>
              </w:r>
            </w:ins>
          </w:p>
        </w:tc>
        <w:tc>
          <w:tcPr/>
          <w:p w:rsidR="00000000" w:rsidDel="00000000" w:rsidP="00000000" w:rsidRDefault="00000000" w:rsidRPr="00000000" w14:paraId="0000042D">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0xF6</w:t>
              </w:r>
            </w:ins>
          </w:p>
        </w:tc>
        <w:tc>
          <w:tcPr/>
          <w:p w:rsidR="00000000" w:rsidDel="00000000" w:rsidP="00000000" w:rsidRDefault="00000000" w:rsidRPr="00000000" w14:paraId="0000042E">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GWINFO not supported</w:t>
              </w:r>
            </w:ins>
          </w:p>
        </w:tc>
        <w:tc>
          <w:tcPr/>
          <w:p w:rsidR="00000000" w:rsidDel="00000000" w:rsidP="00000000" w:rsidRDefault="00000000" w:rsidRPr="00000000" w14:paraId="0000042F">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DISCONNECT</w:t>
              </w:r>
            </w:ins>
          </w:p>
        </w:tc>
        <w:tc>
          <w:tcPr/>
          <w:p w:rsidR="00000000" w:rsidDel="00000000" w:rsidP="00000000" w:rsidRDefault="00000000" w:rsidRPr="00000000" w14:paraId="00000430">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Specific to MQTT-SN</w:t>
              </w:r>
            </w:ins>
          </w:p>
        </w:tc>
      </w:tr>
      <w:tr>
        <w:trPr>
          <w:cantSplit w:val="0"/>
          <w:trHeight w:val="778.9414062499999" w:hRule="atLeast"/>
          <w:tblHeader w:val="0"/>
          <w:ins w:author="davide.lenzarini@u-blox.com" w:id="20" w:date="2024-02-07T16:37:28Z"/>
        </w:trPr>
        <w:tc>
          <w:tcPr/>
          <w:p w:rsidR="00000000" w:rsidDel="00000000" w:rsidP="00000000" w:rsidRDefault="00000000" w:rsidRPr="00000000" w14:paraId="00000431">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247</w:t>
              </w:r>
            </w:ins>
          </w:p>
        </w:tc>
        <w:tc>
          <w:tcPr/>
          <w:p w:rsidR="00000000" w:rsidDel="00000000" w:rsidP="00000000" w:rsidRDefault="00000000" w:rsidRPr="00000000" w14:paraId="00000432">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0xF7</w:t>
              </w:r>
            </w:ins>
          </w:p>
        </w:tc>
        <w:tc>
          <w:tcPr/>
          <w:p w:rsidR="00000000" w:rsidDel="00000000" w:rsidP="00000000" w:rsidRDefault="00000000" w:rsidRPr="00000000" w14:paraId="00000433">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PUBLISH MINUS-1 not supported</w:t>
              </w:r>
            </w:ins>
          </w:p>
        </w:tc>
        <w:tc>
          <w:tcPr/>
          <w:p w:rsidR="00000000" w:rsidDel="00000000" w:rsidP="00000000" w:rsidRDefault="00000000" w:rsidRPr="00000000" w14:paraId="00000434">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DISCONNECT</w:t>
              </w:r>
            </w:ins>
          </w:p>
        </w:tc>
        <w:tc>
          <w:tcPr/>
          <w:p w:rsidR="00000000" w:rsidDel="00000000" w:rsidP="00000000" w:rsidRDefault="00000000" w:rsidRPr="00000000" w14:paraId="00000435">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Specific to MQTT-SN</w:t>
              </w:r>
            </w:ins>
          </w:p>
        </w:tc>
      </w:tr>
      <w:tr>
        <w:trPr>
          <w:cantSplit w:val="0"/>
          <w:trHeight w:val="778.9414062499999" w:hRule="atLeast"/>
          <w:tblHeader w:val="0"/>
          <w:ins w:author="davide.lenzarini@u-blox.com" w:id="20" w:date="2024-02-07T16:37:28Z"/>
        </w:trPr>
        <w:tc>
          <w:tcPr/>
          <w:p w:rsidR="00000000" w:rsidDel="00000000" w:rsidP="00000000" w:rsidRDefault="00000000" w:rsidRPr="00000000" w14:paraId="00000436">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248</w:t>
              </w:r>
            </w:ins>
          </w:p>
        </w:tc>
        <w:tc>
          <w:tcPr/>
          <w:p w:rsidR="00000000" w:rsidDel="00000000" w:rsidP="00000000" w:rsidRDefault="00000000" w:rsidRPr="00000000" w14:paraId="00000437">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0xF8</w:t>
              </w:r>
            </w:ins>
          </w:p>
        </w:tc>
        <w:tc>
          <w:tcPr/>
          <w:p w:rsidR="00000000" w:rsidDel="00000000" w:rsidP="00000000" w:rsidRDefault="00000000" w:rsidRPr="00000000" w14:paraId="00000438">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Unknown topic alias</w:t>
              </w:r>
            </w:ins>
          </w:p>
        </w:tc>
        <w:tc>
          <w:tcPr/>
          <w:p w:rsidR="00000000" w:rsidDel="00000000" w:rsidP="00000000" w:rsidRDefault="00000000" w:rsidRPr="00000000" w14:paraId="00000439">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SUBACK, UNSUBACK, PUBACK, REGACK</w:t>
              </w:r>
            </w:ins>
          </w:p>
        </w:tc>
        <w:tc>
          <w:tcPr/>
          <w:p w:rsidR="00000000" w:rsidDel="00000000" w:rsidP="00000000" w:rsidRDefault="00000000" w:rsidRPr="00000000" w14:paraId="0000043A">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Specific to MQTT-SN</w:t>
              </w:r>
            </w:ins>
          </w:p>
        </w:tc>
      </w:tr>
      <w:tr>
        <w:trPr>
          <w:cantSplit w:val="0"/>
          <w:trHeight w:val="778.9414062499999" w:hRule="atLeast"/>
          <w:tblHeader w:val="0"/>
          <w:ins w:author="davide.lenzarini@u-blox.com" w:id="20" w:date="2024-02-07T16:37:28Z"/>
        </w:trPr>
        <w:tc>
          <w:tcPr/>
          <w:p w:rsidR="00000000" w:rsidDel="00000000" w:rsidP="00000000" w:rsidRDefault="00000000" w:rsidRPr="00000000" w14:paraId="0000043B">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249-255</w:t>
              </w:r>
            </w:ins>
          </w:p>
        </w:tc>
        <w:tc>
          <w:tcPr/>
          <w:p w:rsidR="00000000" w:rsidDel="00000000" w:rsidP="00000000" w:rsidRDefault="00000000" w:rsidRPr="00000000" w14:paraId="0000043C">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0xF9-0xFF</w:t>
              </w:r>
            </w:ins>
          </w:p>
        </w:tc>
        <w:tc>
          <w:tcPr/>
          <w:p w:rsidR="00000000" w:rsidDel="00000000" w:rsidP="00000000" w:rsidRDefault="00000000" w:rsidRPr="00000000" w14:paraId="0000043D">
            <w:pPr>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Reserved for MQTT-SN</w:t>
              </w:r>
            </w:ins>
          </w:p>
        </w:tc>
        <w:tc>
          <w:tcPr/>
          <w:p w:rsidR="00000000" w:rsidDel="00000000" w:rsidP="00000000" w:rsidRDefault="00000000" w:rsidRPr="00000000" w14:paraId="0000043E">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tl w:val="0"/>
                </w:rPr>
              </w:r>
            </w:ins>
          </w:p>
        </w:tc>
        <w:tc>
          <w:tcPr/>
          <w:p w:rsidR="00000000" w:rsidDel="00000000" w:rsidP="00000000" w:rsidRDefault="00000000" w:rsidRPr="00000000" w14:paraId="0000043F">
            <w:pPr>
              <w:keepNext w:val="1"/>
              <w:spacing w:after="9" w:lineRule="auto"/>
              <w:ind w:right="4"/>
              <w:rPr>
                <w:ins w:author="davide.lenzarini@u-blox.com" w:id="20" w:date="2024-02-07T16:37:28Z"/>
                <w:rFonts w:ascii="Arial" w:cs="Arial" w:eastAsia="Arial" w:hAnsi="Arial"/>
              </w:rPr>
            </w:pPr>
            <w:ins w:author="davide.lenzarini@u-blox.com" w:id="20" w:date="2024-02-07T16:37:28Z">
              <w:r w:rsidDel="00000000" w:rsidR="00000000" w:rsidRPr="00000000">
                <w:rPr>
                  <w:rFonts w:ascii="Arial" w:cs="Arial" w:eastAsia="Arial" w:hAnsi="Arial"/>
                  <w:rtl w:val="0"/>
                </w:rPr>
                <w:t xml:space="preserve">Specific to MQTT-SN</w:t>
              </w:r>
            </w:ins>
          </w:p>
        </w:tc>
      </w:tr>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41">
      <w:pPr>
        <w:rPr/>
      </w:pPr>
      <w:r w:rsidDel="00000000" w:rsidR="00000000" w:rsidRPr="00000000">
        <w:rPr>
          <w:rtl w:val="0"/>
        </w:rPr>
        <w:t xml:space="preserve">Note(s):</w:t>
      </w:r>
    </w:p>
    <w:p w:rsidR="00000000" w:rsidDel="00000000" w:rsidP="00000000" w:rsidRDefault="00000000" w:rsidRPr="00000000" w14:paraId="00000442">
      <w:pPr>
        <w:numPr>
          <w:ilvl w:val="0"/>
          <w:numId w:val="24"/>
        </w:numPr>
        <w:spacing w:after="0" w:before="0" w:lineRule="auto"/>
        <w:ind w:left="720" w:hanging="360"/>
        <w:rPr>
          <w:ins w:author="davide.lenzarini@u-blox.com" w:id="2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ins w:author="davide.lenzarini@u-blox.com" w:id="21" w:date="2024-02-07T16:36:36Z">
        <w:r w:rsidDel="00000000" w:rsidR="00000000" w:rsidRPr="00000000">
          <w:rPr>
            <w:rtl w:val="0"/>
          </w:rPr>
        </w:r>
      </w:ins>
    </w:p>
    <w:p w:rsidR="00000000" w:rsidDel="00000000" w:rsidP="00000000" w:rsidRDefault="00000000" w:rsidRPr="00000000" w14:paraId="00000443">
      <w:pPr>
        <w:numPr>
          <w:ilvl w:val="0"/>
          <w:numId w:val="24"/>
        </w:numPr>
        <w:spacing w:after="0" w:before="0" w:lineRule="auto"/>
        <w:ind w:left="720" w:hanging="360"/>
        <w:rPr>
          <w:rFonts w:ascii="Arial" w:cs="Arial" w:eastAsia="Arial" w:hAnsi="Arial"/>
          <w:u w:val="none"/>
        </w:rPr>
      </w:pPr>
      <w:ins w:author="davide.lenzarini@u-blox.com" w:id="21" w:date="2024-02-07T16:36:36Z">
        <w:commentRangeStart w:id="8"/>
        <w:r w:rsidDel="00000000" w:rsidR="00000000" w:rsidRPr="00000000">
          <w:rPr>
            <w:rFonts w:ascii="Arial" w:cs="Arial" w:eastAsia="Arial" w:hAnsi="Arial"/>
            <w:rtl w:val="0"/>
          </w:rPr>
          <w:t xml:space="preserve">The MQTT-SN dedicated range of reason codes is from 0xE6 (230) to 0xFF(255).</w:t>
        </w:r>
      </w:ins>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444">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45">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111kx3o" w:id="44"/>
      <w:bookmarkEnd w:id="44"/>
      <w:r w:rsidDel="00000000" w:rsidR="00000000" w:rsidRPr="00000000">
        <w:rPr>
          <w:rtl w:val="0"/>
        </w:rPr>
        <w:t xml:space="preserve">2.3.4 </w:t>
      </w:r>
      <w:r w:rsidDel="00000000" w:rsidR="00000000" w:rsidRPr="00000000">
        <w:rPr>
          <w:rFonts w:ascii="Arial" w:cs="Arial" w:eastAsia="Arial" w:hAnsi="Arial"/>
          <w:rtl w:val="0"/>
        </w:rPr>
        <w:t xml:space="preserve">Topic </w:t>
      </w:r>
      <w:del w:author="Ian Craggs" w:id="22" w:date="2024-02-06T15:24:23Z">
        <w:commentRangeStart w:id="9"/>
        <w:commentRangeStart w:id="10"/>
        <w:commentRangeStart w:id="11"/>
        <w:r w:rsidDel="00000000" w:rsidR="00000000" w:rsidRPr="00000000">
          <w:rPr>
            <w:rFonts w:ascii="Arial" w:cs="Arial" w:eastAsia="Arial" w:hAnsi="Arial"/>
            <w:rtl w:val="0"/>
          </w:rPr>
          <w:delText xml:space="preserve">Alias</w:delText>
        </w:r>
      </w:del>
      <w:del w:author="davide.lenzarini@u-blox.com" w:id="23" w:date="2024-02-13T15:41:31Z">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delText xml:space="preserve"> Type</w:delText>
        </w:r>
      </w:del>
      <w:ins w:author="davide.lenzarini@u-blox.com" w:id="23" w:date="2024-02-13T15:41:31Z">
        <w:r w:rsidDel="00000000" w:rsidR="00000000" w:rsidRPr="00000000">
          <w:rPr>
            <w:rFonts w:ascii="Arial" w:cs="Arial" w:eastAsia="Arial" w:hAnsi="Arial"/>
            <w:rtl w:val="0"/>
          </w:rPr>
          <w:t xml:space="preserve"> Short</w:t>
        </w:r>
      </w:ins>
      <w:r w:rsidDel="00000000" w:rsidR="00000000" w:rsidRPr="00000000">
        <w:rPr>
          <w:rtl w:val="0"/>
        </w:rPr>
      </w:r>
    </w:p>
    <w:p w:rsidR="00000000" w:rsidDel="00000000" w:rsidP="00000000" w:rsidRDefault="00000000" w:rsidRPr="00000000" w14:paraId="0000044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w:t>
      </w:r>
      <w:ins w:author="davide.lenzarini@u-blox.com" w:id="24" w:date="2024-02-13T15:41:40Z">
        <w:r w:rsidDel="00000000" w:rsidR="00000000" w:rsidRPr="00000000">
          <w:rPr>
            <w:rFonts w:ascii="Arial" w:cs="Arial" w:eastAsia="Arial" w:hAnsi="Arial"/>
            <w:i w:val="1"/>
            <w:rtl w:val="0"/>
          </w:rPr>
          <w:t xml:space="preserve">Short</w:t>
        </w:r>
      </w:ins>
      <w:del w:author="davide.lenzarini@u-blox.com" w:id="24" w:date="2024-02-13T15:41:40Z">
        <w:r w:rsidDel="00000000" w:rsidR="00000000" w:rsidRPr="00000000">
          <w:rPr>
            <w:rFonts w:ascii="Arial" w:cs="Arial" w:eastAsia="Arial" w:hAnsi="Arial"/>
            <w:i w:val="1"/>
            <w:rtl w:val="0"/>
          </w:rPr>
          <w:delText xml:space="preserve">Alias Type</w:delText>
        </w:r>
      </w:del>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2-byte long and contains the value of the topic alias</w:t>
      </w:r>
      <w:ins w:author="davide.lenzarini@u-blox.com" w:id="25" w:date="2024-02-13T15:41:48Z">
        <w:r w:rsidDel="00000000" w:rsidR="00000000" w:rsidRPr="00000000">
          <w:rPr>
            <w:rFonts w:ascii="Arial" w:cs="Arial" w:eastAsia="Arial" w:hAnsi="Arial"/>
            <w:rtl w:val="0"/>
          </w:rPr>
          <w:t xml:space="preserve"> or the short topic name</w:t>
        </w:r>
      </w:ins>
      <w:r w:rsidDel="00000000" w:rsidR="00000000" w:rsidRPr="00000000">
        <w:rPr>
          <w:rFonts w:ascii="Arial" w:cs="Arial" w:eastAsia="Arial" w:hAnsi="Arial"/>
          <w:rtl w:val="0"/>
        </w:rPr>
        <w:t xml:space="preserve">. The values “0x0000” and “0xFFFF” are reserved and therefore should not be used.</w:t>
      </w:r>
    </w:p>
    <w:p w:rsidR="00000000" w:rsidDel="00000000" w:rsidP="00000000" w:rsidRDefault="00000000" w:rsidRPr="00000000" w14:paraId="00000447">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3l18frh" w:id="45"/>
      <w:bookmarkEnd w:id="45"/>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48">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49">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206ipza" w:id="46"/>
      <w:bookmarkEnd w:id="46"/>
      <w:commentRangeStart w:id="12"/>
      <w:r w:rsidDel="00000000" w:rsidR="00000000" w:rsidRPr="00000000">
        <w:rPr>
          <w:rtl w:val="0"/>
        </w:rPr>
        <w:t xml:space="preserve">2.3.6 </w:t>
      </w:r>
      <w:r w:rsidDel="00000000" w:rsidR="00000000" w:rsidRPr="00000000">
        <w:rPr>
          <w:rFonts w:ascii="Arial" w:cs="Arial" w:eastAsia="Arial" w:hAnsi="Arial"/>
          <w:rtl w:val="0"/>
        </w:rPr>
        <w:t xml:space="preserve">Will </w:t>
      </w:r>
      <w:r w:rsidDel="00000000" w:rsidR="00000000" w:rsidRPr="00000000">
        <w:rPr>
          <w:rtl w:val="0"/>
        </w:rPr>
        <w:t xml:space="preserve">Payload</w:t>
      </w:r>
      <w:r w:rsidDel="00000000" w:rsidR="00000000" w:rsidRPr="00000000">
        <w:rPr>
          <w:rtl w:val="0"/>
        </w:rPr>
      </w:r>
    </w:p>
    <w:p w:rsidR="00000000" w:rsidDel="00000000" w:rsidP="00000000" w:rsidRDefault="00000000" w:rsidRPr="00000000" w14:paraId="0000044A">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has a variable length and contains the content of the Will message.</w:t>
      </w:r>
    </w:p>
    <w:p w:rsidR="00000000" w:rsidDel="00000000" w:rsidP="00000000" w:rsidRDefault="00000000" w:rsidRPr="00000000" w14:paraId="0000044B">
      <w:pPr>
        <w:pStyle w:val="Heading3"/>
        <w:keepLines w:val="1"/>
        <w:numPr>
          <w:ilvl w:val="2"/>
          <w:numId w:val="14"/>
        </w:numPr>
        <w:spacing w:after="145" w:before="0" w:line="259" w:lineRule="auto"/>
        <w:ind w:left="0" w:right="4" w:firstLine="0"/>
        <w:rPr>
          <w:rFonts w:ascii="Arial" w:cs="Arial" w:eastAsia="Arial" w:hAnsi="Arial"/>
        </w:rPr>
      </w:pPr>
      <w:bookmarkStart w:colFirst="0" w:colLast="0" w:name="_4k668n3" w:id="47"/>
      <w:bookmarkEnd w:id="47"/>
      <w:r w:rsidDel="00000000" w:rsidR="00000000" w:rsidRPr="00000000">
        <w:rPr>
          <w:rtl w:val="0"/>
        </w:rPr>
        <w:t xml:space="preserve">2.3.7 </w:t>
      </w:r>
      <w:commentRangeStart w:id="13"/>
      <w:r w:rsidDel="00000000" w:rsidR="00000000" w:rsidRPr="00000000">
        <w:rPr>
          <w:rFonts w:ascii="Arial" w:cs="Arial" w:eastAsia="Arial" w:hAnsi="Arial"/>
          <w:rtl w:val="0"/>
        </w:rPr>
        <w:t xml:space="preserve">Will Topic</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44C">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Topic </w:t>
      </w:r>
      <w:r w:rsidDel="00000000" w:rsidR="00000000" w:rsidRPr="00000000">
        <w:rPr>
          <w:rFonts w:ascii="Arial" w:cs="Arial" w:eastAsia="Arial" w:hAnsi="Arial"/>
          <w:rtl w:val="0"/>
        </w:rPr>
        <w:t xml:space="preserve">field has a variable length and contains the Will topic name.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4D">
      <w:pPr>
        <w:pStyle w:val="Heading2"/>
        <w:keepLines w:val="1"/>
        <w:numPr>
          <w:ilvl w:val="1"/>
          <w:numId w:val="14"/>
        </w:numPr>
        <w:spacing w:after="64" w:before="0" w:line="259" w:lineRule="auto"/>
        <w:ind w:left="0" w:firstLine="0"/>
        <w:rPr>
          <w:rFonts w:ascii="Arial" w:cs="Arial" w:eastAsia="Arial" w:hAnsi="Arial"/>
        </w:rPr>
      </w:pPr>
      <w:bookmarkStart w:colFirst="0" w:colLast="0" w:name="_2zbgiuw" w:id="48"/>
      <w:bookmarkEnd w:id="48"/>
      <w:r w:rsidDel="00000000" w:rsidR="00000000" w:rsidRPr="00000000">
        <w:rPr>
          <w:rFonts w:ascii="Arial" w:cs="Arial" w:eastAsia="Arial" w:hAnsi="Arial"/>
          <w:rtl w:val="0"/>
        </w:rPr>
        <w:t xml:space="preserve">2.4 Topic </w:t>
      </w:r>
      <w:del w:author="Ian Craggs" w:id="26" w:date="2024-02-06T15:33:03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Types</w:t>
      </w:r>
    </w:p>
    <w:p w:rsidR="00000000" w:rsidDel="00000000" w:rsidP="00000000" w:rsidRDefault="00000000" w:rsidRPr="00000000" w14:paraId="0000044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w:t>
      </w:r>
      <w:del w:author="Ian Craggs" w:id="27" w:date="2024-02-06T15:33:40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type in their flags. This is a 2-bit field which determines the format of the topic </w:t>
      </w:r>
      <w:del w:author="Ian Craggs" w:id="28" w:date="2024-02-06T15:33:52Z">
        <w:r w:rsidDel="00000000" w:rsidR="00000000" w:rsidRPr="00000000">
          <w:rPr>
            <w:rFonts w:ascii="Arial" w:cs="Arial" w:eastAsia="Arial" w:hAnsi="Arial"/>
            <w:rtl w:val="0"/>
          </w:rPr>
          <w:delText xml:space="preserve">Id </w:delText>
        </w:r>
      </w:del>
      <w:r w:rsidDel="00000000" w:rsidR="00000000" w:rsidRPr="00000000">
        <w:rPr>
          <w:rFonts w:ascii="Arial" w:cs="Arial" w:eastAsia="Arial" w:hAnsi="Arial"/>
          <w:rtl w:val="0"/>
        </w:rPr>
        <w:t xml:space="preserve">value. </w:t>
      </w:r>
    </w:p>
    <w:p w:rsidR="00000000" w:rsidDel="00000000" w:rsidP="00000000" w:rsidRDefault="00000000" w:rsidRPr="00000000" w14:paraId="0000044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0">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w:t>
            </w:r>
            <w:del w:author="davide.lenzarini@u-blox.com" w:id="29" w:date="2024-02-15T18:48:52Z">
              <w:r w:rsidDel="00000000" w:rsidR="00000000" w:rsidRPr="00000000">
                <w:rPr>
                  <w:rFonts w:ascii="Arial" w:cs="Arial" w:eastAsia="Arial" w:hAnsi="Arial"/>
                  <w:b w:val="1"/>
                  <w:rtl w:val="0"/>
                </w:rPr>
                <w:delText xml:space="preserve">Alias </w:delText>
              </w:r>
            </w:del>
            <w:r w:rsidDel="00000000" w:rsidR="00000000" w:rsidRPr="00000000">
              <w:rPr>
                <w:rFonts w:ascii="Arial" w:cs="Arial" w:eastAsia="Arial" w:hAnsi="Arial"/>
                <w:b w:val="1"/>
                <w:rtl w:val="0"/>
              </w:rPr>
              <w:t xml:space="preserve">Type Value</w:t>
            </w:r>
          </w:p>
        </w:tc>
        <w:tc>
          <w:tcPr>
            <w:shd w:fill="cfe2f3" w:val="clear"/>
          </w:tcPr>
          <w:p w:rsidR="00000000" w:rsidDel="00000000" w:rsidP="00000000" w:rsidRDefault="00000000" w:rsidRPr="00000000" w14:paraId="0000045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53">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4">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5">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6">
            <w:pPr>
              <w:spacing w:after="353" w:lineRule="auto"/>
              <w:ind w:right="4"/>
              <w:rPr>
                <w:rFonts w:ascii="Arial" w:cs="Arial" w:eastAsia="Arial" w:hAnsi="Arial"/>
              </w:rPr>
            </w:pPr>
            <w:r w:rsidDel="00000000" w:rsidR="00000000" w:rsidRPr="00000000">
              <w:rPr>
                <w:rFonts w:ascii="Arial" w:cs="Arial" w:eastAsia="Arial" w:hAnsi="Arial"/>
                <w:rtl w:val="0"/>
              </w:rPr>
              <w:t xml:space="preserve">Normal Topic Alias</w:t>
            </w:r>
          </w:p>
        </w:tc>
        <w:tc>
          <w:tcPr>
            <w:vAlign w:val="center"/>
          </w:tcPr>
          <w:p w:rsidR="00000000" w:rsidDel="00000000" w:rsidP="00000000" w:rsidRDefault="00000000" w:rsidRPr="00000000" w14:paraId="00000457">
            <w:pPr>
              <w:spacing w:after="353" w:lineRule="auto"/>
              <w:ind w:right="4"/>
              <w:rPr>
                <w:rFonts w:ascii="Arial" w:cs="Arial" w:eastAsia="Arial" w:hAnsi="Arial"/>
              </w:rPr>
            </w:pPr>
            <w:r w:rsidDel="00000000" w:rsidR="00000000" w:rsidRPr="00000000">
              <w:rPr>
                <w:rFonts w:ascii="Arial" w:cs="Arial" w:eastAsia="Arial" w:hAnsi="Arial"/>
                <w:rtl w:val="0"/>
              </w:rPr>
              <w:t xml:space="preserve">A normal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no negotiation.</w:t>
            </w:r>
          </w:p>
        </w:tc>
      </w:tr>
      <w:tr>
        <w:trPr>
          <w:cantSplit w:val="0"/>
          <w:tblHeader w:val="0"/>
        </w:trPr>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63">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w:t>
      </w:r>
      <w:del w:author="davide.lenzarini@u-blox.com" w:id="30" w:date="2024-02-15T18:49:15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delText xml:space="preserve">alias </w:delText>
        </w:r>
      </w:del>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types and their description</w:t>
      </w:r>
    </w:p>
    <w:p w:rsidR="00000000" w:rsidDel="00000000" w:rsidP="00000000" w:rsidRDefault="00000000" w:rsidRPr="00000000" w14:paraId="0000046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 topic </w:t>
      </w:r>
      <w:ins w:author="davide.lenzarini@u-blox.com" w:id="31" w:date="2024-02-13T15:43:49Z">
        <w:r w:rsidDel="00000000" w:rsidR="00000000" w:rsidRPr="00000000">
          <w:rPr>
            <w:rFonts w:ascii="Arial" w:cs="Arial" w:eastAsia="Arial" w:hAnsi="Arial"/>
            <w:rtl w:val="0"/>
          </w:rPr>
          <w:t xml:space="preserve">names</w:t>
        </w:r>
      </w:ins>
      <w:del w:author="davide.lenzarini@u-blox.com" w:id="31" w:date="2024-02-13T15:43:49Z">
        <w:r w:rsidDel="00000000" w:rsidR="00000000" w:rsidRPr="00000000">
          <w:rPr>
            <w:rFonts w:ascii="Arial" w:cs="Arial" w:eastAsia="Arial" w:hAnsi="Arial"/>
            <w:rtl w:val="0"/>
          </w:rPr>
          <w:delText xml:space="preserve">types </w:delText>
        </w:r>
      </w:del>
      <w:r w:rsidDel="00000000" w:rsidR="00000000" w:rsidRPr="00000000">
        <w:rPr>
          <w:rFonts w:ascii="Arial" w:cs="Arial" w:eastAsia="Arial" w:hAnsi="Arial"/>
          <w:rtl w:val="0"/>
        </w:rPr>
        <w:t xml:space="preserve">and aliases.</w:t>
      </w:r>
    </w:p>
    <w:p w:rsidR="00000000" w:rsidDel="00000000" w:rsidP="00000000" w:rsidRDefault="00000000" w:rsidRPr="00000000" w14:paraId="00000466">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67">
      <w:pPr>
        <w:pStyle w:val="Heading1"/>
        <w:numPr>
          <w:ilvl w:val="0"/>
          <w:numId w:val="14"/>
        </w:numPr>
        <w:ind w:left="0" w:firstLine="0"/>
        <w:rPr>
          <w:rFonts w:ascii="Arial" w:cs="Arial" w:eastAsia="Arial" w:hAnsi="Arial"/>
        </w:rPr>
      </w:pPr>
      <w:bookmarkStart w:colFirst="0" w:colLast="0" w:name="_1egqt2p" w:id="49"/>
      <w:bookmarkEnd w:id="49"/>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8">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69">
      <w:pPr>
        <w:pStyle w:val="Heading2"/>
        <w:keepLines w:val="1"/>
        <w:numPr>
          <w:ilvl w:val="1"/>
          <w:numId w:val="14"/>
        </w:numPr>
        <w:spacing w:after="64" w:before="0" w:line="259" w:lineRule="auto"/>
        <w:ind w:left="0" w:firstLine="0"/>
        <w:rPr>
          <w:rFonts w:ascii="Arial" w:cs="Arial" w:eastAsia="Arial" w:hAnsi="Arial"/>
        </w:rPr>
      </w:pPr>
      <w:bookmarkStart w:colFirst="0" w:colLast="0" w:name="_3ygebqi" w:id="50"/>
      <w:bookmarkEnd w:id="50"/>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6A">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6B">
      <w:pPr>
        <w:rPr>
          <w:rFonts w:ascii="Arial" w:cs="Arial" w:eastAsia="Arial" w:hAnsi="Arial"/>
        </w:rPr>
      </w:pPr>
      <w:r w:rsidDel="00000000" w:rsidR="00000000" w:rsidRPr="00000000">
        <w:rPr>
          <w:rtl w:val="0"/>
        </w:rPr>
      </w:r>
    </w:p>
    <w:p w:rsidR="00000000" w:rsidDel="00000000" w:rsidP="00000000" w:rsidRDefault="00000000" w:rsidRPr="00000000" w14:paraId="0000046C">
      <w:pPr>
        <w:pStyle w:val="Heading3"/>
        <w:keepLines w:val="1"/>
        <w:numPr>
          <w:ilvl w:val="2"/>
          <w:numId w:val="14"/>
        </w:numPr>
        <w:spacing w:after="77" w:before="0" w:line="259" w:lineRule="auto"/>
        <w:ind w:left="0" w:right="4" w:firstLine="0"/>
        <w:rPr>
          <w:rFonts w:ascii="Arial" w:cs="Arial" w:eastAsia="Arial" w:hAnsi="Arial"/>
        </w:rPr>
      </w:pPr>
      <w:bookmarkStart w:colFirst="0" w:colLast="0" w:name="_2dlolyb" w:id="51"/>
      <w:bookmarkEnd w:id="51"/>
      <w:r w:rsidDel="00000000" w:rsidR="00000000" w:rsidRPr="00000000">
        <w:rPr>
          <w:rtl w:val="0"/>
        </w:rPr>
        <w:t xml:space="preserve">3.1.1 </w:t>
      </w:r>
      <w:r w:rsidDel="00000000" w:rsidR="00000000" w:rsidRPr="00000000">
        <w:rPr>
          <w:rFonts w:ascii="Arial" w:cs="Arial" w:eastAsia="Arial" w:hAnsi="Arial"/>
          <w:rtl w:val="0"/>
        </w:rPr>
        <w:t xml:space="preserve">ADVERTISE</w:t>
      </w:r>
    </w:p>
    <w:p w:rsidR="00000000" w:rsidDel="00000000" w:rsidP="00000000" w:rsidRDefault="00000000" w:rsidRPr="00000000" w14:paraId="0000046D">
      <w:pPr>
        <w:ind w:right="4"/>
        <w:rPr>
          <w:rFonts w:ascii="Arial" w:cs="Arial" w:eastAsia="Arial" w:hAnsi="Arial"/>
        </w:rPr>
      </w:pPr>
      <w:r w:rsidDel="00000000" w:rsidR="00000000" w:rsidRPr="00000000">
        <w:rPr>
          <w:rtl w:val="0"/>
        </w:rPr>
      </w:r>
    </w:p>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6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6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7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7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7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7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7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7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7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7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7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8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8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8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8A">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9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493">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49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49C">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4A5">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A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4A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ADVERTISE packet is generally sent using the broadcast address as destination.</w:t>
      </w:r>
      <w:r w:rsidDel="00000000" w:rsidR="00000000" w:rsidRPr="00000000">
        <w:rPr>
          <w:rtl w:val="0"/>
        </w:rPr>
      </w:r>
    </w:p>
    <w:p w:rsidR="00000000" w:rsidDel="00000000" w:rsidP="00000000" w:rsidRDefault="00000000" w:rsidRPr="00000000" w14:paraId="000004A8">
      <w:pPr>
        <w:pStyle w:val="Heading4"/>
        <w:numPr>
          <w:ilvl w:val="3"/>
          <w:numId w:val="14"/>
        </w:numPr>
        <w:ind w:left="0" w:right="4" w:firstLine="0"/>
        <w:rPr>
          <w:rFonts w:ascii="Arial" w:cs="Arial" w:eastAsia="Arial" w:hAnsi="Arial"/>
        </w:rPr>
      </w:pPr>
      <w:bookmarkStart w:colFirst="0" w:colLast="0" w:name="_sqyw64" w:id="52"/>
      <w:bookmarkEnd w:id="52"/>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4A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AA">
      <w:pPr>
        <w:pStyle w:val="Heading4"/>
        <w:numPr>
          <w:ilvl w:val="3"/>
          <w:numId w:val="14"/>
        </w:numPr>
        <w:ind w:left="0" w:right="4" w:firstLine="0"/>
        <w:rPr>
          <w:rFonts w:ascii="Arial" w:cs="Arial" w:eastAsia="Arial" w:hAnsi="Arial"/>
        </w:rPr>
      </w:pPr>
      <w:bookmarkStart w:colFirst="0" w:colLast="0" w:name="_3cqmetx" w:id="53"/>
      <w:bookmarkEnd w:id="53"/>
      <w:r w:rsidDel="00000000" w:rsidR="00000000" w:rsidRPr="00000000">
        <w:rPr>
          <w:rFonts w:ascii="Arial" w:cs="Arial" w:eastAsia="Arial" w:hAnsi="Arial"/>
          <w:rtl w:val="0"/>
        </w:rPr>
        <w:t xml:space="preserve">3.1.1.2 GwId</w:t>
      </w:r>
    </w:p>
    <w:p w:rsidR="00000000" w:rsidDel="00000000" w:rsidP="00000000" w:rsidRDefault="00000000" w:rsidRPr="00000000" w14:paraId="000004A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4A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4A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4A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AF">
      <w:pPr>
        <w:pStyle w:val="Heading4"/>
        <w:numPr>
          <w:ilvl w:val="3"/>
          <w:numId w:val="14"/>
        </w:numPr>
        <w:ind w:left="0" w:right="4" w:firstLine="0"/>
        <w:rPr>
          <w:rFonts w:ascii="Arial" w:cs="Arial" w:eastAsia="Arial" w:hAnsi="Arial"/>
        </w:rPr>
      </w:pPr>
      <w:bookmarkStart w:colFirst="0" w:colLast="0" w:name="_1rvwp1q" w:id="54"/>
      <w:bookmarkEnd w:id="54"/>
      <w:r w:rsidDel="00000000" w:rsidR="00000000" w:rsidRPr="00000000">
        <w:rPr>
          <w:rFonts w:ascii="Arial" w:cs="Arial" w:eastAsia="Arial" w:hAnsi="Arial"/>
          <w:rtl w:val="0"/>
        </w:rPr>
        <w:t xml:space="preserve">3.1.1.3 Duration</w:t>
      </w:r>
    </w:p>
    <w:p w:rsidR="00000000" w:rsidDel="00000000" w:rsidP="00000000" w:rsidRDefault="00000000" w:rsidRPr="00000000" w14:paraId="000004B0">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4B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B2">
      <w:pPr>
        <w:pStyle w:val="Heading3"/>
        <w:keepLines w:val="1"/>
        <w:numPr>
          <w:ilvl w:val="2"/>
          <w:numId w:val="14"/>
        </w:numPr>
        <w:spacing w:after="77" w:before="0" w:line="259" w:lineRule="auto"/>
        <w:ind w:left="0" w:right="4" w:firstLine="0"/>
        <w:rPr>
          <w:rFonts w:ascii="Arial" w:cs="Arial" w:eastAsia="Arial" w:hAnsi="Arial"/>
        </w:rPr>
      </w:pPr>
      <w:bookmarkStart w:colFirst="0" w:colLast="0" w:name="_4bvk7pj" w:id="55"/>
      <w:bookmarkEnd w:id="55"/>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4B3">
      <w:pPr>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B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B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B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B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B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B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B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B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B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B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B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C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C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C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D0">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D9">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1-hop transmission in case of a very dense network in which every MQTT-SN client is reachable from each other within 1-hop transmission.</w:t>
      </w:r>
    </w:p>
    <w:p w:rsidR="00000000" w:rsidDel="00000000" w:rsidP="00000000" w:rsidRDefault="00000000" w:rsidRPr="00000000" w14:paraId="000004D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4D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SEARCHGW packet is generally sent using the broadcast address as destination..</w:t>
      </w:r>
      <w:r w:rsidDel="00000000" w:rsidR="00000000" w:rsidRPr="00000000">
        <w:rPr>
          <w:rtl w:val="0"/>
        </w:rPr>
      </w:r>
    </w:p>
    <w:p w:rsidR="00000000" w:rsidDel="00000000" w:rsidP="00000000" w:rsidRDefault="00000000" w:rsidRPr="00000000" w14:paraId="000004DC">
      <w:pPr>
        <w:pStyle w:val="Heading4"/>
        <w:numPr>
          <w:ilvl w:val="3"/>
          <w:numId w:val="14"/>
        </w:numPr>
        <w:ind w:left="0" w:right="4" w:firstLine="0"/>
        <w:rPr>
          <w:rFonts w:ascii="Arial" w:cs="Arial" w:eastAsia="Arial" w:hAnsi="Arial"/>
        </w:rPr>
      </w:pPr>
      <w:bookmarkStart w:colFirst="0" w:colLast="0" w:name="_2r0uhxc" w:id="56"/>
      <w:bookmarkEnd w:id="56"/>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4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DE">
      <w:pPr>
        <w:pStyle w:val="Heading4"/>
        <w:numPr>
          <w:ilvl w:val="3"/>
          <w:numId w:val="14"/>
        </w:numPr>
        <w:ind w:left="0" w:right="4" w:firstLine="0"/>
        <w:rPr>
          <w:rFonts w:ascii="Arial" w:cs="Arial" w:eastAsia="Arial" w:hAnsi="Arial"/>
        </w:rPr>
      </w:pPr>
      <w:bookmarkStart w:colFirst="0" w:colLast="0" w:name="_1664s55" w:id="57"/>
      <w:bookmarkEnd w:id="57"/>
      <w:r w:rsidDel="00000000" w:rsidR="00000000" w:rsidRPr="00000000">
        <w:rPr>
          <w:rFonts w:ascii="Arial" w:cs="Arial" w:eastAsia="Arial" w:hAnsi="Arial"/>
          <w:rtl w:val="0"/>
        </w:rPr>
        <w:t xml:space="preserve">3.1.2.2 Radius</w:t>
      </w:r>
    </w:p>
    <w:p w:rsidR="00000000" w:rsidDel="00000000" w:rsidP="00000000" w:rsidRDefault="00000000" w:rsidRPr="00000000" w14:paraId="000004DF">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E0">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4E1">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4E2">
      <w:pPr>
        <w:pStyle w:val="Heading3"/>
        <w:keepLines w:val="1"/>
        <w:numPr>
          <w:ilvl w:val="2"/>
          <w:numId w:val="14"/>
        </w:numPr>
        <w:spacing w:after="77" w:before="0" w:line="259" w:lineRule="auto"/>
        <w:ind w:left="0" w:right="4" w:firstLine="0"/>
        <w:rPr>
          <w:rFonts w:ascii="Arial" w:cs="Arial" w:eastAsia="Arial" w:hAnsi="Arial"/>
        </w:rPr>
      </w:pPr>
      <w:bookmarkStart w:colFirst="0" w:colLast="0" w:name="_3q5sasy" w:id="58"/>
      <w:bookmarkEnd w:id="58"/>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4E3">
      <w:pPr>
        <w:ind w:right="4"/>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E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E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E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E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E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E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F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0">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8">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09">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12">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1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51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GWINFO packet is generally sent using the broadcast address as destination.</w:t>
      </w:r>
    </w:p>
    <w:p w:rsidR="00000000" w:rsidDel="00000000" w:rsidP="00000000" w:rsidRDefault="00000000" w:rsidRPr="00000000" w14:paraId="00000515">
      <w:pPr>
        <w:pStyle w:val="Heading4"/>
        <w:numPr>
          <w:ilvl w:val="3"/>
          <w:numId w:val="14"/>
        </w:numPr>
        <w:ind w:left="0" w:right="4" w:firstLine="0"/>
        <w:rPr>
          <w:rFonts w:ascii="Arial" w:cs="Arial" w:eastAsia="Arial" w:hAnsi="Arial"/>
        </w:rPr>
      </w:pPr>
      <w:bookmarkStart w:colFirst="0" w:colLast="0" w:name="_25b2l0r" w:id="59"/>
      <w:bookmarkEnd w:id="59"/>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17">
      <w:pPr>
        <w:pStyle w:val="Heading4"/>
        <w:numPr>
          <w:ilvl w:val="3"/>
          <w:numId w:val="14"/>
        </w:numPr>
        <w:ind w:left="0" w:right="4" w:firstLine="0"/>
        <w:rPr>
          <w:rFonts w:ascii="Arial" w:cs="Arial" w:eastAsia="Arial" w:hAnsi="Arial"/>
        </w:rPr>
      </w:pPr>
      <w:bookmarkStart w:colFirst="0" w:colLast="0" w:name="_kgcv8k" w:id="60"/>
      <w:bookmarkEnd w:id="60"/>
      <w:r w:rsidDel="00000000" w:rsidR="00000000" w:rsidRPr="00000000">
        <w:rPr>
          <w:rFonts w:ascii="Arial" w:cs="Arial" w:eastAsia="Arial" w:hAnsi="Arial"/>
          <w:rtl w:val="0"/>
        </w:rPr>
        <w:t xml:space="preserve">3.1.3.2 GwId</w:t>
      </w:r>
    </w:p>
    <w:p w:rsidR="00000000" w:rsidDel="00000000" w:rsidP="00000000" w:rsidRDefault="00000000" w:rsidRPr="00000000" w14:paraId="00000518">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19">
      <w:pPr>
        <w:pStyle w:val="Heading4"/>
        <w:numPr>
          <w:ilvl w:val="3"/>
          <w:numId w:val="14"/>
        </w:numPr>
        <w:ind w:left="0" w:right="4" w:firstLine="0"/>
        <w:rPr>
          <w:rFonts w:ascii="Arial" w:cs="Arial" w:eastAsia="Arial" w:hAnsi="Arial"/>
        </w:rPr>
      </w:pPr>
      <w:bookmarkStart w:colFirst="0" w:colLast="0" w:name="_34g0dwd" w:id="61"/>
      <w:bookmarkEnd w:id="61"/>
      <w:r w:rsidDel="00000000" w:rsidR="00000000" w:rsidRPr="00000000">
        <w:rPr>
          <w:rFonts w:ascii="Arial" w:cs="Arial" w:eastAsia="Arial" w:hAnsi="Arial"/>
          <w:rtl w:val="0"/>
        </w:rPr>
        <w:t xml:space="preserve">3.1.3.3 GwAdd</w:t>
      </w:r>
    </w:p>
    <w:p w:rsidR="00000000" w:rsidDel="00000000" w:rsidP="00000000" w:rsidRDefault="00000000" w:rsidRPr="00000000" w14:paraId="0000051A">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1B">
      <w:pPr>
        <w:rPr>
          <w:rFonts w:ascii="Arial" w:cs="Arial" w:eastAsia="Arial" w:hAnsi="Arial"/>
        </w:rPr>
      </w:pPr>
      <w:r w:rsidDel="00000000" w:rsidR="00000000" w:rsidRPr="00000000">
        <w:rPr>
          <w:rtl w:val="0"/>
        </w:rPr>
      </w:r>
    </w:p>
    <w:p w:rsidR="00000000" w:rsidDel="00000000" w:rsidP="00000000" w:rsidRDefault="00000000" w:rsidRPr="00000000" w14:paraId="0000051C">
      <w:pPr>
        <w:pStyle w:val="Heading3"/>
        <w:keepLines w:val="1"/>
        <w:numPr>
          <w:ilvl w:val="2"/>
          <w:numId w:val="14"/>
        </w:numPr>
        <w:spacing w:after="52" w:before="0" w:line="259" w:lineRule="auto"/>
        <w:ind w:left="0" w:firstLine="0"/>
        <w:rPr>
          <w:rFonts w:ascii="Arial" w:cs="Arial" w:eastAsia="Arial" w:hAnsi="Arial"/>
          <w:i w:val="1"/>
          <w:color w:val="000000"/>
          <w:sz w:val="18"/>
          <w:szCs w:val="18"/>
        </w:rPr>
      </w:pPr>
      <w:bookmarkStart w:colFirst="0" w:colLast="0" w:name="_1jlao46" w:id="62"/>
      <w:bookmarkEnd w:id="62"/>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900"/>
        <w:gridCol w:w="600"/>
        <w:gridCol w:w="900"/>
        <w:gridCol w:w="420"/>
        <w:gridCol w:w="105"/>
        <w:gridCol w:w="1215"/>
        <w:gridCol w:w="105"/>
        <w:gridCol w:w="1410"/>
        <w:gridCol w:w="900"/>
        <w:gridCol w:w="255"/>
        <w:gridCol w:w="1035"/>
        <w:gridCol w:w="105"/>
        <w:gridCol w:w="1065"/>
        <w:tblGridChange w:id="0">
          <w:tblGrid>
            <w:gridCol w:w="1425"/>
            <w:gridCol w:w="900"/>
            <w:gridCol w:w="600"/>
            <w:gridCol w:w="900"/>
            <w:gridCol w:w="420"/>
            <w:gridCol w:w="105"/>
            <w:gridCol w:w="1215"/>
            <w:gridCol w:w="105"/>
            <w:gridCol w:w="1410"/>
            <w:gridCol w:w="900"/>
            <w:gridCol w:w="255"/>
            <w:gridCol w:w="1035"/>
            <w:gridCol w:w="105"/>
            <w:gridCol w:w="1065"/>
          </w:tblGrid>
        </w:tblGridChange>
      </w:tblGrid>
      <w:tr>
        <w:trPr>
          <w:cantSplit w:val="0"/>
          <w:tblHeader w:val="0"/>
        </w:trPr>
        <w:tc>
          <w:tcPr>
            <w:shd w:fill="cfe2f3" w:val="clear"/>
          </w:tcPr>
          <w:p w:rsidR="00000000" w:rsidDel="00000000" w:rsidP="00000000" w:rsidRDefault="00000000" w:rsidRPr="00000000" w14:paraId="0000051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1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1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2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2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2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2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2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2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2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2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3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3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47">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48">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5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58">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5E">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60">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62">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6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6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6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6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6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6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6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71">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72">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7F">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8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85">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586">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58A">
            <w:pPr>
              <w:jc w:val="center"/>
              <w:rPr>
                <w:rFonts w:ascii="Arial" w:cs="Arial" w:eastAsia="Arial" w:hAnsi="Arial"/>
                <w:i w:val="1"/>
              </w:rPr>
            </w:pPr>
            <w:r w:rsidDel="00000000" w:rsidR="00000000" w:rsidRPr="00000000">
              <w:rPr>
                <w:rFonts w:ascii="Arial" w:cs="Arial" w:eastAsia="Arial" w:hAnsi="Arial"/>
                <w:rtl w:val="0"/>
              </w:rPr>
              <w:t xml:space="preserve">Will Topic </w:t>
            </w:r>
            <w:del w:author="davide.lenzarini@u-blox.com" w:id="32" w:date="2024-02-13T15:44:30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8D">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58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58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9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9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59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9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59C">
            <w:pPr>
              <w:jc w:val="center"/>
              <w:rPr>
                <w:rFonts w:ascii="Arial" w:cs="Arial" w:eastAsia="Arial" w:hAnsi="Arial"/>
              </w:rPr>
            </w:pPr>
            <w:commentRangeStart w:id="14"/>
            <w:commentRangeStart w:id="15"/>
            <w:r w:rsidDel="00000000" w:rsidR="00000000" w:rsidRPr="00000000">
              <w:rPr>
                <w:rFonts w:ascii="Arial" w:cs="Arial" w:eastAsia="Arial" w:hAnsi="Arial"/>
                <w:rtl w:val="0"/>
              </w:rPr>
              <w:t xml:space="preserve">Protocol Version</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tc>
      </w:tr>
      <w:tr>
        <w:trPr>
          <w:cantSplit w:val="0"/>
          <w:tblHeader w:val="0"/>
        </w:trPr>
        <w:tc>
          <w:tcPr/>
          <w:p w:rsidR="00000000" w:rsidDel="00000000" w:rsidP="00000000" w:rsidRDefault="00000000" w:rsidRPr="00000000" w14:paraId="000005A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5AA">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5B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5B8">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5C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5C6">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5D3">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5D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E1">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5E2">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EF">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5F0">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5FD">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5FE">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0B">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0C">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19">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1A">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27">
            <w:pPr>
              <w:rPr>
                <w:rFonts w:ascii="Arial" w:cs="Arial" w:eastAsia="Arial" w:hAnsi="Arial"/>
              </w:rPr>
            </w:pPr>
            <w:r w:rsidDel="00000000" w:rsidR="00000000" w:rsidRPr="00000000">
              <w:rPr>
                <w:rFonts w:ascii="Arial" w:cs="Arial" w:eastAsia="Arial" w:hAnsi="Arial"/>
                <w:rtl w:val="0"/>
              </w:rPr>
              <w:t xml:space="preserve">Byte (12 + 1)</w:t>
            </w:r>
          </w:p>
        </w:tc>
        <w:tc>
          <w:tcPr>
            <w:gridSpan w:val="13"/>
            <w:vMerge w:val="restart"/>
            <w:shd w:fill="efefef" w:val="clear"/>
          </w:tcPr>
          <w:p w:rsidR="00000000" w:rsidDel="00000000" w:rsidP="00000000" w:rsidRDefault="00000000" w:rsidRPr="00000000" w14:paraId="00000628">
            <w:pPr>
              <w:jc w:val="center"/>
              <w:rPr>
                <w:rFonts w:ascii="Arial" w:cs="Arial" w:eastAsia="Arial" w:hAnsi="Arial"/>
              </w:rPr>
            </w:pPr>
            <w:commentRangeStart w:id="16"/>
            <w:r w:rsidDel="00000000" w:rsidR="00000000" w:rsidRPr="00000000">
              <w:rPr>
                <w:rFonts w:ascii="Arial" w:cs="Arial" w:eastAsia="Arial" w:hAnsi="Arial"/>
                <w:rtl w:val="0"/>
              </w:rPr>
              <w:t xml:space="preserve">Will Topic </w:t>
            </w:r>
            <w:ins w:author="davide.lenzarini@u-blox.com" w:id="33" w:date="2024-02-13T15:44:34Z">
              <w:r w:rsidDel="00000000" w:rsidR="00000000" w:rsidRPr="00000000">
                <w:rPr>
                  <w:rFonts w:ascii="Arial" w:cs="Arial" w:eastAsia="Arial" w:hAnsi="Arial"/>
                  <w:rtl w:val="0"/>
                </w:rPr>
                <w:t xml:space="preserve">Short </w:t>
              </w:r>
            </w:ins>
            <w:del w:author="davide.lenzarini@u-blox.com" w:id="33" w:date="2024-02-13T15:44:34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MSB </w:t>
            </w:r>
            <w:commentRangeEnd w:id="16"/>
            <w:r w:rsidDel="00000000" w:rsidR="00000000" w:rsidRPr="00000000">
              <w:commentReference w:id="16"/>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OR</w:t>
            </w:r>
            <w:r w:rsidDel="00000000" w:rsidR="00000000" w:rsidRPr="00000000">
              <w:rPr>
                <w:rFonts w:ascii="Arial" w:cs="Arial" w:eastAsia="Arial" w:hAnsi="Arial"/>
                <w:rtl w:val="0"/>
              </w:rPr>
              <w:t xml:space="preserve">             Will Topic Length MSB (TL)</w:t>
            </w:r>
          </w:p>
          <w:p w:rsidR="00000000" w:rsidDel="00000000" w:rsidP="00000000" w:rsidRDefault="00000000" w:rsidRPr="00000000" w14:paraId="00000629">
            <w:pPr>
              <w:jc w:val="left"/>
              <w:rPr>
                <w:rFonts w:ascii="Arial" w:cs="Arial" w:eastAsia="Arial" w:hAnsi="Arial"/>
              </w:rPr>
            </w:pPr>
            <w:r w:rsidDel="00000000" w:rsidR="00000000" w:rsidRPr="00000000">
              <w:rPr>
                <w:rFonts w:ascii="Arial" w:cs="Arial" w:eastAsia="Arial" w:hAnsi="Arial"/>
                <w:rtl w:val="0"/>
              </w:rPr>
              <w:t xml:space="preserve">                         Will Topic </w:t>
            </w:r>
            <w:ins w:author="davide.lenzarini@u-blox.com" w:id="34" w:date="2024-02-13T15:44:40Z">
              <w:r w:rsidDel="00000000" w:rsidR="00000000" w:rsidRPr="00000000">
                <w:rPr>
                  <w:rFonts w:ascii="Arial" w:cs="Arial" w:eastAsia="Arial" w:hAnsi="Arial"/>
                  <w:rtl w:val="0"/>
                </w:rPr>
                <w:t xml:space="preserve">Short</w:t>
              </w:r>
            </w:ins>
            <w:del w:author="davide.lenzarini@u-blox.com" w:id="34" w:date="2024-02-13T15:44:40Z">
              <w:r w:rsidDel="00000000" w:rsidR="00000000" w:rsidRPr="00000000">
                <w:rPr>
                  <w:rFonts w:ascii="Arial" w:cs="Arial" w:eastAsia="Arial" w:hAnsi="Arial"/>
                  <w:rtl w:val="0"/>
                </w:rPr>
                <w:delText xml:space="preserve">Alias</w:delText>
              </w:r>
            </w:del>
            <w:r w:rsidDel="00000000" w:rsidR="00000000" w:rsidRPr="00000000">
              <w:rPr>
                <w:rFonts w:ascii="Arial" w:cs="Arial" w:eastAsia="Arial" w:hAnsi="Arial"/>
                <w:rtl w:val="0"/>
              </w:rPr>
              <w:t xml:space="preserve"> LSB                                     Will Topic Length LSB (TL)</w:t>
            </w:r>
          </w:p>
        </w:tc>
      </w:tr>
      <w:tr>
        <w:trPr>
          <w:cantSplit w:val="0"/>
          <w:trHeight w:val="200" w:hRule="atLeast"/>
          <w:tblHeader w:val="0"/>
        </w:trPr>
        <w:tc>
          <w:tcPr>
            <w:shd w:fill="efefef" w:val="clear"/>
          </w:tcPr>
          <w:p w:rsidR="00000000" w:rsidDel="00000000" w:rsidP="00000000" w:rsidRDefault="00000000" w:rsidRPr="00000000" w14:paraId="00000636">
            <w:pPr>
              <w:rPr>
                <w:rFonts w:ascii="Arial" w:cs="Arial" w:eastAsia="Arial" w:hAnsi="Arial"/>
              </w:rPr>
            </w:pPr>
            <w:r w:rsidDel="00000000" w:rsidR="00000000" w:rsidRPr="00000000">
              <w:rPr>
                <w:rFonts w:ascii="Arial" w:cs="Arial" w:eastAsia="Arial" w:hAnsi="Arial"/>
                <w:rtl w:val="0"/>
              </w:rPr>
              <w:t xml:space="preserve">Byte (12 + 2)</w:t>
            </w:r>
          </w:p>
        </w:tc>
        <w:tc>
          <w:tcPr>
            <w:gridSpan w:val="13"/>
            <w:vMerge w:val="continue"/>
            <w:shd w:fill="efefef"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Byte (12 + 3)</w:t>
            </w:r>
          </w:p>
        </w:tc>
        <w:tc>
          <w:tcPr>
            <w:gridSpan w:val="13"/>
            <w:shd w:fill="efefef" w:val="clear"/>
          </w:tcPr>
          <w:p w:rsidR="00000000" w:rsidDel="00000000" w:rsidP="00000000" w:rsidRDefault="00000000" w:rsidRPr="00000000" w14:paraId="00000645">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52">
            <w:pPr>
              <w:rPr>
                <w:rFonts w:ascii="Arial" w:cs="Arial" w:eastAsia="Arial" w:hAnsi="Arial"/>
              </w:rPr>
            </w:pPr>
            <w:r w:rsidDel="00000000" w:rsidR="00000000" w:rsidRPr="00000000">
              <w:rPr>
                <w:rFonts w:ascii="Arial" w:cs="Arial" w:eastAsia="Arial" w:hAnsi="Arial"/>
                <w:rtl w:val="0"/>
              </w:rPr>
              <w:t xml:space="preserve">Byte (12 + 4)</w:t>
            </w:r>
          </w:p>
        </w:tc>
        <w:tc>
          <w:tcPr>
            <w:gridSpan w:val="13"/>
            <w:shd w:fill="efefef" w:val="clear"/>
          </w:tcPr>
          <w:p w:rsidR="00000000" w:rsidDel="00000000" w:rsidP="00000000" w:rsidRDefault="00000000" w:rsidRPr="00000000" w14:paraId="00000653">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60">
            <w:pPr>
              <w:rPr>
                <w:rFonts w:ascii="Arial" w:cs="Arial" w:eastAsia="Arial" w:hAnsi="Arial"/>
              </w:rPr>
            </w:pPr>
            <w:r w:rsidDel="00000000" w:rsidR="00000000" w:rsidRPr="00000000">
              <w:rPr>
                <w:rFonts w:ascii="Arial" w:cs="Arial" w:eastAsia="Arial" w:hAnsi="Arial"/>
                <w:rtl w:val="0"/>
              </w:rPr>
              <w:t xml:space="preserve">Byte (12 + N)</w:t>
            </w:r>
          </w:p>
        </w:tc>
        <w:tc>
          <w:tcPr>
            <w:gridSpan w:val="13"/>
            <w:shd w:fill="efefef" w:val="clear"/>
          </w:tcPr>
          <w:p w:rsidR="00000000" w:rsidDel="00000000" w:rsidP="00000000" w:rsidRDefault="00000000" w:rsidRPr="00000000" w14:paraId="00000661">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66E">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6F">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67C">
            <w:pPr>
              <w:rPr>
                <w:rFonts w:ascii="Arial" w:cs="Arial" w:eastAsia="Arial" w:hAnsi="Arial"/>
              </w:rPr>
            </w:pPr>
            <w:r w:rsidDel="00000000" w:rsidR="00000000" w:rsidRPr="00000000">
              <w:rPr>
                <w:rFonts w:ascii="Arial" w:cs="Arial" w:eastAsia="Arial" w:hAnsi="Arial"/>
                <w:rtl w:val="0"/>
              </w:rPr>
              <w:t xml:space="preserve">Byte (12 + 1)</w:t>
            </w:r>
          </w:p>
        </w:tc>
        <w:tc>
          <w:tcPr>
            <w:gridSpan w:val="13"/>
            <w:shd w:fill="efefef" w:val="clear"/>
          </w:tcPr>
          <w:p w:rsidR="00000000" w:rsidDel="00000000" w:rsidP="00000000" w:rsidRDefault="00000000" w:rsidRPr="00000000" w14:paraId="0000067D">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68A">
            <w:pPr>
              <w:rPr>
                <w:rFonts w:ascii="Arial" w:cs="Arial" w:eastAsia="Arial" w:hAnsi="Arial"/>
              </w:rPr>
            </w:pPr>
            <w:r w:rsidDel="00000000" w:rsidR="00000000" w:rsidRPr="00000000">
              <w:rPr>
                <w:rFonts w:ascii="Arial" w:cs="Arial" w:eastAsia="Arial" w:hAnsi="Arial"/>
                <w:rtl w:val="0"/>
              </w:rPr>
              <w:t xml:space="preserve">Byte (12 + 2)</w:t>
            </w:r>
          </w:p>
        </w:tc>
        <w:tc>
          <w:tcPr>
            <w:gridSpan w:val="13"/>
            <w:shd w:fill="efefef" w:val="clear"/>
          </w:tcPr>
          <w:p w:rsidR="00000000" w:rsidDel="00000000" w:rsidP="00000000" w:rsidRDefault="00000000" w:rsidRPr="00000000" w14:paraId="0000068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698">
            <w:pPr>
              <w:rPr>
                <w:rFonts w:ascii="Arial" w:cs="Arial" w:eastAsia="Arial" w:hAnsi="Arial"/>
              </w:rPr>
            </w:pPr>
            <w:r w:rsidDel="00000000" w:rsidR="00000000" w:rsidRPr="00000000">
              <w:rPr>
                <w:rFonts w:ascii="Arial" w:cs="Arial" w:eastAsia="Arial" w:hAnsi="Arial"/>
                <w:rtl w:val="0"/>
              </w:rPr>
              <w:t xml:space="preserve">Byte (12 + 3)</w:t>
            </w:r>
          </w:p>
        </w:tc>
        <w:tc>
          <w:tcPr>
            <w:gridSpan w:val="13"/>
            <w:shd w:fill="efefef" w:val="clear"/>
          </w:tcPr>
          <w:p w:rsidR="00000000" w:rsidDel="00000000" w:rsidP="00000000" w:rsidRDefault="00000000" w:rsidRPr="00000000" w14:paraId="00000699">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6A6">
            <w:pPr>
              <w:rPr>
                <w:rFonts w:ascii="Arial" w:cs="Arial" w:eastAsia="Arial" w:hAnsi="Arial"/>
              </w:rPr>
            </w:pPr>
            <w:r w:rsidDel="00000000" w:rsidR="00000000" w:rsidRPr="00000000">
              <w:rPr>
                <w:rFonts w:ascii="Arial" w:cs="Arial" w:eastAsia="Arial" w:hAnsi="Arial"/>
                <w:rtl w:val="0"/>
              </w:rPr>
              <w:t xml:space="preserve">Byte (12 + 4)</w:t>
            </w:r>
          </w:p>
        </w:tc>
        <w:tc>
          <w:tcPr>
            <w:gridSpan w:val="13"/>
            <w:shd w:fill="efefef" w:val="clear"/>
          </w:tcPr>
          <w:p w:rsidR="00000000" w:rsidDel="00000000" w:rsidP="00000000" w:rsidRDefault="00000000" w:rsidRPr="00000000" w14:paraId="000006A7">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6B4">
            <w:pPr>
              <w:rPr>
                <w:rFonts w:ascii="Arial" w:cs="Arial" w:eastAsia="Arial" w:hAnsi="Arial"/>
              </w:rPr>
            </w:pPr>
            <w:r w:rsidDel="00000000" w:rsidR="00000000" w:rsidRPr="00000000">
              <w:rPr>
                <w:rFonts w:ascii="Arial" w:cs="Arial" w:eastAsia="Arial" w:hAnsi="Arial"/>
                <w:rtl w:val="0"/>
              </w:rPr>
              <w:t xml:space="preserve">Byte (12 + 5)</w:t>
            </w:r>
          </w:p>
        </w:tc>
        <w:tc>
          <w:tcPr>
            <w:gridSpan w:val="13"/>
            <w:shd w:fill="efefef" w:val="clear"/>
          </w:tcPr>
          <w:p w:rsidR="00000000" w:rsidDel="00000000" w:rsidP="00000000" w:rsidRDefault="00000000" w:rsidRPr="00000000" w14:paraId="000006B5">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6C2">
            <w:pPr>
              <w:rPr>
                <w:rFonts w:ascii="Arial" w:cs="Arial" w:eastAsia="Arial" w:hAnsi="Arial"/>
              </w:rPr>
            </w:pPr>
            <w:r w:rsidDel="00000000" w:rsidR="00000000" w:rsidRPr="00000000">
              <w:rPr>
                <w:rFonts w:ascii="Arial" w:cs="Arial" w:eastAsia="Arial" w:hAnsi="Arial"/>
                <w:rtl w:val="0"/>
              </w:rPr>
              <w:t xml:space="preserve">Byte 13 … N</w:t>
            </w:r>
          </w:p>
        </w:tc>
        <w:tc>
          <w:tcPr>
            <w:gridSpan w:val="13"/>
          </w:tcPr>
          <w:p w:rsidR="00000000" w:rsidDel="00000000" w:rsidP="00000000" w:rsidRDefault="00000000" w:rsidRPr="00000000" w14:paraId="000006C3">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6D1">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6D2">
      <w:pPr>
        <w:pStyle w:val="Heading4"/>
        <w:numPr>
          <w:ilvl w:val="3"/>
          <w:numId w:val="14"/>
        </w:numPr>
        <w:ind w:left="0" w:firstLine="0"/>
        <w:rPr>
          <w:rFonts w:ascii="Arial" w:cs="Arial" w:eastAsia="Arial" w:hAnsi="Arial"/>
        </w:rPr>
      </w:pPr>
      <w:bookmarkStart w:colFirst="0" w:colLast="0" w:name="_43ky6rz" w:id="63"/>
      <w:bookmarkEnd w:id="63"/>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6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6D4">
      <w:pPr>
        <w:pStyle w:val="Heading4"/>
        <w:numPr>
          <w:ilvl w:val="3"/>
          <w:numId w:val="14"/>
        </w:numPr>
        <w:ind w:left="0" w:firstLine="0"/>
        <w:rPr>
          <w:rFonts w:ascii="Arial" w:cs="Arial" w:eastAsia="Arial" w:hAnsi="Arial"/>
        </w:rPr>
      </w:pPr>
      <w:bookmarkStart w:colFirst="0" w:colLast="0" w:name="_2iq8gzs" w:id="64"/>
      <w:bookmarkEnd w:id="64"/>
      <w:r w:rsidDel="00000000" w:rsidR="00000000" w:rsidRPr="00000000">
        <w:rPr>
          <w:rFonts w:ascii="Arial" w:cs="Arial" w:eastAsia="Arial" w:hAnsi="Arial"/>
          <w:rtl w:val="0"/>
        </w:rPr>
        <w:t xml:space="preserve">3.1.4.2 Connect Flags</w:t>
      </w:r>
    </w:p>
    <w:p w:rsidR="00000000" w:rsidDel="00000000" w:rsidP="00000000" w:rsidRDefault="00000000" w:rsidRPr="00000000" w14:paraId="000006D5">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6D6">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6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6DB">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6DC">
      <w:pPr>
        <w:spacing w:after="0" w:lineRule="auto"/>
        <w:ind w:left="0" w:right="4" w:firstLine="0"/>
        <w:rPr>
          <w:rFonts w:ascii="Arial" w:cs="Arial" w:eastAsia="Arial" w:hAnsi="Arial"/>
        </w:rPr>
      </w:pPr>
      <w:r w:rsidDel="00000000" w:rsidR="00000000" w:rsidRPr="00000000">
        <w:rPr>
          <w:rtl w:val="0"/>
        </w:rPr>
      </w:r>
    </w:p>
    <w:p w:rsidR="00000000" w:rsidDel="00000000" w:rsidP="00000000" w:rsidRDefault="00000000" w:rsidRPr="00000000" w14:paraId="000006DD">
      <w:pPr>
        <w:pStyle w:val="Heading4"/>
        <w:numPr>
          <w:ilvl w:val="3"/>
          <w:numId w:val="14"/>
        </w:numPr>
        <w:ind w:left="0" w:firstLine="0"/>
        <w:rPr>
          <w:rFonts w:ascii="Arial" w:cs="Arial" w:eastAsia="Arial" w:hAnsi="Arial"/>
        </w:rPr>
      </w:pPr>
      <w:bookmarkStart w:colFirst="0" w:colLast="0" w:name="_xvir7l" w:id="65"/>
      <w:bookmarkEnd w:id="65"/>
      <w:r w:rsidDel="00000000" w:rsidR="00000000" w:rsidRPr="00000000">
        <w:rPr>
          <w:rFonts w:ascii="Arial" w:cs="Arial" w:eastAsia="Arial" w:hAnsi="Arial"/>
          <w:rtl w:val="0"/>
        </w:rPr>
        <w:t xml:space="preserve">3.1.4.3 Protocol Version</w:t>
      </w:r>
    </w:p>
    <w:p w:rsidR="00000000" w:rsidDel="00000000" w:rsidP="00000000" w:rsidRDefault="00000000" w:rsidRPr="00000000" w14:paraId="000006DE">
      <w:pPr>
        <w:rPr>
          <w:rFonts w:ascii="Arial" w:cs="Arial" w:eastAsia="Arial" w:hAnsi="Arial"/>
          <w:color w:val="000000"/>
        </w:rPr>
      </w:pPr>
      <w:bookmarkStart w:colFirst="0" w:colLast="0" w:name="_3hv69ve" w:id="66"/>
      <w:bookmarkEnd w:id="66"/>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6DF">
      <w:pPr>
        <w:rPr>
          <w:rFonts w:ascii="Arial" w:cs="Arial" w:eastAsia="Arial" w:hAnsi="Arial"/>
          <w:color w:val="000000"/>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6E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6E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6E2">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6E3">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6E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6E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6E6">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6E7">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6E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6EA">
      <w:pPr>
        <w:rPr>
          <w:rFonts w:ascii="Arial" w:cs="Arial" w:eastAsia="Arial" w:hAnsi="Arial"/>
          <w:color w:val="000000"/>
        </w:rPr>
      </w:pPr>
      <w:r w:rsidDel="00000000" w:rsidR="00000000" w:rsidRPr="00000000">
        <w:rPr>
          <w:rtl w:val="0"/>
        </w:rPr>
      </w:r>
    </w:p>
    <w:p w:rsidR="00000000" w:rsidDel="00000000" w:rsidP="00000000" w:rsidRDefault="00000000" w:rsidRPr="00000000" w14:paraId="000006EB">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p>
    <w:p w:rsidR="00000000" w:rsidDel="00000000" w:rsidP="00000000" w:rsidRDefault="00000000" w:rsidRPr="00000000" w14:paraId="000006EC">
      <w:pPr>
        <w:rPr>
          <w:rFonts w:ascii="Arial" w:cs="Arial" w:eastAsia="Arial" w:hAnsi="Arial"/>
        </w:rPr>
      </w:pPr>
      <w:r w:rsidDel="00000000" w:rsidR="00000000" w:rsidRPr="00000000">
        <w:rPr>
          <w:rtl w:val="0"/>
        </w:rPr>
      </w:r>
    </w:p>
    <w:p w:rsidR="00000000" w:rsidDel="00000000" w:rsidP="00000000" w:rsidRDefault="00000000" w:rsidRPr="00000000" w14:paraId="000006ED">
      <w:pPr>
        <w:rPr>
          <w:rFonts w:ascii="Arial" w:cs="Arial" w:eastAsia="Arial" w:hAnsi="Arial"/>
          <w:highlight w:val="yellow"/>
        </w:rPr>
      </w:pPr>
      <w:commentRangeStart w:id="17"/>
      <w:commentRangeStart w:id="18"/>
      <w:commentRangeStart w:id="19"/>
      <w:commentRangeStart w:id="20"/>
      <w:commentRangeStart w:id="21"/>
      <w:commentRangeStart w:id="22"/>
      <w:r w:rsidDel="00000000" w:rsidR="00000000" w:rsidRPr="00000000">
        <w:rPr>
          <w:rFonts w:ascii="Arial" w:cs="Arial" w:eastAsia="Arial" w:hAnsi="Arial"/>
          <w:highlight w:val="yellow"/>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6EE">
      <w:pPr>
        <w:rPr>
          <w:rFonts w:ascii="Arial" w:cs="Arial" w:eastAsia="Arial" w:hAnsi="Arial"/>
          <w:color w:val="000000"/>
        </w:rPr>
      </w:pPr>
      <w:bookmarkStart w:colFirst="0" w:colLast="0" w:name="_1x0gk37" w:id="67"/>
      <w:bookmarkEnd w:id="67"/>
      <w:r w:rsidDel="00000000" w:rsidR="00000000" w:rsidRPr="00000000">
        <w:rPr>
          <w:rtl w:val="0"/>
        </w:rPr>
      </w:r>
    </w:p>
    <w:p w:rsidR="00000000" w:rsidDel="00000000" w:rsidP="00000000" w:rsidRDefault="00000000" w:rsidRPr="00000000" w14:paraId="000006EF">
      <w:pPr>
        <w:pStyle w:val="Heading4"/>
        <w:numPr>
          <w:ilvl w:val="3"/>
          <w:numId w:val="14"/>
        </w:numPr>
        <w:ind w:left="0" w:firstLine="0"/>
        <w:rPr>
          <w:rFonts w:ascii="Arial" w:cs="Arial" w:eastAsia="Arial" w:hAnsi="Arial"/>
        </w:rPr>
      </w:pPr>
      <w:bookmarkStart w:colFirst="0" w:colLast="0" w:name="_4h042r0" w:id="68"/>
      <w:bookmarkEnd w:id="68"/>
      <w:r w:rsidDel="00000000" w:rsidR="00000000" w:rsidRPr="00000000">
        <w:rPr>
          <w:rFonts w:ascii="Arial" w:cs="Arial" w:eastAsia="Arial" w:hAnsi="Arial"/>
          <w:rtl w:val="0"/>
        </w:rPr>
        <w:t xml:space="preserve">3.1.4.4 Keep Alive Timer</w:t>
      </w:r>
    </w:p>
    <w:p w:rsidR="00000000" w:rsidDel="00000000" w:rsidP="00000000" w:rsidRDefault="00000000" w:rsidRPr="00000000" w14:paraId="000006F0">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6F1">
      <w:pPr>
        <w:rPr>
          <w:rFonts w:ascii="Arial" w:cs="Arial" w:eastAsia="Arial" w:hAnsi="Arial"/>
          <w:color w:val="000000"/>
        </w:rPr>
      </w:pPr>
      <w:r w:rsidDel="00000000" w:rsidR="00000000" w:rsidRPr="00000000">
        <w:rPr>
          <w:rtl w:val="0"/>
        </w:rPr>
      </w:r>
    </w:p>
    <w:p w:rsidR="00000000" w:rsidDel="00000000" w:rsidP="00000000" w:rsidRDefault="00000000" w:rsidRPr="00000000" w14:paraId="000006F2">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6F3">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6F4">
      <w:pPr>
        <w:rPr>
          <w:rFonts w:ascii="Arial" w:cs="Arial" w:eastAsia="Arial" w:hAnsi="Arial"/>
          <w:color w:val="000000"/>
        </w:rPr>
      </w:pPr>
      <w:r w:rsidDel="00000000" w:rsidR="00000000" w:rsidRPr="00000000">
        <w:rPr>
          <w:rtl w:val="0"/>
        </w:rPr>
      </w:r>
    </w:p>
    <w:p w:rsidR="00000000" w:rsidDel="00000000" w:rsidP="00000000" w:rsidRDefault="00000000" w:rsidRPr="00000000" w14:paraId="000006F5">
      <w:pPr>
        <w:rPr>
          <w:rFonts w:ascii="Arial" w:cs="Arial" w:eastAsia="Arial" w:hAnsi="Arial"/>
          <w:highlight w:val="yellow"/>
        </w:rPr>
      </w:pPr>
      <w:commentRangeStart w:id="23"/>
      <w:commentRangeStart w:id="24"/>
      <w:commentRangeStart w:id="25"/>
      <w:commentRangeStart w:id="26"/>
      <w:commentRangeStart w:id="27"/>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6F6">
      <w:pPr>
        <w:rPr>
          <w:rFonts w:ascii="Arial" w:cs="Arial" w:eastAsia="Arial" w:hAnsi="Arial"/>
          <w:color w:val="000000"/>
        </w:rPr>
      </w:pPr>
      <w:r w:rsidDel="00000000" w:rsidR="00000000" w:rsidRPr="00000000">
        <w:rPr>
          <w:rtl w:val="0"/>
        </w:rPr>
      </w:r>
    </w:p>
    <w:p w:rsidR="00000000" w:rsidDel="00000000" w:rsidP="00000000" w:rsidRDefault="00000000" w:rsidRPr="00000000" w14:paraId="000006F7">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commentRangeStart w:id="28"/>
      <w:r w:rsidDel="00000000" w:rsidR="00000000" w:rsidRPr="00000000">
        <w:rPr>
          <w:rFonts w:ascii="Arial" w:cs="Arial" w:eastAsia="Arial" w:hAnsi="Arial"/>
          <w:color w:val="000000"/>
          <w:highlight w:val="yellow"/>
          <w:rtl w:val="0"/>
        </w:rPr>
        <w:t xml:space="preserve">B4</w:t>
      </w:r>
      <w:commentRangeEnd w:id="28"/>
      <w:r w:rsidDel="00000000" w:rsidR="00000000" w:rsidRPr="00000000">
        <w:commentReference w:id="28"/>
      </w:r>
      <w:r w:rsidDel="00000000" w:rsidR="00000000" w:rsidRPr="00000000">
        <w:rPr>
          <w:rFonts w:ascii="Arial" w:cs="Arial" w:eastAsia="Arial" w:hAnsi="Arial"/>
          <w:color w:val="000000"/>
          <w:highlight w:val="yellow"/>
          <w:rtl w:val="0"/>
        </w:rPr>
        <w:t xml:space="preserve"> up to the max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p>
    <w:p w:rsidR="00000000" w:rsidDel="00000000" w:rsidP="00000000" w:rsidRDefault="00000000" w:rsidRPr="00000000" w14:paraId="000006F8">
      <w:pPr>
        <w:rPr>
          <w:rFonts w:ascii="Arial" w:cs="Arial" w:eastAsia="Arial" w:hAnsi="Arial"/>
          <w:color w:val="000000"/>
        </w:rPr>
      </w:pPr>
      <w:r w:rsidDel="00000000" w:rsidR="00000000" w:rsidRPr="00000000">
        <w:rPr>
          <w:rtl w:val="0"/>
        </w:rPr>
      </w:r>
    </w:p>
    <w:p w:rsidR="00000000" w:rsidDel="00000000" w:rsidP="00000000" w:rsidRDefault="00000000" w:rsidRPr="00000000" w14:paraId="000006F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6FA">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B">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6FC">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D">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6FE">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6FF">
      <w:pPr>
        <w:rPr>
          <w:rFonts w:ascii="Arial" w:cs="Arial" w:eastAsia="Arial" w:hAnsi="Arial"/>
          <w:color w:val="000000"/>
        </w:rPr>
      </w:pPr>
      <w:r w:rsidDel="00000000" w:rsidR="00000000" w:rsidRPr="00000000">
        <w:rPr>
          <w:rtl w:val="0"/>
        </w:rPr>
      </w:r>
    </w:p>
    <w:p w:rsidR="00000000" w:rsidDel="00000000" w:rsidP="00000000" w:rsidRDefault="00000000" w:rsidRPr="00000000" w14:paraId="00000700">
      <w:pPr>
        <w:pStyle w:val="Heading4"/>
        <w:numPr>
          <w:ilvl w:val="3"/>
          <w:numId w:val="14"/>
        </w:numPr>
        <w:ind w:left="0" w:firstLine="0"/>
        <w:rPr>
          <w:rFonts w:ascii="Arial" w:cs="Arial" w:eastAsia="Arial" w:hAnsi="Arial"/>
        </w:rPr>
      </w:pPr>
      <w:bookmarkStart w:colFirst="0" w:colLast="0" w:name="_1baon6m" w:id="69"/>
      <w:bookmarkEnd w:id="69"/>
      <w:r w:rsidDel="00000000" w:rsidR="00000000" w:rsidRPr="00000000">
        <w:rPr>
          <w:rFonts w:ascii="Arial" w:cs="Arial" w:eastAsia="Arial" w:hAnsi="Arial"/>
          <w:rtl w:val="0"/>
        </w:rPr>
        <w:t xml:space="preserve">3.1.4.5 Session Expiry Interval</w:t>
      </w:r>
    </w:p>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02">
      <w:pPr>
        <w:rPr>
          <w:rFonts w:ascii="Arial" w:cs="Arial" w:eastAsia="Arial" w:hAnsi="Arial"/>
        </w:rPr>
      </w:pPr>
      <w:r w:rsidDel="00000000" w:rsidR="00000000" w:rsidRPr="00000000">
        <w:rPr>
          <w:rtl w:val="0"/>
        </w:rPr>
      </w:r>
    </w:p>
    <w:p w:rsidR="00000000" w:rsidDel="00000000" w:rsidP="00000000" w:rsidRDefault="00000000" w:rsidRPr="00000000" w14:paraId="0000070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0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705">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06">
      <w:pP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707">
      <w:pPr>
        <w:ind w:left="720" w:firstLine="0"/>
        <w:rPr>
          <w:rFonts w:ascii="Arial" w:cs="Arial" w:eastAsia="Arial" w:hAnsi="Arial"/>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708">
      <w:pPr>
        <w:ind w:left="720" w:firstLine="0"/>
        <w:rPr>
          <w:rFonts w:ascii="Arial" w:cs="Arial" w:eastAsia="Arial" w:hAnsi="Arial"/>
        </w:rPr>
      </w:pPr>
      <w:r w:rsidDel="00000000" w:rsidR="00000000" w:rsidRPr="00000000">
        <w:rPr>
          <w:rFonts w:ascii="Arial" w:cs="Arial" w:eastAsia="Arial" w:hAnsi="Arial"/>
          <w:rtl w:val="0"/>
        </w:rPr>
        <w:t xml:space="preserve">The clock in the Client or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may not be running for part of the time interval, for instance because the Client or Gateway are not running. This might cause the deletion of the state to be delayed.</w:t>
      </w:r>
    </w:p>
    <w:p w:rsidR="00000000" w:rsidDel="00000000" w:rsidP="00000000" w:rsidRDefault="00000000" w:rsidRPr="00000000" w14:paraId="0000070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0A">
      <w:pPr>
        <w:ind w:left="720" w:firstLine="0"/>
        <w:rPr>
          <w:rFonts w:ascii="Arial" w:cs="Arial" w:eastAsia="Arial" w:hAnsi="Arial"/>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70B">
      <w:pPr>
        <w:ind w:left="720" w:firstLine="0"/>
        <w:rPr>
          <w:rFonts w:ascii="Arial" w:cs="Arial" w:eastAsia="Arial" w:hAnsi="Arial"/>
        </w:rPr>
      </w:pPr>
      <w:r w:rsidDel="00000000" w:rsidR="00000000" w:rsidRPr="00000000">
        <w:rPr>
          <w:rFonts w:ascii="Arial" w:cs="Arial" w:eastAsia="Arial" w:hAnsi="Arial"/>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70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0D">
      <w:pPr>
        <w:pStyle w:val="Heading4"/>
        <w:numPr>
          <w:ilvl w:val="3"/>
          <w:numId w:val="14"/>
        </w:numPr>
        <w:ind w:left="0" w:firstLine="0"/>
        <w:rPr>
          <w:rFonts w:ascii="Arial" w:cs="Arial" w:eastAsia="Arial" w:hAnsi="Arial"/>
        </w:rPr>
      </w:pPr>
      <w:bookmarkStart w:colFirst="0" w:colLast="0" w:name="_3vac5uf" w:id="70"/>
      <w:bookmarkEnd w:id="70"/>
      <w:r w:rsidDel="00000000" w:rsidR="00000000" w:rsidRPr="00000000">
        <w:rPr>
          <w:rFonts w:ascii="Arial" w:cs="Arial" w:eastAsia="Arial" w:hAnsi="Arial"/>
          <w:rtl w:val="0"/>
        </w:rPr>
        <w:t xml:space="preserve">3.1.4.6 Max Packet Size</w:t>
      </w:r>
    </w:p>
    <w:p w:rsidR="00000000" w:rsidDel="00000000" w:rsidP="00000000" w:rsidRDefault="00000000" w:rsidRPr="00000000" w14:paraId="0000070E">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0F">
      <w:pPr>
        <w:rPr>
          <w:rFonts w:ascii="Arial" w:cs="Arial" w:eastAsia="Arial" w:hAnsi="Arial"/>
          <w:color w:val="000000"/>
        </w:rPr>
      </w:pPr>
      <w:r w:rsidDel="00000000" w:rsidR="00000000" w:rsidRPr="00000000">
        <w:rPr>
          <w:rtl w:val="0"/>
        </w:rPr>
      </w:r>
    </w:p>
    <w:p w:rsidR="00000000" w:rsidDel="00000000" w:rsidP="00000000" w:rsidRDefault="00000000" w:rsidRPr="00000000" w14:paraId="00000710">
      <w:pPr>
        <w:ind w:left="720" w:firstLine="0"/>
        <w:rPr>
          <w:rFonts w:ascii="Arial" w:cs="Arial" w:eastAsia="Arial" w:hAnsi="Arial"/>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71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1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3">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MQTT Control Packet, as defined in section 3.1. The Client uses the Maximum Packet Size to inform the Server that it will not process packets exceeding this limit.</w:t>
      </w:r>
    </w:p>
    <w:p w:rsidR="00000000" w:rsidDel="00000000" w:rsidP="00000000" w:rsidRDefault="00000000" w:rsidRPr="00000000" w14:paraId="00000714">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16">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1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9">
      <w:pPr>
        <w:ind w:left="720" w:firstLine="0"/>
        <w:rPr>
          <w:rFonts w:ascii="Arial" w:cs="Arial" w:eastAsia="Arial" w:hAnsi="Arial"/>
          <w:color w:val="000000"/>
        </w:rPr>
      </w:pPr>
      <w:bookmarkStart w:colFirst="0" w:colLast="0" w:name="_2afmg28" w:id="71"/>
      <w:bookmarkEnd w:id="71"/>
      <w:r w:rsidDel="00000000" w:rsidR="00000000" w:rsidRPr="00000000">
        <w:rPr>
          <w:rFonts w:ascii="Arial" w:cs="Arial" w:eastAsia="Arial" w:hAnsi="Arial"/>
          <w:b w:val="1"/>
          <w:rtl w:val="0"/>
        </w:rPr>
        <w:t xml:space="preserve">Non-normative</w:t>
      </w:r>
      <w:r w:rsidDel="00000000" w:rsidR="00000000" w:rsidRPr="00000000">
        <w:rPr>
          <w:rFonts w:ascii="Arial" w:cs="Arial" w:eastAsia="Arial" w:hAnsi="Arial"/>
          <w:b w:val="1"/>
          <w:color w:val="000000"/>
          <w:rtl w:val="0"/>
        </w:rPr>
        <w:t xml:space="preserve"> comment</w:t>
      </w:r>
      <w:r w:rsidDel="00000000" w:rsidR="00000000" w:rsidRPr="00000000">
        <w:rPr>
          <w:rtl w:val="0"/>
        </w:rPr>
      </w:r>
    </w:p>
    <w:p w:rsidR="00000000" w:rsidDel="00000000" w:rsidP="00000000" w:rsidRDefault="00000000" w:rsidRPr="00000000" w14:paraId="0000071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packet is discarded without being sent, the Gateway could place the discarded packet on a ‘dead letter queue’ or perform other diagnostic action. Such actions are outside the scope of this specification.</w:t>
      </w:r>
    </w:p>
    <w:p w:rsidR="00000000" w:rsidDel="00000000" w:rsidP="00000000" w:rsidRDefault="00000000" w:rsidRPr="00000000" w14:paraId="0000071B">
      <w:pPr>
        <w:rPr>
          <w:rFonts w:ascii="Arial" w:cs="Arial" w:eastAsia="Arial" w:hAnsi="Arial"/>
        </w:rPr>
      </w:pPr>
      <w:r w:rsidDel="00000000" w:rsidR="00000000" w:rsidRPr="00000000">
        <w:rPr>
          <w:rtl w:val="0"/>
        </w:rPr>
      </w:r>
    </w:p>
    <w:p w:rsidR="00000000" w:rsidDel="00000000" w:rsidP="00000000" w:rsidRDefault="00000000" w:rsidRPr="00000000" w14:paraId="0000071C">
      <w:pPr>
        <w:pStyle w:val="Heading4"/>
        <w:numPr>
          <w:ilvl w:val="3"/>
          <w:numId w:val="14"/>
        </w:numPr>
        <w:ind w:left="0" w:firstLine="0"/>
        <w:rPr>
          <w:rFonts w:ascii="Arial" w:cs="Arial" w:eastAsia="Arial" w:hAnsi="Arial"/>
        </w:rPr>
      </w:pPr>
      <w:bookmarkStart w:colFirst="0" w:colLast="0" w:name="_pkwqa1" w:id="72"/>
      <w:bookmarkEnd w:id="72"/>
      <w:r w:rsidDel="00000000" w:rsidR="00000000" w:rsidRPr="00000000">
        <w:rPr>
          <w:rFonts w:ascii="Arial" w:cs="Arial" w:eastAsia="Arial" w:hAnsi="Arial"/>
          <w:rtl w:val="0"/>
        </w:rPr>
        <w:t xml:space="preserve">3.1.4.7 Client Identifier</w:t>
      </w:r>
    </w:p>
    <w:p w:rsidR="00000000" w:rsidDel="00000000" w:rsidP="00000000" w:rsidRDefault="00000000" w:rsidRPr="00000000" w14:paraId="0000071D">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71F">
      <w:pPr>
        <w:ind w:left="720" w:firstLine="0"/>
        <w:rPr>
          <w:rFonts w:ascii="Arial" w:cs="Arial" w:eastAsia="Arial" w:hAnsi="Arial"/>
          <w:color w:val="000000"/>
        </w:rPr>
      </w:pPr>
      <w:r w:rsidDel="00000000" w:rsidR="00000000" w:rsidRPr="00000000">
        <w:rPr>
          <w:rFonts w:ascii="Arial" w:cs="Arial" w:eastAsia="Arial" w:hAnsi="Arial"/>
          <w:b w:val="1"/>
          <w:rtl w:val="0"/>
        </w:rPr>
        <w:t xml:space="preserve">Non-normative</w:t>
      </w:r>
      <w:r w:rsidDel="00000000" w:rsidR="00000000" w:rsidRPr="00000000">
        <w:rPr>
          <w:rFonts w:ascii="Arial" w:cs="Arial" w:eastAsia="Arial" w:hAnsi="Arial"/>
          <w:b w:val="1"/>
          <w:color w:val="000000"/>
          <w:rtl w:val="0"/>
        </w:rPr>
        <w:t xml:space="preserve"> comment</w:t>
      </w:r>
      <w:r w:rsidDel="00000000" w:rsidR="00000000" w:rsidRPr="00000000">
        <w:rPr>
          <w:rtl w:val="0"/>
        </w:rPr>
      </w:r>
    </w:p>
    <w:p w:rsidR="00000000" w:rsidDel="00000000" w:rsidP="00000000" w:rsidRDefault="00000000" w:rsidRPr="00000000" w14:paraId="00000720">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21">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2">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23">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Gateway may choose to allow more than 23 bytes.</w:t>
      </w:r>
    </w:p>
    <w:p w:rsidR="00000000" w:rsidDel="00000000" w:rsidP="00000000" w:rsidRDefault="00000000" w:rsidRPr="00000000" w14:paraId="00000725">
      <w:pPr>
        <w:rPr>
          <w:rFonts w:ascii="Arial" w:cs="Arial" w:eastAsia="Arial" w:hAnsi="Arial"/>
          <w:color w:val="000000"/>
        </w:rPr>
      </w:pPr>
      <w:r w:rsidDel="00000000" w:rsidR="00000000" w:rsidRPr="00000000">
        <w:rPr>
          <w:rtl w:val="0"/>
        </w:rPr>
      </w:r>
    </w:p>
    <w:p w:rsidR="00000000" w:rsidDel="00000000" w:rsidP="00000000" w:rsidRDefault="00000000" w:rsidRPr="00000000" w14:paraId="0000072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27">
      <w:pPr>
        <w:pStyle w:val="Heading4"/>
        <w:numPr>
          <w:ilvl w:val="3"/>
          <w:numId w:val="14"/>
        </w:numPr>
        <w:ind w:left="2880" w:right="4" w:hanging="360"/>
        <w:rPr/>
      </w:pPr>
      <w:bookmarkStart w:colFirst="0" w:colLast="0" w:name="_u38i2mpp332q" w:id="73"/>
      <w:bookmarkEnd w:id="73"/>
      <w:r w:rsidDel="00000000" w:rsidR="00000000" w:rsidRPr="00000000">
        <w:rPr>
          <w:rFonts w:ascii="Arial" w:cs="Arial" w:eastAsia="Arial" w:hAnsi="Arial"/>
          <w:rtl w:val="0"/>
        </w:rPr>
        <w:t xml:space="preserve">3.1.4.8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28">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feature.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29">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2A">
      <w:pPr>
        <w:numPr>
          <w:ilvl w:val="0"/>
          <w:numId w:val="14"/>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w:t>
      </w:r>
      <w:del w:author="davide.lenzarini@u-blox.com" w:id="35" w:date="2024-02-13T15:44:52Z">
        <w:r w:rsidDel="00000000" w:rsidR="00000000" w:rsidRPr="00000000">
          <w:rPr>
            <w:rFonts w:ascii="Arial" w:cs="Arial" w:eastAsia="Arial" w:hAnsi="Arial"/>
            <w:b w:val="1"/>
            <w:rtl w:val="0"/>
          </w:rPr>
          <w:delText xml:space="preserve">Alias </w:delText>
        </w:r>
      </w:del>
      <w:r w:rsidDel="00000000" w:rsidR="00000000" w:rsidRPr="00000000">
        <w:rPr>
          <w:rFonts w:ascii="Arial" w:cs="Arial" w:eastAsia="Arial" w:hAnsi="Arial"/>
          <w:b w:val="1"/>
          <w:rtl w:val="0"/>
        </w:rPr>
        <w:t xml:space="preserve">Type:</w:t>
      </w:r>
      <w:r w:rsidDel="00000000" w:rsidR="00000000" w:rsidRPr="00000000">
        <w:rPr>
          <w:rFonts w:ascii="Arial" w:cs="Arial" w:eastAsia="Arial" w:hAnsi="Arial"/>
          <w:rtl w:val="0"/>
        </w:rPr>
        <w:t xml:space="preserve"> This is a 2-bit field in Bit 0 and 1 which determines the format of the topic </w:t>
      </w:r>
      <w:del w:author="davide.lenzarini@u-blox.com" w:id="36" w:date="2024-02-13T15:45:00Z">
        <w:r w:rsidDel="00000000" w:rsidR="00000000" w:rsidRPr="00000000">
          <w:rPr>
            <w:rFonts w:ascii="Arial" w:cs="Arial" w:eastAsia="Arial" w:hAnsi="Arial"/>
            <w:rtl w:val="0"/>
          </w:rPr>
          <w:delText xml:space="preserve">Id </w:delText>
        </w:r>
      </w:del>
      <w:r w:rsidDel="00000000" w:rsidR="00000000" w:rsidRPr="00000000">
        <w:rPr>
          <w:rFonts w:ascii="Arial" w:cs="Arial" w:eastAsia="Arial" w:hAnsi="Arial"/>
          <w:rtl w:val="0"/>
        </w:rPr>
        <w:t xml:space="preserve">value. Refer to </w:t>
      </w:r>
      <w:hyperlink w:anchor="_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w:t>
      </w:r>
      <w:del w:author="davide.lenzarini@u-blox.com" w:id="37" w:date="2024-02-13T15:45:10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types.</w:t>
      </w:r>
      <w:r w:rsidDel="00000000" w:rsidR="00000000" w:rsidRPr="00000000">
        <w:rPr>
          <w:rtl w:val="0"/>
        </w:rPr>
      </w:r>
    </w:p>
    <w:p w:rsidR="00000000" w:rsidDel="00000000" w:rsidP="00000000" w:rsidRDefault="00000000" w:rsidRPr="00000000" w14:paraId="0000072B">
      <w:pPr>
        <w:numPr>
          <w:ilvl w:val="0"/>
          <w:numId w:val="14"/>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2C">
      <w:pPr>
        <w:numPr>
          <w:ilvl w:val="0"/>
          <w:numId w:val="14"/>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2D">
      <w:pPr>
        <w:pStyle w:val="Heading4"/>
        <w:numPr>
          <w:ilvl w:val="3"/>
          <w:numId w:val="14"/>
        </w:numPr>
        <w:ind w:left="0" w:hanging="360"/>
        <w:rPr>
          <w:rFonts w:ascii="Arial" w:cs="Arial" w:eastAsia="Arial" w:hAnsi="Arial"/>
        </w:rPr>
      </w:pPr>
      <w:bookmarkStart w:colFirst="0" w:colLast="0" w:name="_6mntinqaom6n" w:id="74"/>
      <w:bookmarkEnd w:id="74"/>
      <w:r w:rsidDel="00000000" w:rsidR="00000000" w:rsidRPr="00000000">
        <w:rPr>
          <w:rFonts w:ascii="Arial" w:cs="Arial" w:eastAsia="Arial" w:hAnsi="Arial"/>
          <w:rtl w:val="0"/>
        </w:rPr>
        <w:t xml:space="preserve">3.1.4.9 Will Topic </w:t>
      </w:r>
      <w:ins w:author="davide.lenzarini@u-blox.com" w:id="38" w:date="2024-02-13T15:45:17Z">
        <w:r w:rsidDel="00000000" w:rsidR="00000000" w:rsidRPr="00000000">
          <w:rPr>
            <w:rFonts w:ascii="Arial" w:cs="Arial" w:eastAsia="Arial" w:hAnsi="Arial"/>
            <w:rtl w:val="0"/>
          </w:rPr>
          <w:t xml:space="preserve">Short </w:t>
        </w:r>
      </w:ins>
      <w:del w:author="davide.lenzarini@u-blox.com" w:id="38" w:date="2024-02-13T15:45:17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2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w:t>
      </w:r>
      <w:del w:author="davide.lenzarini@u-blox.com" w:id="39" w:date="2024-02-13T15:45:24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2F">
      <w:pPr>
        <w:pStyle w:val="Heading4"/>
        <w:numPr>
          <w:ilvl w:val="3"/>
          <w:numId w:val="14"/>
        </w:numPr>
        <w:ind w:left="0" w:right="4" w:hanging="360"/>
        <w:rPr>
          <w:rFonts w:ascii="Arial" w:cs="Arial" w:eastAsia="Arial" w:hAnsi="Arial"/>
        </w:rPr>
      </w:pPr>
      <w:bookmarkStart w:colFirst="0" w:colLast="0" w:name="_g5w1zpmaiace" w:id="75"/>
      <w:bookmarkEnd w:id="75"/>
      <w:r w:rsidDel="00000000" w:rsidR="00000000" w:rsidRPr="00000000">
        <w:rPr>
          <w:rFonts w:ascii="Arial" w:cs="Arial" w:eastAsia="Arial" w:hAnsi="Arial"/>
          <w:rtl w:val="0"/>
        </w:rPr>
        <w:t xml:space="preserve">3.1.4.10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31">
      <w:pPr>
        <w:pStyle w:val="Heading4"/>
        <w:numPr>
          <w:ilvl w:val="3"/>
          <w:numId w:val="14"/>
        </w:numPr>
        <w:ind w:left="0" w:right="4" w:hanging="360"/>
        <w:rPr>
          <w:rFonts w:ascii="Arial" w:cs="Arial" w:eastAsia="Arial" w:hAnsi="Arial"/>
        </w:rPr>
      </w:pPr>
      <w:bookmarkStart w:colFirst="0" w:colLast="0" w:name="_o88zms19c5d1" w:id="76"/>
      <w:bookmarkEnd w:id="76"/>
      <w:r w:rsidDel="00000000" w:rsidR="00000000" w:rsidRPr="00000000">
        <w:rPr>
          <w:rFonts w:ascii="Arial" w:cs="Arial" w:eastAsia="Arial" w:hAnsi="Arial"/>
          <w:rtl w:val="0"/>
        </w:rPr>
        <w:t xml:space="preserve">3.1.4.11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2">
      <w:pPr>
        <w:rPr/>
      </w:pPr>
      <w:r w:rsidDel="00000000" w:rsidR="00000000" w:rsidRPr="00000000">
        <w:rPr>
          <w:rtl w:val="0"/>
        </w:rPr>
        <w:t xml:space="preserve">It contains the content of the Will Message which is published after the Virtual Connection is closed.  </w:t>
      </w:r>
    </w:p>
    <w:p w:rsidR="00000000" w:rsidDel="00000000" w:rsidP="00000000" w:rsidRDefault="00000000" w:rsidRPr="00000000" w14:paraId="00000733">
      <w:pPr>
        <w:rPr>
          <w:rFonts w:ascii="Arial" w:cs="Arial" w:eastAsia="Arial" w:hAnsi="Arial"/>
        </w:rPr>
      </w:pPr>
      <w:r w:rsidDel="00000000" w:rsidR="00000000" w:rsidRPr="00000000">
        <w:rPr>
          <w:rtl w:val="0"/>
        </w:rPr>
        <w:t xml:space="preserve">In the case of Topic </w:t>
      </w:r>
      <w:del w:author="davide.lenzarini@u-blox.com" w:id="40" w:date="2024-02-13T15:45:46Z">
        <w:r w:rsidDel="00000000" w:rsidR="00000000" w:rsidRPr="00000000">
          <w:rPr>
            <w:rtl w:val="0"/>
          </w:rPr>
          <w:delText xml:space="preserve">Alias </w:delText>
        </w:r>
      </w:del>
      <w:r w:rsidDel="00000000" w:rsidR="00000000" w:rsidRPr="00000000">
        <w:rPr>
          <w:rtl w:val="0"/>
        </w:rPr>
        <w:t xml:space="preserve">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34">
      <w:pPr>
        <w:pStyle w:val="Heading4"/>
        <w:numPr>
          <w:ilvl w:val="3"/>
          <w:numId w:val="14"/>
        </w:numPr>
        <w:ind w:left="0" w:right="4" w:hanging="360"/>
        <w:rPr>
          <w:rFonts w:ascii="Arial" w:cs="Arial" w:eastAsia="Arial" w:hAnsi="Arial"/>
        </w:rPr>
      </w:pPr>
      <w:bookmarkStart w:colFirst="0" w:colLast="0" w:name="_mw1gvx9qi5t0" w:id="77"/>
      <w:bookmarkEnd w:id="77"/>
      <w:r w:rsidDel="00000000" w:rsidR="00000000" w:rsidRPr="00000000">
        <w:rPr>
          <w:rFonts w:ascii="Arial" w:cs="Arial" w:eastAsia="Arial" w:hAnsi="Arial"/>
          <w:rtl w:val="0"/>
        </w:rPr>
        <w:t xml:space="preserve">3.1.4.12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5">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commentRangeStart w:id="29"/>
      <w:commentRangeStart w:id="30"/>
      <w:commentRangeStart w:id="31"/>
      <w:r w:rsidDel="00000000" w:rsidR="00000000" w:rsidRPr="00000000">
        <w:rPr>
          <w:rFonts w:ascii="Arial" w:cs="Arial" w:eastAsia="Arial" w:hAnsi="Arial"/>
          <w:color w:val="0000ee"/>
          <w:rtl w:val="0"/>
        </w:rPr>
        <w:t xml:space="preserve">LINKED TO AUTH</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6">
      <w:pPr>
        <w:pStyle w:val="Heading4"/>
        <w:numPr>
          <w:ilvl w:val="3"/>
          <w:numId w:val="14"/>
        </w:numPr>
        <w:ind w:left="0" w:right="4" w:hanging="360"/>
        <w:rPr>
          <w:rFonts w:ascii="Arial" w:cs="Arial" w:eastAsia="Arial" w:hAnsi="Arial"/>
        </w:rPr>
      </w:pPr>
      <w:bookmarkStart w:colFirst="0" w:colLast="0" w:name="_4ydjyi9y5y20" w:id="78"/>
      <w:bookmarkEnd w:id="78"/>
      <w:r w:rsidDel="00000000" w:rsidR="00000000" w:rsidRPr="00000000">
        <w:rPr>
          <w:rFonts w:ascii="Arial" w:cs="Arial" w:eastAsia="Arial" w:hAnsi="Arial"/>
          <w:rtl w:val="0"/>
        </w:rPr>
        <w:t xml:space="preserve">3.1.4.13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7">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commentRangeStart w:id="32"/>
      <w:commentRangeStart w:id="33"/>
      <w:commentRangeStart w:id="34"/>
      <w:r w:rsidDel="00000000" w:rsidR="00000000" w:rsidRPr="00000000">
        <w:rPr>
          <w:rFonts w:ascii="Arial" w:cs="Arial" w:eastAsia="Arial" w:hAnsi="Arial"/>
          <w:color w:val="0000ee"/>
          <w:rtl w:val="0"/>
        </w:rPr>
        <w:t xml:space="preserve">LINKED TO AUTH</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8">
      <w:pPr>
        <w:pStyle w:val="Heading4"/>
        <w:numPr>
          <w:ilvl w:val="3"/>
          <w:numId w:val="14"/>
        </w:numPr>
        <w:ind w:left="0" w:right="4" w:hanging="360"/>
        <w:rPr>
          <w:rFonts w:ascii="Arial" w:cs="Arial" w:eastAsia="Arial" w:hAnsi="Arial"/>
        </w:rPr>
      </w:pPr>
      <w:bookmarkStart w:colFirst="0" w:colLast="0" w:name="_5hocu94eubqg" w:id="79"/>
      <w:bookmarkEnd w:id="79"/>
      <w:r w:rsidDel="00000000" w:rsidR="00000000" w:rsidRPr="00000000">
        <w:rPr>
          <w:rFonts w:ascii="Arial" w:cs="Arial" w:eastAsia="Arial" w:hAnsi="Arial"/>
          <w:rtl w:val="0"/>
        </w:rPr>
        <w:t xml:space="preserve">3.1.4.14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9">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commentRangeStart w:id="35"/>
      <w:commentRangeStart w:id="36"/>
      <w:commentRangeStart w:id="37"/>
      <w:r w:rsidDel="00000000" w:rsidR="00000000" w:rsidRPr="00000000">
        <w:rPr>
          <w:rFonts w:ascii="Arial" w:cs="Arial" w:eastAsia="Arial" w:hAnsi="Arial"/>
          <w:color w:val="0000ee"/>
          <w:rtl w:val="0"/>
        </w:rPr>
        <w:t xml:space="preserve">LINKED TO AUTH</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A">
      <w:pPr>
        <w:pStyle w:val="Heading4"/>
        <w:numPr>
          <w:ilvl w:val="3"/>
          <w:numId w:val="14"/>
        </w:numPr>
        <w:ind w:left="0" w:right="4" w:hanging="360"/>
        <w:rPr>
          <w:rFonts w:ascii="Arial" w:cs="Arial" w:eastAsia="Arial" w:hAnsi="Arial"/>
        </w:rPr>
      </w:pPr>
      <w:bookmarkStart w:colFirst="0" w:colLast="0" w:name="_g9mib2nvvlzy" w:id="80"/>
      <w:bookmarkEnd w:id="80"/>
      <w:r w:rsidDel="00000000" w:rsidR="00000000" w:rsidRPr="00000000">
        <w:rPr>
          <w:rFonts w:ascii="Arial" w:cs="Arial" w:eastAsia="Arial" w:hAnsi="Arial"/>
          <w:rtl w:val="0"/>
        </w:rPr>
        <w:t xml:space="preserve">3.1.4.15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B">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commentRangeStart w:id="38"/>
      <w:commentRangeStart w:id="39"/>
      <w:commentRangeStart w:id="40"/>
      <w:r w:rsidDel="00000000" w:rsidR="00000000" w:rsidRPr="00000000">
        <w:rPr>
          <w:rFonts w:ascii="Arial" w:cs="Arial" w:eastAsia="Arial" w:hAnsi="Arial"/>
          <w:color w:val="0000ee"/>
          <w:rtl w:val="0"/>
        </w:rPr>
        <w:t xml:space="preserve">LINKED TO AUTH</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C">
      <w:pPr>
        <w:rPr>
          <w:rFonts w:ascii="Arial" w:cs="Arial" w:eastAsia="Arial" w:hAnsi="Arial"/>
        </w:rPr>
      </w:pPr>
      <w:r w:rsidDel="00000000" w:rsidR="00000000" w:rsidRPr="00000000">
        <w:rPr>
          <w:rtl w:val="0"/>
        </w:rPr>
      </w:r>
    </w:p>
    <w:p w:rsidR="00000000" w:rsidDel="00000000" w:rsidP="00000000" w:rsidRDefault="00000000" w:rsidRPr="00000000" w14:paraId="0000073D">
      <w:pPr>
        <w:pStyle w:val="Heading3"/>
        <w:keepLines w:val="1"/>
        <w:numPr>
          <w:ilvl w:val="2"/>
          <w:numId w:val="14"/>
        </w:numPr>
        <w:spacing w:after="52" w:before="0" w:line="259" w:lineRule="auto"/>
        <w:ind w:left="0" w:firstLine="0"/>
        <w:rPr>
          <w:rFonts w:ascii="Arial" w:cs="Arial" w:eastAsia="Arial" w:hAnsi="Arial"/>
        </w:rPr>
      </w:pPr>
      <w:bookmarkStart w:colFirst="0" w:colLast="0" w:name="_39kk8xu" w:id="81"/>
      <w:bookmarkEnd w:id="81"/>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5"/>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3E">
            <w:pPr>
              <w:jc w:val="center"/>
              <w:rPr>
                <w:rFonts w:ascii="Arial" w:cs="Arial" w:eastAsia="Arial" w:hAnsi="Arial"/>
                <w:b w:val="1"/>
              </w:rPr>
            </w:pPr>
            <w:bookmarkStart w:colFirst="0" w:colLast="0" w:name="_1opuj5n" w:id="82"/>
            <w:bookmarkEnd w:id="82"/>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3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4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4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4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4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4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4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4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4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4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5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5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6B">
            <w:pPr>
              <w:rPr>
                <w:rFonts w:ascii="Arial" w:cs="Arial" w:eastAsia="Arial" w:hAnsi="Arial"/>
              </w:rPr>
            </w:pPr>
            <w:r w:rsidDel="00000000" w:rsidR="00000000" w:rsidRPr="00000000">
              <w:rPr>
                <w:rFonts w:ascii="Arial" w:cs="Arial" w:eastAsia="Arial" w:hAnsi="Arial"/>
                <w:rtl w:val="0"/>
              </w:rPr>
              <w:t xml:space="preserve">Byte 3</w:t>
            </w:r>
          </w:p>
        </w:tc>
        <w:tc>
          <w:tcPr>
            <w:gridSpan w:val="14"/>
          </w:tcPr>
          <w:p w:rsidR="00000000" w:rsidDel="00000000" w:rsidP="00000000" w:rsidRDefault="00000000" w:rsidRPr="00000000" w14:paraId="0000076C">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rHeight w:val="200" w:hRule="atLeast"/>
          <w:tblHeader w:val="0"/>
        </w:trPr>
        <w:tc>
          <w:tcPr>
            <w:vMerge w:val="restart"/>
          </w:tcPr>
          <w:p w:rsidR="00000000" w:rsidDel="00000000" w:rsidP="00000000" w:rsidRDefault="00000000" w:rsidRPr="00000000" w14:paraId="0000077A">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7B">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78A">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796">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797">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798">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799">
            <w:pPr>
              <w:rPr>
                <w:rFonts w:ascii="Arial" w:cs="Arial" w:eastAsia="Arial" w:hAnsi="Arial"/>
              </w:rPr>
            </w:pPr>
            <w:r w:rsidDel="00000000" w:rsidR="00000000" w:rsidRPr="00000000">
              <w:rPr>
                <w:rFonts w:ascii="Arial" w:cs="Arial" w:eastAsia="Arial" w:hAnsi="Arial"/>
                <w:rtl w:val="0"/>
              </w:rPr>
              <w:t xml:space="preserve">Byte 4</w:t>
            </w:r>
          </w:p>
        </w:tc>
        <w:tc>
          <w:tcPr>
            <w:gridSpan w:val="2"/>
          </w:tcPr>
          <w:p w:rsidR="00000000" w:rsidDel="00000000" w:rsidP="00000000" w:rsidRDefault="00000000" w:rsidRPr="00000000" w14:paraId="0000079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9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9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A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A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A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A6">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7A7">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7A8">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7A9">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7B7">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7B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7C6">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7C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7D5">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7D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7E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E5">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7F3">
            <w:pPr>
              <w:rPr>
                <w:rFonts w:ascii="Arial" w:cs="Arial" w:eastAsia="Arial" w:hAnsi="Arial"/>
              </w:rPr>
            </w:pPr>
            <w:r w:rsidDel="00000000" w:rsidR="00000000" w:rsidRPr="00000000">
              <w:rPr>
                <w:rFonts w:ascii="Arial" w:cs="Arial" w:eastAsia="Arial" w:hAnsi="Arial"/>
                <w:rtl w:val="0"/>
              </w:rPr>
              <w:t xml:space="preserve">Byte (8 + 1)</w:t>
            </w:r>
          </w:p>
        </w:tc>
        <w:tc>
          <w:tcPr>
            <w:gridSpan w:val="14"/>
            <w:shd w:fill="efefef" w:val="clear"/>
          </w:tcPr>
          <w:p w:rsidR="00000000" w:rsidDel="00000000" w:rsidP="00000000" w:rsidRDefault="00000000" w:rsidRPr="00000000" w14:paraId="000007F4">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02">
            <w:pPr>
              <w:rPr>
                <w:rFonts w:ascii="Arial" w:cs="Arial" w:eastAsia="Arial" w:hAnsi="Arial"/>
              </w:rPr>
            </w:pPr>
            <w:r w:rsidDel="00000000" w:rsidR="00000000" w:rsidRPr="00000000">
              <w:rPr>
                <w:rFonts w:ascii="Arial" w:cs="Arial" w:eastAsia="Arial" w:hAnsi="Arial"/>
                <w:rtl w:val="0"/>
              </w:rPr>
              <w:t xml:space="preserve">Byte (8 + 2)</w:t>
            </w:r>
          </w:p>
        </w:tc>
        <w:tc>
          <w:tcPr>
            <w:gridSpan w:val="14"/>
            <w:shd w:fill="efefef" w:val="clear"/>
          </w:tcPr>
          <w:p w:rsidR="00000000" w:rsidDel="00000000" w:rsidP="00000000" w:rsidRDefault="00000000" w:rsidRPr="00000000" w14:paraId="0000080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11">
            <w:pPr>
              <w:rPr>
                <w:rFonts w:ascii="Arial" w:cs="Arial" w:eastAsia="Arial" w:hAnsi="Arial"/>
              </w:rPr>
            </w:pPr>
            <w:r w:rsidDel="00000000" w:rsidR="00000000" w:rsidRPr="00000000">
              <w:rPr>
                <w:rFonts w:ascii="Arial" w:cs="Arial" w:eastAsia="Arial" w:hAnsi="Arial"/>
                <w:rtl w:val="0"/>
              </w:rPr>
              <w:t xml:space="preserve">Byte (8 + 3)</w:t>
            </w:r>
          </w:p>
        </w:tc>
        <w:tc>
          <w:tcPr>
            <w:gridSpan w:val="14"/>
            <w:shd w:fill="efefef" w:val="clear"/>
          </w:tcPr>
          <w:p w:rsidR="00000000" w:rsidDel="00000000" w:rsidP="00000000" w:rsidRDefault="00000000" w:rsidRPr="00000000" w14:paraId="00000812">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20">
            <w:pPr>
              <w:rPr>
                <w:rFonts w:ascii="Arial" w:cs="Arial" w:eastAsia="Arial" w:hAnsi="Arial"/>
              </w:rPr>
            </w:pPr>
            <w:r w:rsidDel="00000000" w:rsidR="00000000" w:rsidRPr="00000000">
              <w:rPr>
                <w:rFonts w:ascii="Arial" w:cs="Arial" w:eastAsia="Arial" w:hAnsi="Arial"/>
                <w:rtl w:val="0"/>
              </w:rPr>
              <w:t xml:space="preserve">Byte (8 + 4)</w:t>
            </w:r>
          </w:p>
        </w:tc>
        <w:tc>
          <w:tcPr>
            <w:gridSpan w:val="14"/>
            <w:shd w:fill="efefef" w:val="clear"/>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2F">
            <w:pPr>
              <w:rPr>
                <w:rFonts w:ascii="Arial" w:cs="Arial" w:eastAsia="Arial" w:hAnsi="Arial"/>
              </w:rPr>
            </w:pPr>
            <w:r w:rsidDel="00000000" w:rsidR="00000000" w:rsidRPr="00000000">
              <w:rPr>
                <w:rFonts w:ascii="Arial" w:cs="Arial" w:eastAsia="Arial" w:hAnsi="Arial"/>
                <w:rtl w:val="0"/>
              </w:rPr>
              <w:t xml:space="preserve">Byte (8 + 5)</w:t>
            </w:r>
          </w:p>
        </w:tc>
        <w:tc>
          <w:tcPr>
            <w:gridSpan w:val="14"/>
            <w:shd w:fill="efefef" w:val="clear"/>
          </w:tcPr>
          <w:p w:rsidR="00000000" w:rsidDel="00000000" w:rsidP="00000000" w:rsidRDefault="00000000" w:rsidRPr="00000000" w14:paraId="00000830">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3E">
            <w:pPr>
              <w:rPr>
                <w:rFonts w:ascii="Arial" w:cs="Arial" w:eastAsia="Arial" w:hAnsi="Arial"/>
              </w:rPr>
            </w:pPr>
            <w:r w:rsidDel="00000000" w:rsidR="00000000" w:rsidRPr="00000000">
              <w:rPr>
                <w:rFonts w:ascii="Arial" w:cs="Arial" w:eastAsia="Arial" w:hAnsi="Arial"/>
                <w:rtl w:val="0"/>
              </w:rPr>
              <w:t xml:space="preserve">Byte 9 … N</w:t>
            </w:r>
          </w:p>
        </w:tc>
        <w:tc>
          <w:tcPr>
            <w:gridSpan w:val="14"/>
          </w:tcPr>
          <w:p w:rsidR="00000000" w:rsidDel="00000000" w:rsidP="00000000" w:rsidRDefault="00000000" w:rsidRPr="00000000" w14:paraId="0000083F">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48pi1tg" w:id="83"/>
      <w:bookmarkEnd w:id="83"/>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4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4F">
      <w:pPr>
        <w:pStyle w:val="Heading4"/>
        <w:numPr>
          <w:ilvl w:val="3"/>
          <w:numId w:val="14"/>
        </w:numPr>
        <w:ind w:left="0" w:right="4" w:firstLine="0"/>
        <w:rPr>
          <w:rFonts w:ascii="Arial" w:cs="Arial" w:eastAsia="Arial" w:hAnsi="Arial"/>
        </w:rPr>
      </w:pPr>
      <w:bookmarkStart w:colFirst="0" w:colLast="0" w:name="_2nusc19" w:id="84"/>
      <w:bookmarkEnd w:id="84"/>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85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51">
      <w:pPr>
        <w:pStyle w:val="Heading4"/>
        <w:numPr>
          <w:ilvl w:val="3"/>
          <w:numId w:val="14"/>
        </w:numPr>
        <w:ind w:left="0" w:right="4" w:firstLine="0"/>
        <w:rPr>
          <w:rFonts w:ascii="Arial" w:cs="Arial" w:eastAsia="Arial" w:hAnsi="Arial"/>
        </w:rPr>
      </w:pPr>
      <w:bookmarkStart w:colFirst="0" w:colLast="0" w:name="_1302m92" w:id="85"/>
      <w:bookmarkEnd w:id="85"/>
      <w:r w:rsidDel="00000000" w:rsidR="00000000" w:rsidRPr="00000000">
        <w:rPr>
          <w:rFonts w:ascii="Arial" w:cs="Arial" w:eastAsia="Arial" w:hAnsi="Arial"/>
          <w:rtl w:val="0"/>
        </w:rPr>
        <w:t xml:space="preserve">3.1.5.2 Reason Code</w:t>
      </w:r>
    </w:p>
    <w:p w:rsidR="00000000" w:rsidDel="00000000" w:rsidP="00000000" w:rsidRDefault="00000000" w:rsidRPr="00000000" w14:paraId="00000852">
      <w:pPr>
        <w:rPr>
          <w:rFonts w:ascii="Arial" w:cs="Arial" w:eastAsia="Arial" w:hAnsi="Arial"/>
        </w:rPr>
      </w:pPr>
      <w:r w:rsidDel="00000000" w:rsidR="00000000" w:rsidRPr="00000000">
        <w:rPr>
          <w:rFonts w:ascii="Arial" w:cs="Arial" w:eastAsia="Arial" w:hAnsi="Arial"/>
          <w:rtl w:val="0"/>
        </w:rPr>
        <w:t xml:space="preserve">Byte 3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853">
      <w:pPr>
        <w:rPr>
          <w:rFonts w:ascii="Arial" w:cs="Arial" w:eastAsia="Arial" w:hAnsi="Arial"/>
        </w:rPr>
      </w:pPr>
      <w:r w:rsidDel="00000000" w:rsidR="00000000" w:rsidRPr="00000000">
        <w:rPr>
          <w:rtl w:val="0"/>
        </w:rPr>
      </w:r>
    </w:p>
    <w:p w:rsidR="00000000" w:rsidDel="00000000" w:rsidP="00000000" w:rsidRDefault="00000000" w:rsidRPr="00000000" w14:paraId="00000854">
      <w:pPr>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highlight w:val="yellow"/>
          <w:rtl w:val="0"/>
        </w:rPr>
        <w:t xml:space="preserve">If a Server sends a CONNACK packet containing a Reason code of </w:t>
      </w:r>
      <w:commentRangeStart w:id="41"/>
      <w:r w:rsidDel="00000000" w:rsidR="00000000" w:rsidRPr="00000000">
        <w:rPr>
          <w:highlight w:val="yellow"/>
          <w:rtl w:val="0"/>
        </w:rPr>
        <w:t xml:space="preserve">128</w:t>
      </w:r>
      <w:commentRangeEnd w:id="41"/>
      <w:r w:rsidDel="00000000" w:rsidR="00000000" w:rsidRPr="00000000">
        <w:commentReference w:id="41"/>
      </w:r>
      <w:r w:rsidDel="00000000" w:rsidR="00000000" w:rsidRPr="00000000">
        <w:rPr>
          <w:highlight w:val="yellow"/>
          <w:rtl w:val="0"/>
        </w:rPr>
        <w:t xml:space="preserve"> or greater it MUST then close the Virtual Connection.</w:t>
      </w:r>
      <w:r w:rsidDel="00000000" w:rsidR="00000000" w:rsidRPr="00000000">
        <w:rPr>
          <w:rtl w:val="0"/>
        </w:rPr>
      </w:r>
    </w:p>
    <w:p w:rsidR="00000000" w:rsidDel="00000000" w:rsidP="00000000" w:rsidRDefault="00000000" w:rsidRPr="00000000" w14:paraId="00000855">
      <w:pPr>
        <w:pStyle w:val="Heading4"/>
        <w:numPr>
          <w:ilvl w:val="3"/>
          <w:numId w:val="14"/>
        </w:numPr>
        <w:ind w:left="0" w:firstLine="0"/>
        <w:rPr>
          <w:rFonts w:ascii="Arial" w:cs="Arial" w:eastAsia="Arial" w:hAnsi="Arial"/>
        </w:rPr>
      </w:pPr>
      <w:bookmarkStart w:colFirst="0" w:colLast="0" w:name="_3mzq4wv" w:id="86"/>
      <w:bookmarkEnd w:id="86"/>
      <w:r w:rsidDel="00000000" w:rsidR="00000000" w:rsidRPr="00000000">
        <w:rPr>
          <w:rFonts w:ascii="Arial" w:cs="Arial" w:eastAsia="Arial" w:hAnsi="Arial"/>
          <w:rtl w:val="0"/>
        </w:rPr>
        <w:t xml:space="preserve">3.1.5.3 Connack Flags</w:t>
      </w:r>
    </w:p>
    <w:p w:rsidR="00000000" w:rsidDel="00000000" w:rsidP="00000000" w:rsidRDefault="00000000" w:rsidRPr="00000000" w14:paraId="00000856">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1 byte field located at byte 4 which contains parameters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 </w:t>
      </w:r>
    </w:p>
    <w:p w:rsidR="00000000" w:rsidDel="00000000" w:rsidP="00000000" w:rsidRDefault="00000000" w:rsidRPr="00000000" w14:paraId="00000857">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8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an existing session was present on the gateway for the given client identifier</w:t>
      </w:r>
      <w:r w:rsidDel="00000000" w:rsidR="00000000" w:rsidRPr="00000000">
        <w:rPr>
          <w:rFonts w:ascii="Arial" w:cs="Arial" w:eastAsia="Arial" w:hAnsi="Arial"/>
          <w:rtl w:val="0"/>
        </w:rPr>
        <w:t xml:space="preserve">. A value of 1 indicates a session was present, a value 0 indicates no session was present.</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u w:val="none"/>
        </w:rPr>
      </w:pPr>
      <w:r w:rsidDel="00000000" w:rsidR="00000000" w:rsidRPr="00000000">
        <w:rPr>
          <w:rFonts w:ascii="Arial" w:cs="Arial" w:eastAsia="Arial" w:hAnsi="Arial"/>
          <w:b w:val="1"/>
          <w:rtl w:val="0"/>
        </w:rPr>
        <w:t xml:space="preserve">Auth:</w:t>
      </w:r>
      <w:r w:rsidDel="00000000" w:rsidR="00000000" w:rsidRPr="00000000">
        <w:rPr>
          <w:rFonts w:ascii="Arial" w:cs="Arial" w:eastAsia="Arial" w:hAnsi="Arial"/>
          <w:rtl w:val="0"/>
        </w:rPr>
        <w:t xml:space="preserve"> Stored in Bit 1 and specifies whether the packet contain Auth material than should be considered </w:t>
      </w:r>
      <w:r w:rsidDel="00000000" w:rsidR="00000000" w:rsidRPr="00000000">
        <w:rPr>
          <w:rtl w:val="0"/>
        </w:rPr>
      </w:r>
    </w:p>
    <w:p w:rsidR="00000000" w:rsidDel="00000000" w:rsidP="00000000" w:rsidRDefault="00000000" w:rsidRPr="00000000" w14:paraId="0000085A">
      <w:pPr>
        <w:ind w:right="4"/>
        <w:rPr>
          <w:rFonts w:ascii="Arial" w:cs="Arial" w:eastAsia="Arial" w:hAnsi="Arial"/>
        </w:rPr>
      </w:pPr>
      <w:r w:rsidDel="00000000" w:rsidR="00000000" w:rsidRPr="00000000">
        <w:rPr>
          <w:rtl w:val="0"/>
        </w:rPr>
      </w:r>
    </w:p>
    <w:p w:rsidR="00000000" w:rsidDel="00000000" w:rsidP="00000000" w:rsidRDefault="00000000" w:rsidRPr="00000000" w14:paraId="0000085B">
      <w:pPr>
        <w:ind w:right="4"/>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85C">
      <w:pPr>
        <w:pStyle w:val="Heading4"/>
        <w:numPr>
          <w:ilvl w:val="3"/>
          <w:numId w:val="14"/>
        </w:numPr>
        <w:ind w:left="0" w:right="4" w:firstLine="0"/>
        <w:rPr>
          <w:rFonts w:ascii="Arial" w:cs="Arial" w:eastAsia="Arial" w:hAnsi="Arial"/>
        </w:rPr>
      </w:pPr>
      <w:bookmarkStart w:colFirst="0" w:colLast="0" w:name="_2250f4o" w:id="87"/>
      <w:bookmarkEnd w:id="87"/>
      <w:r w:rsidDel="00000000" w:rsidR="00000000" w:rsidRPr="00000000">
        <w:rPr>
          <w:rFonts w:ascii="Arial" w:cs="Arial" w:eastAsia="Arial" w:hAnsi="Arial"/>
          <w:rtl w:val="0"/>
        </w:rPr>
        <w:t xml:space="preserve">3.1.5.4 Session Expiry Interval</w:t>
      </w:r>
    </w:p>
    <w:p w:rsidR="00000000" w:rsidDel="00000000" w:rsidP="00000000" w:rsidRDefault="00000000" w:rsidRPr="00000000" w14:paraId="0000085D">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5E">
      <w:pPr>
        <w:pStyle w:val="Heading4"/>
        <w:numPr>
          <w:ilvl w:val="3"/>
          <w:numId w:val="14"/>
        </w:numPr>
        <w:ind w:left="0" w:right="4" w:hanging="360"/>
        <w:rPr>
          <w:rFonts w:ascii="Arial" w:cs="Arial" w:eastAsia="Arial" w:hAnsi="Arial"/>
        </w:rPr>
      </w:pPr>
      <w:bookmarkStart w:colFirst="0" w:colLast="0" w:name="_3wmneavoet74" w:id="88"/>
      <w:bookmarkEnd w:id="88"/>
      <w:r w:rsidDel="00000000" w:rsidR="00000000" w:rsidRPr="00000000">
        <w:rPr>
          <w:rFonts w:ascii="Arial" w:cs="Arial" w:eastAsia="Arial" w:hAnsi="Arial"/>
          <w:rtl w:val="0"/>
        </w:rPr>
        <w:t xml:space="preserve">3.1.5.5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5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commentRangeStart w:id="42"/>
      <w:commentRangeStart w:id="43"/>
      <w:commentRangeStart w:id="44"/>
      <w:r w:rsidDel="00000000" w:rsidR="00000000" w:rsidRPr="00000000">
        <w:rPr>
          <w:rFonts w:ascii="Arial" w:cs="Arial" w:eastAsia="Arial" w:hAnsi="Arial"/>
          <w:color w:val="0000ee"/>
          <w:rtl w:val="0"/>
        </w:rPr>
        <w:t xml:space="preserve">LINKED TO AUTH</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0">
      <w:pPr>
        <w:pStyle w:val="Heading4"/>
        <w:numPr>
          <w:ilvl w:val="3"/>
          <w:numId w:val="14"/>
        </w:numPr>
        <w:ind w:left="0" w:right="4" w:hanging="360"/>
        <w:rPr>
          <w:rFonts w:ascii="Arial" w:cs="Arial" w:eastAsia="Arial" w:hAnsi="Arial"/>
        </w:rPr>
      </w:pPr>
      <w:bookmarkStart w:colFirst="0" w:colLast="0" w:name="_ydayklwjstjk" w:id="89"/>
      <w:bookmarkEnd w:id="89"/>
      <w:r w:rsidDel="00000000" w:rsidR="00000000" w:rsidRPr="00000000">
        <w:rPr>
          <w:rFonts w:ascii="Arial" w:cs="Arial" w:eastAsia="Arial" w:hAnsi="Arial"/>
          <w:rtl w:val="0"/>
        </w:rPr>
        <w:t xml:space="preserve">3.1.5.6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1">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commentRangeStart w:id="45"/>
      <w:commentRangeStart w:id="46"/>
      <w:commentRangeStart w:id="47"/>
      <w:r w:rsidDel="00000000" w:rsidR="00000000" w:rsidRPr="00000000">
        <w:rPr>
          <w:rFonts w:ascii="Arial" w:cs="Arial" w:eastAsia="Arial" w:hAnsi="Arial"/>
          <w:color w:val="0000ee"/>
          <w:rtl w:val="0"/>
        </w:rPr>
        <w:t xml:space="preserve">LINKED TO AUTH</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2">
      <w:pPr>
        <w:pStyle w:val="Heading4"/>
        <w:numPr>
          <w:ilvl w:val="3"/>
          <w:numId w:val="14"/>
        </w:numPr>
        <w:ind w:left="0" w:right="4" w:hanging="360"/>
        <w:rPr>
          <w:rFonts w:ascii="Arial" w:cs="Arial" w:eastAsia="Arial" w:hAnsi="Arial"/>
        </w:rPr>
      </w:pPr>
      <w:bookmarkStart w:colFirst="0" w:colLast="0" w:name="_kvppk7yh36lv" w:id="90"/>
      <w:bookmarkEnd w:id="90"/>
      <w:r w:rsidDel="00000000" w:rsidR="00000000" w:rsidRPr="00000000">
        <w:rPr>
          <w:rFonts w:ascii="Arial" w:cs="Arial" w:eastAsia="Arial" w:hAnsi="Arial"/>
          <w:rtl w:val="0"/>
        </w:rPr>
        <w:t xml:space="preserve">3.1.5.7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3">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commentRangeStart w:id="48"/>
      <w:commentRangeStart w:id="49"/>
      <w:commentRangeStart w:id="50"/>
      <w:r w:rsidDel="00000000" w:rsidR="00000000" w:rsidRPr="00000000">
        <w:rPr>
          <w:rFonts w:ascii="Arial" w:cs="Arial" w:eastAsia="Arial" w:hAnsi="Arial"/>
          <w:color w:val="0000ee"/>
          <w:rtl w:val="0"/>
        </w:rPr>
        <w:t xml:space="preserve">LINKED TO AUTH</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4">
      <w:pPr>
        <w:pStyle w:val="Heading4"/>
        <w:numPr>
          <w:ilvl w:val="3"/>
          <w:numId w:val="14"/>
        </w:numPr>
        <w:ind w:left="0" w:right="4" w:hanging="360"/>
        <w:rPr>
          <w:rFonts w:ascii="Arial" w:cs="Arial" w:eastAsia="Arial" w:hAnsi="Arial"/>
        </w:rPr>
      </w:pPr>
      <w:bookmarkStart w:colFirst="0" w:colLast="0" w:name="_600ktmi3vm5o" w:id="91"/>
      <w:bookmarkEnd w:id="91"/>
      <w:r w:rsidDel="00000000" w:rsidR="00000000" w:rsidRPr="00000000">
        <w:rPr>
          <w:rFonts w:ascii="Arial" w:cs="Arial" w:eastAsia="Arial" w:hAnsi="Arial"/>
          <w:rtl w:val="0"/>
        </w:rPr>
        <w:t xml:space="preserve">3.1.5.8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5">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commentRangeStart w:id="51"/>
      <w:commentRangeStart w:id="52"/>
      <w:commentRangeStart w:id="53"/>
      <w:r w:rsidDel="00000000" w:rsidR="00000000" w:rsidRPr="00000000">
        <w:rPr>
          <w:rFonts w:ascii="Arial" w:cs="Arial" w:eastAsia="Arial" w:hAnsi="Arial"/>
          <w:color w:val="0000ee"/>
          <w:rtl w:val="0"/>
        </w:rPr>
        <w:t xml:space="preserve">LINKED TO AUTH</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6">
      <w:pPr>
        <w:pStyle w:val="Heading4"/>
        <w:numPr>
          <w:ilvl w:val="3"/>
          <w:numId w:val="14"/>
        </w:numPr>
        <w:ind w:left="0" w:right="4" w:firstLine="0"/>
        <w:rPr>
          <w:rFonts w:ascii="Arial" w:cs="Arial" w:eastAsia="Arial" w:hAnsi="Arial"/>
        </w:rPr>
      </w:pPr>
      <w:bookmarkStart w:colFirst="0" w:colLast="0" w:name="_haapch" w:id="92"/>
      <w:bookmarkEnd w:id="92"/>
      <w:r w:rsidDel="00000000" w:rsidR="00000000" w:rsidRPr="00000000">
        <w:rPr>
          <w:rFonts w:ascii="Arial" w:cs="Arial" w:eastAsia="Arial" w:hAnsi="Arial"/>
          <w:rtl w:val="0"/>
        </w:rPr>
        <w:t xml:space="preserve">3.1.5.8 Assigned Client Identifier</w:t>
      </w:r>
    </w:p>
    <w:p w:rsidR="00000000" w:rsidDel="00000000" w:rsidP="00000000" w:rsidRDefault="00000000" w:rsidRPr="00000000" w14:paraId="00000867">
      <w:pPr>
        <w:rPr>
          <w:rFonts w:ascii="Arial" w:cs="Arial" w:eastAsia="Arial" w:hAnsi="Arial"/>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p>
    <w:p w:rsidR="00000000" w:rsidDel="00000000" w:rsidP="00000000" w:rsidRDefault="00000000" w:rsidRPr="00000000" w14:paraId="00000868">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86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6A">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86B">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86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86D">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86E">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86F">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p>
    <w:p w:rsidR="00000000" w:rsidDel="00000000" w:rsidP="00000000" w:rsidRDefault="00000000" w:rsidRPr="00000000" w14:paraId="00000870">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871">
      <w:pPr>
        <w:pStyle w:val="Heading3"/>
        <w:keepLines w:val="1"/>
        <w:numPr>
          <w:ilvl w:val="2"/>
          <w:numId w:val="14"/>
        </w:numPr>
        <w:spacing w:after="118" w:before="0" w:line="259" w:lineRule="auto"/>
        <w:ind w:left="0" w:firstLine="0"/>
        <w:rPr>
          <w:rFonts w:ascii="Arial" w:cs="Arial" w:eastAsia="Arial" w:hAnsi="Arial"/>
        </w:rPr>
      </w:pPr>
      <w:bookmarkStart w:colFirst="0" w:colLast="0" w:name="_184mhaj" w:id="93"/>
      <w:bookmarkEnd w:id="93"/>
      <w:r w:rsidDel="00000000" w:rsidR="00000000" w:rsidRPr="00000000">
        <w:rPr>
          <w:rtl w:val="0"/>
        </w:rPr>
        <w:t xml:space="preserve">3.1.6 </w:t>
      </w:r>
      <w:commentRangeStart w:id="54"/>
      <w:commentRangeStart w:id="55"/>
      <w:commentRangeStart w:id="56"/>
      <w:r w:rsidDel="00000000" w:rsidR="00000000" w:rsidRPr="00000000">
        <w:rPr>
          <w:rFonts w:ascii="Arial" w:cs="Arial" w:eastAsia="Arial" w:hAnsi="Arial"/>
          <w:rtl w:val="0"/>
        </w:rPr>
        <w:t xml:space="preserve">AUTH</w:t>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tbl>
      <w:tblPr>
        <w:tblStyle w:val="Table1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7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7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7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7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7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7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7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7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8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8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89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97">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89F">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8A0">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8A9">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8B2">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ins w:author="Simon Johnson" w:id="41" w:date="2024-02-02T15:00:03Z">
        <w:commentRangeStart w:id="57"/>
        <w:r w:rsidDel="00000000" w:rsidR="00000000" w:rsidRPr="00000000">
          <w:rPr>
            <w:rFonts w:ascii="Arial" w:cs="Arial" w:eastAsia="Arial" w:hAnsi="Arial"/>
            <w:highlight w:val="white"/>
            <w:rtl w:val="0"/>
          </w:rPr>
          <w:t xml:space="preserve">signal</w:t>
        </w:r>
      </w:ins>
      <w:del w:author="Simon Johnson" w:id="41" w:date="2024-02-02T15:00:03Z">
        <w:commentRangeEnd w:id="57"/>
        <w:r w:rsidDel="00000000" w:rsidR="00000000" w:rsidRPr="00000000">
          <w:commentReference w:id="57"/>
        </w:r>
        <w:r w:rsidDel="00000000" w:rsidR="00000000" w:rsidRPr="00000000">
          <w:rPr>
            <w:rFonts w:ascii="Arial" w:cs="Arial" w:eastAsia="Arial" w:hAnsi="Arial"/>
            <w:highlight w:val="white"/>
            <w:rtl w:val="0"/>
          </w:rPr>
          <w:delText xml:space="preserve">obtain</w:delText>
        </w:r>
      </w:del>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8B3">
      <w:pPr>
        <w:pStyle w:val="Heading4"/>
        <w:numPr>
          <w:ilvl w:val="3"/>
          <w:numId w:val="14"/>
        </w:numPr>
        <w:ind w:left="0" w:firstLine="0"/>
        <w:rPr>
          <w:rFonts w:ascii="Arial" w:cs="Arial" w:eastAsia="Arial" w:hAnsi="Arial"/>
        </w:rPr>
      </w:pPr>
      <w:bookmarkStart w:colFirst="0" w:colLast="0" w:name="_3s49zyc" w:id="94"/>
      <w:bookmarkEnd w:id="94"/>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8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B5">
      <w:pPr>
        <w:pStyle w:val="Heading4"/>
        <w:numPr>
          <w:ilvl w:val="3"/>
          <w:numId w:val="14"/>
        </w:numPr>
        <w:ind w:left="0" w:firstLine="0"/>
        <w:rPr>
          <w:rFonts w:ascii="Arial" w:cs="Arial" w:eastAsia="Arial" w:hAnsi="Arial"/>
        </w:rPr>
      </w:pPr>
      <w:bookmarkStart w:colFirst="0" w:colLast="0" w:name="_279ka65" w:id="95"/>
      <w:bookmarkEnd w:id="95"/>
      <w:r w:rsidDel="00000000" w:rsidR="00000000" w:rsidRPr="00000000">
        <w:rPr>
          <w:rFonts w:ascii="Arial" w:cs="Arial" w:eastAsia="Arial" w:hAnsi="Arial"/>
          <w:rtl w:val="0"/>
        </w:rPr>
        <w:t xml:space="preserve">3.1.6.2 Reason Code</w:t>
      </w:r>
    </w:p>
    <w:p w:rsidR="00000000" w:rsidDel="00000000" w:rsidP="00000000" w:rsidRDefault="00000000" w:rsidRPr="00000000" w14:paraId="000008B6">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8B7">
      <w:pPr>
        <w:pStyle w:val="Heading4"/>
        <w:numPr>
          <w:ilvl w:val="3"/>
          <w:numId w:val="14"/>
        </w:numPr>
        <w:ind w:left="0" w:firstLine="0"/>
        <w:rPr>
          <w:rFonts w:ascii="Arial" w:cs="Arial" w:eastAsia="Arial" w:hAnsi="Arial"/>
        </w:rPr>
      </w:pPr>
      <w:bookmarkStart w:colFirst="0" w:colLast="0" w:name="_meukdy" w:id="96"/>
      <w:bookmarkEnd w:id="96"/>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8B8">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8B9">
      <w:pPr>
        <w:pStyle w:val="Heading4"/>
        <w:numPr>
          <w:ilvl w:val="3"/>
          <w:numId w:val="14"/>
        </w:numPr>
        <w:ind w:left="0" w:firstLine="0"/>
        <w:rPr>
          <w:rFonts w:ascii="Arial" w:cs="Arial" w:eastAsia="Arial" w:hAnsi="Arial"/>
        </w:rPr>
      </w:pPr>
      <w:bookmarkStart w:colFirst="0" w:colLast="0" w:name="_36ei31r" w:id="97"/>
      <w:bookmarkEnd w:id="97"/>
      <w:r w:rsidDel="00000000" w:rsidR="00000000" w:rsidRPr="00000000">
        <w:rPr>
          <w:rFonts w:ascii="Arial" w:cs="Arial" w:eastAsia="Arial" w:hAnsi="Arial"/>
          <w:rtl w:val="0"/>
        </w:rPr>
        <w:t xml:space="preserve">3.1.6.4 Auth Method</w:t>
      </w:r>
    </w:p>
    <w:p w:rsidR="00000000" w:rsidDel="00000000" w:rsidP="00000000" w:rsidRDefault="00000000" w:rsidRPr="00000000" w14:paraId="000008BA">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8BB">
      <w:pPr>
        <w:pStyle w:val="Heading4"/>
        <w:numPr>
          <w:ilvl w:val="3"/>
          <w:numId w:val="14"/>
        </w:numPr>
        <w:ind w:left="0" w:firstLine="0"/>
        <w:rPr>
          <w:rFonts w:ascii="Arial" w:cs="Arial" w:eastAsia="Arial" w:hAnsi="Arial"/>
        </w:rPr>
      </w:pPr>
      <w:bookmarkStart w:colFirst="0" w:colLast="0" w:name="_1ljsd9k" w:id="98"/>
      <w:bookmarkEnd w:id="98"/>
      <w:r w:rsidDel="00000000" w:rsidR="00000000" w:rsidRPr="00000000">
        <w:rPr>
          <w:rFonts w:ascii="Arial" w:cs="Arial" w:eastAsia="Arial" w:hAnsi="Arial"/>
          <w:rtl w:val="0"/>
        </w:rPr>
        <w:t xml:space="preserve">3.1.6.5 Auth Data</w:t>
      </w:r>
    </w:p>
    <w:p w:rsidR="00000000" w:rsidDel="00000000" w:rsidP="00000000" w:rsidRDefault="00000000" w:rsidRPr="00000000" w14:paraId="000008BC">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8B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BE">
      <w:pPr>
        <w:ind w:left="720" w:firstLine="0"/>
        <w:rPr>
          <w:rFonts w:ascii="Arial" w:cs="Arial" w:eastAsia="Arial" w:hAnsi="Arial"/>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8BF">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8C0">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8C1">
      <w:pPr>
        <w:pStyle w:val="Heading3"/>
        <w:keepLines w:val="1"/>
        <w:numPr>
          <w:ilvl w:val="2"/>
          <w:numId w:val="14"/>
        </w:numPr>
        <w:spacing w:after="118" w:before="0" w:line="259" w:lineRule="auto"/>
        <w:ind w:left="0" w:firstLine="0"/>
        <w:rPr>
          <w:rFonts w:ascii="Arial" w:cs="Arial" w:eastAsia="Arial" w:hAnsi="Arial"/>
        </w:rPr>
      </w:pPr>
      <w:bookmarkStart w:colFirst="0" w:colLast="0" w:name="_45jfvxd" w:id="99"/>
      <w:bookmarkEnd w:id="99"/>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C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C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C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C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C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C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C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C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C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C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C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D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D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D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DE">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E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E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E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8F0">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MSB</w:t>
            </w:r>
          </w:p>
        </w:tc>
      </w:tr>
      <w:tr>
        <w:trPr>
          <w:cantSplit w:val="0"/>
          <w:tblHeader w:val="0"/>
        </w:trPr>
        <w:tc>
          <w:tcPr/>
          <w:p w:rsidR="00000000" w:rsidDel="00000000" w:rsidP="00000000" w:rsidRDefault="00000000" w:rsidRPr="00000000" w14:paraId="000008F8">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8F9">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901">
            <w:pPr>
              <w:rPr>
                <w:rFonts w:ascii="Arial" w:cs="Arial" w:eastAsia="Arial" w:hAnsi="Arial"/>
              </w:rPr>
            </w:pPr>
            <w:r w:rsidDel="00000000" w:rsidR="00000000" w:rsidRPr="00000000">
              <w:rPr>
                <w:rFonts w:ascii="Arial" w:cs="Arial" w:eastAsia="Arial" w:hAnsi="Arial"/>
                <w:rtl w:val="0"/>
              </w:rPr>
              <w:t xml:space="preserve">Byte 7 … N</w:t>
            </w:r>
          </w:p>
        </w:tc>
        <w:tc>
          <w:tcPr>
            <w:gridSpan w:val="8"/>
          </w:tcPr>
          <w:p w:rsidR="00000000" w:rsidDel="00000000" w:rsidP="00000000" w:rsidRDefault="00000000" w:rsidRPr="00000000" w14:paraId="00000902">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0B">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0C">
      <w:pPr>
        <w:pStyle w:val="Heading4"/>
        <w:numPr>
          <w:ilvl w:val="3"/>
          <w:numId w:val="14"/>
        </w:numPr>
        <w:ind w:left="0" w:firstLine="0"/>
        <w:rPr>
          <w:rFonts w:ascii="Arial" w:cs="Arial" w:eastAsia="Arial" w:hAnsi="Arial"/>
        </w:rPr>
      </w:pPr>
      <w:bookmarkStart w:colFirst="0" w:colLast="0" w:name="_2koq656" w:id="100"/>
      <w:bookmarkEnd w:id="100"/>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0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0E">
      <w:pPr>
        <w:pStyle w:val="Heading4"/>
        <w:numPr>
          <w:ilvl w:val="3"/>
          <w:numId w:val="14"/>
        </w:numPr>
        <w:ind w:left="0" w:firstLine="0"/>
        <w:rPr>
          <w:rFonts w:ascii="Arial" w:cs="Arial" w:eastAsia="Arial" w:hAnsi="Arial"/>
        </w:rPr>
      </w:pPr>
      <w:bookmarkStart w:colFirst="0" w:colLast="0" w:name="_zu0gcz" w:id="101"/>
      <w:bookmarkEnd w:id="101"/>
      <w:r w:rsidDel="00000000" w:rsidR="00000000" w:rsidRPr="00000000">
        <w:rPr>
          <w:rFonts w:ascii="Arial" w:cs="Arial" w:eastAsia="Arial" w:hAnsi="Arial"/>
          <w:rtl w:val="0"/>
        </w:rPr>
        <w:t xml:space="preserve">3.1.7.2 Topic Alias</w:t>
      </w:r>
    </w:p>
    <w:p w:rsidR="00000000" w:rsidDel="00000000" w:rsidP="00000000" w:rsidRDefault="00000000" w:rsidRPr="00000000" w14:paraId="0000090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10">
      <w:pPr>
        <w:pStyle w:val="Heading4"/>
        <w:numPr>
          <w:ilvl w:val="3"/>
          <w:numId w:val="14"/>
        </w:numPr>
        <w:ind w:left="0" w:firstLine="0"/>
        <w:rPr>
          <w:rFonts w:ascii="Arial" w:cs="Arial" w:eastAsia="Arial" w:hAnsi="Arial"/>
        </w:rPr>
      </w:pPr>
      <w:bookmarkStart w:colFirst="0" w:colLast="0" w:name="_3jtnz0s" w:id="102"/>
      <w:bookmarkEnd w:id="102"/>
      <w:r w:rsidDel="00000000" w:rsidR="00000000" w:rsidRPr="00000000">
        <w:rPr>
          <w:rFonts w:ascii="Arial" w:cs="Arial" w:eastAsia="Arial" w:hAnsi="Arial"/>
          <w:rtl w:val="0"/>
        </w:rPr>
        <w:t xml:space="preserve">3.1.7.3 Packet Id</w:t>
      </w:r>
    </w:p>
    <w:p w:rsidR="00000000" w:rsidDel="00000000" w:rsidP="00000000" w:rsidRDefault="00000000" w:rsidRPr="00000000" w14:paraId="0000091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REGACK packet.</w:t>
      </w:r>
    </w:p>
    <w:p w:rsidR="00000000" w:rsidDel="00000000" w:rsidP="00000000" w:rsidRDefault="00000000" w:rsidRPr="00000000" w14:paraId="00000912">
      <w:pPr>
        <w:pStyle w:val="Heading4"/>
        <w:numPr>
          <w:ilvl w:val="3"/>
          <w:numId w:val="14"/>
        </w:numPr>
        <w:ind w:left="0" w:firstLine="0"/>
        <w:rPr>
          <w:rFonts w:ascii="Arial" w:cs="Arial" w:eastAsia="Arial" w:hAnsi="Arial"/>
        </w:rPr>
      </w:pPr>
      <w:bookmarkStart w:colFirst="0" w:colLast="0" w:name="_1yyy98l" w:id="103"/>
      <w:bookmarkEnd w:id="103"/>
      <w:r w:rsidDel="00000000" w:rsidR="00000000" w:rsidRPr="00000000">
        <w:rPr>
          <w:rFonts w:ascii="Arial" w:cs="Arial" w:eastAsia="Arial" w:hAnsi="Arial"/>
          <w:rtl w:val="0"/>
        </w:rPr>
        <w:t xml:space="preserve">3.1.7.4 Topic Name</w:t>
      </w:r>
    </w:p>
    <w:p w:rsidR="00000000" w:rsidDel="00000000" w:rsidP="00000000" w:rsidRDefault="00000000" w:rsidRPr="00000000" w14:paraId="00000913">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14">
      <w:pPr>
        <w:pStyle w:val="Heading3"/>
        <w:keepLines w:val="1"/>
        <w:numPr>
          <w:ilvl w:val="2"/>
          <w:numId w:val="14"/>
        </w:numPr>
        <w:spacing w:after="77" w:before="0" w:line="259" w:lineRule="auto"/>
        <w:ind w:left="0" w:firstLine="0"/>
        <w:rPr>
          <w:rFonts w:ascii="Arial" w:cs="Arial" w:eastAsia="Arial" w:hAnsi="Arial"/>
        </w:rPr>
      </w:pPr>
      <w:bookmarkStart w:colFirst="0" w:colLast="0" w:name="_4iylrwe" w:id="104"/>
      <w:bookmarkEnd w:id="104"/>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
        <w:gridCol w:w="1158"/>
        <w:gridCol w:w="1072"/>
        <w:gridCol w:w="1134"/>
        <w:gridCol w:w="1114"/>
        <w:gridCol w:w="982"/>
        <w:gridCol w:w="162"/>
        <w:gridCol w:w="1072"/>
        <w:gridCol w:w="877"/>
        <w:gridCol w:w="16"/>
        <w:gridCol w:w="815"/>
        <w:tblGridChange w:id="0">
          <w:tblGrid>
            <w:gridCol w:w="948"/>
            <w:gridCol w:w="1158"/>
            <w:gridCol w:w="1072"/>
            <w:gridCol w:w="1134"/>
            <w:gridCol w:w="1114"/>
            <w:gridCol w:w="982"/>
            <w:gridCol w:w="162"/>
            <w:gridCol w:w="1072"/>
            <w:gridCol w:w="877"/>
            <w:gridCol w:w="16"/>
            <w:gridCol w:w="815"/>
          </w:tblGrid>
        </w:tblGridChange>
      </w:tblGrid>
      <w:tr>
        <w:trPr>
          <w:cantSplit w:val="0"/>
          <w:tblHeader w:val="0"/>
        </w:trPr>
        <w:tc>
          <w:tcPr>
            <w:shd w:fill="cfe2f3" w:val="clear"/>
          </w:tcPr>
          <w:p w:rsidR="00000000" w:rsidDel="00000000" w:rsidP="00000000" w:rsidRDefault="00000000" w:rsidRPr="00000000" w14:paraId="0000091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1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1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1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1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1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1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1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0">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2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2B">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2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36">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37">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942">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943">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4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45">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48">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949">
            <w:pPr>
              <w:jc w:val="center"/>
              <w:rPr>
                <w:rFonts w:ascii="Arial" w:cs="Arial" w:eastAsia="Arial" w:hAnsi="Arial"/>
              </w:rPr>
            </w:pPr>
            <w:r w:rsidDel="00000000" w:rsidR="00000000" w:rsidRPr="00000000">
              <w:rPr>
                <w:rFonts w:ascii="Arial" w:cs="Arial" w:eastAsia="Arial" w:hAnsi="Arial"/>
                <w:rtl w:val="0"/>
              </w:rPr>
              <w:t xml:space="preserve">Topic </w:t>
            </w:r>
            <w:del w:author="davide.lenzarini@u-blox.com" w:id="42" w:date="2024-02-13T15:46:14Z">
              <w:r w:rsidDel="00000000" w:rsidR="00000000" w:rsidRPr="00000000">
                <w:rPr>
                  <w:rFonts w:ascii="Arial" w:cs="Arial" w:eastAsia="Arial" w:hAnsi="Arial"/>
                  <w:rtl w:val="0"/>
                </w:rPr>
                <w:delText xml:space="preserve">Alias </w:delText>
              </w:r>
            </w:del>
            <w:r w:rsidDel="00000000" w:rsidR="00000000" w:rsidRPr="00000000">
              <w:rPr>
                <w:rFonts w:ascii="Arial" w:cs="Arial" w:eastAsia="Arial" w:hAnsi="Arial"/>
                <w:rtl w:val="0"/>
              </w:rPr>
              <w:t xml:space="preserve">Type</w:t>
            </w:r>
          </w:p>
        </w:tc>
      </w:tr>
      <w:tr>
        <w:trPr>
          <w:cantSplit w:val="0"/>
          <w:tblHeader w:val="0"/>
        </w:trPr>
        <w:tc>
          <w:tcPr/>
          <w:p w:rsidR="00000000" w:rsidDel="00000000" w:rsidP="00000000" w:rsidRDefault="00000000" w:rsidRPr="00000000" w14:paraId="0000094C">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94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E">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95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4">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955">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62">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963">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6D">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96E">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978">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979">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983">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984">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98F">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990">
      <w:pPr>
        <w:pStyle w:val="Heading4"/>
        <w:numPr>
          <w:ilvl w:val="3"/>
          <w:numId w:val="14"/>
        </w:numPr>
        <w:ind w:left="0" w:right="4" w:firstLine="0"/>
        <w:rPr>
          <w:rFonts w:ascii="Arial" w:cs="Arial" w:eastAsia="Arial" w:hAnsi="Arial"/>
        </w:rPr>
      </w:pPr>
      <w:bookmarkStart w:colFirst="0" w:colLast="0" w:name="_2y3w247" w:id="105"/>
      <w:bookmarkEnd w:id="105"/>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9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92">
      <w:pPr>
        <w:pStyle w:val="Heading4"/>
        <w:numPr>
          <w:ilvl w:val="3"/>
          <w:numId w:val="14"/>
        </w:numPr>
        <w:ind w:left="0" w:right="4" w:firstLine="0"/>
        <w:rPr>
          <w:rFonts w:ascii="Arial" w:cs="Arial" w:eastAsia="Arial" w:hAnsi="Arial"/>
        </w:rPr>
      </w:pPr>
      <w:bookmarkStart w:colFirst="0" w:colLast="0" w:name="_1d96cc0" w:id="106"/>
      <w:bookmarkEnd w:id="106"/>
      <w:r w:rsidDel="00000000" w:rsidR="00000000" w:rsidRPr="00000000">
        <w:rPr>
          <w:rFonts w:ascii="Arial" w:cs="Arial" w:eastAsia="Arial" w:hAnsi="Arial"/>
          <w:rtl w:val="0"/>
        </w:rPr>
        <w:t xml:space="preserve">3.1.8.2 REGACK Flags</w:t>
      </w:r>
    </w:p>
    <w:p w:rsidR="00000000" w:rsidDel="00000000" w:rsidP="00000000" w:rsidRDefault="00000000" w:rsidRPr="00000000" w14:paraId="00000993">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994">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9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w:t>
      </w:r>
      <w:del w:author="davide.lenzarini@u-blox.com" w:id="43" w:date="2024-02-13T15:46:28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delText xml:space="preserve">Alias </w:delText>
        </w:r>
      </w:del>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del w:author="davide.lenzarini@u-blox.com" w:id="44" w:date="2024-02-13T15:46:31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 </w:delText>
        </w:r>
      </w:de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996">
      <w:pPr>
        <w:pStyle w:val="Heading4"/>
        <w:numPr>
          <w:ilvl w:val="3"/>
          <w:numId w:val="14"/>
        </w:numPr>
        <w:ind w:left="0" w:right="4" w:firstLine="0"/>
        <w:rPr>
          <w:rFonts w:ascii="Arial" w:cs="Arial" w:eastAsia="Arial" w:hAnsi="Arial"/>
        </w:rPr>
      </w:pPr>
      <w:bookmarkStart w:colFirst="0" w:colLast="0" w:name="_3x8tuzt" w:id="107"/>
      <w:bookmarkEnd w:id="107"/>
      <w:r w:rsidDel="00000000" w:rsidR="00000000" w:rsidRPr="00000000">
        <w:rPr>
          <w:rFonts w:ascii="Arial" w:cs="Arial" w:eastAsia="Arial" w:hAnsi="Arial"/>
          <w:rtl w:val="0"/>
        </w:rPr>
        <w:t xml:space="preserve">3.1.8.3 Topic Alias</w:t>
      </w:r>
    </w:p>
    <w:p w:rsidR="00000000" w:rsidDel="00000000" w:rsidP="00000000" w:rsidRDefault="00000000" w:rsidRPr="00000000" w14:paraId="000009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998">
      <w:pPr>
        <w:pStyle w:val="Heading4"/>
        <w:numPr>
          <w:ilvl w:val="3"/>
          <w:numId w:val="14"/>
        </w:numPr>
        <w:ind w:left="0" w:right="4" w:firstLine="0"/>
        <w:rPr>
          <w:rFonts w:ascii="Arial" w:cs="Arial" w:eastAsia="Arial" w:hAnsi="Arial"/>
        </w:rPr>
      </w:pPr>
      <w:bookmarkStart w:colFirst="0" w:colLast="0" w:name="_2ce457m" w:id="108"/>
      <w:bookmarkEnd w:id="108"/>
      <w:r w:rsidDel="00000000" w:rsidR="00000000" w:rsidRPr="00000000">
        <w:rPr>
          <w:rFonts w:ascii="Arial" w:cs="Arial" w:eastAsia="Arial" w:hAnsi="Arial"/>
          <w:rtl w:val="0"/>
        </w:rPr>
        <w:t xml:space="preserve">3.1.8.4 Packet Id</w:t>
      </w:r>
    </w:p>
    <w:p w:rsidR="00000000" w:rsidDel="00000000" w:rsidP="00000000" w:rsidRDefault="00000000" w:rsidRPr="00000000" w14:paraId="00000999">
      <w:pPr>
        <w:spacing w:after="0" w:before="0" w:line="422"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REGISTER packet.</w:t>
      </w:r>
    </w:p>
    <w:p w:rsidR="00000000" w:rsidDel="00000000" w:rsidP="00000000" w:rsidRDefault="00000000" w:rsidRPr="00000000" w14:paraId="0000099A">
      <w:pPr>
        <w:pStyle w:val="Heading4"/>
        <w:numPr>
          <w:ilvl w:val="3"/>
          <w:numId w:val="14"/>
        </w:numPr>
        <w:ind w:left="0" w:right="4" w:firstLine="0"/>
        <w:rPr>
          <w:rFonts w:ascii="Arial" w:cs="Arial" w:eastAsia="Arial" w:hAnsi="Arial"/>
        </w:rPr>
      </w:pPr>
      <w:bookmarkStart w:colFirst="0" w:colLast="0" w:name="_rjefff" w:id="109"/>
      <w:bookmarkEnd w:id="109"/>
      <w:r w:rsidDel="00000000" w:rsidR="00000000" w:rsidRPr="00000000">
        <w:rPr>
          <w:rFonts w:ascii="Arial" w:cs="Arial" w:eastAsia="Arial" w:hAnsi="Arial"/>
          <w:rtl w:val="0"/>
        </w:rPr>
        <w:t xml:space="preserve">3.1.8.5 Reason Code</w:t>
      </w:r>
    </w:p>
    <w:p w:rsidR="00000000" w:rsidDel="00000000" w:rsidP="00000000" w:rsidRDefault="00000000" w:rsidRPr="00000000" w14:paraId="0000099B">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pStyle w:val="Heading3"/>
        <w:numPr>
          <w:ilvl w:val="2"/>
          <w:numId w:val="14"/>
        </w:numPr>
        <w:ind w:left="720" w:hanging="720"/>
        <w:rPr/>
      </w:pPr>
      <w:bookmarkStart w:colFirst="0" w:colLast="0" w:name="_3bj1y38" w:id="110"/>
      <w:bookmarkEnd w:id="110"/>
      <w:r w:rsidDel="00000000" w:rsidR="00000000" w:rsidRPr="00000000">
        <w:rPr>
          <w:rtl w:val="0"/>
        </w:rPr>
        <w:t xml:space="preserve">3.1.9</w:t>
      </w:r>
      <w:commentRangeStart w:id="58"/>
      <w:r w:rsidDel="00000000" w:rsidR="00000000" w:rsidRPr="00000000">
        <w:rPr>
          <w:rtl w:val="0"/>
        </w:rPr>
        <w:t xml:space="preserve"> Publish Variants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99F">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19"/>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9A0">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9A1">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9A2">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9A3">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9A4">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9A5">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9A6">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9A7">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9A8">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pStyle w:val="Heading3"/>
        <w:keepLines w:val="1"/>
        <w:numPr>
          <w:ilvl w:val="2"/>
          <w:numId w:val="14"/>
        </w:numPr>
        <w:spacing w:after="77" w:before="0" w:line="259" w:lineRule="auto"/>
        <w:ind w:left="0" w:firstLine="0"/>
        <w:rPr>
          <w:rFonts w:ascii="Arial" w:cs="Arial" w:eastAsia="Arial" w:hAnsi="Arial"/>
        </w:rPr>
      </w:pPr>
      <w:bookmarkStart w:colFirst="0" w:colLast="0" w:name="_j8sehv" w:id="111"/>
      <w:bookmarkEnd w:id="111"/>
      <w:r w:rsidDel="00000000" w:rsidR="00000000" w:rsidRPr="00000000">
        <w:rPr>
          <w:rtl w:val="0"/>
        </w:rPr>
        <w:t xml:space="preserve">3.1.10 </w:t>
      </w:r>
      <w:r w:rsidDel="00000000" w:rsidR="00000000" w:rsidRPr="00000000">
        <w:rPr>
          <w:rFonts w:ascii="Arial" w:cs="Arial" w:eastAsia="Arial" w:hAnsi="Arial"/>
          <w:rtl w:val="0"/>
        </w:rPr>
        <w:t xml:space="preserve">PUBLISH </w:t>
      </w:r>
      <w:r w:rsidDel="00000000" w:rsidR="00000000" w:rsidRPr="00000000">
        <w:rPr>
          <w:rtl w:val="0"/>
        </w:rPr>
        <w:t xml:space="preserve">WITHOUT SESSION</w:t>
      </w: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A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A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A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B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B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9B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B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B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B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C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9CB">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9D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9D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9E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E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EC">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E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E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9F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9F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9F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9F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FA">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9F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9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9F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9F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0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0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0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0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0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1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2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packet</w:t>
      </w:r>
    </w:p>
    <w:p w:rsidR="00000000" w:rsidDel="00000000" w:rsidP="00000000" w:rsidRDefault="00000000" w:rsidRPr="00000000" w14:paraId="00000A37">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38">
      <w:pPr>
        <w:ind w:left="720" w:firstLine="0"/>
        <w:rPr>
          <w:rFonts w:ascii="Arial" w:cs="Arial" w:eastAsia="Arial" w:hAnsi="Arial"/>
          <w:b w:val="1"/>
          <w:shd w:fill="fff2cc" w:val="clear"/>
        </w:rPr>
      </w:pPr>
      <w:r w:rsidDel="00000000" w:rsidR="00000000" w:rsidRPr="00000000">
        <w:rPr>
          <w:rtl w:val="0"/>
        </w:rPr>
      </w:r>
    </w:p>
    <w:p w:rsidR="00000000" w:rsidDel="00000000" w:rsidP="00000000" w:rsidRDefault="00000000" w:rsidRPr="00000000" w14:paraId="00000A39">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A3A">
      <w:pPr>
        <w:ind w:left="720" w:firstLine="0"/>
        <w:rPr>
          <w:rFonts w:ascii="Arial" w:cs="Arial" w:eastAsia="Arial" w:hAnsi="Arial"/>
          <w:highlight w:val="yellow"/>
        </w:rPr>
      </w:pPr>
      <w:r w:rsidDel="00000000" w:rsidR="00000000" w:rsidRPr="00000000">
        <w:rPr>
          <w:rFonts w:ascii="Arial" w:cs="Arial" w:eastAsia="Arial" w:hAnsi="Arial"/>
          <w:highlight w:val="yellow"/>
          <w:rtl w:val="0"/>
        </w:rPr>
        <w:t xml:space="preserve">Upon being processed, PUBLISH WITHOUT SESSION packets received by a Gateway should have their Quality of Service level set to 0 for onward transmission into the MQTT network. PUBLISH WITHOUT SESSION packets are a concept considered </w:t>
      </w:r>
      <w:r w:rsidDel="00000000" w:rsidR="00000000" w:rsidRPr="00000000">
        <w:rPr>
          <w:rFonts w:ascii="Arial" w:cs="Arial" w:eastAsia="Arial" w:hAnsi="Arial"/>
          <w:b w:val="1"/>
          <w:highlight w:val="yellow"/>
          <w:rtl w:val="0"/>
        </w:rPr>
        <w:t xml:space="preserve">only </w:t>
      </w:r>
      <w:r w:rsidDel="00000000" w:rsidR="00000000" w:rsidRPr="00000000">
        <w:rPr>
          <w:rFonts w:ascii="Arial" w:cs="Arial" w:eastAsia="Arial" w:hAnsi="Arial"/>
          <w:highlight w:val="yellow"/>
          <w:rtl w:val="0"/>
        </w:rPr>
        <w:t xml:space="preserve">valid</w:t>
      </w:r>
      <w:r w:rsidDel="00000000" w:rsidR="00000000" w:rsidRPr="00000000">
        <w:rPr>
          <w:rFonts w:ascii="Arial" w:cs="Arial" w:eastAsia="Arial" w:hAnsi="Arial"/>
          <w:b w:val="1"/>
          <w:highlight w:val="yellow"/>
          <w:rtl w:val="0"/>
        </w:rPr>
        <w:t xml:space="preserve"> </w:t>
      </w:r>
      <w:r w:rsidDel="00000000" w:rsidR="00000000" w:rsidRPr="00000000">
        <w:rPr>
          <w:rFonts w:ascii="Arial" w:cs="Arial" w:eastAsia="Arial" w:hAnsi="Arial"/>
          <w:highlight w:val="yellow"/>
          <w:rtl w:val="0"/>
        </w:rPr>
        <w:t xml:space="preserve">on the Gateway side of the network.</w:t>
      </w:r>
    </w:p>
    <w:p w:rsidR="00000000" w:rsidDel="00000000" w:rsidP="00000000" w:rsidRDefault="00000000" w:rsidRPr="00000000" w14:paraId="00000A3B">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0A3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A3D">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PUBLISH WITHOUT SESSION packet is generally sent using the broadcast address as destination.</w:t>
      </w:r>
    </w:p>
    <w:p w:rsidR="00000000" w:rsidDel="00000000" w:rsidP="00000000" w:rsidRDefault="00000000" w:rsidRPr="00000000" w14:paraId="00000A3E">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0A3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A40">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w:t>
      </w:r>
      <w:commentRangeStart w:id="59"/>
      <w:commentRangeStart w:id="60"/>
      <w:r w:rsidDel="00000000" w:rsidR="00000000" w:rsidRPr="00000000">
        <w:rPr>
          <w:rFonts w:ascii="Arial" w:cs="Arial" w:eastAsia="Arial" w:hAnsi="Arial"/>
          <w:shd w:fill="fff2cc" w:val="clear"/>
          <w:rtl w:val="0"/>
        </w:rPr>
        <w:t xml:space="preserve"> should not be associated with a Client Session and</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Arial" w:cs="Arial" w:eastAsia="Arial" w:hAnsi="Arial"/>
          <w:shd w:fill="fff2cc" w:val="clear"/>
          <w:rtl w:val="0"/>
        </w:rPr>
        <w:t xml:space="preserve"> can be optionally discarded by the Gateway without being processed for onward delivery.</w:t>
      </w:r>
      <w:r w:rsidDel="00000000" w:rsidR="00000000" w:rsidRPr="00000000">
        <w:rPr>
          <w:rtl w:val="0"/>
        </w:rPr>
      </w:r>
    </w:p>
    <w:p w:rsidR="00000000" w:rsidDel="00000000" w:rsidP="00000000" w:rsidRDefault="00000000" w:rsidRPr="00000000" w14:paraId="00000A41">
      <w:pPr>
        <w:pStyle w:val="Heading4"/>
        <w:numPr>
          <w:ilvl w:val="3"/>
          <w:numId w:val="14"/>
        </w:numPr>
        <w:ind w:left="0" w:right="4" w:firstLine="0"/>
        <w:rPr>
          <w:rFonts w:ascii="Arial" w:cs="Arial" w:eastAsia="Arial" w:hAnsi="Arial"/>
        </w:rPr>
      </w:pPr>
      <w:bookmarkStart w:colFirst="0" w:colLast="0" w:name="_338fx5o" w:id="112"/>
      <w:bookmarkEnd w:id="112"/>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43">
      <w:pPr>
        <w:pStyle w:val="Heading4"/>
        <w:numPr>
          <w:ilvl w:val="3"/>
          <w:numId w:val="14"/>
        </w:numPr>
        <w:ind w:left="0" w:right="4" w:firstLine="0"/>
        <w:rPr>
          <w:rFonts w:ascii="Arial" w:cs="Arial" w:eastAsia="Arial" w:hAnsi="Arial"/>
        </w:rPr>
      </w:pPr>
      <w:bookmarkStart w:colFirst="0" w:colLast="0" w:name="_1idq7dh" w:id="113"/>
      <w:bookmarkEnd w:id="113"/>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A4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4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46">
      <w:pPr>
        <w:numPr>
          <w:ilvl w:val="0"/>
          <w:numId w:val="2"/>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A47">
      <w:pPr>
        <w:numPr>
          <w:ilvl w:val="0"/>
          <w:numId w:val="2"/>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48">
      <w:pPr>
        <w:pStyle w:val="Heading4"/>
        <w:numPr>
          <w:ilvl w:val="3"/>
          <w:numId w:val="14"/>
        </w:numPr>
        <w:ind w:left="0" w:right="4" w:firstLine="0"/>
        <w:rPr>
          <w:rFonts w:ascii="Arial" w:cs="Arial" w:eastAsia="Arial" w:hAnsi="Arial"/>
        </w:rPr>
      </w:pPr>
      <w:bookmarkStart w:colFirst="0" w:colLast="0" w:name="_42ddq1a" w:id="114"/>
      <w:bookmarkEnd w:id="114"/>
      <w:r w:rsidDel="00000000" w:rsidR="00000000" w:rsidRPr="00000000">
        <w:rPr>
          <w:rFonts w:ascii="Arial" w:cs="Arial" w:eastAsia="Arial" w:hAnsi="Arial"/>
          <w:rtl w:val="0"/>
        </w:rPr>
        <w:t xml:space="preserve">3.1.10.3 Topic Data</w:t>
      </w:r>
    </w:p>
    <w:p w:rsidR="00000000" w:rsidDel="00000000" w:rsidP="00000000" w:rsidRDefault="00000000" w:rsidRPr="00000000" w14:paraId="00000A4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4A">
      <w:pPr>
        <w:pStyle w:val="Heading4"/>
        <w:numPr>
          <w:ilvl w:val="3"/>
          <w:numId w:val="14"/>
        </w:numPr>
        <w:ind w:left="0" w:right="4" w:firstLine="0"/>
        <w:rPr>
          <w:rFonts w:ascii="Arial" w:cs="Arial" w:eastAsia="Arial" w:hAnsi="Arial"/>
        </w:rPr>
      </w:pPr>
      <w:bookmarkStart w:colFirst="0" w:colLast="0" w:name="_2hio093" w:id="115"/>
      <w:bookmarkEnd w:id="115"/>
      <w:r w:rsidDel="00000000" w:rsidR="00000000" w:rsidRPr="00000000">
        <w:rPr>
          <w:rFonts w:ascii="Arial" w:cs="Arial" w:eastAsia="Arial" w:hAnsi="Arial"/>
          <w:rtl w:val="0"/>
        </w:rPr>
        <w:t xml:space="preserve">3.1.10.4 Data</w:t>
      </w:r>
    </w:p>
    <w:p w:rsidR="00000000" w:rsidDel="00000000" w:rsidP="00000000" w:rsidRDefault="00000000" w:rsidRPr="00000000" w14:paraId="00000A4B">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4C">
      <w:pPr>
        <w:rPr>
          <w:rFonts w:ascii="Arial" w:cs="Arial" w:eastAsia="Arial" w:hAnsi="Arial"/>
        </w:rPr>
      </w:pPr>
      <w:r w:rsidDel="00000000" w:rsidR="00000000" w:rsidRPr="00000000">
        <w:rPr>
          <w:rtl w:val="0"/>
        </w:rPr>
      </w:r>
    </w:p>
    <w:p w:rsidR="00000000" w:rsidDel="00000000" w:rsidP="00000000" w:rsidRDefault="00000000" w:rsidRPr="00000000" w14:paraId="00000A4D">
      <w:pPr>
        <w:pStyle w:val="Heading3"/>
        <w:keepLines w:val="1"/>
        <w:numPr>
          <w:ilvl w:val="2"/>
          <w:numId w:val="14"/>
        </w:numPr>
        <w:spacing w:after="77" w:before="0" w:line="259" w:lineRule="auto"/>
        <w:ind w:left="0" w:firstLine="0"/>
        <w:rPr>
          <w:rFonts w:ascii="Arial" w:cs="Arial" w:eastAsia="Arial" w:hAnsi="Arial"/>
        </w:rPr>
      </w:pPr>
      <w:bookmarkStart w:colFirst="0" w:colLast="0" w:name="_wnyagw" w:id="116"/>
      <w:bookmarkEnd w:id="116"/>
      <w:r w:rsidDel="00000000" w:rsidR="00000000" w:rsidRPr="00000000">
        <w:rPr>
          <w:rtl w:val="0"/>
        </w:rPr>
        <w:t xml:space="preserve">3.1.11 </w:t>
      </w:r>
      <w:r w:rsidDel="00000000" w:rsidR="00000000" w:rsidRPr="00000000">
        <w:rPr>
          <w:rFonts w:ascii="Arial" w:cs="Arial" w:eastAsia="Arial" w:hAnsi="Arial"/>
          <w:rtl w:val="0"/>
        </w:rPr>
        <w:t xml:space="preserve">PUBLISH (used for QoS 0)</w:t>
      </w:r>
    </w:p>
    <w:p w:rsidR="00000000" w:rsidDel="00000000" w:rsidP="00000000" w:rsidRDefault="00000000" w:rsidRPr="00000000" w14:paraId="00000A4E">
      <w:pPr>
        <w:rPr>
          <w:rFonts w:ascii="Arial" w:cs="Arial" w:eastAsia="Arial" w:hAnsi="Arial"/>
        </w:rPr>
      </w:pPr>
      <w:r w:rsidDel="00000000" w:rsidR="00000000" w:rsidRPr="00000000">
        <w:rPr>
          <w:rtl w:val="0"/>
        </w:rPr>
      </w:r>
    </w:p>
    <w:tbl>
      <w:tblPr>
        <w:tblStyle w:val="Table2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A4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5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5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5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5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5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5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5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5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6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6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7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7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A8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8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8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9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9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9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9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9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9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9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A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A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A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AC">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D">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ABB">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C">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CB">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ADA">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DB">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ADC">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ADD">
      <w:pPr>
        <w:ind w:left="72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p>
    <w:p w:rsidR="00000000" w:rsidDel="00000000" w:rsidP="00000000" w:rsidRDefault="00000000" w:rsidRPr="00000000" w14:paraId="00000ADE">
      <w:pPr>
        <w:pStyle w:val="Heading4"/>
        <w:numPr>
          <w:ilvl w:val="3"/>
          <w:numId w:val="14"/>
        </w:numPr>
        <w:ind w:left="0" w:right="4" w:firstLine="0"/>
        <w:rPr>
          <w:rFonts w:ascii="Arial" w:cs="Arial" w:eastAsia="Arial" w:hAnsi="Arial"/>
        </w:rPr>
      </w:pPr>
      <w:bookmarkStart w:colFirst="0" w:colLast="0" w:name="_3gnlt4p" w:id="117"/>
      <w:bookmarkEnd w:id="117"/>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A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E0">
      <w:pPr>
        <w:pStyle w:val="Heading4"/>
        <w:numPr>
          <w:ilvl w:val="3"/>
          <w:numId w:val="14"/>
        </w:numPr>
        <w:ind w:left="0" w:right="4" w:firstLine="0"/>
        <w:rPr>
          <w:rFonts w:ascii="Arial" w:cs="Arial" w:eastAsia="Arial" w:hAnsi="Arial"/>
        </w:rPr>
      </w:pPr>
      <w:bookmarkStart w:colFirst="0" w:colLast="0" w:name="_1vsw3ci" w:id="118"/>
      <w:bookmarkEnd w:id="118"/>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AE1">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AE2">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E3">
      <w:pPr>
        <w:numPr>
          <w:ilvl w:val="0"/>
          <w:numId w:val="2"/>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A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A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packet.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AE6">
      <w:pPr>
        <w:numPr>
          <w:ilvl w:val="0"/>
          <w:numId w:val="2"/>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E7">
      <w:pPr>
        <w:pStyle w:val="Heading4"/>
        <w:numPr>
          <w:ilvl w:val="3"/>
          <w:numId w:val="14"/>
        </w:numPr>
        <w:ind w:left="0" w:right="4" w:firstLine="0"/>
        <w:rPr>
          <w:rFonts w:ascii="Arial" w:cs="Arial" w:eastAsia="Arial" w:hAnsi="Arial"/>
        </w:rPr>
      </w:pPr>
      <w:bookmarkStart w:colFirst="0" w:colLast="0" w:name="_4fsjm0b" w:id="119"/>
      <w:bookmarkEnd w:id="119"/>
      <w:r w:rsidDel="00000000" w:rsidR="00000000" w:rsidRPr="00000000">
        <w:rPr>
          <w:rFonts w:ascii="Arial" w:cs="Arial" w:eastAsia="Arial" w:hAnsi="Arial"/>
          <w:rtl w:val="0"/>
        </w:rPr>
        <w:t xml:space="preserve">3.1.11.3 Topic Data</w:t>
      </w:r>
    </w:p>
    <w:p w:rsidR="00000000" w:rsidDel="00000000" w:rsidP="00000000" w:rsidRDefault="00000000" w:rsidRPr="00000000" w14:paraId="00000AE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E9">
      <w:pPr>
        <w:pStyle w:val="Heading4"/>
        <w:numPr>
          <w:ilvl w:val="3"/>
          <w:numId w:val="14"/>
        </w:numPr>
        <w:ind w:left="0" w:right="4" w:firstLine="0"/>
        <w:rPr>
          <w:rFonts w:ascii="Arial" w:cs="Arial" w:eastAsia="Arial" w:hAnsi="Arial"/>
        </w:rPr>
      </w:pPr>
      <w:bookmarkStart w:colFirst="0" w:colLast="0" w:name="_2uxtw84" w:id="120"/>
      <w:bookmarkEnd w:id="120"/>
      <w:r w:rsidDel="00000000" w:rsidR="00000000" w:rsidRPr="00000000">
        <w:rPr>
          <w:rFonts w:ascii="Arial" w:cs="Arial" w:eastAsia="Arial" w:hAnsi="Arial"/>
          <w:rtl w:val="0"/>
        </w:rPr>
        <w:t xml:space="preserve">3.1.11.4 Data</w:t>
      </w:r>
    </w:p>
    <w:p w:rsidR="00000000" w:rsidDel="00000000" w:rsidP="00000000" w:rsidRDefault="00000000" w:rsidRPr="00000000" w14:paraId="00000AEA">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EB">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AEC">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AED">
      <w:pPr>
        <w:pStyle w:val="Heading3"/>
        <w:keepLines w:val="1"/>
        <w:numPr>
          <w:ilvl w:val="2"/>
          <w:numId w:val="14"/>
        </w:numPr>
        <w:spacing w:after="77" w:before="0" w:line="259" w:lineRule="auto"/>
        <w:ind w:left="0" w:firstLine="0"/>
        <w:rPr>
          <w:rFonts w:ascii="Arial" w:cs="Arial" w:eastAsia="Arial" w:hAnsi="Arial"/>
        </w:rPr>
      </w:pPr>
      <w:bookmarkStart w:colFirst="0" w:colLast="0" w:name="_1a346fx" w:id="121"/>
      <w:bookmarkEnd w:id="121"/>
      <w:r w:rsidDel="00000000" w:rsidR="00000000" w:rsidRPr="00000000">
        <w:rPr>
          <w:rtl w:val="0"/>
        </w:rPr>
        <w:t xml:space="preserve">3.1.12 </w:t>
      </w:r>
      <w:r w:rsidDel="00000000" w:rsidR="00000000" w:rsidRPr="00000000">
        <w:rPr>
          <w:rFonts w:ascii="Arial" w:cs="Arial" w:eastAsia="Arial" w:hAnsi="Arial"/>
          <w:rtl w:val="0"/>
        </w:rPr>
        <w:t xml:space="preserve">PUBLISH (used for QoS 1 &amp; 2)</w:t>
      </w:r>
    </w:p>
    <w:p w:rsidR="00000000" w:rsidDel="00000000" w:rsidP="00000000" w:rsidRDefault="00000000" w:rsidRPr="00000000" w14:paraId="00000AEE">
      <w:pPr>
        <w:rPr>
          <w:rFonts w:ascii="Arial" w:cs="Arial" w:eastAsia="Arial" w:hAnsi="Arial"/>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E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F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F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F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F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F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F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F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F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F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F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0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0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1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1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2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2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2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3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3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3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3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3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3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3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3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4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4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4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4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4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4D">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5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B5C">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6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B8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B9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99">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B9A">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B9B">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B9C">
      <w:pPr>
        <w:pStyle w:val="Heading4"/>
        <w:numPr>
          <w:ilvl w:val="3"/>
          <w:numId w:val="14"/>
        </w:numPr>
        <w:ind w:left="0" w:right="4" w:firstLine="0"/>
        <w:rPr>
          <w:rFonts w:ascii="Arial" w:cs="Arial" w:eastAsia="Arial" w:hAnsi="Arial"/>
        </w:rPr>
      </w:pPr>
      <w:bookmarkStart w:colFirst="0" w:colLast="0" w:name="_3u2rp3q" w:id="122"/>
      <w:bookmarkEnd w:id="122"/>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B9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9E">
      <w:pPr>
        <w:pStyle w:val="Heading4"/>
        <w:numPr>
          <w:ilvl w:val="3"/>
          <w:numId w:val="14"/>
        </w:numPr>
        <w:ind w:left="0" w:right="4" w:firstLine="0"/>
        <w:rPr>
          <w:rFonts w:ascii="Arial" w:cs="Arial" w:eastAsia="Arial" w:hAnsi="Arial"/>
        </w:rPr>
      </w:pPr>
      <w:bookmarkStart w:colFirst="0" w:colLast="0" w:name="_2981zbj" w:id="123"/>
      <w:bookmarkEnd w:id="123"/>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B9F">
      <w:pPr>
        <w:ind w:right="4"/>
        <w:rPr>
          <w:rFonts w:ascii="Arial" w:cs="Arial" w:eastAsia="Arial" w:hAnsi="Arial"/>
        </w:rPr>
      </w:pPr>
      <w:bookmarkStart w:colFirst="0" w:colLast="0" w:name="_odc9jc" w:id="124"/>
      <w:bookmarkEnd w:id="124"/>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0">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B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B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BA4">
      <w:pPr>
        <w:numPr>
          <w:ilvl w:val="0"/>
          <w:numId w:val="2"/>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A5">
      <w:pPr>
        <w:pStyle w:val="Heading4"/>
        <w:numPr>
          <w:ilvl w:val="3"/>
          <w:numId w:val="14"/>
        </w:numPr>
        <w:ind w:left="0" w:right="4" w:firstLine="0"/>
        <w:rPr>
          <w:rFonts w:ascii="Arial" w:cs="Arial" w:eastAsia="Arial" w:hAnsi="Arial"/>
        </w:rPr>
      </w:pPr>
      <w:bookmarkStart w:colFirst="0" w:colLast="0" w:name="_1nia2ey" w:id="125"/>
      <w:bookmarkEnd w:id="125"/>
      <w:r w:rsidDel="00000000" w:rsidR="00000000" w:rsidRPr="00000000">
        <w:rPr>
          <w:rFonts w:ascii="Arial" w:cs="Arial" w:eastAsia="Arial" w:hAnsi="Arial"/>
          <w:rtl w:val="0"/>
        </w:rPr>
        <w:t xml:space="preserve">3.1.12.4 Packet Id</w:t>
      </w:r>
    </w:p>
    <w:p w:rsidR="00000000" w:rsidDel="00000000" w:rsidP="00000000" w:rsidRDefault="00000000" w:rsidRPr="00000000" w14:paraId="00000BA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meaning as the MQTT “Packet ID”; only relevant in case of QoS levels 1 and 2, otherwise coded 0x0000.</w:t>
      </w:r>
    </w:p>
    <w:p w:rsidR="00000000" w:rsidDel="00000000" w:rsidP="00000000" w:rsidRDefault="00000000" w:rsidRPr="00000000" w14:paraId="00000BA7">
      <w:pPr>
        <w:pStyle w:val="Heading4"/>
        <w:numPr>
          <w:ilvl w:val="3"/>
          <w:numId w:val="14"/>
        </w:numPr>
        <w:ind w:left="0" w:right="4" w:firstLine="0"/>
        <w:rPr>
          <w:rFonts w:ascii="Arial" w:cs="Arial" w:eastAsia="Arial" w:hAnsi="Arial"/>
        </w:rPr>
      </w:pPr>
      <w:bookmarkStart w:colFirst="0" w:colLast="0" w:name="_47hxl2r" w:id="126"/>
      <w:bookmarkEnd w:id="126"/>
      <w:r w:rsidDel="00000000" w:rsidR="00000000" w:rsidRPr="00000000">
        <w:rPr>
          <w:rFonts w:ascii="Arial" w:cs="Arial" w:eastAsia="Arial" w:hAnsi="Arial"/>
          <w:rtl w:val="0"/>
        </w:rPr>
        <w:t xml:space="preserve">3.1.12.5 Topic Data</w:t>
      </w:r>
    </w:p>
    <w:p w:rsidR="00000000" w:rsidDel="00000000" w:rsidP="00000000" w:rsidRDefault="00000000" w:rsidRPr="00000000" w14:paraId="00000BA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9">
      <w:pPr>
        <w:pStyle w:val="Heading4"/>
        <w:numPr>
          <w:ilvl w:val="3"/>
          <w:numId w:val="14"/>
        </w:numPr>
        <w:ind w:left="0" w:right="4" w:firstLine="0"/>
        <w:rPr>
          <w:rFonts w:ascii="Arial" w:cs="Arial" w:eastAsia="Arial" w:hAnsi="Arial"/>
        </w:rPr>
      </w:pPr>
      <w:bookmarkStart w:colFirst="0" w:colLast="0" w:name="_2mn7vak" w:id="127"/>
      <w:bookmarkEnd w:id="127"/>
      <w:r w:rsidDel="00000000" w:rsidR="00000000" w:rsidRPr="00000000">
        <w:rPr>
          <w:rFonts w:ascii="Arial" w:cs="Arial" w:eastAsia="Arial" w:hAnsi="Arial"/>
          <w:rtl w:val="0"/>
        </w:rPr>
        <w:t xml:space="preserve">3.1.12.6 Data</w:t>
      </w:r>
    </w:p>
    <w:p w:rsidR="00000000" w:rsidDel="00000000" w:rsidP="00000000" w:rsidRDefault="00000000" w:rsidRPr="00000000" w14:paraId="00000BAA">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B">
      <w:pPr>
        <w:pStyle w:val="Heading3"/>
        <w:keepLines w:val="1"/>
        <w:numPr>
          <w:ilvl w:val="2"/>
          <w:numId w:val="14"/>
        </w:numPr>
        <w:spacing w:after="77" w:before="0" w:line="259" w:lineRule="auto"/>
        <w:ind w:left="0" w:firstLine="0"/>
        <w:rPr>
          <w:rFonts w:ascii="Arial" w:cs="Arial" w:eastAsia="Arial" w:hAnsi="Arial"/>
        </w:rPr>
      </w:pPr>
      <w:bookmarkStart w:colFirst="0" w:colLast="0" w:name="_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A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B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B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5">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B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C7">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C8">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D0">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D1">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D9">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BD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BE3">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BE4">
      <w:pPr>
        <w:pStyle w:val="Heading4"/>
        <w:numPr>
          <w:ilvl w:val="3"/>
          <w:numId w:val="14"/>
        </w:numPr>
        <w:ind w:left="0" w:right="4" w:firstLine="0"/>
        <w:rPr>
          <w:rFonts w:ascii="Arial" w:cs="Arial" w:eastAsia="Arial" w:hAnsi="Arial"/>
        </w:rPr>
      </w:pPr>
      <w:bookmarkStart w:colFirst="0" w:colLast="0" w:name="_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BE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E6">
      <w:pPr>
        <w:pStyle w:val="Heading4"/>
        <w:numPr>
          <w:ilvl w:val="3"/>
          <w:numId w:val="14"/>
        </w:numPr>
        <w:ind w:left="0" w:right="4" w:firstLine="0"/>
        <w:rPr>
          <w:rFonts w:ascii="Arial" w:cs="Arial" w:eastAsia="Arial" w:hAnsi="Arial"/>
        </w:rPr>
      </w:pPr>
      <w:bookmarkStart w:colFirst="0" w:colLast="0" w:name="_20xfydz" w:id="130"/>
      <w:bookmarkEnd w:id="130"/>
      <w:r w:rsidDel="00000000" w:rsidR="00000000" w:rsidRPr="00000000">
        <w:rPr>
          <w:rFonts w:ascii="Arial" w:cs="Arial" w:eastAsia="Arial" w:hAnsi="Arial"/>
          <w:rtl w:val="0"/>
        </w:rPr>
        <w:t xml:space="preserve">3.1.13.2 Packet Id</w:t>
      </w:r>
    </w:p>
    <w:p w:rsidR="00000000" w:rsidDel="00000000" w:rsidP="00000000" w:rsidRDefault="00000000" w:rsidRPr="00000000" w14:paraId="00000BE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BE8">
      <w:pPr>
        <w:pStyle w:val="Heading4"/>
        <w:numPr>
          <w:ilvl w:val="3"/>
          <w:numId w:val="14"/>
        </w:numPr>
        <w:ind w:left="0" w:right="4" w:firstLine="0"/>
        <w:rPr>
          <w:rFonts w:ascii="Arial" w:cs="Arial" w:eastAsia="Arial" w:hAnsi="Arial"/>
        </w:rPr>
      </w:pPr>
      <w:bookmarkStart w:colFirst="0" w:colLast="0" w:name="_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BE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BEA">
      <w:pPr>
        <w:pStyle w:val="Heading3"/>
        <w:keepLines w:val="1"/>
        <w:numPr>
          <w:ilvl w:val="2"/>
          <w:numId w:val="14"/>
        </w:numPr>
        <w:spacing w:after="109" w:before="0" w:line="259" w:lineRule="auto"/>
        <w:ind w:left="0" w:right="4" w:firstLine="0"/>
        <w:rPr/>
      </w:pPr>
      <w:bookmarkStart w:colFirst="0" w:colLast="0" w:name="_6ou4tvr7malk" w:id="132"/>
      <w:bookmarkEnd w:id="132"/>
      <w:r w:rsidDel="00000000" w:rsidR="00000000" w:rsidRPr="00000000">
        <w:rPr>
          <w:rtl w:val="0"/>
        </w:rPr>
      </w:r>
    </w:p>
    <w:p w:rsidR="00000000" w:rsidDel="00000000" w:rsidP="00000000" w:rsidRDefault="00000000" w:rsidRPr="00000000" w14:paraId="00000BEB">
      <w:pPr>
        <w:pStyle w:val="Heading3"/>
        <w:keepLines w:val="1"/>
        <w:numPr>
          <w:ilvl w:val="2"/>
          <w:numId w:val="14"/>
        </w:numPr>
        <w:spacing w:after="109" w:before="0" w:line="259" w:lineRule="auto"/>
        <w:ind w:left="0" w:right="4" w:firstLine="0"/>
        <w:rPr>
          <w:rFonts w:ascii="Arial" w:cs="Arial" w:eastAsia="Arial" w:hAnsi="Arial"/>
        </w:rPr>
      </w:pPr>
      <w:bookmarkStart w:colFirst="0" w:colLast="0" w:name="_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E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E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E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E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F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F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F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F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F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F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F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F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F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0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08">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1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11">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1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1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23">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24">
      <w:pPr>
        <w:pStyle w:val="Heading4"/>
        <w:numPr>
          <w:ilvl w:val="3"/>
          <w:numId w:val="14"/>
        </w:numPr>
        <w:ind w:left="0" w:right="4" w:firstLine="0"/>
        <w:rPr>
          <w:rFonts w:ascii="Arial" w:cs="Arial" w:eastAsia="Arial" w:hAnsi="Arial"/>
        </w:rPr>
      </w:pPr>
      <w:bookmarkStart w:colFirst="0" w:colLast="0" w:name="_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2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26">
      <w:pPr>
        <w:pStyle w:val="Heading4"/>
        <w:numPr>
          <w:ilvl w:val="3"/>
          <w:numId w:val="14"/>
        </w:numPr>
        <w:ind w:left="0" w:right="4" w:firstLine="0"/>
        <w:rPr>
          <w:rFonts w:ascii="Arial" w:cs="Arial" w:eastAsia="Arial" w:hAnsi="Arial"/>
        </w:rPr>
      </w:pPr>
      <w:bookmarkStart w:colFirst="0" w:colLast="0" w:name="_3z7bk57" w:id="135"/>
      <w:bookmarkEnd w:id="135"/>
      <w:r w:rsidDel="00000000" w:rsidR="00000000" w:rsidRPr="00000000">
        <w:rPr>
          <w:rFonts w:ascii="Arial" w:cs="Arial" w:eastAsia="Arial" w:hAnsi="Arial"/>
          <w:rtl w:val="0"/>
        </w:rPr>
        <w:t xml:space="preserve">3.1.14.2 Packet Id</w:t>
      </w:r>
    </w:p>
    <w:p w:rsidR="00000000" w:rsidDel="00000000" w:rsidP="00000000" w:rsidRDefault="00000000" w:rsidRPr="00000000" w14:paraId="00000C2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28">
      <w:pPr>
        <w:pStyle w:val="Heading4"/>
        <w:numPr>
          <w:ilvl w:val="3"/>
          <w:numId w:val="14"/>
        </w:numPr>
        <w:ind w:left="0" w:right="4" w:hanging="360"/>
        <w:rPr>
          <w:rFonts w:ascii="Arial" w:cs="Arial" w:eastAsia="Arial" w:hAnsi="Arial"/>
        </w:rPr>
      </w:pPr>
      <w:bookmarkStart w:colFirst="0" w:colLast="0" w:name="_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C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2A">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2B">
      <w:pPr>
        <w:pStyle w:val="Heading3"/>
        <w:keepLines w:val="1"/>
        <w:numPr>
          <w:ilvl w:val="2"/>
          <w:numId w:val="14"/>
        </w:numPr>
        <w:spacing w:after="109" w:before="0" w:line="259" w:lineRule="auto"/>
        <w:ind w:left="0" w:right="4" w:firstLine="0"/>
        <w:rPr>
          <w:rFonts w:ascii="Arial" w:cs="Arial" w:eastAsia="Arial" w:hAnsi="Arial"/>
        </w:rPr>
      </w:pPr>
      <w:bookmarkStart w:colFirst="0" w:colLast="0" w:name="_2eclud0" w:id="137"/>
      <w:bookmarkEnd w:id="137"/>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2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2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2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2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3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3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3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3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3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3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3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3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3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4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48">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5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51">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5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5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C63">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C64">
      <w:pPr>
        <w:pStyle w:val="Heading4"/>
        <w:numPr>
          <w:ilvl w:val="3"/>
          <w:numId w:val="14"/>
        </w:numPr>
        <w:ind w:left="0" w:right="4" w:firstLine="0"/>
        <w:rPr>
          <w:rFonts w:ascii="Arial" w:cs="Arial" w:eastAsia="Arial" w:hAnsi="Arial"/>
        </w:rPr>
      </w:pPr>
      <w:bookmarkStart w:colFirst="0" w:colLast="0" w:name="_thw4kt" w:id="138"/>
      <w:bookmarkEnd w:id="138"/>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C65">
      <w:pPr>
        <w:spacing w:after="174" w:before="0" w:line="248.00000000000006" w:lineRule="auto"/>
        <w:ind w:left="72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66">
      <w:pPr>
        <w:pStyle w:val="Heading4"/>
        <w:numPr>
          <w:ilvl w:val="3"/>
          <w:numId w:val="14"/>
        </w:numPr>
        <w:ind w:left="0" w:right="4" w:firstLine="0"/>
        <w:rPr>
          <w:rFonts w:ascii="Arial" w:cs="Arial" w:eastAsia="Arial" w:hAnsi="Arial"/>
        </w:rPr>
      </w:pPr>
      <w:bookmarkStart w:colFirst="0" w:colLast="0" w:name="_3dhjn8m" w:id="139"/>
      <w:bookmarkEnd w:id="139"/>
      <w:r w:rsidDel="00000000" w:rsidR="00000000" w:rsidRPr="00000000">
        <w:rPr>
          <w:rFonts w:ascii="Arial" w:cs="Arial" w:eastAsia="Arial" w:hAnsi="Arial"/>
          <w:rtl w:val="0"/>
        </w:rPr>
        <w:t xml:space="preserve">3.1.15.2 Packet Id</w:t>
      </w:r>
    </w:p>
    <w:p w:rsidR="00000000" w:rsidDel="00000000" w:rsidP="00000000" w:rsidRDefault="00000000" w:rsidRPr="00000000" w14:paraId="00000C67">
      <w:pPr>
        <w:spacing w:after="174" w:before="0" w:line="248.00000000000006" w:lineRule="auto"/>
        <w:ind w:left="682" w:right="4" w:firstLine="0"/>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68">
      <w:pPr>
        <w:pStyle w:val="Heading4"/>
        <w:numPr>
          <w:ilvl w:val="3"/>
          <w:numId w:val="14"/>
        </w:numPr>
        <w:ind w:left="0" w:right="4" w:hanging="360"/>
        <w:rPr>
          <w:rFonts w:ascii="Arial" w:cs="Arial" w:eastAsia="Arial" w:hAnsi="Arial"/>
        </w:rPr>
      </w:pPr>
      <w:bookmarkStart w:colFirst="0" w:colLast="0" w:name="_o7qegribw1em" w:id="140"/>
      <w:bookmarkEnd w:id="140"/>
      <w:r w:rsidDel="00000000" w:rsidR="00000000" w:rsidRPr="00000000">
        <w:rPr>
          <w:rFonts w:ascii="Arial" w:cs="Arial" w:eastAsia="Arial" w:hAnsi="Arial"/>
          <w:rtl w:val="0"/>
        </w:rPr>
        <w:t xml:space="preserve">3.1.15.3 Reason Code</w:t>
      </w:r>
    </w:p>
    <w:p w:rsidR="00000000" w:rsidDel="00000000" w:rsidP="00000000" w:rsidRDefault="00000000" w:rsidRPr="00000000" w14:paraId="00000C6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C6A">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6B">
      <w:pPr>
        <w:pStyle w:val="Heading3"/>
        <w:keepLines w:val="1"/>
        <w:numPr>
          <w:ilvl w:val="2"/>
          <w:numId w:val="14"/>
        </w:numPr>
        <w:spacing w:after="109" w:before="0" w:line="259" w:lineRule="auto"/>
        <w:ind w:left="0" w:right="4" w:firstLine="0"/>
        <w:rPr>
          <w:rFonts w:ascii="Arial" w:cs="Arial" w:eastAsia="Arial" w:hAnsi="Arial"/>
        </w:rPr>
      </w:pPr>
      <w:bookmarkStart w:colFirst="0" w:colLast="0" w:name="_1smtxgf" w:id="141"/>
      <w:bookmarkEnd w:id="141"/>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6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6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6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6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7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7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7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7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7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7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7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7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7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8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88">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9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91">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9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9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CA3">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CA4">
      <w:pPr>
        <w:pStyle w:val="Heading4"/>
        <w:numPr>
          <w:ilvl w:val="3"/>
          <w:numId w:val="14"/>
        </w:numPr>
        <w:ind w:left="0" w:right="4" w:firstLine="0"/>
        <w:rPr>
          <w:rFonts w:ascii="Arial" w:cs="Arial" w:eastAsia="Arial" w:hAnsi="Arial"/>
        </w:rPr>
      </w:pPr>
      <w:bookmarkStart w:colFirst="0" w:colLast="0" w:name="_4cmhg48" w:id="142"/>
      <w:bookmarkEnd w:id="142"/>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C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A6">
      <w:pPr>
        <w:pStyle w:val="Heading4"/>
        <w:numPr>
          <w:ilvl w:val="3"/>
          <w:numId w:val="14"/>
        </w:numPr>
        <w:ind w:left="0" w:right="4" w:firstLine="0"/>
        <w:rPr>
          <w:rFonts w:ascii="Arial" w:cs="Arial" w:eastAsia="Arial" w:hAnsi="Arial"/>
        </w:rPr>
      </w:pPr>
      <w:bookmarkStart w:colFirst="0" w:colLast="0" w:name="_2rrrqc1" w:id="143"/>
      <w:bookmarkEnd w:id="143"/>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CA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A8">
      <w:pPr>
        <w:pStyle w:val="Heading4"/>
        <w:numPr>
          <w:ilvl w:val="3"/>
          <w:numId w:val="14"/>
        </w:numPr>
        <w:ind w:left="0" w:right="4" w:hanging="360"/>
        <w:rPr>
          <w:rFonts w:ascii="Arial" w:cs="Arial" w:eastAsia="Arial" w:hAnsi="Arial"/>
        </w:rPr>
      </w:pPr>
      <w:bookmarkStart w:colFirst="0" w:colLast="0" w:name="_j9ce9nedlrkd" w:id="144"/>
      <w:bookmarkEnd w:id="144"/>
      <w:r w:rsidDel="00000000" w:rsidR="00000000" w:rsidRPr="00000000">
        <w:rPr>
          <w:rFonts w:ascii="Arial" w:cs="Arial" w:eastAsia="Arial" w:hAnsi="Arial"/>
          <w:rtl w:val="0"/>
        </w:rPr>
        <w:t xml:space="preserve">3.1.16.3 Reason Code</w:t>
      </w:r>
    </w:p>
    <w:p w:rsidR="00000000" w:rsidDel="00000000" w:rsidP="00000000" w:rsidRDefault="00000000" w:rsidRPr="00000000" w14:paraId="00000CA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CAA">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B">
      <w:pPr>
        <w:pStyle w:val="Heading3"/>
        <w:keepLines w:val="1"/>
        <w:numPr>
          <w:ilvl w:val="2"/>
          <w:numId w:val="14"/>
        </w:numPr>
        <w:spacing w:after="118" w:before="0" w:line="259" w:lineRule="auto"/>
        <w:ind w:left="0" w:firstLine="0"/>
        <w:rPr>
          <w:rFonts w:ascii="Arial" w:cs="Arial" w:eastAsia="Arial" w:hAnsi="Arial"/>
        </w:rPr>
      </w:pPr>
      <w:bookmarkStart w:colFirst="0" w:colLast="0" w:name="_16x20ju" w:id="145"/>
      <w:bookmarkEnd w:id="145"/>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CA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A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CA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CB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B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CB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B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B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CB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BA">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CB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C8">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CC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CD6">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CD7">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CE5">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CE6">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CE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CE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EC">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CEE">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CF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CF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F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CF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F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0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03">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04">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11">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12">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1F">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20">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24">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2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2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2E">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2F">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3D">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3E">
      <w:pPr>
        <w:pStyle w:val="Heading4"/>
        <w:numPr>
          <w:ilvl w:val="3"/>
          <w:numId w:val="14"/>
        </w:numPr>
        <w:ind w:left="0" w:firstLine="0"/>
        <w:rPr>
          <w:rFonts w:ascii="Arial" w:cs="Arial" w:eastAsia="Arial" w:hAnsi="Arial"/>
        </w:rPr>
      </w:pPr>
      <w:bookmarkStart w:colFirst="0" w:colLast="0" w:name="_3qwpj7n" w:id="146"/>
      <w:bookmarkEnd w:id="146"/>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3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40">
      <w:pPr>
        <w:pStyle w:val="Heading4"/>
        <w:numPr>
          <w:ilvl w:val="3"/>
          <w:numId w:val="14"/>
        </w:numPr>
        <w:ind w:left="0" w:firstLine="0"/>
        <w:rPr>
          <w:rFonts w:ascii="Arial" w:cs="Arial" w:eastAsia="Arial" w:hAnsi="Arial"/>
        </w:rPr>
      </w:pPr>
      <w:bookmarkStart w:colFirst="0" w:colLast="0" w:name="_261ztfg" w:id="147"/>
      <w:bookmarkEnd w:id="147"/>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41">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4B">
      <w:pPr>
        <w:pStyle w:val="Heading4"/>
        <w:numPr>
          <w:ilvl w:val="3"/>
          <w:numId w:val="14"/>
        </w:numPr>
        <w:ind w:left="0" w:right="4" w:firstLine="0"/>
        <w:rPr>
          <w:rFonts w:ascii="Arial" w:cs="Arial" w:eastAsia="Arial" w:hAnsi="Arial"/>
        </w:rPr>
      </w:pPr>
      <w:bookmarkStart w:colFirst="0" w:colLast="0" w:name="_l7a3n9" w:id="148"/>
      <w:bookmarkEnd w:id="148"/>
      <w:r w:rsidDel="00000000" w:rsidR="00000000" w:rsidRPr="00000000">
        <w:rPr>
          <w:rFonts w:ascii="Arial" w:cs="Arial" w:eastAsia="Arial" w:hAnsi="Arial"/>
          <w:rtl w:val="0"/>
        </w:rPr>
        <w:t xml:space="preserve">3.1.17.3 Packet Id</w:t>
      </w:r>
    </w:p>
    <w:p w:rsidR="00000000" w:rsidDel="00000000" w:rsidP="00000000" w:rsidRDefault="00000000" w:rsidRPr="00000000" w14:paraId="00000D4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D4D">
      <w:pPr>
        <w:pStyle w:val="Heading4"/>
        <w:numPr>
          <w:ilvl w:val="3"/>
          <w:numId w:val="14"/>
        </w:numPr>
        <w:ind w:left="0" w:right="4" w:firstLine="0"/>
        <w:rPr>
          <w:rFonts w:ascii="Arial" w:cs="Arial" w:eastAsia="Arial" w:hAnsi="Arial"/>
        </w:rPr>
      </w:pPr>
      <w:bookmarkStart w:colFirst="0" w:colLast="0" w:name="_356xmb2" w:id="149"/>
      <w:bookmarkEnd w:id="149"/>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D4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4F">
      <w:pPr>
        <w:pStyle w:val="Heading3"/>
        <w:keepLines w:val="1"/>
        <w:numPr>
          <w:ilvl w:val="2"/>
          <w:numId w:val="14"/>
        </w:numPr>
        <w:spacing w:after="77" w:before="0" w:line="259" w:lineRule="auto"/>
        <w:ind w:left="0" w:firstLine="0"/>
        <w:rPr>
          <w:rFonts w:ascii="Arial" w:cs="Arial" w:eastAsia="Arial" w:hAnsi="Arial"/>
        </w:rPr>
      </w:pPr>
      <w:bookmarkStart w:colFirst="0" w:colLast="0" w:name="_1kc7wiv" w:id="150"/>
      <w:bookmarkEnd w:id="150"/>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5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5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5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5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D5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5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5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6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7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7B">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8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8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8C">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8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8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9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D9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9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96">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9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9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9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D9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A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A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A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A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A8">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DB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B6">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DC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DC4">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D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DD2">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DF">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DE0">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DEE">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DEF">
      <w:pPr>
        <w:pStyle w:val="Heading4"/>
        <w:numPr>
          <w:ilvl w:val="3"/>
          <w:numId w:val="14"/>
        </w:numPr>
        <w:ind w:left="0" w:right="4" w:firstLine="0"/>
        <w:rPr>
          <w:rFonts w:ascii="Arial" w:cs="Arial" w:eastAsia="Arial" w:hAnsi="Arial"/>
        </w:rPr>
      </w:pPr>
      <w:bookmarkStart w:colFirst="0" w:colLast="0" w:name="_44bvf6o" w:id="151"/>
      <w:bookmarkEnd w:id="151"/>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DF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F1">
      <w:pPr>
        <w:pStyle w:val="Heading4"/>
        <w:numPr>
          <w:ilvl w:val="3"/>
          <w:numId w:val="14"/>
        </w:numPr>
        <w:ind w:left="0" w:right="4" w:firstLine="0"/>
        <w:rPr>
          <w:rFonts w:ascii="Arial" w:cs="Arial" w:eastAsia="Arial" w:hAnsi="Arial"/>
        </w:rPr>
      </w:pPr>
      <w:bookmarkStart w:colFirst="0" w:colLast="0" w:name="_2jh5peh" w:id="152"/>
      <w:bookmarkEnd w:id="152"/>
      <w:r w:rsidDel="00000000" w:rsidR="00000000" w:rsidRPr="00000000">
        <w:rPr>
          <w:rFonts w:ascii="Arial" w:cs="Arial" w:eastAsia="Arial" w:hAnsi="Arial"/>
          <w:rtl w:val="0"/>
        </w:rPr>
        <w:t xml:space="preserve">3.1.18.2 Flags</w:t>
      </w:r>
    </w:p>
    <w:p w:rsidR="00000000" w:rsidDel="00000000" w:rsidP="00000000" w:rsidRDefault="00000000" w:rsidRPr="00000000" w14:paraId="00000DF2">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F4">
      <w:pPr>
        <w:pStyle w:val="Heading4"/>
        <w:numPr>
          <w:ilvl w:val="3"/>
          <w:numId w:val="14"/>
        </w:numPr>
        <w:ind w:left="0" w:right="4" w:firstLine="0"/>
        <w:rPr>
          <w:rFonts w:ascii="Arial" w:cs="Arial" w:eastAsia="Arial" w:hAnsi="Arial"/>
        </w:rPr>
      </w:pPr>
      <w:bookmarkStart w:colFirst="0" w:colLast="0" w:name="_ymfzma" w:id="153"/>
      <w:bookmarkEnd w:id="153"/>
      <w:r w:rsidDel="00000000" w:rsidR="00000000" w:rsidRPr="00000000">
        <w:rPr>
          <w:rFonts w:ascii="Arial" w:cs="Arial" w:eastAsia="Arial" w:hAnsi="Arial"/>
          <w:rtl w:val="0"/>
        </w:rPr>
        <w:t xml:space="preserve">3.1.18.3 Topic Data</w:t>
      </w:r>
    </w:p>
    <w:p w:rsidR="00000000" w:rsidDel="00000000" w:rsidP="00000000" w:rsidRDefault="00000000" w:rsidRPr="00000000" w14:paraId="00000DF5">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value that will be used as topic alias by the gateway when sending PUBLISH packets to the client (not relevant in case of subscriptions to a short topic name or to a topic name which contains wildcard characters)</w:t>
      </w:r>
    </w:p>
    <w:p w:rsidR="00000000" w:rsidDel="00000000" w:rsidP="00000000" w:rsidRDefault="00000000" w:rsidRPr="00000000" w14:paraId="00000DF6">
      <w:pPr>
        <w:pStyle w:val="Heading4"/>
        <w:numPr>
          <w:ilvl w:val="3"/>
          <w:numId w:val="14"/>
        </w:numPr>
        <w:ind w:left="0" w:right="4" w:firstLine="0"/>
        <w:rPr>
          <w:rFonts w:ascii="Arial" w:cs="Arial" w:eastAsia="Arial" w:hAnsi="Arial"/>
        </w:rPr>
      </w:pPr>
      <w:bookmarkStart w:colFirst="0" w:colLast="0" w:name="_3im3ia3" w:id="154"/>
      <w:bookmarkEnd w:id="154"/>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DF7">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SUBSCRIBE packet.</w:t>
      </w:r>
    </w:p>
    <w:p w:rsidR="00000000" w:rsidDel="00000000" w:rsidP="00000000" w:rsidRDefault="00000000" w:rsidRPr="00000000" w14:paraId="00000DF8">
      <w:pPr>
        <w:pStyle w:val="Heading4"/>
        <w:numPr>
          <w:ilvl w:val="3"/>
          <w:numId w:val="14"/>
        </w:numPr>
        <w:ind w:left="0" w:right="4" w:firstLine="0"/>
        <w:rPr>
          <w:rFonts w:ascii="Arial" w:cs="Arial" w:eastAsia="Arial" w:hAnsi="Arial"/>
        </w:rPr>
      </w:pPr>
      <w:bookmarkStart w:colFirst="0" w:colLast="0" w:name="_1xrdshw" w:id="155"/>
      <w:bookmarkEnd w:id="155"/>
      <w:r w:rsidDel="00000000" w:rsidR="00000000" w:rsidRPr="00000000">
        <w:rPr>
          <w:rFonts w:ascii="Arial" w:cs="Arial" w:eastAsia="Arial" w:hAnsi="Arial"/>
          <w:rtl w:val="0"/>
        </w:rPr>
        <w:t xml:space="preserve">3.1.18.5 Reason Code</w:t>
      </w:r>
    </w:p>
    <w:p w:rsidR="00000000" w:rsidDel="00000000" w:rsidP="00000000" w:rsidRDefault="00000000" w:rsidRPr="00000000" w14:paraId="00000DF9">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DFA">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FB">
      <w:pPr>
        <w:pStyle w:val="Heading3"/>
        <w:keepLines w:val="1"/>
        <w:numPr>
          <w:ilvl w:val="2"/>
          <w:numId w:val="14"/>
        </w:numPr>
        <w:spacing w:after="118" w:before="0" w:line="259" w:lineRule="auto"/>
        <w:ind w:left="0" w:firstLine="0"/>
        <w:rPr>
          <w:rFonts w:ascii="Arial" w:cs="Arial" w:eastAsia="Arial" w:hAnsi="Arial"/>
        </w:rPr>
      </w:pPr>
      <w:bookmarkStart w:colFirst="0" w:colLast="0" w:name="_4hr1b5p" w:id="156"/>
      <w:bookmarkEnd w:id="156"/>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DF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F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F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0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0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0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0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0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0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1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1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2A">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39">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3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4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5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7">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E58">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E66">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E6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E75">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E76">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E7E">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7F">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80">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85">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E86">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E95">
      <w:pPr>
        <w:spacing w:after="119" w:lineRule="auto"/>
        <w:ind w:left="-5" w:right="990" w:firstLine="0"/>
        <w:rPr>
          <w:rFonts w:ascii="Arial" w:cs="Arial" w:eastAsia="Arial" w:hAnsi="Arial"/>
        </w:rPr>
      </w:pPr>
      <w:bookmarkStart w:colFirst="0" w:colLast="0" w:name="_2wwbldi" w:id="157"/>
      <w:bookmarkEnd w:id="157"/>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E96">
      <w:pPr>
        <w:pStyle w:val="Heading4"/>
        <w:numPr>
          <w:ilvl w:val="3"/>
          <w:numId w:val="14"/>
        </w:numPr>
        <w:ind w:left="0" w:firstLine="0"/>
        <w:rPr>
          <w:rFonts w:ascii="Arial" w:cs="Arial" w:eastAsia="Arial" w:hAnsi="Arial"/>
        </w:rPr>
      </w:pPr>
      <w:bookmarkStart w:colFirst="0" w:colLast="0" w:name="_1c1lvlb" w:id="158"/>
      <w:bookmarkEnd w:id="158"/>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E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98">
      <w:pPr>
        <w:pStyle w:val="Heading4"/>
        <w:numPr>
          <w:ilvl w:val="3"/>
          <w:numId w:val="14"/>
        </w:numPr>
        <w:ind w:left="0" w:right="4" w:firstLine="0"/>
        <w:rPr>
          <w:rFonts w:ascii="Arial" w:cs="Arial" w:eastAsia="Arial" w:hAnsi="Arial"/>
        </w:rPr>
      </w:pPr>
      <w:bookmarkStart w:colFirst="0" w:colLast="0" w:name="_3w19e94" w:id="159"/>
      <w:bookmarkEnd w:id="159"/>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E99">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E9A">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E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E9C">
      <w:pPr>
        <w:pStyle w:val="Heading4"/>
        <w:numPr>
          <w:ilvl w:val="3"/>
          <w:numId w:val="14"/>
        </w:numPr>
        <w:ind w:left="0" w:right="4" w:firstLine="0"/>
        <w:rPr>
          <w:rFonts w:ascii="Arial" w:cs="Arial" w:eastAsia="Arial" w:hAnsi="Arial"/>
        </w:rPr>
      </w:pPr>
      <w:bookmarkStart w:colFirst="0" w:colLast="0" w:name="_2b6jogx" w:id="160"/>
      <w:bookmarkEnd w:id="160"/>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E9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E9E">
      <w:pPr>
        <w:pStyle w:val="Heading4"/>
        <w:numPr>
          <w:ilvl w:val="3"/>
          <w:numId w:val="14"/>
        </w:numPr>
        <w:ind w:left="0" w:right="4" w:firstLine="0"/>
        <w:rPr>
          <w:rFonts w:ascii="Arial" w:cs="Arial" w:eastAsia="Arial" w:hAnsi="Arial"/>
        </w:rPr>
      </w:pPr>
      <w:bookmarkStart w:colFirst="0" w:colLast="0" w:name="_qbtyoq" w:id="161"/>
      <w:bookmarkEnd w:id="161"/>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E9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A0">
      <w:pPr>
        <w:pStyle w:val="Heading3"/>
        <w:keepLines w:val="1"/>
        <w:numPr>
          <w:ilvl w:val="2"/>
          <w:numId w:val="14"/>
        </w:numPr>
        <w:spacing w:after="48" w:before="0" w:line="259" w:lineRule="auto"/>
        <w:ind w:left="0" w:right="4" w:firstLine="0"/>
        <w:rPr>
          <w:rFonts w:ascii="Arial" w:cs="Arial" w:eastAsia="Arial" w:hAnsi="Arial"/>
        </w:rPr>
      </w:pPr>
      <w:bookmarkStart w:colFirst="0" w:colLast="0" w:name="_3abhhcj" w:id="162"/>
      <w:bookmarkEnd w:id="162"/>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A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A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A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A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A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A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A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A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A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A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A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B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B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B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BD">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EC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EC6">
            <w:pPr>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EC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EC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ED8">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ED9">
      <w:pPr>
        <w:pStyle w:val="Heading4"/>
        <w:numPr>
          <w:ilvl w:val="3"/>
          <w:numId w:val="14"/>
        </w:numPr>
        <w:ind w:left="0" w:right="4" w:firstLine="0"/>
        <w:rPr>
          <w:rFonts w:ascii="Arial" w:cs="Arial" w:eastAsia="Arial" w:hAnsi="Arial"/>
        </w:rPr>
      </w:pPr>
      <w:bookmarkStart w:colFirst="0" w:colLast="0" w:name="_1pgrrkc" w:id="163"/>
      <w:bookmarkEnd w:id="163"/>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E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DB">
      <w:pPr>
        <w:pStyle w:val="Heading4"/>
        <w:numPr>
          <w:ilvl w:val="3"/>
          <w:numId w:val="14"/>
        </w:numPr>
        <w:ind w:left="0" w:right="4" w:firstLine="0"/>
        <w:rPr>
          <w:rFonts w:ascii="Arial" w:cs="Arial" w:eastAsia="Arial" w:hAnsi="Arial"/>
        </w:rPr>
      </w:pPr>
      <w:bookmarkStart w:colFirst="0" w:colLast="0" w:name="_49gfa85" w:id="164"/>
      <w:bookmarkEnd w:id="164"/>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EDC">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UNSUBSCRIBE packet.</w:t>
      </w:r>
    </w:p>
    <w:p w:rsidR="00000000" w:rsidDel="00000000" w:rsidP="00000000" w:rsidRDefault="00000000" w:rsidRPr="00000000" w14:paraId="00000EDD">
      <w:pPr>
        <w:pStyle w:val="Heading4"/>
        <w:numPr>
          <w:ilvl w:val="3"/>
          <w:numId w:val="14"/>
        </w:numPr>
        <w:ind w:left="0" w:right="4" w:firstLine="0"/>
        <w:rPr>
          <w:rFonts w:ascii="Arial" w:cs="Arial" w:eastAsia="Arial" w:hAnsi="Arial"/>
        </w:rPr>
      </w:pPr>
      <w:bookmarkStart w:colFirst="0" w:colLast="0" w:name="_2olpkfy" w:id="165"/>
      <w:bookmarkEnd w:id="165"/>
      <w:r w:rsidDel="00000000" w:rsidR="00000000" w:rsidRPr="00000000">
        <w:rPr>
          <w:rFonts w:ascii="Arial" w:cs="Arial" w:eastAsia="Arial" w:hAnsi="Arial"/>
          <w:rtl w:val="0"/>
        </w:rPr>
        <w:t xml:space="preserve">3.1.20.3 Reason Code</w:t>
      </w:r>
    </w:p>
    <w:p w:rsidR="00000000" w:rsidDel="00000000" w:rsidP="00000000" w:rsidRDefault="00000000" w:rsidRPr="00000000" w14:paraId="00000ED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EE0">
      <w:pPr>
        <w:pStyle w:val="Heading3"/>
        <w:keepLines w:val="1"/>
        <w:numPr>
          <w:ilvl w:val="2"/>
          <w:numId w:val="14"/>
        </w:numPr>
        <w:spacing w:after="77" w:before="0" w:line="259" w:lineRule="auto"/>
        <w:ind w:left="0" w:firstLine="0"/>
        <w:rPr>
          <w:rFonts w:ascii="Arial" w:cs="Arial" w:eastAsia="Arial" w:hAnsi="Arial"/>
        </w:rPr>
      </w:pPr>
      <w:bookmarkStart w:colFirst="0" w:colLast="0" w:name="_13qzunr" w:id="166"/>
      <w:bookmarkEnd w:id="166"/>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E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E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E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E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E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E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E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E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E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EA">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E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F3">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F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EFD">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06">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07">
      <w:pPr>
        <w:pStyle w:val="Heading4"/>
        <w:numPr>
          <w:ilvl w:val="3"/>
          <w:numId w:val="14"/>
        </w:numPr>
        <w:ind w:left="0" w:right="4" w:firstLine="0"/>
        <w:rPr>
          <w:rFonts w:ascii="Arial" w:cs="Arial" w:eastAsia="Arial" w:hAnsi="Arial"/>
        </w:rPr>
      </w:pPr>
      <w:bookmarkStart w:colFirst="0" w:colLast="0" w:name="_3nqndbk" w:id="167"/>
      <w:bookmarkEnd w:id="167"/>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0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09">
      <w:pPr>
        <w:pStyle w:val="Heading4"/>
        <w:numPr>
          <w:ilvl w:val="3"/>
          <w:numId w:val="14"/>
        </w:numPr>
        <w:ind w:left="0" w:right="4" w:firstLine="0"/>
        <w:rPr>
          <w:rFonts w:ascii="Arial" w:cs="Arial" w:eastAsia="Arial" w:hAnsi="Arial"/>
        </w:rPr>
      </w:pPr>
      <w:bookmarkStart w:colFirst="0" w:colLast="0" w:name="_22vxnjd" w:id="168"/>
      <w:bookmarkEnd w:id="168"/>
      <w:r w:rsidDel="00000000" w:rsidR="00000000" w:rsidRPr="00000000">
        <w:rPr>
          <w:rFonts w:ascii="Arial" w:cs="Arial" w:eastAsia="Arial" w:hAnsi="Arial"/>
          <w:rtl w:val="0"/>
        </w:rPr>
        <w:t xml:space="preserve">3.1.21.2 Client Identifier (optional)</w:t>
      </w:r>
    </w:p>
    <w:p w:rsidR="00000000" w:rsidDel="00000000" w:rsidP="00000000" w:rsidRDefault="00000000" w:rsidRPr="00000000" w14:paraId="00000F0A">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F0B">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0C">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F0D">
      <w:pPr>
        <w:pStyle w:val="Heading3"/>
        <w:keepLines w:val="1"/>
        <w:numPr>
          <w:ilvl w:val="2"/>
          <w:numId w:val="14"/>
        </w:numPr>
        <w:spacing w:after="77" w:before="0" w:line="259" w:lineRule="auto"/>
        <w:ind w:left="0" w:right="4" w:firstLine="0"/>
        <w:rPr>
          <w:rFonts w:ascii="Arial" w:cs="Arial" w:eastAsia="Arial" w:hAnsi="Arial"/>
        </w:rPr>
      </w:pPr>
      <w:bookmarkStart w:colFirst="0" w:colLast="0" w:name="_i17xr6" w:id="169"/>
      <w:bookmarkEnd w:id="169"/>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0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0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1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1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1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1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1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1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1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1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1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2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2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2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2A">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0F3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0F3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F3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0F36">
      <w:pPr>
        <w:pStyle w:val="Heading4"/>
        <w:numPr>
          <w:ilvl w:val="3"/>
          <w:numId w:val="14"/>
        </w:numPr>
        <w:ind w:left="0" w:right="4" w:firstLine="0"/>
        <w:rPr>
          <w:rFonts w:ascii="Arial" w:cs="Arial" w:eastAsia="Arial" w:hAnsi="Arial"/>
        </w:rPr>
      </w:pPr>
      <w:bookmarkStart w:colFirst="0" w:colLast="0" w:name="_320vgez" w:id="170"/>
      <w:bookmarkEnd w:id="170"/>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0F3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38">
      <w:pPr>
        <w:pStyle w:val="Heading4"/>
        <w:numPr>
          <w:ilvl w:val="3"/>
          <w:numId w:val="14"/>
        </w:numPr>
        <w:ind w:left="0" w:right="4" w:firstLine="0"/>
        <w:rPr>
          <w:rFonts w:ascii="Arial" w:cs="Arial" w:eastAsia="Arial" w:hAnsi="Arial"/>
        </w:rPr>
      </w:pPr>
      <w:bookmarkStart w:colFirst="0" w:colLast="0" w:name="_1h65qms" w:id="171"/>
      <w:bookmarkEnd w:id="171"/>
      <w:r w:rsidDel="00000000" w:rsidR="00000000" w:rsidRPr="00000000">
        <w:rPr>
          <w:rFonts w:ascii="Arial" w:cs="Arial" w:eastAsia="Arial" w:hAnsi="Arial"/>
          <w:rtl w:val="0"/>
        </w:rPr>
        <w:t xml:space="preserve">3.1.22.2 Messages Remaining</w:t>
      </w:r>
    </w:p>
    <w:p w:rsidR="00000000" w:rsidDel="00000000" w:rsidP="00000000" w:rsidRDefault="00000000" w:rsidRPr="00000000" w14:paraId="00000F3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3"/>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F3A">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F3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F3C">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F3D">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queue</w:t>
            </w:r>
          </w:p>
        </w:tc>
      </w:tr>
      <w:tr>
        <w:trPr>
          <w:cantSplit w:val="0"/>
          <w:trHeight w:val="795.4951171875001" w:hRule="atLeast"/>
          <w:tblHeader w:val="0"/>
        </w:trPr>
        <w:tc>
          <w:tcPr>
            <w:shd w:fill="d9d9d9" w:val="clear"/>
          </w:tcPr>
          <w:p w:rsidR="00000000" w:rsidDel="00000000" w:rsidP="00000000" w:rsidRDefault="00000000" w:rsidRPr="00000000" w14:paraId="00000F3E">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F3F">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remaining in the queue</w:t>
            </w:r>
          </w:p>
        </w:tc>
      </w:tr>
      <w:tr>
        <w:trPr>
          <w:cantSplit w:val="0"/>
          <w:trHeight w:val="795.4951171875001" w:hRule="atLeast"/>
          <w:tblHeader w:val="0"/>
        </w:trPr>
        <w:tc>
          <w:tcPr>
            <w:shd w:fill="d9d9d9" w:val="clear"/>
          </w:tcPr>
          <w:p w:rsidR="00000000" w:rsidDel="00000000" w:rsidP="00000000" w:rsidRDefault="00000000" w:rsidRPr="00000000" w14:paraId="00000F40">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F41">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remain in the queue greater than 0.</w:t>
            </w:r>
          </w:p>
        </w:tc>
      </w:tr>
    </w:tbl>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p>
    <w:p w:rsidR="00000000" w:rsidDel="00000000" w:rsidP="00000000" w:rsidRDefault="00000000" w:rsidRPr="00000000" w14:paraId="00000F43">
      <w:pPr>
        <w:rPr>
          <w:rFonts w:ascii="Arial" w:cs="Arial" w:eastAsia="Arial" w:hAnsi="Arial"/>
        </w:rPr>
      </w:pPr>
      <w:r w:rsidDel="00000000" w:rsidR="00000000" w:rsidRPr="00000000">
        <w:rPr>
          <w:rtl w:val="0"/>
        </w:rPr>
      </w:r>
    </w:p>
    <w:p w:rsidR="00000000" w:rsidDel="00000000" w:rsidP="00000000" w:rsidRDefault="00000000" w:rsidRPr="00000000" w14:paraId="00000F44">
      <w:pPr>
        <w:pStyle w:val="Heading3"/>
        <w:keepLines w:val="1"/>
        <w:numPr>
          <w:ilvl w:val="2"/>
          <w:numId w:val="14"/>
        </w:numPr>
        <w:spacing w:after="77" w:before="0" w:line="259" w:lineRule="auto"/>
        <w:ind w:left="0" w:firstLine="0"/>
        <w:rPr>
          <w:rFonts w:ascii="Arial" w:cs="Arial" w:eastAsia="Arial" w:hAnsi="Arial"/>
        </w:rPr>
      </w:pPr>
      <w:bookmarkStart w:colFirst="0" w:colLast="0" w:name="_415t9al" w:id="172"/>
      <w:bookmarkEnd w:id="172"/>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0F4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4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F4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F4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F4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F4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F4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F5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0F5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6">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0F5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7">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0F6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78">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0F79">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0F8A">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0F92">
            <w:pPr>
              <w:jc w:val="center"/>
              <w:rPr>
                <w:rFonts w:ascii="Arial" w:cs="Arial" w:eastAsia="Arial" w:hAnsi="Arial"/>
                <w:i w:val="1"/>
                <w:sz w:val="18"/>
                <w:szCs w:val="18"/>
              </w:rPr>
            </w:pPr>
            <w:commentRangeStart w:id="61"/>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0F94">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0F96">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0F99">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0F9A">
            <w:pPr>
              <w:rPr>
                <w:rFonts w:ascii="Arial" w:cs="Arial" w:eastAsia="Arial" w:hAnsi="Arial"/>
              </w:rPr>
            </w:pPr>
            <w:commentRangeEnd w:id="61"/>
            <w:r w:rsidDel="00000000" w:rsidR="00000000" w:rsidRPr="00000000">
              <w:commentReference w:id="61"/>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9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A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A3">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5">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7">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9">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FAB">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0FAC">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0FBC">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0FBD">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0FCD">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0FCE">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DE">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0FDF">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EF">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0FF0">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00">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01">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12">
      <w:pPr>
        <w:spacing w:after="23" w:lineRule="auto"/>
        <w:ind w:right="4"/>
        <w:rPr>
          <w:rFonts w:ascii="Arial" w:cs="Arial" w:eastAsia="Arial" w:hAnsi="Arial"/>
        </w:rPr>
      </w:pPr>
      <w:r w:rsidDel="00000000" w:rsidR="00000000" w:rsidRPr="00000000">
        <w:rPr>
          <w:rFonts w:ascii="Arial" w:cs="Arial" w:eastAsia="Arial" w:hAnsi="Arial"/>
          <w:rtl w:val="0"/>
        </w:rPr>
        <w:t xml:space="preserve">As with MQTT, the DISCONNECT packet is sent by a client to indicate that it wants to close the Virtual connection. The gateway will acknowledge the receipt of that packet by returning a DISCONNECT to the client. A server or gateway may also send a DISCONNECT to a client, e.g. in case a gateway, due to an error, cannot map a received packet to a client. Upon receiving such a DISCONNECT packet, a client should try to set up the Virtual Connection again by sending a CONNECT packet to the gateway or server.</w:t>
      </w:r>
    </w:p>
    <w:p w:rsidR="00000000" w:rsidDel="00000000" w:rsidP="00000000" w:rsidRDefault="00000000" w:rsidRPr="00000000" w14:paraId="00001013">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14">
      <w:pPr>
        <w:spacing w:after="306" w:lineRule="auto"/>
        <w:ind w:right="4"/>
        <w:rPr>
          <w:rFonts w:ascii="Arial" w:cs="Arial" w:eastAsia="Arial" w:hAnsi="Arial"/>
        </w:rPr>
      </w:pPr>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p>
    <w:p w:rsidR="00000000" w:rsidDel="00000000" w:rsidP="00000000" w:rsidRDefault="00000000" w:rsidRPr="00000000" w14:paraId="00001015">
      <w:pPr>
        <w:pStyle w:val="Heading4"/>
        <w:numPr>
          <w:ilvl w:val="3"/>
          <w:numId w:val="14"/>
        </w:numPr>
        <w:ind w:left="0" w:right="4" w:firstLine="0"/>
        <w:rPr>
          <w:rFonts w:ascii="Arial" w:cs="Arial" w:eastAsia="Arial" w:hAnsi="Arial"/>
        </w:rPr>
      </w:pPr>
      <w:bookmarkStart w:colFirst="0" w:colLast="0" w:name="_2gb3jie" w:id="173"/>
      <w:bookmarkEnd w:id="173"/>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17">
      <w:pPr>
        <w:pStyle w:val="Heading4"/>
        <w:numPr>
          <w:ilvl w:val="3"/>
          <w:numId w:val="14"/>
        </w:numPr>
        <w:ind w:left="0" w:firstLine="0"/>
        <w:rPr>
          <w:rFonts w:ascii="Arial" w:cs="Arial" w:eastAsia="Arial" w:hAnsi="Arial"/>
        </w:rPr>
      </w:pPr>
      <w:bookmarkStart w:colFirst="0" w:colLast="0" w:name="_vgdtq7" w:id="174"/>
      <w:bookmarkEnd w:id="174"/>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18">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19">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1A">
      <w:pPr>
        <w:ind w:right="4"/>
        <w:rPr>
          <w:rFonts w:ascii="Arial" w:cs="Arial" w:eastAsia="Arial" w:hAnsi="Arial"/>
        </w:rPr>
      </w:pPr>
      <w:r w:rsidDel="00000000" w:rsidR="00000000" w:rsidRPr="00000000">
        <w:rPr>
          <w:rtl w:val="0"/>
        </w:rPr>
      </w:r>
    </w:p>
    <w:p w:rsidR="00000000" w:rsidDel="00000000" w:rsidP="00000000" w:rsidRDefault="00000000" w:rsidRPr="00000000" w14:paraId="00001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0">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1021">
      <w:pPr>
        <w:ind w:right="4"/>
        <w:rPr>
          <w:rFonts w:ascii="Arial" w:cs="Arial" w:eastAsia="Arial" w:hAnsi="Arial"/>
        </w:rPr>
      </w:pPr>
      <w:r w:rsidDel="00000000" w:rsidR="00000000" w:rsidRPr="00000000">
        <w:rPr>
          <w:rFonts w:ascii="Arial" w:cs="Arial" w:eastAsia="Arial" w:hAnsi="Arial"/>
          <w:highlight w:val="yellow"/>
          <w:rtl w:val="0"/>
        </w:rPr>
        <w:t xml:space="preserve">The </w:t>
      </w:r>
      <w:commentRangeStart w:id="62"/>
      <w:r w:rsidDel="00000000" w:rsidR="00000000" w:rsidRPr="00000000">
        <w:rPr>
          <w:rFonts w:ascii="Arial" w:cs="Arial" w:eastAsia="Arial" w:hAnsi="Arial"/>
          <w:highlight w:val="yellow"/>
          <w:rtl w:val="0"/>
        </w:rPr>
        <w:t xml:space="preserve">Gateway</w:t>
      </w:r>
      <w:commentRangeEnd w:id="62"/>
      <w:r w:rsidDel="00000000" w:rsidR="00000000" w:rsidRPr="00000000">
        <w:commentReference w:id="6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22">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23">
      <w:pPr>
        <w:pStyle w:val="Heading4"/>
        <w:numPr>
          <w:ilvl w:val="3"/>
          <w:numId w:val="14"/>
        </w:numPr>
        <w:ind w:left="0" w:right="4" w:firstLine="0"/>
        <w:rPr>
          <w:rFonts w:ascii="Arial" w:cs="Arial" w:eastAsia="Arial" w:hAnsi="Arial"/>
        </w:rPr>
      </w:pPr>
      <w:bookmarkStart w:colFirst="0" w:colLast="0" w:name="_3fg1ce0" w:id="175"/>
      <w:bookmarkEnd w:id="175"/>
      <w:r w:rsidDel="00000000" w:rsidR="00000000" w:rsidRPr="00000000">
        <w:rPr>
          <w:rFonts w:ascii="Arial" w:cs="Arial" w:eastAsia="Arial" w:hAnsi="Arial"/>
          <w:rtl w:val="0"/>
        </w:rPr>
        <w:t xml:space="preserve">3.1.23.3 Reason Code</w:t>
      </w:r>
    </w:p>
    <w:p w:rsidR="00000000" w:rsidDel="00000000" w:rsidP="00000000" w:rsidRDefault="00000000" w:rsidRPr="00000000" w14:paraId="0000102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2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w:t>
      </w:r>
      <w:r w:rsidDel="00000000" w:rsidR="00000000" w:rsidRPr="00000000">
        <w:rPr>
          <w:rtl w:val="0"/>
        </w:rPr>
      </w:r>
    </w:p>
    <w:p w:rsidR="00000000" w:rsidDel="00000000" w:rsidP="00000000" w:rsidRDefault="00000000" w:rsidRPr="00000000" w14:paraId="00001026">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27">
      <w:pPr>
        <w:pStyle w:val="Heading4"/>
        <w:numPr>
          <w:ilvl w:val="3"/>
          <w:numId w:val="14"/>
        </w:numPr>
        <w:ind w:left="0" w:right="4" w:firstLine="0"/>
        <w:rPr>
          <w:rFonts w:ascii="Arial" w:cs="Arial" w:eastAsia="Arial" w:hAnsi="Arial"/>
        </w:rPr>
      </w:pPr>
      <w:bookmarkStart w:colFirst="0" w:colLast="0" w:name="_1ulbmlt" w:id="176"/>
      <w:bookmarkEnd w:id="176"/>
      <w:r w:rsidDel="00000000" w:rsidR="00000000" w:rsidRPr="00000000">
        <w:rPr>
          <w:rFonts w:ascii="Arial" w:cs="Arial" w:eastAsia="Arial" w:hAnsi="Arial"/>
          <w:rtl w:val="0"/>
        </w:rPr>
        <w:t xml:space="preserve">3.1.23.4 Session Expiry Interval</w:t>
      </w:r>
    </w:p>
    <w:p w:rsidR="00000000" w:rsidDel="00000000" w:rsidP="00000000" w:rsidRDefault="00000000" w:rsidRPr="00000000" w14:paraId="00001028">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29">
      <w:pPr>
        <w:pStyle w:val="Heading4"/>
        <w:numPr>
          <w:ilvl w:val="3"/>
          <w:numId w:val="14"/>
        </w:numPr>
        <w:ind w:left="0" w:right="4" w:firstLine="0"/>
        <w:rPr>
          <w:rFonts w:ascii="Arial" w:cs="Arial" w:eastAsia="Arial" w:hAnsi="Arial"/>
        </w:rPr>
      </w:pPr>
      <w:bookmarkStart w:colFirst="0" w:colLast="0" w:name="_4ekz59m" w:id="177"/>
      <w:bookmarkEnd w:id="177"/>
      <w:r w:rsidDel="00000000" w:rsidR="00000000" w:rsidRPr="00000000">
        <w:rPr>
          <w:rFonts w:ascii="Arial" w:cs="Arial" w:eastAsia="Arial" w:hAnsi="Arial"/>
          <w:rtl w:val="0"/>
        </w:rPr>
        <w:t xml:space="preserve">3.1.23.5 Reason String</w:t>
      </w:r>
    </w:p>
    <w:p w:rsidR="00000000" w:rsidDel="00000000" w:rsidP="00000000" w:rsidRDefault="00000000" w:rsidRPr="00000000" w14:paraId="0000102A">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02B">
      <w:pPr>
        <w:pStyle w:val="Heading3"/>
        <w:numPr>
          <w:ilvl w:val="2"/>
          <w:numId w:val="14"/>
        </w:numPr>
        <w:ind w:left="0" w:firstLine="0"/>
        <w:rPr>
          <w:rFonts w:ascii="Arial" w:cs="Arial" w:eastAsia="Arial" w:hAnsi="Arial"/>
        </w:rPr>
      </w:pPr>
      <w:bookmarkStart w:colFirst="0" w:colLast="0" w:name="_1e03kqp" w:id="178"/>
      <w:bookmarkEnd w:id="178"/>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02C">
      <w:pPr>
        <w:spacing w:after="9" w:lineRule="auto"/>
        <w:ind w:left="-5" w:right="990" w:firstLine="0"/>
        <w:rPr>
          <w:rFonts w:ascii="Arial" w:cs="Arial" w:eastAsia="Arial" w:hAnsi="Arial"/>
        </w:rPr>
      </w:pPr>
      <w:r w:rsidDel="00000000" w:rsidR="00000000" w:rsidRPr="00000000">
        <w:rPr>
          <w:rtl w:val="0"/>
        </w:rPr>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02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3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3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3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3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3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3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3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3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4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4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49">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051">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052">
            <w:pPr>
              <w:jc w:val="center"/>
              <w:rPr>
                <w:rFonts w:ascii="Arial" w:cs="Arial" w:eastAsia="Arial" w:hAnsi="Arial"/>
              </w:rPr>
            </w:pPr>
            <w:commentRangeStart w:id="63"/>
            <w:commentRangeStart w:id="64"/>
            <w:commentRangeStart w:id="65"/>
            <w:r w:rsidDel="00000000" w:rsidR="00000000" w:rsidRPr="00000000">
              <w:rPr>
                <w:rFonts w:ascii="Arial" w:cs="Arial" w:eastAsia="Arial" w:hAnsi="Arial"/>
                <w:rtl w:val="0"/>
              </w:rPr>
              <w:t xml:space="preserve">Wireless Node Id</w:t>
            </w:r>
            <w:commentRangeEnd w:id="63"/>
            <w:r w:rsidDel="00000000" w:rsidR="00000000" w:rsidRPr="00000000">
              <w:commentReference w:id="63"/>
            </w:r>
            <w:commentRangeEnd w:id="64"/>
            <w:r w:rsidDel="00000000" w:rsidR="00000000" w:rsidRPr="00000000">
              <w:commentReference w:id="64"/>
            </w:r>
            <w:commentRangeEnd w:id="65"/>
            <w:r w:rsidDel="00000000" w:rsidR="00000000" w:rsidRPr="00000000">
              <w:commentReference w:id="65"/>
            </w:r>
            <w:r w:rsidDel="00000000" w:rsidR="00000000" w:rsidRPr="00000000">
              <w:rPr>
                <w:rtl w:val="0"/>
              </w:rPr>
            </w:r>
          </w:p>
        </w:tc>
      </w:tr>
      <w:tr>
        <w:trPr>
          <w:cantSplit w:val="0"/>
          <w:tblHeader w:val="0"/>
        </w:trPr>
        <w:tc>
          <w:tcPr/>
          <w:p w:rsidR="00000000" w:rsidDel="00000000" w:rsidP="00000000" w:rsidRDefault="00000000" w:rsidRPr="00000000" w14:paraId="0000105A">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05B">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06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065">
      <w:pPr>
        <w:pStyle w:val="Heading4"/>
        <w:numPr>
          <w:ilvl w:val="3"/>
          <w:numId w:val="14"/>
        </w:numPr>
        <w:ind w:left="0" w:right="4" w:firstLine="0"/>
        <w:rPr>
          <w:rFonts w:ascii="Arial" w:cs="Arial" w:eastAsia="Arial" w:hAnsi="Arial"/>
        </w:rPr>
      </w:pPr>
      <w:bookmarkStart w:colFirst="0" w:colLast="0" w:name="_3xzr3ei" w:id="179"/>
      <w:bookmarkEnd w:id="179"/>
      <w:r w:rsidDel="00000000" w:rsidR="00000000" w:rsidRPr="00000000">
        <w:rPr>
          <w:rFonts w:ascii="Arial" w:cs="Arial" w:eastAsia="Arial" w:hAnsi="Arial"/>
          <w:rtl w:val="0"/>
        </w:rPr>
        <w:t xml:space="preserve">3.1.24.1 Length</w:t>
      </w:r>
    </w:p>
    <w:p w:rsidR="00000000" w:rsidDel="00000000" w:rsidP="00000000" w:rsidRDefault="00000000" w:rsidRPr="00000000" w14:paraId="0000106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067">
      <w:pPr>
        <w:pStyle w:val="Heading4"/>
        <w:numPr>
          <w:ilvl w:val="3"/>
          <w:numId w:val="14"/>
        </w:numPr>
        <w:ind w:left="0" w:right="4" w:firstLine="0"/>
        <w:rPr>
          <w:rFonts w:ascii="Arial" w:cs="Arial" w:eastAsia="Arial" w:hAnsi="Arial"/>
        </w:rPr>
      </w:pPr>
      <w:bookmarkStart w:colFirst="0" w:colLast="0" w:name="_2d51dmb" w:id="180"/>
      <w:bookmarkEnd w:id="180"/>
      <w:r w:rsidDel="00000000" w:rsidR="00000000" w:rsidRPr="00000000">
        <w:rPr>
          <w:rFonts w:ascii="Arial" w:cs="Arial" w:eastAsia="Arial" w:hAnsi="Arial"/>
          <w:rtl w:val="0"/>
        </w:rPr>
        <w:t xml:space="preserve">3.1.24.2 Packet Type</w:t>
      </w:r>
    </w:p>
    <w:p w:rsidR="00000000" w:rsidDel="00000000" w:rsidP="00000000" w:rsidRDefault="00000000" w:rsidRPr="00000000" w14:paraId="000010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069">
      <w:pPr>
        <w:pStyle w:val="Heading4"/>
        <w:numPr>
          <w:ilvl w:val="3"/>
          <w:numId w:val="14"/>
        </w:numPr>
        <w:ind w:left="0" w:right="4" w:firstLine="0"/>
        <w:rPr>
          <w:rFonts w:ascii="Arial" w:cs="Arial" w:eastAsia="Arial" w:hAnsi="Arial"/>
        </w:rPr>
      </w:pPr>
      <w:bookmarkStart w:colFirst="0" w:colLast="0" w:name="_sabnu4" w:id="181"/>
      <w:bookmarkEnd w:id="181"/>
      <w:r w:rsidDel="00000000" w:rsidR="00000000" w:rsidRPr="00000000">
        <w:rPr>
          <w:rFonts w:ascii="Arial" w:cs="Arial" w:eastAsia="Arial" w:hAnsi="Arial"/>
          <w:rtl w:val="0"/>
        </w:rPr>
        <w:t xml:space="preserve">3.1.24.3 Ctrl</w:t>
      </w:r>
    </w:p>
    <w:p w:rsidR="00000000" w:rsidDel="00000000" w:rsidP="00000000" w:rsidRDefault="00000000" w:rsidRPr="00000000" w14:paraId="0000106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B">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C">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D">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E">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F">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0">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1">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2">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3">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4">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5">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07B">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07C">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E">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5">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6">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088">
      <w:pPr>
        <w:pStyle w:val="Heading4"/>
        <w:numPr>
          <w:ilvl w:val="3"/>
          <w:numId w:val="14"/>
        </w:numPr>
        <w:ind w:left="0" w:right="4" w:firstLine="0"/>
        <w:rPr>
          <w:rFonts w:ascii="Arial" w:cs="Arial" w:eastAsia="Arial" w:hAnsi="Arial"/>
        </w:rPr>
      </w:pPr>
      <w:bookmarkStart w:colFirst="0" w:colLast="0" w:name="_3c9z6hx" w:id="182"/>
      <w:bookmarkEnd w:id="182"/>
      <w:r w:rsidDel="00000000" w:rsidR="00000000" w:rsidRPr="00000000">
        <w:rPr>
          <w:rFonts w:ascii="Arial" w:cs="Arial" w:eastAsia="Arial" w:hAnsi="Arial"/>
          <w:rtl w:val="0"/>
        </w:rPr>
        <w:t xml:space="preserve">3.1.24.4 Radius</w:t>
      </w:r>
    </w:p>
    <w:p w:rsidR="00000000" w:rsidDel="00000000" w:rsidP="00000000" w:rsidRDefault="00000000" w:rsidRPr="00000000" w14:paraId="00001089">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08A">
      <w:pPr>
        <w:pStyle w:val="Heading4"/>
        <w:numPr>
          <w:ilvl w:val="3"/>
          <w:numId w:val="14"/>
        </w:numPr>
        <w:ind w:left="0" w:right="4" w:firstLine="0"/>
        <w:rPr>
          <w:rFonts w:ascii="Arial" w:cs="Arial" w:eastAsia="Arial" w:hAnsi="Arial"/>
        </w:rPr>
      </w:pPr>
      <w:bookmarkStart w:colFirst="0" w:colLast="0" w:name="_1rf9gpq" w:id="183"/>
      <w:bookmarkEnd w:id="183"/>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0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08C">
      <w:pPr>
        <w:pStyle w:val="Heading4"/>
        <w:numPr>
          <w:ilvl w:val="3"/>
          <w:numId w:val="14"/>
        </w:numPr>
        <w:ind w:left="0" w:right="4" w:firstLine="0"/>
        <w:rPr>
          <w:rFonts w:ascii="Arial" w:cs="Arial" w:eastAsia="Arial" w:hAnsi="Arial"/>
        </w:rPr>
      </w:pPr>
      <w:bookmarkStart w:colFirst="0" w:colLast="0" w:name="_4bewzdj" w:id="184"/>
      <w:bookmarkEnd w:id="184"/>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08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08E">
      <w:pPr>
        <w:pStyle w:val="Heading3"/>
        <w:numPr>
          <w:ilvl w:val="2"/>
          <w:numId w:val="14"/>
        </w:numPr>
        <w:ind w:left="0" w:firstLine="0"/>
        <w:rPr/>
      </w:pPr>
      <w:bookmarkStart w:colFirst="0" w:colLast="0" w:name="_15cqrsoyxc87" w:id="185"/>
      <w:bookmarkEnd w:id="185"/>
      <w:r w:rsidDel="00000000" w:rsidR="00000000" w:rsidRPr="00000000">
        <w:rPr>
          <w:rtl w:val="0"/>
        </w:rPr>
        <w:t xml:space="preserve">3.1.25 Protection Encapsulation</w:t>
      </w:r>
    </w:p>
    <w:p w:rsidR="00000000" w:rsidDel="00000000" w:rsidP="00000000" w:rsidRDefault="00000000" w:rsidRPr="00000000" w14:paraId="0000108F">
      <w:pPr>
        <w:pStyle w:val="Heading3"/>
        <w:keepLines w:val="1"/>
        <w:numPr>
          <w:ilvl w:val="2"/>
          <w:numId w:val="14"/>
        </w:numPr>
        <w:spacing w:after="77" w:before="0" w:line="259" w:lineRule="auto"/>
        <w:ind w:left="432" w:firstLine="0"/>
        <w:rPr/>
      </w:pPr>
      <w:bookmarkStart w:colFirst="0" w:colLast="0" w:name="_efvs1al4eeri" w:id="186"/>
      <w:bookmarkEnd w:id="186"/>
      <w:r w:rsidDel="00000000" w:rsidR="00000000" w:rsidRPr="00000000">
        <w:rPr>
          <w:rtl w:val="0"/>
        </w:rPr>
      </w:r>
    </w:p>
    <w:tbl>
      <w:tblPr>
        <w:tblStyle w:val="Table37"/>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09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9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9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9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9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9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9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9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9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9D">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09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AA">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0A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B7">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0B8">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0C5">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0CC">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0CF">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D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0D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0D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0DE">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0DF">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0EB">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0EC">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0F8">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0F9">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05">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06">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12">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13">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1F">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20">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12C">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12D">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139">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13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 Protection encapsulation  provides a secure envelope for any  MQTT-SN packet (with the exception of the Forward Encapsulation packet). The fields provided by the protection encapsulation provide a means by which the sender can be identified and the packet can be protected, using a number of prescribed protection schemes. </w:t>
      </w:r>
    </w:p>
    <w:p w:rsidR="00000000" w:rsidDel="00000000" w:rsidP="00000000" w:rsidRDefault="00000000" w:rsidRPr="00000000" w14:paraId="0000113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13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13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13E">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13F">
      <w:pPr>
        <w:spacing w:after="9" w:lineRule="auto"/>
        <w:ind w:left="-5" w:right="4" w:firstLine="0"/>
        <w:rPr>
          <w:rFonts w:ascii="Arial" w:cs="Arial" w:eastAsia="Arial" w:hAnsi="Arial"/>
          <w:b w:val="1"/>
        </w:rPr>
      </w:pPr>
      <w:commentRangeStart w:id="66"/>
      <w:commentRangeStart w:id="67"/>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140">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141">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14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143">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6"/>
      <w:r w:rsidDel="00000000" w:rsidR="00000000" w:rsidRPr="00000000">
        <w:commentReference w:id="66"/>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1144">
      <w:pPr>
        <w:spacing w:after="9" w:lineRule="auto"/>
        <w:ind w:left="-5" w:right="4"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145">
      <w:pPr>
        <w:pStyle w:val="Heading4"/>
        <w:numPr>
          <w:ilvl w:val="3"/>
          <w:numId w:val="14"/>
        </w:numPr>
        <w:ind w:left="0" w:right="4" w:firstLine="0"/>
        <w:rPr>
          <w:rFonts w:ascii="Arial" w:cs="Arial" w:eastAsia="Arial" w:hAnsi="Arial"/>
        </w:rPr>
      </w:pPr>
      <w:bookmarkStart w:colFirst="0" w:colLast="0" w:name="_j9tutdzg8gdj" w:id="187"/>
      <w:bookmarkEnd w:id="187"/>
      <w:r w:rsidDel="00000000" w:rsidR="00000000" w:rsidRPr="00000000">
        <w:rPr>
          <w:rFonts w:ascii="Arial" w:cs="Arial" w:eastAsia="Arial" w:hAnsi="Arial"/>
          <w:rtl w:val="0"/>
        </w:rPr>
        <w:t xml:space="preserve">3.1.25.1 Length</w:t>
      </w:r>
    </w:p>
    <w:p w:rsidR="00000000" w:rsidDel="00000000" w:rsidP="00000000" w:rsidRDefault="00000000" w:rsidRPr="00000000" w14:paraId="0000114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47">
      <w:pPr>
        <w:pStyle w:val="Heading4"/>
        <w:numPr>
          <w:ilvl w:val="3"/>
          <w:numId w:val="14"/>
        </w:numPr>
        <w:ind w:left="0" w:right="4" w:firstLine="0"/>
        <w:rPr>
          <w:rFonts w:ascii="Arial" w:cs="Arial" w:eastAsia="Arial" w:hAnsi="Arial"/>
        </w:rPr>
      </w:pPr>
      <w:bookmarkStart w:colFirst="0" w:colLast="0" w:name="_8duggxbcbw2" w:id="188"/>
      <w:bookmarkEnd w:id="188"/>
      <w:r w:rsidDel="00000000" w:rsidR="00000000" w:rsidRPr="00000000">
        <w:rPr>
          <w:rFonts w:ascii="Arial" w:cs="Arial" w:eastAsia="Arial" w:hAnsi="Arial"/>
          <w:rtl w:val="0"/>
        </w:rPr>
        <w:t xml:space="preserve">3.1.25.2 Packet Type</w:t>
      </w:r>
    </w:p>
    <w:p w:rsidR="00000000" w:rsidDel="00000000" w:rsidP="00000000" w:rsidRDefault="00000000" w:rsidRPr="00000000" w14:paraId="0000114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149">
      <w:pPr>
        <w:pStyle w:val="Heading4"/>
        <w:numPr>
          <w:ilvl w:val="3"/>
          <w:numId w:val="14"/>
        </w:numPr>
        <w:ind w:left="0" w:right="4" w:firstLine="0"/>
        <w:rPr>
          <w:rFonts w:ascii="Arial" w:cs="Arial" w:eastAsia="Arial" w:hAnsi="Arial"/>
        </w:rPr>
      </w:pPr>
      <w:bookmarkStart w:colFirst="0" w:colLast="0" w:name="_g1mmf1c4lvqh" w:id="189"/>
      <w:bookmarkEnd w:id="189"/>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14A">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14B">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C">
      <w:pPr>
        <w:numPr>
          <w:ilvl w:val="0"/>
          <w:numId w:val="14"/>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14D">
      <w:pPr>
        <w:numPr>
          <w:ilvl w:val="1"/>
          <w:numId w:val="14"/>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14E">
      <w:pPr>
        <w:numPr>
          <w:ilvl w:val="2"/>
          <w:numId w:val="1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14F">
      <w:pPr>
        <w:numPr>
          <w:ilvl w:val="2"/>
          <w:numId w:val="1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150">
      <w:pPr>
        <w:numPr>
          <w:ilvl w:val="2"/>
          <w:numId w:val="1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151">
      <w:pPr>
        <w:numPr>
          <w:ilvl w:val="3"/>
          <w:numId w:val="14"/>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152">
      <w:pPr>
        <w:numPr>
          <w:ilvl w:val="3"/>
          <w:numId w:val="14"/>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153">
      <w:pPr>
        <w:numPr>
          <w:ilvl w:val="1"/>
          <w:numId w:val="14"/>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154">
      <w:pPr>
        <w:numPr>
          <w:ilvl w:val="1"/>
          <w:numId w:val="1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155">
      <w:pPr>
        <w:numPr>
          <w:ilvl w:val="1"/>
          <w:numId w:val="1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156">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57">
      <w:pPr>
        <w:numPr>
          <w:ilvl w:val="0"/>
          <w:numId w:val="22"/>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158">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159">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15A">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15B">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15C">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5D">
      <w:pPr>
        <w:numPr>
          <w:ilvl w:val="0"/>
          <w:numId w:val="19"/>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15E">
      <w:pPr>
        <w:numPr>
          <w:ilvl w:val="1"/>
          <w:numId w:val="19"/>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15F">
      <w:pPr>
        <w:numPr>
          <w:ilvl w:val="1"/>
          <w:numId w:val="19"/>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160">
      <w:pPr>
        <w:numPr>
          <w:ilvl w:val="1"/>
          <w:numId w:val="19"/>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161">
      <w:pPr>
        <w:numPr>
          <w:ilvl w:val="1"/>
          <w:numId w:val="19"/>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162">
      <w:pPr>
        <w:pStyle w:val="Heading4"/>
        <w:numPr>
          <w:ilvl w:val="3"/>
          <w:numId w:val="14"/>
        </w:numPr>
        <w:ind w:left="0" w:right="4" w:firstLine="0"/>
        <w:rPr>
          <w:rFonts w:ascii="Arial" w:cs="Arial" w:eastAsia="Arial" w:hAnsi="Arial"/>
        </w:rPr>
      </w:pPr>
      <w:bookmarkStart w:colFirst="0" w:colLast="0" w:name="_m1zk7agco355" w:id="190"/>
      <w:bookmarkEnd w:id="190"/>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163">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164">
      <w:pPr>
        <w:spacing w:after="307" w:lineRule="auto"/>
        <w:ind w:left="-15" w:right="4" w:firstLine="0"/>
        <w:rPr>
          <w:rFonts w:ascii="Arial" w:cs="Arial" w:eastAsia="Arial" w:hAnsi="Arial"/>
        </w:rPr>
      </w:pPr>
      <w:r w:rsidDel="00000000" w:rsidR="00000000" w:rsidRPr="00000000">
        <w:rPr>
          <w:rtl w:val="0"/>
        </w:rPr>
      </w:r>
    </w:p>
    <w:tbl>
      <w:tblPr>
        <w:tblStyle w:val="Table38"/>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5">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6">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7">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8">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A">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B">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F">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0">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2">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4">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5">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9">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E">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F">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3">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4">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5">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6">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7">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8">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9">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D">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E">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2">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3">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7">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8">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C">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D">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1">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2">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6">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7">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B">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C">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0">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1">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5">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6">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A">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B">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F">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0">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1">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2">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3">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4">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5">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1C9">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CA">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1CB">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22222"/>
          <w:rtl w:val="0"/>
        </w:rPr>
        <w:t xml:space="preserve">Reference </w:t>
      </w:r>
      <w:hyperlink r:id="rId4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1CC">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1CD">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4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1CE">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48">
        <w:r w:rsidDel="00000000" w:rsidR="00000000" w:rsidRPr="00000000">
          <w:rPr>
            <w:rFonts w:ascii="Arial" w:cs="Arial" w:eastAsia="Arial" w:hAnsi="Arial"/>
            <w:rtl w:val="0"/>
          </w:rPr>
          <w:t xml:space="preserve"> </w:t>
        </w:r>
      </w:hyperlink>
      <w:hyperlink r:id="rId4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1CF">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1D0">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1D1">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1D2">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1D3">
      <w:pPr>
        <w:numPr>
          <w:ilvl w:val="0"/>
          <w:numId w:val="13"/>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r w:rsidDel="00000000" w:rsidR="00000000" w:rsidRPr="00000000">
        <w:rPr>
          <w:rtl w:val="0"/>
        </w:rPr>
      </w:r>
    </w:p>
    <w:p w:rsidR="00000000" w:rsidDel="00000000" w:rsidP="00000000" w:rsidRDefault="00000000" w:rsidRPr="00000000" w14:paraId="000011D4">
      <w:pPr>
        <w:pStyle w:val="Heading4"/>
        <w:numPr>
          <w:ilvl w:val="3"/>
          <w:numId w:val="14"/>
        </w:numPr>
        <w:ind w:left="0" w:right="4" w:firstLine="0"/>
        <w:rPr>
          <w:rFonts w:ascii="Roboto" w:cs="Roboto" w:eastAsia="Roboto" w:hAnsi="Roboto"/>
          <w:b w:val="1"/>
          <w:color w:val="222222"/>
          <w:sz w:val="24"/>
          <w:szCs w:val="24"/>
          <w:u w:val="single"/>
        </w:rPr>
      </w:pPr>
      <w:bookmarkStart w:colFirst="0" w:colLast="0" w:name="_jo2d2fngx6hj" w:id="191"/>
      <w:bookmarkEnd w:id="191"/>
      <w:r w:rsidDel="00000000" w:rsidR="00000000" w:rsidRPr="00000000">
        <w:rPr>
          <w:rFonts w:ascii="Arial" w:cs="Arial" w:eastAsia="Arial" w:hAnsi="Arial"/>
          <w:rtl w:val="0"/>
        </w:rPr>
        <w:t xml:space="preserve">3.1.25.5 Sender Id</w:t>
      </w:r>
      <w:r w:rsidDel="00000000" w:rsidR="00000000" w:rsidRPr="00000000">
        <w:rPr>
          <w:rtl w:val="0"/>
        </w:rPr>
      </w:r>
    </w:p>
    <w:p w:rsidR="00000000" w:rsidDel="00000000" w:rsidP="00000000" w:rsidRDefault="00000000" w:rsidRPr="00000000" w14:paraId="000011D5">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1D6">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D7">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D8">
      <w:pPr>
        <w:numPr>
          <w:ilvl w:val="0"/>
          <w:numId w:val="26"/>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1D9">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DA">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DB">
      <w:pPr>
        <w:numPr>
          <w:ilvl w:val="0"/>
          <w:numId w:val="4"/>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1DC">
      <w:pPr>
        <w:numPr>
          <w:ilvl w:val="0"/>
          <w:numId w:val="4"/>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1DD">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1DE">
      <w:pPr>
        <w:numPr>
          <w:ilvl w:val="0"/>
          <w:numId w:val="9"/>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Non-normative comment</w:t>
      </w:r>
      <w:r w:rsidDel="00000000" w:rsidR="00000000" w:rsidRPr="00000000">
        <w:rPr>
          <w:rtl w:val="0"/>
        </w:rPr>
      </w:r>
    </w:p>
    <w:p w:rsidR="00000000" w:rsidDel="00000000" w:rsidP="00000000" w:rsidRDefault="00000000" w:rsidRPr="00000000" w14:paraId="000011DF">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1E0">
      <w:pPr>
        <w:spacing w:after="0" w:before="0" w:lineRule="auto"/>
        <w:ind w:left="720" w:firstLine="0"/>
        <w:rPr>
          <w:rFonts w:ascii="Arial" w:cs="Arial" w:eastAsia="Arial" w:hAnsi="Arial"/>
          <w:b w:val="1"/>
          <w:i w:val="1"/>
          <w:color w:val="222222"/>
          <w:u w:val="single"/>
          <w:shd w:fill="fff2cc" w:val="clear"/>
        </w:rPr>
      </w:pPr>
      <w:commentRangeStart w:id="68"/>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1E1">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1E2">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1E3">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1E4">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11E5">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1E6">
      <w:pPr>
        <w:pStyle w:val="Heading4"/>
        <w:numPr>
          <w:ilvl w:val="3"/>
          <w:numId w:val="14"/>
        </w:numPr>
        <w:ind w:left="0" w:right="4" w:firstLine="0"/>
        <w:rPr>
          <w:rFonts w:ascii="Arial" w:cs="Arial" w:eastAsia="Arial" w:hAnsi="Arial"/>
        </w:rPr>
      </w:pPr>
      <w:bookmarkStart w:colFirst="0" w:colLast="0" w:name="_vjl219ghlhvi" w:id="192"/>
      <w:bookmarkEnd w:id="192"/>
      <w:r w:rsidDel="00000000" w:rsidR="00000000" w:rsidRPr="00000000">
        <w:rPr>
          <w:rFonts w:ascii="Arial" w:cs="Arial" w:eastAsia="Arial" w:hAnsi="Arial"/>
          <w:rtl w:val="0"/>
        </w:rPr>
        <w:t xml:space="preserve">3.1.25.6 Random</w:t>
      </w:r>
    </w:p>
    <w:p w:rsidR="00000000" w:rsidDel="00000000" w:rsidP="00000000" w:rsidRDefault="00000000" w:rsidRPr="00000000" w14:paraId="000011E7">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1E8">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E9">
      <w:pPr>
        <w:numPr>
          <w:ilvl w:val="0"/>
          <w:numId w:val="9"/>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Non-normative comment</w:t>
      </w:r>
      <w:r w:rsidDel="00000000" w:rsidR="00000000" w:rsidRPr="00000000">
        <w:rPr>
          <w:rtl w:val="0"/>
        </w:rPr>
      </w:r>
    </w:p>
    <w:p w:rsidR="00000000" w:rsidDel="00000000" w:rsidP="00000000" w:rsidRDefault="00000000" w:rsidRPr="00000000" w14:paraId="000011EA">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1EB">
      <w:pPr>
        <w:pStyle w:val="Heading4"/>
        <w:numPr>
          <w:ilvl w:val="3"/>
          <w:numId w:val="14"/>
        </w:numPr>
        <w:ind w:left="0" w:right="4" w:firstLine="0"/>
        <w:rPr>
          <w:rFonts w:ascii="Arial" w:cs="Arial" w:eastAsia="Arial" w:hAnsi="Arial"/>
        </w:rPr>
      </w:pPr>
      <w:bookmarkStart w:colFirst="0" w:colLast="0" w:name="_q30yx1mc4rc1" w:id="193"/>
      <w:bookmarkEnd w:id="193"/>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1EC">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1ED">
      <w:pPr>
        <w:pStyle w:val="Heading4"/>
        <w:numPr>
          <w:ilvl w:val="3"/>
          <w:numId w:val="14"/>
        </w:numPr>
        <w:ind w:left="0" w:right="4" w:firstLine="0"/>
        <w:rPr>
          <w:rFonts w:ascii="Roboto" w:cs="Roboto" w:eastAsia="Roboto" w:hAnsi="Roboto"/>
          <w:color w:val="222222"/>
          <w:sz w:val="24"/>
          <w:szCs w:val="24"/>
          <w:highlight w:val="white"/>
        </w:rPr>
      </w:pPr>
      <w:bookmarkStart w:colFirst="0" w:colLast="0" w:name="_3y6o9vhqakro" w:id="194"/>
      <w:bookmarkEnd w:id="194"/>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1EE">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1EF">
      <w:pPr>
        <w:pStyle w:val="Heading4"/>
        <w:numPr>
          <w:ilvl w:val="3"/>
          <w:numId w:val="14"/>
        </w:numPr>
        <w:ind w:left="0" w:right="4" w:firstLine="0"/>
        <w:rPr>
          <w:rFonts w:ascii="Arial" w:cs="Arial" w:eastAsia="Arial" w:hAnsi="Arial"/>
          <w:color w:val="222222"/>
          <w:highlight w:val="white"/>
        </w:rPr>
      </w:pPr>
      <w:bookmarkStart w:colFirst="0" w:colLast="0" w:name="_dovnwl46a7is" w:id="195"/>
      <w:bookmarkEnd w:id="195"/>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1F0">
      <w:pPr>
        <w:spacing w:after="0" w:before="0"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11F1">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1F2">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1F3">
      <w:pPr>
        <w:pStyle w:val="Heading4"/>
        <w:numPr>
          <w:ilvl w:val="3"/>
          <w:numId w:val="14"/>
        </w:numPr>
        <w:ind w:left="0" w:right="4" w:firstLine="0"/>
        <w:rPr>
          <w:rFonts w:ascii="Arial" w:cs="Arial" w:eastAsia="Arial" w:hAnsi="Arial"/>
        </w:rPr>
      </w:pPr>
      <w:bookmarkStart w:colFirst="0" w:colLast="0" w:name="_j75p96o6vesm" w:id="196"/>
      <w:bookmarkEnd w:id="196"/>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1F4">
      <w:pPr>
        <w:ind w:left="0" w:firstLine="0"/>
        <w:rPr>
          <w:rFonts w:ascii="Arial" w:cs="Arial" w:eastAsia="Arial" w:hAnsi="Arial"/>
          <w:color w:val="222222"/>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11F5">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F6">
      <w:pPr>
        <w:pStyle w:val="Heading1"/>
        <w:numPr>
          <w:ilvl w:val="0"/>
          <w:numId w:val="14"/>
        </w:numPr>
        <w:ind w:left="0" w:firstLine="0"/>
        <w:rPr>
          <w:rFonts w:ascii="Arial" w:cs="Arial" w:eastAsia="Arial" w:hAnsi="Arial"/>
        </w:rPr>
      </w:pPr>
      <w:bookmarkStart w:colFirst="0" w:colLast="0" w:name="_2qk79lc" w:id="197"/>
      <w:bookmarkEnd w:id="197"/>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1F7">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In the following we will focus on those points that either are new to or deviate from MQTT.</w:t>
      </w:r>
    </w:p>
    <w:p w:rsidR="00000000" w:rsidDel="00000000" w:rsidP="00000000" w:rsidRDefault="00000000" w:rsidRPr="00000000" w14:paraId="000011F8">
      <w:pPr>
        <w:pStyle w:val="Heading2"/>
        <w:numPr>
          <w:ilvl w:val="1"/>
          <w:numId w:val="14"/>
        </w:numPr>
        <w:ind w:left="0" w:right="4" w:firstLine="0"/>
        <w:rPr>
          <w:rFonts w:ascii="Arial" w:cs="Arial" w:eastAsia="Arial" w:hAnsi="Arial"/>
        </w:rPr>
      </w:pPr>
      <w:bookmarkStart w:colFirst="0" w:colLast="0" w:name="_15phjt5" w:id="198"/>
      <w:bookmarkEnd w:id="198"/>
      <w:r w:rsidDel="00000000" w:rsidR="00000000" w:rsidRPr="00000000">
        <w:rPr>
          <w:rFonts w:ascii="Arial" w:cs="Arial" w:eastAsia="Arial" w:hAnsi="Arial"/>
          <w:rtl w:val="0"/>
        </w:rPr>
        <w:t xml:space="preserve">4.1 Example MQTT-SN Architecture(s)</w:t>
      </w:r>
    </w:p>
    <w:p w:rsidR="00000000" w:rsidDel="00000000" w:rsidP="00000000" w:rsidRDefault="00000000" w:rsidRPr="00000000" w14:paraId="000011F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architecture of MQTT-SN is shown in figure 1. 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1FA">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B">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1FC">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11FE">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1FF">
      <w:pPr>
        <w:spacing w:after="303" w:line="259" w:lineRule="auto"/>
        <w:ind w:left="284" w:right="4" w:firstLine="0"/>
        <w:rPr>
          <w:rFonts w:ascii="Arial" w:cs="Arial" w:eastAsia="Arial" w:hAnsi="Arial"/>
        </w:rPr>
      </w:pPr>
      <w:commentRangeStart w:id="69"/>
      <w:r w:rsidDel="00000000" w:rsidR="00000000" w:rsidRPr="00000000">
        <w:rPr>
          <w:rFonts w:ascii="Arial" w:cs="Arial" w:eastAsia="Arial" w:hAnsi="Arial"/>
        </w:rPr>
        <w:drawing>
          <wp:inline distB="0" distT="0" distL="0" distR="0">
            <wp:extent cx="5729288" cy="5321408"/>
            <wp:effectExtent b="0" l="0" r="0" t="0"/>
            <wp:docPr id="3" name="image3.png"/>
            <a:graphic>
              <a:graphicData uri="http://schemas.openxmlformats.org/drawingml/2006/picture">
                <pic:pic>
                  <pic:nvPicPr>
                    <pic:cNvPr id="0" name="image3.png"/>
                    <pic:cNvPicPr preferRelativeResize="0"/>
                  </pic:nvPicPr>
                  <pic:blipFill>
                    <a:blip r:embed="rId53"/>
                    <a:srcRect b="1599" l="-1824" r="-1388" t="0"/>
                    <a:stretch>
                      <a:fillRect/>
                    </a:stretch>
                  </pic:blipFill>
                  <pic:spPr>
                    <a:xfrm>
                      <a:off x="0" y="0"/>
                      <a:ext cx="5729288" cy="5321408"/>
                    </a:xfrm>
                    <a:prstGeom prst="rect"/>
                    <a:ln/>
                  </pic:spPr>
                </pic:pic>
              </a:graphicData>
            </a:graphic>
          </wp:inline>
        </w:drawing>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1200">
      <w:pPr>
        <w:spacing w:after="203" w:line="265" w:lineRule="auto"/>
        <w:ind w:right="4"/>
        <w:jc w:val="center"/>
        <w:rPr>
          <w:rFonts w:ascii="Arial" w:cs="Arial" w:eastAsia="Arial" w:hAnsi="Arial"/>
        </w:rPr>
      </w:pPr>
      <w:r w:rsidDel="00000000" w:rsidR="00000000" w:rsidRPr="00000000">
        <w:rPr>
          <w:rFonts w:ascii="Arial" w:cs="Arial" w:eastAsia="Arial" w:hAnsi="Arial"/>
          <w:rtl w:val="0"/>
        </w:rPr>
        <w:t xml:space="preserve">Figure 1: MQTT-SN Architecture</w:t>
      </w:r>
    </w:p>
    <w:p w:rsidR="00000000" w:rsidDel="00000000" w:rsidP="00000000" w:rsidRDefault="00000000" w:rsidRPr="00000000" w14:paraId="00001201">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02">
      <w:pPr>
        <w:pStyle w:val="Heading3"/>
        <w:numPr>
          <w:ilvl w:val="2"/>
          <w:numId w:val="14"/>
        </w:numPr>
        <w:ind w:left="0" w:right="4" w:firstLine="0"/>
        <w:rPr>
          <w:rFonts w:ascii="Arial" w:cs="Arial" w:eastAsia="Arial" w:hAnsi="Arial"/>
        </w:rPr>
      </w:pPr>
      <w:bookmarkStart w:colFirst="0" w:colLast="0" w:name="_3pp52gy" w:id="199"/>
      <w:bookmarkEnd w:id="199"/>
      <w:r w:rsidDel="00000000" w:rsidR="00000000" w:rsidRPr="00000000">
        <w:rPr>
          <w:rtl w:val="0"/>
        </w:rPr>
        <w:t xml:space="preserve">4.1.1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20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20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1205">
      <w:pPr>
        <w:spacing w:after="303" w:line="259" w:lineRule="auto"/>
        <w:ind w:right="4"/>
        <w:rPr>
          <w:rFonts w:ascii="Arial" w:cs="Arial" w:eastAsia="Arial" w:hAnsi="Arial"/>
        </w:rPr>
      </w:pPr>
      <w:r w:rsidDel="00000000" w:rsidR="00000000" w:rsidRPr="00000000">
        <w:rPr>
          <w:rFonts w:ascii="Arial" w:cs="Arial" w:eastAsia="Arial" w:hAnsi="Arial"/>
          <w:rtl w:val="0"/>
        </w:rPr>
        <w:t xml:space="preserve">          </w:t>
      </w:r>
      <w:commentRangeStart w:id="70"/>
      <w:commentRangeStart w:id="71"/>
      <w:commentRangeStart w:id="72"/>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 name="image8.png"/>
            <a:graphic>
              <a:graphicData uri="http://schemas.openxmlformats.org/drawingml/2006/picture">
                <pic:pic>
                  <pic:nvPicPr>
                    <pic:cNvPr descr="A close up of a map&#10;&#10;Description automatically generated" id="0" name="image8.png"/>
                    <pic:cNvPicPr preferRelativeResize="0"/>
                  </pic:nvPicPr>
                  <pic:blipFill>
                    <a:blip r:embed="rId54"/>
                    <a:srcRect b="0" l="0" r="0" t="0"/>
                    <a:stretch>
                      <a:fillRect/>
                    </a:stretch>
                  </pic:blipFill>
                  <pic:spPr>
                    <a:xfrm>
                      <a:off x="0" y="0"/>
                      <a:ext cx="4861756" cy="1810693"/>
                    </a:xfrm>
                    <a:prstGeom prst="rect"/>
                    <a:ln/>
                  </pic:spPr>
                </pic:pic>
              </a:graphicData>
            </a:graphic>
          </wp:inline>
        </w:drawing>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1206">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2: Transparent and Aggregating Gateways</w:t>
      </w:r>
    </w:p>
    <w:p w:rsidR="00000000" w:rsidDel="00000000" w:rsidP="00000000" w:rsidRDefault="00000000" w:rsidRPr="00000000" w14:paraId="00001207">
      <w:pPr>
        <w:pStyle w:val="Heading3"/>
        <w:numPr>
          <w:ilvl w:val="2"/>
          <w:numId w:val="14"/>
        </w:numPr>
        <w:ind w:left="0" w:right="4" w:firstLine="0"/>
        <w:rPr>
          <w:rFonts w:ascii="Arial" w:cs="Arial" w:eastAsia="Arial" w:hAnsi="Arial"/>
        </w:rPr>
      </w:pPr>
      <w:bookmarkStart w:colFirst="0" w:colLast="0" w:name="_24ufcor" w:id="200"/>
      <w:bookmarkEnd w:id="200"/>
      <w:r w:rsidDel="00000000" w:rsidR="00000000" w:rsidRPr="00000000">
        <w:rPr>
          <w:rtl w:val="0"/>
        </w:rPr>
        <w:t xml:space="preserve">4.1.2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1208">
      <w:pPr>
        <w:spacing w:after="460" w:lineRule="auto"/>
        <w:ind w:left="-5" w:right="4" w:firstLine="0"/>
        <w:rPr>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p>
    <w:p w:rsidR="00000000" w:rsidDel="00000000" w:rsidP="00000000" w:rsidRDefault="00000000" w:rsidRPr="00000000" w14:paraId="00001209">
      <w:pPr>
        <w:pStyle w:val="Heading2"/>
        <w:keepLines w:val="1"/>
        <w:numPr>
          <w:ilvl w:val="1"/>
          <w:numId w:val="14"/>
        </w:numPr>
        <w:spacing w:after="64" w:before="0" w:line="259" w:lineRule="auto"/>
        <w:ind w:left="0" w:right="4" w:firstLine="0"/>
        <w:rPr>
          <w:rFonts w:ascii="Arial" w:cs="Arial" w:eastAsia="Arial" w:hAnsi="Arial"/>
        </w:rPr>
      </w:pPr>
      <w:bookmarkStart w:colFirst="0" w:colLast="0" w:name="_jzpmwk" w:id="201"/>
      <w:bookmarkEnd w:id="201"/>
      <w:r w:rsidDel="00000000" w:rsidR="00000000" w:rsidRPr="00000000">
        <w:rPr>
          <w:rFonts w:ascii="Arial" w:cs="Arial" w:eastAsia="Arial" w:hAnsi="Arial"/>
          <w:rtl w:val="0"/>
        </w:rPr>
        <w:t xml:space="preserve">4.2 Networks &amp; Transport Layers</w:t>
      </w:r>
    </w:p>
    <w:p w:rsidR="00000000" w:rsidDel="00000000" w:rsidP="00000000" w:rsidRDefault="00000000" w:rsidRPr="00000000" w14:paraId="0000120A">
      <w:pPr>
        <w:spacing w:after="240" w:before="240" w:lineRule="auto"/>
        <w:rPr/>
      </w:pPr>
      <w:r w:rsidDel="00000000" w:rsidR="00000000" w:rsidRPr="00000000">
        <w:rPr>
          <w:rtl w:val="0"/>
        </w:rPr>
        <w:t xml:space="preserve">The MQTT-SN protocol requires an underlying transport to create a Virtual Connection, this carries Packets from a Client to a Gateway and a Gateway to a Client.</w:t>
        <w:br w:type="textWrapping"/>
        <w:t xml:space="preserve">The underlying transport may also </w:t>
      </w:r>
      <w:r w:rsidDel="00000000" w:rsidR="00000000" w:rsidRPr="00000000">
        <w:rPr>
          <w:rFonts w:ascii="Arial" w:cs="Arial" w:eastAsia="Arial" w:hAnsi="Arial"/>
          <w:rtl w:val="0"/>
        </w:rPr>
        <w:t xml:space="preserve">broadcast </w:t>
      </w:r>
      <w:r w:rsidDel="00000000" w:rsidR="00000000" w:rsidRPr="00000000">
        <w:rPr>
          <w:rtl w:val="0"/>
        </w:rPr>
        <w:t xml:space="preserve">Packets from a Client to all Gateways and from a Gateway to all Clients.</w:t>
        <w:br w:type="textWrapping"/>
        <w:t xml:space="preserve">These MQTT-SN Packets which must be received unaltered and complete.</w:t>
      </w:r>
    </w:p>
    <w:p w:rsidR="00000000" w:rsidDel="00000000" w:rsidP="00000000" w:rsidRDefault="00000000" w:rsidRPr="00000000" w14:paraId="0000120B">
      <w:pPr>
        <w:numPr>
          <w:ilvl w:val="0"/>
          <w:numId w:val="10"/>
        </w:numPr>
        <w:spacing w:after="0" w:before="240" w:lineRule="auto"/>
        <w:ind w:left="720" w:hanging="360"/>
        <w:rPr/>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0C">
      <w:pPr>
        <w:numPr>
          <w:ilvl w:val="0"/>
          <w:numId w:val="10"/>
        </w:numPr>
        <w:spacing w:after="0" w:before="0" w:lineRule="auto"/>
        <w:ind w:left="720" w:hanging="360"/>
        <w:rPr/>
      </w:pPr>
      <w:r w:rsidDel="00000000" w:rsidR="00000000" w:rsidRPr="00000000">
        <w:rPr>
          <w:rtl w:val="0"/>
        </w:rPr>
        <w:t xml:space="preserve">If the network might deliver a Packet more than once, then it is highly recommended that the PROTECTION packet Monotonic Counter is used to eliminate the duplicates.</w:t>
      </w:r>
    </w:p>
    <w:p w:rsidR="00000000" w:rsidDel="00000000" w:rsidP="00000000" w:rsidRDefault="00000000" w:rsidRPr="00000000" w14:paraId="0000120D">
      <w:pPr>
        <w:numPr>
          <w:ilvl w:val="0"/>
          <w:numId w:val="10"/>
        </w:numPr>
        <w:spacing w:after="0" w:before="0" w:lineRule="auto"/>
        <w:ind w:left="720" w:hanging="360"/>
        <w:rPr/>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0E">
      <w:pPr>
        <w:numPr>
          <w:ilvl w:val="0"/>
          <w:numId w:val="10"/>
        </w:numPr>
        <w:spacing w:after="0" w:before="0" w:lineRule="auto"/>
        <w:ind w:left="720" w:hanging="360"/>
        <w:rPr/>
      </w:pPr>
      <w:r w:rsidDel="00000000" w:rsidR="00000000" w:rsidRPr="00000000">
        <w:rPr>
          <w:rtl w:val="0"/>
        </w:rPr>
        <w:t xml:space="preserve">The MQTT-SN does not perform error correction. If a corrupted or partial packet is received it will cause a protocol error.</w:t>
      </w:r>
    </w:p>
    <w:p w:rsidR="00000000" w:rsidDel="00000000" w:rsidP="00000000" w:rsidRDefault="00000000" w:rsidRPr="00000000" w14:paraId="0000120F">
      <w:pPr>
        <w:numPr>
          <w:ilvl w:val="0"/>
          <w:numId w:val="10"/>
        </w:numPr>
        <w:spacing w:after="0" w:before="0" w:lineRule="auto"/>
        <w:ind w:left="720" w:hanging="360"/>
        <w:rPr/>
      </w:pPr>
      <w:r w:rsidDel="00000000" w:rsidR="00000000" w:rsidRPr="00000000">
        <w:rPr>
          <w:rtl w:val="0"/>
        </w:rPr>
        <w:t xml:space="preserve">The MQTT-SN implementation may use either the origin network address or the sender identifier in the </w:t>
      </w:r>
      <w:commentRangeStart w:id="73"/>
      <w:commentRangeStart w:id="74"/>
      <w:r w:rsidDel="00000000" w:rsidR="00000000" w:rsidRPr="00000000">
        <w:rPr>
          <w:rtl w:val="0"/>
        </w:rPr>
        <w:t xml:space="preserve">PROTECTION Packet</w:t>
      </w:r>
      <w:commentRangeEnd w:id="73"/>
      <w:r w:rsidDel="00000000" w:rsidR="00000000" w:rsidRPr="00000000">
        <w:commentReference w:id="73"/>
      </w:r>
      <w:commentRangeEnd w:id="74"/>
      <w:r w:rsidDel="00000000" w:rsidR="00000000" w:rsidRPr="00000000">
        <w:commentReference w:id="74"/>
      </w:r>
      <w:r w:rsidDel="00000000" w:rsidR="00000000" w:rsidRPr="00000000">
        <w:rPr>
          <w:rtl w:val="0"/>
        </w:rPr>
        <w:t xml:space="preserve"> to determine the identity of the Virtual Connection.</w:t>
      </w:r>
    </w:p>
    <w:p w:rsidR="00000000" w:rsidDel="00000000" w:rsidP="00000000" w:rsidRDefault="00000000" w:rsidRPr="00000000" w14:paraId="00001210">
      <w:pPr>
        <w:numPr>
          <w:ilvl w:val="0"/>
          <w:numId w:val="10"/>
        </w:numPr>
        <w:spacing w:after="0" w:before="0" w:lineRule="auto"/>
        <w:ind w:left="720" w:hanging="360"/>
        <w:rPr/>
      </w:pPr>
      <w:r w:rsidDel="00000000" w:rsidR="00000000" w:rsidRPr="00000000">
        <w:rPr>
          <w:rtl w:val="0"/>
        </w:rPr>
        <w:t xml:space="preserve">The networks may be connectionless, the Virtual Connections do not need to have an event that signals when they begin or end.</w:t>
      </w:r>
    </w:p>
    <w:p w:rsidR="00000000" w:rsidDel="00000000" w:rsidP="00000000" w:rsidRDefault="00000000" w:rsidRPr="00000000" w14:paraId="00001211">
      <w:pPr>
        <w:numPr>
          <w:ilvl w:val="0"/>
          <w:numId w:val="10"/>
        </w:numPr>
        <w:spacing w:after="240" w:before="0" w:lineRule="auto"/>
        <w:ind w:left="720" w:hanging="360"/>
        <w:rPr/>
      </w:pPr>
      <w:r w:rsidDel="00000000" w:rsidR="00000000" w:rsidRPr="00000000">
        <w:rPr>
          <w:rtl w:val="0"/>
        </w:rPr>
        <w:t xml:space="preserve">The networks may be radio networks.</w:t>
      </w:r>
    </w:p>
    <w:p w:rsidR="00000000" w:rsidDel="00000000" w:rsidP="00000000" w:rsidRDefault="00000000" w:rsidRPr="00000000" w14:paraId="00001212">
      <w:pPr>
        <w:spacing w:after="240" w:before="240" w:lineRule="auto"/>
        <w:ind w:left="720" w:firstLine="0"/>
        <w:rPr>
          <w:b w:val="1"/>
          <w:shd w:fill="ffe599" w:val="clear"/>
        </w:rPr>
      </w:pPr>
      <w:r w:rsidDel="00000000" w:rsidR="00000000" w:rsidRPr="00000000">
        <w:rPr>
          <w:b w:val="1"/>
          <w:shd w:fill="ffe599" w:val="clear"/>
          <w:rtl w:val="0"/>
        </w:rPr>
        <w:t xml:space="preserve">Non-normative comment</w:t>
      </w:r>
    </w:p>
    <w:p w:rsidR="00000000" w:rsidDel="00000000" w:rsidP="00000000" w:rsidRDefault="00000000" w:rsidRPr="00000000" w14:paraId="00001213">
      <w:pPr>
        <w:spacing w:after="240" w:before="240" w:lineRule="auto"/>
        <w:ind w:left="72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than the MQTT-SN Packet size used and no Packet fragmentation occurs.</w:t>
        <w:br w:type="textWrapping"/>
        <w:t xml:space="preserve">Depending on the network configuration, UDP can duplicate Packets. If this can happen, the PROTECTION Packet monotonic counter should be used.</w:t>
      </w:r>
    </w:p>
    <w:p w:rsidR="00000000" w:rsidDel="00000000" w:rsidP="00000000" w:rsidRDefault="00000000" w:rsidRPr="00000000" w14:paraId="00001214">
      <w:pPr>
        <w:spacing w:after="240" w:before="240" w:lineRule="auto"/>
        <w:ind w:left="72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15">
      <w:pPr>
        <w:spacing w:after="240" w:before="240" w:lineRule="auto"/>
        <w:ind w:left="720" w:firstLine="0"/>
        <w:rPr>
          <w:shd w:fill="ffe599" w:val="clear"/>
        </w:rPr>
      </w:pPr>
      <w:r w:rsidDel="00000000" w:rsidR="00000000" w:rsidRPr="00000000">
        <w:rPr>
          <w:shd w:fill="ffe599" w:val="clear"/>
          <w:rtl w:val="0"/>
        </w:rPr>
        <w:t xml:space="preserve">The following transport protocols are also suitable but if not capable of broadcast the implementation of the optional ADVERTISE, SEARCHGW, GWINFO packets may not be possible and also the broadcast of the PUBLISH MINUS -1 packets may not be possible:</w:t>
      </w:r>
    </w:p>
    <w:p w:rsidR="00000000" w:rsidDel="00000000" w:rsidP="00000000" w:rsidRDefault="00000000" w:rsidRPr="00000000" w14:paraId="00001216">
      <w:pPr>
        <w:numPr>
          <w:ilvl w:val="0"/>
          <w:numId w:val="7"/>
        </w:numPr>
        <w:spacing w:after="0" w:before="240" w:lineRule="auto"/>
        <w:ind w:left="144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17">
      <w:pPr>
        <w:numPr>
          <w:ilvl w:val="0"/>
          <w:numId w:val="7"/>
        </w:numPr>
        <w:spacing w:after="0" w:before="0" w:lineRule="auto"/>
        <w:ind w:left="144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18">
      <w:pPr>
        <w:numPr>
          <w:ilvl w:val="0"/>
          <w:numId w:val="7"/>
        </w:numPr>
        <w:spacing w:after="0" w:before="0" w:lineRule="auto"/>
        <w:ind w:left="144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19">
      <w:pPr>
        <w:numPr>
          <w:ilvl w:val="0"/>
          <w:numId w:val="7"/>
        </w:numPr>
        <w:spacing w:after="0" w:before="0" w:lineRule="auto"/>
        <w:ind w:left="1440" w:hanging="360"/>
        <w:rPr>
          <w:shd w:fill="ffe599" w:val="clear"/>
        </w:rPr>
      </w:pPr>
      <w:r w:rsidDel="00000000" w:rsidR="00000000" w:rsidRPr="00000000">
        <w:rPr>
          <w:shd w:fill="ffe599" w:val="clear"/>
          <w:rtl w:val="0"/>
        </w:rPr>
        <w:t xml:space="preserve">Non-IP protocolsTCP/IP [RFC0793]</w:t>
      </w:r>
    </w:p>
    <w:p w:rsidR="00000000" w:rsidDel="00000000" w:rsidP="00000000" w:rsidRDefault="00000000" w:rsidRPr="00000000" w14:paraId="0000121A">
      <w:pPr>
        <w:numPr>
          <w:ilvl w:val="0"/>
          <w:numId w:val="7"/>
        </w:numPr>
        <w:spacing w:after="0" w:before="0" w:lineRule="auto"/>
        <w:ind w:left="144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1B">
      <w:pPr>
        <w:numPr>
          <w:ilvl w:val="0"/>
          <w:numId w:val="7"/>
        </w:numPr>
        <w:spacing w:after="240" w:before="0" w:lineRule="auto"/>
        <w:ind w:left="144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1C">
      <w:pPr>
        <w:spacing w:after="240" w:before="240" w:lineRule="auto"/>
        <w:ind w:left="720" w:firstLine="0"/>
        <w:rPr>
          <w:b w:val="1"/>
          <w:shd w:fill="ffe599" w:val="clear"/>
        </w:rPr>
      </w:pPr>
      <w:r w:rsidDel="00000000" w:rsidR="00000000" w:rsidRPr="00000000">
        <w:rPr>
          <w:b w:val="1"/>
          <w:shd w:fill="ffe599" w:val="clear"/>
          <w:rtl w:val="0"/>
        </w:rPr>
        <w:t xml:space="preserve">Non-normative comment</w:t>
      </w:r>
    </w:p>
    <w:p w:rsidR="00000000" w:rsidDel="00000000" w:rsidP="00000000" w:rsidRDefault="00000000" w:rsidRPr="00000000" w14:paraId="0000121D">
      <w:pPr>
        <w:spacing w:after="240" w:before="240" w:lineRule="auto"/>
        <w:ind w:left="720" w:firstLine="0"/>
        <w:rPr>
          <w:shd w:fill="ffe599" w:val="clear"/>
        </w:rPr>
      </w:pPr>
      <w:commentRangeStart w:id="75"/>
      <w:commentRangeStart w:id="76"/>
      <w:r w:rsidDel="00000000" w:rsidR="00000000" w:rsidRPr="00000000">
        <w:rPr>
          <w:shd w:fill="ffe599" w:val="clear"/>
          <w:rtl w:val="0"/>
        </w:rPr>
        <w:t xml:space="preserve">TCP ports 8883 and 1883 are registered with IANA for MQTT TLS and non-TLS communication respectively.</w:t>
      </w:r>
      <w:commentRangeEnd w:id="75"/>
      <w:r w:rsidDel="00000000" w:rsidR="00000000" w:rsidRPr="00000000">
        <w:commentReference w:id="75"/>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pStyle w:val="Heading2"/>
        <w:keepLines w:val="1"/>
        <w:numPr>
          <w:ilvl w:val="1"/>
          <w:numId w:val="14"/>
        </w:numPr>
        <w:spacing w:after="64" w:before="0" w:line="259" w:lineRule="auto"/>
        <w:ind w:left="0" w:right="4" w:firstLine="0"/>
        <w:rPr>
          <w:rFonts w:ascii="Arial" w:cs="Arial" w:eastAsia="Arial" w:hAnsi="Arial"/>
        </w:rPr>
      </w:pPr>
      <w:bookmarkStart w:colFirst="0" w:colLast="0" w:name="_1j4nfs6" w:id="202"/>
      <w:bookmarkEnd w:id="202"/>
      <w:r w:rsidDel="00000000" w:rsidR="00000000" w:rsidRPr="00000000">
        <w:rPr>
          <w:rFonts w:ascii="Arial" w:cs="Arial" w:eastAsia="Arial" w:hAnsi="Arial"/>
          <w:rtl w:val="0"/>
        </w:rPr>
        <w:t xml:space="preserve">4.3 Gateway Advertisement and Discovery</w:t>
      </w:r>
    </w:p>
    <w:p w:rsidR="00000000" w:rsidDel="00000000" w:rsidP="00000000" w:rsidRDefault="00000000" w:rsidRPr="00000000" w14:paraId="0000122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transmitting 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221">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commentRangeStart w:id="77"/>
      <w:commentRangeStart w:id="78"/>
      <w:commentRangeStart w:id="79"/>
      <w:r w:rsidDel="00000000" w:rsidR="00000000" w:rsidRPr="00000000">
        <w:rPr>
          <w:rFonts w:ascii="Arial" w:cs="Arial" w:eastAsia="Arial" w:hAnsi="Arial"/>
          <w:highlight w:val="yellow"/>
          <w:rtl w:val="0"/>
        </w:rPr>
        <w:t xml:space="preserve">At any point in time a client is allowed to be connected to only one gateway.</w:t>
      </w:r>
      <w:commentRangeEnd w:id="77"/>
      <w:r w:rsidDel="00000000" w:rsidR="00000000" w:rsidRPr="00000000">
        <w:commentReference w:id="77"/>
      </w:r>
      <w:commentRangeEnd w:id="78"/>
      <w:r w:rsidDel="00000000" w:rsidR="00000000" w:rsidRPr="00000000">
        <w:commentReference w:id="78"/>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1223">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4">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should maintain a list of active gateways together with their network addresses. This list is populated by means of the ADVERTISE and GWINFO packets received.</w:t>
      </w:r>
    </w:p>
    <w:p w:rsidR="00000000" w:rsidDel="00000000" w:rsidP="00000000" w:rsidRDefault="00000000" w:rsidRPr="00000000" w14:paraId="00001225">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6">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time duration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227">
      <w:pPr>
        <w:spacing w:after="2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8">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229">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22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p>
    <w:p w:rsidR="00000000" w:rsidDel="00000000" w:rsidP="00000000" w:rsidRDefault="00000000" w:rsidRPr="00000000" w14:paraId="0000122B">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C">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22D">
      <w:pPr>
        <w:spacing w:after="24"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E">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22F">
      <w:pPr>
        <w:spacing w:after="13"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30">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p>
    <w:p w:rsidR="00000000" w:rsidDel="00000000" w:rsidP="00000000" w:rsidRDefault="00000000" w:rsidRPr="00000000" w14:paraId="00001231">
      <w:pPr>
        <w:spacing w:after="0" w:lineRule="auto"/>
        <w:ind w:left="-5" w:right="4" w:firstLine="0"/>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232">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3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p>
    <w:p w:rsidR="00000000" w:rsidDel="00000000" w:rsidP="00000000" w:rsidRDefault="00000000" w:rsidRPr="00000000" w14:paraId="00001234">
      <w:pPr>
        <w:pStyle w:val="Heading2"/>
        <w:keepLines w:val="1"/>
        <w:numPr>
          <w:ilvl w:val="1"/>
          <w:numId w:val="14"/>
        </w:numPr>
        <w:spacing w:after="64" w:before="0" w:line="259" w:lineRule="auto"/>
        <w:ind w:left="0" w:firstLine="0"/>
        <w:rPr>
          <w:rFonts w:ascii="Arial" w:cs="Arial" w:eastAsia="Arial" w:hAnsi="Arial"/>
        </w:rPr>
      </w:pPr>
      <w:bookmarkStart w:colFirst="0" w:colLast="0" w:name="_434ayfz" w:id="203"/>
      <w:bookmarkEnd w:id="203"/>
      <w:r w:rsidDel="00000000" w:rsidR="00000000" w:rsidRPr="00000000">
        <w:rPr>
          <w:rFonts w:ascii="Arial" w:cs="Arial" w:eastAsia="Arial" w:hAnsi="Arial"/>
          <w:rtl w:val="0"/>
        </w:rPr>
        <w:t xml:space="preserve">4.4 Session Establishment</w:t>
      </w:r>
    </w:p>
    <w:p w:rsidR="00000000" w:rsidDel="00000000" w:rsidP="00000000" w:rsidRDefault="00000000" w:rsidRPr="00000000" w14:paraId="00001235">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gateway, unless it is publishing ONLY using PUBLISH WITHOUT SESSION packets. The procedure for setting up a session with a gateway is illustrated in Fig. 3a and 3b. </w:t>
      </w:r>
    </w:p>
    <w:p w:rsidR="00000000" w:rsidDel="00000000" w:rsidP="00000000" w:rsidRDefault="00000000" w:rsidRPr="00000000" w14:paraId="00001236">
      <w:pPr>
        <w:ind w:right="4"/>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should take place.</w:t>
      </w:r>
    </w:p>
    <w:p w:rsidR="00000000" w:rsidDel="00000000" w:rsidP="00000000" w:rsidRDefault="00000000" w:rsidRPr="00000000" w14:paraId="00001237">
      <w:pPr>
        <w:spacing w:after="0" w:line="246"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38">
      <w:pPr>
        <w:spacing w:after="0" w:line="246" w:lineRule="auto"/>
        <w:ind w:left="-5" w:right="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1239">
      <w:pPr>
        <w:spacing w:after="0" w:line="246" w:lineRule="auto"/>
        <w:ind w:left="-5" w:right="4"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5"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3A">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set or no further authentication data required)</w:t>
      </w:r>
    </w:p>
    <w:p w:rsidR="00000000" w:rsidDel="00000000" w:rsidP="00000000" w:rsidRDefault="00000000" w:rsidRPr="00000000" w14:paraId="0000123B">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3C">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3D">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4"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3E">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3F">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4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41">
      <w:pPr>
        <w:spacing w:after="346"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Assigned Client Identifier MUST be a new Client Identifier not used by any other Session currently in the gateway.</w:t>
      </w:r>
      <w:r w:rsidDel="00000000" w:rsidR="00000000" w:rsidRPr="00000000">
        <w:rPr>
          <w:rtl w:val="0"/>
        </w:rPr>
      </w:r>
    </w:p>
    <w:p w:rsidR="00000000" w:rsidDel="00000000" w:rsidP="00000000" w:rsidRDefault="00000000" w:rsidRPr="00000000" w14:paraId="00001242">
      <w:pPr>
        <w:pStyle w:val="Heading2"/>
        <w:keepLines w:val="1"/>
        <w:numPr>
          <w:ilvl w:val="1"/>
          <w:numId w:val="14"/>
        </w:numPr>
        <w:spacing w:after="64" w:before="0" w:line="259" w:lineRule="auto"/>
        <w:ind w:left="0" w:firstLine="0"/>
        <w:rPr>
          <w:rFonts w:ascii="Arial" w:cs="Arial" w:eastAsia="Arial" w:hAnsi="Arial"/>
        </w:rPr>
      </w:pPr>
      <w:bookmarkStart w:colFirst="0" w:colLast="0" w:name="_2i9l8ns" w:id="204"/>
      <w:bookmarkEnd w:id="204"/>
      <w:r w:rsidDel="00000000" w:rsidR="00000000" w:rsidRPr="00000000">
        <w:rPr>
          <w:rFonts w:ascii="Arial" w:cs="Arial" w:eastAsia="Arial" w:hAnsi="Arial"/>
          <w:rtl w:val="0"/>
        </w:rPr>
        <w:t xml:space="preserve">4.5 Quality of Service levels and protocol flows</w:t>
      </w:r>
    </w:p>
    <w:p w:rsidR="00000000" w:rsidDel="00000000" w:rsidP="00000000" w:rsidRDefault="00000000" w:rsidRPr="00000000" w14:paraId="00001243">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The delivery protocol is concerned solely with the delivery of an application message from a single sender to a single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244">
      <w:pPr>
        <w:pStyle w:val="Heading3"/>
        <w:numPr>
          <w:ilvl w:val="2"/>
          <w:numId w:val="14"/>
        </w:numPr>
        <w:ind w:left="0" w:firstLine="0"/>
        <w:rPr>
          <w:rFonts w:ascii="Arial" w:cs="Arial" w:eastAsia="Arial" w:hAnsi="Arial"/>
        </w:rPr>
      </w:pPr>
      <w:bookmarkStart w:colFirst="0" w:colLast="0" w:name="_xevivl" w:id="205"/>
      <w:bookmarkEnd w:id="205"/>
      <w:r w:rsidDel="00000000" w:rsidR="00000000" w:rsidRPr="00000000">
        <w:rPr>
          <w:rtl w:val="0"/>
        </w:rPr>
        <w:t xml:space="preserve">4.5.1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245">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24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47">
      <w:pPr>
        <w:rPr>
          <w:rFonts w:ascii="Arial" w:cs="Arial" w:eastAsia="Arial" w:hAnsi="Arial"/>
        </w:rPr>
      </w:pPr>
      <w:bookmarkStart w:colFirst="0" w:colLast="0" w:name="_3hej1je" w:id="206"/>
      <w:bookmarkEnd w:id="206"/>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248">
      <w:pPr>
        <w:numPr>
          <w:ilvl w:val="0"/>
          <w:numId w:val="2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249">
      <w:pPr>
        <w:rPr>
          <w:rFonts w:ascii="Arial" w:cs="Arial" w:eastAsia="Arial" w:hAnsi="Arial"/>
        </w:rPr>
      </w:pPr>
      <w:bookmarkStart w:colFirst="0" w:colLast="0" w:name="_1wjtbr7" w:id="207"/>
      <w:bookmarkEnd w:id="207"/>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24A">
      <w:pPr>
        <w:numPr>
          <w:ilvl w:val="0"/>
          <w:numId w:val="27"/>
        </w:numPr>
        <w:ind w:left="780" w:hanging="360"/>
        <w:rPr>
          <w:rFonts w:ascii="Arial" w:cs="Arial" w:eastAsia="Arial" w:hAnsi="Arial"/>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24B">
      <w:pPr>
        <w:ind w:left="720" w:firstLine="0"/>
        <w:rPr>
          <w:rFonts w:ascii="Arial" w:cs="Arial" w:eastAsia="Arial" w:hAnsi="Arial"/>
        </w:rPr>
      </w:pPr>
      <w:bookmarkStart w:colFirst="0" w:colLast="0" w:name="_4gjguf0" w:id="208"/>
      <w:bookmarkEnd w:id="208"/>
      <w:r w:rsidDel="00000000" w:rsidR="00000000" w:rsidRPr="00000000">
        <w:rPr>
          <w:rtl w:val="0"/>
        </w:rPr>
      </w:r>
    </w:p>
    <w:tbl>
      <w:tblPr>
        <w:tblStyle w:val="Table39"/>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24C">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4D">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24E">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24F">
            <w:pPr>
              <w:jc w:val="center"/>
              <w:rPr>
                <w:rFonts w:ascii="Arial" w:cs="Arial" w:eastAsia="Arial" w:hAnsi="Arial"/>
              </w:rPr>
            </w:pPr>
            <w:r w:rsidDel="00000000" w:rsidR="00000000" w:rsidRPr="00000000">
              <w:rPr>
                <w:rFonts w:ascii="Arial" w:cs="Arial" w:eastAsia="Arial" w:hAnsi="Arial"/>
                <w:rtl w:val="0"/>
              </w:rPr>
              <w:t xml:space="preserve">PUBLISH QoS 0, DUP=0</w:t>
            </w:r>
          </w:p>
          <w:p w:rsidR="00000000" w:rsidDel="00000000" w:rsidP="00000000" w:rsidRDefault="00000000" w:rsidRPr="00000000" w14:paraId="0000125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5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5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5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259">
      <w:pPr>
        <w:rPr>
          <w:rFonts w:ascii="Arial" w:cs="Arial" w:eastAsia="Arial" w:hAnsi="Arial"/>
        </w:rPr>
      </w:pPr>
      <w:bookmarkStart w:colFirst="0" w:colLast="0" w:name="_2vor4mt" w:id="209"/>
      <w:bookmarkEnd w:id="209"/>
      <w:r w:rsidDel="00000000" w:rsidR="00000000" w:rsidRPr="00000000">
        <w:rPr>
          <w:rtl w:val="0"/>
        </w:rPr>
      </w:r>
    </w:p>
    <w:p w:rsidR="00000000" w:rsidDel="00000000" w:rsidP="00000000" w:rsidRDefault="00000000" w:rsidRPr="00000000" w14:paraId="0000125A">
      <w:pPr>
        <w:pStyle w:val="Heading3"/>
        <w:numPr>
          <w:ilvl w:val="2"/>
          <w:numId w:val="14"/>
        </w:numPr>
        <w:ind w:left="0" w:firstLine="0"/>
        <w:rPr>
          <w:rFonts w:ascii="Arial" w:cs="Arial" w:eastAsia="Arial" w:hAnsi="Arial"/>
        </w:rPr>
      </w:pPr>
      <w:bookmarkStart w:colFirst="0" w:colLast="0" w:name="_1au1eum" w:id="210"/>
      <w:bookmarkEnd w:id="210"/>
      <w:r w:rsidDel="00000000" w:rsidR="00000000" w:rsidRPr="00000000">
        <w:rPr>
          <w:rtl w:val="0"/>
        </w:rPr>
        <w:t xml:space="preserve">4.5.2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25B">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25C">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25D">
      <w:pPr>
        <w:rPr>
          <w:rFonts w:ascii="Arial" w:cs="Arial" w:eastAsia="Arial" w:hAnsi="Arial"/>
        </w:rPr>
      </w:pPr>
      <w:bookmarkStart w:colFirst="0" w:colLast="0" w:name="_3utoxif" w:id="211"/>
      <w:bookmarkEnd w:id="21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25E">
      <w:pPr>
        <w:numPr>
          <w:ilvl w:val="0"/>
          <w:numId w:val="2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25F">
      <w:pPr>
        <w:numPr>
          <w:ilvl w:val="0"/>
          <w:numId w:val="2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1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60">
      <w:pPr>
        <w:numPr>
          <w:ilvl w:val="0"/>
          <w:numId w:val="27"/>
        </w:numPr>
        <w:ind w:left="78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61">
      <w:pPr>
        <w:rPr>
          <w:rFonts w:ascii="Arial" w:cs="Arial" w:eastAsia="Arial" w:hAnsi="Arial"/>
          <w:highlight w:val="yellow"/>
        </w:rPr>
      </w:pPr>
      <w:bookmarkStart w:colFirst="0" w:colLast="0" w:name="_29yz7q8" w:id="212"/>
      <w:bookmarkEnd w:id="21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262">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63">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commentRangeStart w:id="80"/>
      <w:r w:rsidDel="00000000" w:rsidR="00000000" w:rsidRPr="00000000">
        <w:rPr>
          <w:rFonts w:ascii="Arial" w:cs="Arial" w:eastAsia="Arial" w:hAnsi="Arial"/>
          <w:b w:val="1"/>
          <w:highlight w:val="yellow"/>
          <w:rtl w:val="0"/>
        </w:rPr>
        <w:t xml:space="preserve">At any given time a sender must ONLY have 1 outstanding application message inflight.</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126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65">
      <w:pPr>
        <w:rPr>
          <w:rFonts w:ascii="Arial" w:cs="Arial" w:eastAsia="Arial" w:hAnsi="Arial"/>
        </w:rPr>
      </w:pPr>
      <w:bookmarkStart w:colFirst="0" w:colLast="0" w:name="_p49hy1" w:id="213"/>
      <w:bookmarkEnd w:id="21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266">
      <w:pPr>
        <w:numPr>
          <w:ilvl w:val="0"/>
          <w:numId w:val="2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67">
      <w:pPr>
        <w:numPr>
          <w:ilvl w:val="0"/>
          <w:numId w:val="28"/>
        </w:numPr>
        <w:ind w:left="720" w:hanging="360"/>
        <w:rPr>
          <w:rFonts w:ascii="Arial" w:cs="Arial" w:eastAsia="Arial" w:hAnsi="Arial"/>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268">
      <w:pPr>
        <w:jc w:val="both"/>
        <w:rPr>
          <w:rFonts w:ascii="Arial" w:cs="Arial" w:eastAsia="Arial" w:hAnsi="Arial"/>
        </w:rPr>
      </w:pPr>
      <w:r w:rsidDel="00000000" w:rsidR="00000000" w:rsidRPr="00000000">
        <w:rPr>
          <w:rtl w:val="0"/>
        </w:rPr>
      </w:r>
    </w:p>
    <w:p w:rsidR="00000000" w:rsidDel="00000000" w:rsidP="00000000" w:rsidRDefault="00000000" w:rsidRPr="00000000" w14:paraId="00001269">
      <w:pPr>
        <w:ind w:left="720" w:firstLine="0"/>
        <w:rPr>
          <w:rFonts w:ascii="Arial" w:cs="Arial" w:eastAsia="Arial" w:hAnsi="Arial"/>
        </w:rPr>
      </w:pPr>
      <w:bookmarkStart w:colFirst="0" w:colLast="0" w:name="_393x0lu" w:id="214"/>
      <w:bookmarkEnd w:id="214"/>
      <w:r w:rsidDel="00000000" w:rsidR="00000000" w:rsidRPr="00000000">
        <w:rPr>
          <w:rFonts w:ascii="Arial" w:cs="Arial" w:eastAsia="Arial" w:hAnsi="Arial"/>
          <w:rtl w:val="0"/>
        </w:rPr>
        <w:t xml:space="preserve">Figure 4.2 – QoS 1 protocol flow diagram, Informative example</w:t>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26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6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26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26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26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6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27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7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27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27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27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27C">
      <w:pPr>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127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27E">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27F">
      <w:pPr>
        <w:numPr>
          <w:ilvl w:val="0"/>
          <w:numId w:val="21"/>
        </w:numPr>
        <w:ind w:left="1440" w:hanging="360"/>
        <w:rPr/>
      </w:pPr>
      <w:r w:rsidDel="00000000" w:rsidR="00000000" w:rsidRPr="00000000">
        <w:rPr>
          <w:rtl w:val="0"/>
        </w:rPr>
        <w:t xml:space="preserve">The receiver does not need to complete delivery of the Application Message before sending the PUBACK. When its original sender receives the PUBACK packet, ownership of the Application Message is transferred to the receiver.</w:t>
      </w:r>
    </w:p>
    <w:p w:rsidR="00000000" w:rsidDel="00000000" w:rsidP="00000000" w:rsidRDefault="00000000" w:rsidRPr="00000000" w14:paraId="00001280">
      <w:pPr>
        <w:pStyle w:val="Heading3"/>
        <w:numPr>
          <w:ilvl w:val="2"/>
          <w:numId w:val="14"/>
        </w:numPr>
        <w:ind w:left="0" w:firstLine="0"/>
        <w:rPr>
          <w:rFonts w:ascii="Arial" w:cs="Arial" w:eastAsia="Arial" w:hAnsi="Arial"/>
        </w:rPr>
      </w:pPr>
      <w:bookmarkStart w:colFirst="0" w:colLast="0" w:name="_1o97atn" w:id="215"/>
      <w:bookmarkEnd w:id="215"/>
      <w:r w:rsidDel="00000000" w:rsidR="00000000" w:rsidRPr="00000000">
        <w:rPr>
          <w:rtl w:val="0"/>
        </w:rPr>
        <w:t xml:space="preserve">4.5.3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281">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messages are acceptable. There is an increased overhead associated with QoS 2.</w:t>
      </w:r>
    </w:p>
    <w:p w:rsidR="00000000" w:rsidDel="00000000" w:rsidP="00000000" w:rsidRDefault="00000000" w:rsidRPr="00000000" w14:paraId="00001282">
      <w:pPr>
        <w:rPr>
          <w:rFonts w:ascii="Arial" w:cs="Arial" w:eastAsia="Arial" w:hAnsi="Arial"/>
        </w:rPr>
      </w:pPr>
      <w:bookmarkStart w:colFirst="0" w:colLast="0" w:name="_488uthg" w:id="216"/>
      <w:bookmarkEnd w:id="21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283">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284">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85">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286">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287">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288">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p>
    <w:p w:rsidR="00000000" w:rsidDel="00000000" w:rsidP="00000000" w:rsidRDefault="00000000" w:rsidRPr="00000000" w14:paraId="00001289">
      <w:pPr>
        <w:numPr>
          <w:ilvl w:val="0"/>
          <w:numId w:val="18"/>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NOT apply Message expiry if a PUBLISH packet has been sent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8A">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28B">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8C">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w:t>
      </w:r>
      <w:commentRangeStart w:id="81"/>
      <w:r w:rsidDel="00000000" w:rsidR="00000000" w:rsidRPr="00000000">
        <w:rPr>
          <w:rFonts w:ascii="Arial" w:cs="Arial" w:eastAsia="Arial" w:hAnsi="Arial"/>
          <w:b w:val="1"/>
          <w:highlight w:val="yellow"/>
          <w:rtl w:val="0"/>
        </w:rPr>
        <w:t xml:space="preserve">At any given time a sender has only 1 outstanding application message inflight.</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28D">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8E">
      <w:pPr>
        <w:rPr>
          <w:rFonts w:ascii="Arial" w:cs="Arial" w:eastAsia="Arial" w:hAnsi="Arial"/>
          <w:b w:val="1"/>
          <w:color w:val="000000"/>
          <w:sz w:val="18"/>
          <w:szCs w:val="18"/>
        </w:rPr>
      </w:pPr>
      <w:bookmarkStart w:colFirst="0" w:colLast="0" w:name="_2ne53p9" w:id="217"/>
      <w:bookmarkEnd w:id="21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28F">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290">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91">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Until it has received the corresponding PUBREL packet, the receiver MUST acknowledge any subsequent PUBLISH packet with the same Packet Identifier by sending a PUBREC.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292">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1293">
      <w:pPr>
        <w:numPr>
          <w:ilvl w:val="0"/>
          <w:numId w:val="20"/>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p>
    <w:p w:rsidR="00000000" w:rsidDel="00000000" w:rsidP="00000000" w:rsidRDefault="00000000" w:rsidRPr="00000000" w14:paraId="0000129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95">
      <w:pPr>
        <w:pStyle w:val="Heading2"/>
        <w:keepLines w:val="1"/>
        <w:numPr>
          <w:ilvl w:val="1"/>
          <w:numId w:val="14"/>
        </w:numPr>
        <w:spacing w:after="64" w:before="0" w:line="259" w:lineRule="auto"/>
        <w:ind w:left="0" w:firstLine="0"/>
        <w:rPr>
          <w:rFonts w:ascii="Arial" w:cs="Arial" w:eastAsia="Arial" w:hAnsi="Arial"/>
        </w:rPr>
      </w:pPr>
      <w:bookmarkStart w:colFirst="0" w:colLast="0" w:name="_3mj2wkv" w:id="218"/>
      <w:bookmarkEnd w:id="218"/>
      <w:r w:rsidDel="00000000" w:rsidR="00000000" w:rsidRPr="00000000">
        <w:rPr>
          <w:rFonts w:ascii="Arial" w:cs="Arial" w:eastAsia="Arial" w:hAnsi="Arial"/>
          <w:rtl w:val="0"/>
        </w:rPr>
        <w:t xml:space="preserve">4.6 Client states</w:t>
      </w:r>
    </w:p>
    <w:p w:rsidR="00000000" w:rsidDel="00000000" w:rsidP="00000000" w:rsidRDefault="00000000" w:rsidRPr="00000000" w14:paraId="00001296">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297">
      <w:pPr>
        <w:rPr>
          <w:rFonts w:ascii="Arial" w:cs="Arial" w:eastAsia="Arial" w:hAnsi="Arial"/>
        </w:rPr>
      </w:pPr>
      <w:r w:rsidDel="00000000" w:rsidR="00000000" w:rsidRPr="00000000">
        <w:rPr>
          <w:rtl w:val="0"/>
        </w:rPr>
      </w:r>
    </w:p>
    <w:tbl>
      <w:tblPr>
        <w:tblStyle w:val="Table4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298">
            <w:pPr>
              <w:jc w:val="center"/>
              <w:rPr>
                <w:rFonts w:ascii="Arial" w:cs="Arial" w:eastAsia="Arial" w:hAnsi="Arial"/>
                <w:b w:val="1"/>
              </w:rPr>
            </w:pPr>
            <w:commentRangeStart w:id="82"/>
            <w:commentRangeStart w:id="83"/>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299">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29A">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29B">
            <w:pPr>
              <w:rPr>
                <w:rFonts w:ascii="Arial" w:cs="Arial" w:eastAsia="Arial" w:hAnsi="Arial"/>
                <w:b w:val="1"/>
              </w:rPr>
            </w:pPr>
            <w:commentRangeEnd w:id="82"/>
            <w:r w:rsidDel="00000000" w:rsidR="00000000" w:rsidRPr="00000000">
              <w:commentReference w:id="82"/>
            </w:r>
            <w:commentRangeEnd w:id="83"/>
            <w:r w:rsidDel="00000000" w:rsidR="00000000" w:rsidRPr="00000000">
              <w:commentReference w:id="83"/>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29C">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29D">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29E">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29F">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commentRangeStart w:id="84"/>
            <w:r w:rsidDel="00000000" w:rsidR="00000000" w:rsidRPr="00000000">
              <w:rPr>
                <w:rFonts w:ascii="Arial" w:cs="Arial" w:eastAsia="Arial" w:hAnsi="Arial"/>
                <w:rtl w:val="0"/>
              </w:rPr>
              <w:t xml:space="preserve">by way of supervised gateway timers</w:t>
            </w:r>
            <w:commentRangeEnd w:id="84"/>
            <w:r w:rsidDel="00000000" w:rsidR="00000000" w:rsidRPr="00000000">
              <w:commentReference w:id="84"/>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0">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2A1">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2">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2A3">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commentRangeStart w:id="85"/>
            <w:r w:rsidDel="00000000" w:rsidR="00000000" w:rsidRPr="00000000">
              <w:rPr>
                <w:rFonts w:ascii="Arial" w:cs="Arial" w:eastAsia="Arial" w:hAnsi="Arial"/>
                <w:rtl w:val="0"/>
              </w:rPr>
              <w:t xml:space="preserve">way of supervised gateway timers</w:t>
            </w:r>
            <w:commentRangeEnd w:id="85"/>
            <w:r w:rsidDel="00000000" w:rsidR="00000000" w:rsidRPr="00000000">
              <w:commentReference w:id="85"/>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4">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2A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2A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A7">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8">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2A9">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commentRangeStart w:id="86"/>
            <w:commentRangeStart w:id="87"/>
            <w:commentRangeStart w:id="88"/>
            <w:commentRangeStart w:id="89"/>
            <w:r w:rsidDel="00000000" w:rsidR="00000000" w:rsidRPr="00000000">
              <w:rPr>
                <w:rFonts w:ascii="Arial" w:cs="Arial" w:eastAsia="Arial" w:hAnsi="Arial"/>
                <w:rtl w:val="0"/>
              </w:rPr>
              <w:t xml:space="preserve">by way of supervised gateway timers</w:t>
            </w:r>
            <w:commentRangeEnd w:id="86"/>
            <w:r w:rsidDel="00000000" w:rsidR="00000000" w:rsidRPr="00000000">
              <w:commentReference w:id="86"/>
            </w:r>
            <w:commentRangeEnd w:id="87"/>
            <w:r w:rsidDel="00000000" w:rsidR="00000000" w:rsidRPr="00000000">
              <w:commentReference w:id="87"/>
            </w:r>
            <w:commentRangeEnd w:id="88"/>
            <w:r w:rsidDel="00000000" w:rsidR="00000000" w:rsidRPr="00000000">
              <w:commentReference w:id="88"/>
            </w:r>
            <w:commentRangeEnd w:id="89"/>
            <w:r w:rsidDel="00000000" w:rsidR="00000000" w:rsidRPr="00000000">
              <w:commentReference w:id="89"/>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A">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2AB">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AC">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D">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2AE">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2AF">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2B0">
      <w:pPr>
        <w:rPr>
          <w:rFonts w:ascii="Arial" w:cs="Arial" w:eastAsia="Arial" w:hAnsi="Arial"/>
        </w:rPr>
      </w:pPr>
      <w:r w:rsidDel="00000000" w:rsidR="00000000" w:rsidRPr="00000000">
        <w:rPr>
          <w:rtl w:val="0"/>
        </w:rPr>
      </w:r>
    </w:p>
    <w:p w:rsidR="00000000" w:rsidDel="00000000" w:rsidP="00000000" w:rsidRDefault="00000000" w:rsidRPr="00000000" w14:paraId="000012B1">
      <w:pPr>
        <w:jc w:val="center"/>
        <w:rPr>
          <w:rFonts w:ascii="Arial" w:cs="Arial" w:eastAsia="Arial" w:hAnsi="Arial"/>
        </w:rPr>
      </w:pPr>
      <w:r w:rsidDel="00000000" w:rsidR="00000000" w:rsidRPr="00000000">
        <w:rPr>
          <w:rtl w:val="0"/>
        </w:rPr>
      </w:r>
    </w:p>
    <w:p w:rsidR="00000000" w:rsidDel="00000000" w:rsidP="00000000" w:rsidRDefault="00000000" w:rsidRPr="00000000" w14:paraId="000012B2">
      <w:pPr>
        <w:jc w:val="center"/>
        <w:rPr>
          <w:rFonts w:ascii="Arial" w:cs="Arial" w:eastAsia="Arial" w:hAnsi="Arial"/>
        </w:rPr>
      </w:pPr>
      <w:r w:rsidDel="00000000" w:rsidR="00000000" w:rsidRPr="00000000">
        <w:rPr>
          <w:rtl w:val="0"/>
        </w:rPr>
      </w:r>
    </w:p>
    <w:p w:rsidR="00000000" w:rsidDel="00000000" w:rsidP="00000000" w:rsidRDefault="00000000" w:rsidRPr="00000000" w14:paraId="000012B3">
      <w:pPr>
        <w:jc w:val="center"/>
        <w:rPr>
          <w:rFonts w:ascii="Arial" w:cs="Arial" w:eastAsia="Arial" w:hAnsi="Arial"/>
        </w:rPr>
      </w:pPr>
      <w:r w:rsidDel="00000000" w:rsidR="00000000" w:rsidRPr="00000000">
        <w:rPr>
          <w:rtl w:val="0"/>
        </w:rPr>
      </w:r>
    </w:p>
    <w:p w:rsidR="00000000" w:rsidDel="00000000" w:rsidP="00000000" w:rsidRDefault="00000000" w:rsidRPr="00000000" w14:paraId="000012B4">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7"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2B5">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p>
    <w:p w:rsidR="00000000" w:rsidDel="00000000" w:rsidP="00000000" w:rsidRDefault="00000000" w:rsidRPr="00000000" w14:paraId="000012B6">
      <w:pPr>
        <w:pStyle w:val="Heading3"/>
        <w:numPr>
          <w:ilvl w:val="2"/>
          <w:numId w:val="14"/>
        </w:numPr>
        <w:ind w:left="0" w:hanging="360"/>
        <w:rPr/>
      </w:pPr>
      <w:bookmarkStart w:colFirst="0" w:colLast="0" w:name="_qfa0p4gzzbmu" w:id="219"/>
      <w:bookmarkEnd w:id="219"/>
      <w:r w:rsidDel="00000000" w:rsidR="00000000" w:rsidRPr="00000000">
        <w:rPr>
          <w:rtl w:val="0"/>
        </w:rPr>
        <w:t xml:space="preserve">4.6.1 Gateway timers</w:t>
      </w:r>
    </w:p>
    <w:p w:rsidR="00000000" w:rsidDel="00000000" w:rsidP="00000000" w:rsidRDefault="00000000" w:rsidRPr="00000000" w14:paraId="000012B7">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2B8">
      <w:pPr>
        <w:numPr>
          <w:ilvl w:val="0"/>
          <w:numId w:val="17"/>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2B9">
      <w:pPr>
        <w:numPr>
          <w:ilvl w:val="0"/>
          <w:numId w:val="17"/>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2BA">
      <w:pPr>
        <w:pStyle w:val="Heading2"/>
        <w:keepLines w:val="1"/>
        <w:numPr>
          <w:ilvl w:val="1"/>
          <w:numId w:val="14"/>
        </w:numPr>
        <w:spacing w:after="64" w:before="0" w:line="259" w:lineRule="auto"/>
        <w:ind w:left="0" w:firstLine="0"/>
        <w:rPr>
          <w:rFonts w:ascii="Arial" w:cs="Arial" w:eastAsia="Arial" w:hAnsi="Arial"/>
        </w:rPr>
      </w:pPr>
      <w:bookmarkStart w:colFirst="0" w:colLast="0" w:name="_21od6so" w:id="220"/>
      <w:bookmarkEnd w:id="220"/>
      <w:r w:rsidDel="00000000" w:rsidR="00000000" w:rsidRPr="00000000">
        <w:rPr>
          <w:rFonts w:ascii="Arial" w:cs="Arial" w:eastAsia="Arial" w:hAnsi="Arial"/>
          <w:rtl w:val="0"/>
        </w:rPr>
        <w:t xml:space="preserve">4.7 Session state</w:t>
      </w:r>
    </w:p>
    <w:p w:rsidR="00000000" w:rsidDel="00000000" w:rsidP="00000000" w:rsidRDefault="00000000" w:rsidRPr="00000000" w14:paraId="000012BB">
      <w:pPr>
        <w:rPr>
          <w:rFonts w:ascii="Arial" w:cs="Arial" w:eastAsia="Arial" w:hAnsi="Arial"/>
        </w:rPr>
      </w:pPr>
      <w:r w:rsidDel="00000000" w:rsidR="00000000" w:rsidRPr="00000000">
        <w:rPr>
          <w:rFonts w:ascii="Arial" w:cs="Arial" w:eastAsia="Arial" w:hAnsi="Arial"/>
          <w:rtl w:val="0"/>
        </w:rPr>
        <w:t xml:space="preserve">Sessions are maintained by both the Client and a Gateway. Sessions typically include (but are not limited to):</w:t>
      </w:r>
    </w:p>
    <w:p w:rsidR="00000000" w:rsidDel="00000000" w:rsidP="00000000" w:rsidRDefault="00000000" w:rsidRPr="00000000" w14:paraId="000012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8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w:t>
      </w:r>
    </w:p>
    <w:p w:rsidR="00000000" w:rsidDel="00000000" w:rsidP="00000000" w:rsidRDefault="00000000" w:rsidRPr="00000000" w14:paraId="000012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packet received timestamp</w:t>
      </w:r>
    </w:p>
    <w:p w:rsidR="00000000" w:rsidDel="00000000" w:rsidP="00000000" w:rsidRDefault="00000000" w:rsidRPr="00000000" w14:paraId="000012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 Alive value</w:t>
      </w:r>
    </w:p>
    <w:p w:rsidR="00000000" w:rsidDel="00000000" w:rsidP="00000000" w:rsidRDefault="00000000" w:rsidRPr="00000000" w14:paraId="000012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Session Expiry Interval value</w:t>
      </w:r>
    </w:p>
    <w:p w:rsidR="00000000" w:rsidDel="00000000" w:rsidP="00000000" w:rsidRDefault="00000000" w:rsidRPr="00000000" w14:paraId="000012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Outbound unconfirmed application messages</w:t>
      </w:r>
    </w:p>
    <w:p w:rsidR="00000000" w:rsidDel="00000000" w:rsidP="00000000" w:rsidRDefault="00000000" w:rsidRPr="00000000" w14:paraId="000012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Inbound unconfirmed application messages</w:t>
      </w:r>
    </w:p>
    <w:p w:rsidR="00000000" w:rsidDel="00000000" w:rsidP="00000000" w:rsidRDefault="00000000" w:rsidRPr="00000000" w14:paraId="000012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Buffered messages from the broker</w:t>
      </w:r>
    </w:p>
    <w:p w:rsidR="00000000" w:rsidDel="00000000" w:rsidP="00000000" w:rsidRDefault="00000000" w:rsidRPr="00000000" w14:paraId="000012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Registered topic alias dictionary (normal topic alias’s)</w:t>
      </w:r>
    </w:p>
    <w:p w:rsidR="00000000" w:rsidDel="00000000" w:rsidP="00000000" w:rsidRDefault="00000000" w:rsidRPr="00000000" w14:paraId="000012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subscriptions with their granted QoS</w:t>
      </w:r>
    </w:p>
    <w:p w:rsidR="00000000" w:rsidDel="00000000" w:rsidP="00000000" w:rsidRDefault="00000000" w:rsidRPr="00000000" w14:paraId="000012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Gateway (in the case of clients).</w:t>
      </w:r>
    </w:p>
    <w:p w:rsidR="00000000" w:rsidDel="00000000" w:rsidP="00000000" w:rsidRDefault="00000000" w:rsidRPr="00000000" w14:paraId="000012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Client (in the case of gateways).</w:t>
      </w:r>
    </w:p>
    <w:p w:rsidR="00000000" w:rsidDel="00000000" w:rsidP="00000000" w:rsidRDefault="00000000" w:rsidRPr="00000000" w14:paraId="000012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outbound packet identifier</w:t>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C9">
      <w:pPr>
        <w:pStyle w:val="Heading2"/>
        <w:keepLines w:val="1"/>
        <w:numPr>
          <w:ilvl w:val="1"/>
          <w:numId w:val="14"/>
        </w:numPr>
        <w:spacing w:after="64" w:before="0" w:line="259" w:lineRule="auto"/>
        <w:ind w:left="0" w:firstLine="0"/>
        <w:rPr>
          <w:rFonts w:ascii="Arial" w:cs="Arial" w:eastAsia="Arial" w:hAnsi="Arial"/>
        </w:rPr>
      </w:pPr>
      <w:bookmarkStart w:colFirst="0" w:colLast="0" w:name="_gtnh0h" w:id="221"/>
      <w:bookmarkEnd w:id="221"/>
      <w:r w:rsidDel="00000000" w:rsidR="00000000" w:rsidRPr="00000000">
        <w:rPr>
          <w:rFonts w:ascii="Arial" w:cs="Arial" w:eastAsia="Arial" w:hAnsi="Arial"/>
          <w:rtl w:val="0"/>
        </w:rPr>
        <w:t xml:space="preserve">4.8 Clean start</w:t>
      </w:r>
    </w:p>
    <w:p w:rsidR="00000000" w:rsidDel="00000000" w:rsidP="00000000" w:rsidRDefault="00000000" w:rsidRPr="00000000" w14:paraId="000012CA">
      <w:pPr>
        <w:spacing w:after="0" w:lineRule="auto"/>
        <w:ind w:left="-5" w:right="146" w:firstLine="0"/>
        <w:rPr>
          <w:rFonts w:ascii="Arial" w:cs="Arial" w:eastAsia="Arial" w:hAnsi="Arial"/>
        </w:rPr>
      </w:pPr>
      <w:r w:rsidDel="00000000" w:rsidR="00000000" w:rsidRPr="00000000">
        <w:rPr>
          <w:rFonts w:ascii="Calibri" w:cs="Calibri" w:eastAsia="Calibri" w:hAnsi="Calibri"/>
          <w:sz w:val="22"/>
          <w:szCs w:val="22"/>
          <w:rtl w:val="0"/>
        </w:rPr>
        <w:t xml:space="preserve">With MQTT-SN, when a client disconnects, its subscriptions are retained for no less than the session expiration time</w:t>
      </w:r>
      <w:r w:rsidDel="00000000" w:rsidR="00000000" w:rsidRPr="00000000">
        <w:rPr>
          <w:rFonts w:ascii="Arial" w:cs="Arial" w:eastAsia="Arial" w:hAnsi="Arial"/>
          <w:rtl w:val="0"/>
        </w:rPr>
        <w:t xml:space="preserve">.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2CB">
      <w:pPr>
        <w:spacing w:after="0" w:lineRule="auto"/>
        <w:ind w:left="-5" w:right="146" w:firstLine="0"/>
        <w:rPr>
          <w:rFonts w:ascii="Arial" w:cs="Arial" w:eastAsia="Arial" w:hAnsi="Arial"/>
        </w:rPr>
      </w:pPr>
      <w:r w:rsidDel="00000000" w:rsidR="00000000" w:rsidRPr="00000000">
        <w:rPr>
          <w:rtl w:val="0"/>
        </w:rPr>
      </w:r>
    </w:p>
    <w:p w:rsidR="00000000" w:rsidDel="00000000" w:rsidP="00000000" w:rsidRDefault="00000000" w:rsidRPr="00000000" w14:paraId="000012CC">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In MQTT-SN the meaning of a “clean start” is extended to the Will feature, i.e. not only the subscriptions are persistent, but also the Will topic and the Will packet. The two flags “CleanStart” and “Will” in the CONNECT have then the following meanings:</w:t>
      </w:r>
    </w:p>
    <w:p w:rsidR="00000000" w:rsidDel="00000000" w:rsidP="00000000" w:rsidRDefault="00000000" w:rsidRPr="00000000" w14:paraId="000012CD">
      <w:pPr>
        <w:numPr>
          <w:ilvl w:val="0"/>
          <w:numId w:val="5"/>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gateway will delete all subscriptions and Will data, if present, related to the client and it will add the Will data with the content of the CONNECT Will optional fields.</w:t>
      </w:r>
    </w:p>
    <w:p w:rsidR="00000000" w:rsidDel="00000000" w:rsidP="00000000" w:rsidRDefault="00000000" w:rsidRPr="00000000" w14:paraId="000012CE">
      <w:pPr>
        <w:numPr>
          <w:ilvl w:val="0"/>
          <w:numId w:val="5"/>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gateway will delete all subscriptions and Will data, if present, related to the client, and returns CONNACK.</w:t>
      </w:r>
    </w:p>
    <w:p w:rsidR="00000000" w:rsidDel="00000000" w:rsidP="00000000" w:rsidRDefault="00000000" w:rsidRPr="00000000" w14:paraId="000012CF">
      <w:pPr>
        <w:numPr>
          <w:ilvl w:val="0"/>
          <w:numId w:val="5"/>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gateway keeps all stored client’s data and it will overwrite, if present, or add the Will data related to the client with the content of the CONNECT Will optional fields.</w:t>
      </w:r>
    </w:p>
    <w:p w:rsidR="00000000" w:rsidDel="00000000" w:rsidP="00000000" w:rsidRDefault="00000000" w:rsidRPr="00000000" w14:paraId="000012D0">
      <w:pPr>
        <w:numPr>
          <w:ilvl w:val="0"/>
          <w:numId w:val="5"/>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gateway keeps all stored client’s data and returns CONNACK.</w:t>
      </w:r>
    </w:p>
    <w:p w:rsidR="00000000" w:rsidDel="00000000" w:rsidP="00000000" w:rsidRDefault="00000000" w:rsidRPr="00000000" w14:paraId="000012D1">
      <w:pPr>
        <w:spacing w:after="124" w:before="0" w:line="248.00000000000006" w:lineRule="auto"/>
        <w:ind w:left="498" w:right="9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2D2">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“Will=false”.</w:t>
      </w:r>
    </w:p>
    <w:p w:rsidR="00000000" w:rsidDel="00000000" w:rsidP="00000000" w:rsidRDefault="00000000" w:rsidRPr="00000000" w14:paraId="000012D3">
      <w:pPr>
        <w:spacing w:after="352" w:lineRule="auto"/>
        <w:ind w:left="-15" w:right="990" w:firstLine="0"/>
        <w:rPr>
          <w:rFonts w:ascii="Arial" w:cs="Arial" w:eastAsia="Arial" w:hAnsi="Arial"/>
        </w:rPr>
      </w:pPr>
      <w:r w:rsidDel="00000000" w:rsidR="00000000" w:rsidRPr="00000000">
        <w:rPr>
          <w:rtl w:val="0"/>
        </w:rPr>
      </w:r>
    </w:p>
    <w:p w:rsidR="00000000" w:rsidDel="00000000" w:rsidP="00000000" w:rsidRDefault="00000000" w:rsidRPr="00000000" w14:paraId="000012D4">
      <w:pPr>
        <w:pStyle w:val="Heading2"/>
        <w:keepLines w:val="1"/>
        <w:numPr>
          <w:ilvl w:val="1"/>
          <w:numId w:val="14"/>
        </w:numPr>
        <w:spacing w:after="64" w:before="0" w:line="259" w:lineRule="auto"/>
        <w:ind w:left="0" w:firstLine="0"/>
        <w:rPr>
          <w:rFonts w:ascii="Arial" w:cs="Arial" w:eastAsia="Arial" w:hAnsi="Arial"/>
        </w:rPr>
      </w:pPr>
      <w:bookmarkStart w:colFirst="0" w:colLast="0" w:name="_1fyl9w3" w:id="222"/>
      <w:bookmarkEnd w:id="222"/>
      <w:r w:rsidDel="00000000" w:rsidR="00000000" w:rsidRPr="00000000">
        <w:rPr>
          <w:rFonts w:ascii="Arial" w:cs="Arial" w:eastAsia="Arial" w:hAnsi="Arial"/>
          <w:rtl w:val="0"/>
        </w:rPr>
        <w:t xml:space="preserve">4.10 Topic Name and Topic Filter Registration Procedure</w:t>
      </w:r>
    </w:p>
    <w:p w:rsidR="00000000" w:rsidDel="00000000" w:rsidP="00000000" w:rsidRDefault="00000000" w:rsidRPr="00000000" w14:paraId="000012D5">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2D6">
      <w:pPr>
        <w:rPr>
          <w:rFonts w:ascii="Arial" w:cs="Arial" w:eastAsia="Arial" w:hAnsi="Arial"/>
        </w:rPr>
      </w:pPr>
      <w:r w:rsidDel="00000000" w:rsidR="00000000" w:rsidRPr="00000000">
        <w:rPr>
          <w:rtl w:val="0"/>
        </w:rPr>
      </w:r>
    </w:p>
    <w:p w:rsidR="00000000" w:rsidDel="00000000" w:rsidP="00000000" w:rsidRDefault="00000000" w:rsidRPr="00000000" w14:paraId="000012D7">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2D8">
      <w:pPr>
        <w:rPr>
          <w:rFonts w:ascii="Arial" w:cs="Arial" w:eastAsia="Arial" w:hAnsi="Arial"/>
        </w:rPr>
      </w:pPr>
      <w:r w:rsidDel="00000000" w:rsidR="00000000" w:rsidRPr="00000000">
        <w:rPr>
          <w:rtl w:val="0"/>
        </w:rPr>
      </w:r>
    </w:p>
    <w:p w:rsidR="00000000" w:rsidDel="00000000" w:rsidP="00000000" w:rsidRDefault="00000000" w:rsidRPr="00000000" w14:paraId="000012D9">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GW.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2DA">
      <w:pPr>
        <w:rPr>
          <w:rFonts w:ascii="Arial" w:cs="Arial" w:eastAsia="Arial" w:hAnsi="Arial"/>
        </w:rPr>
      </w:pPr>
      <w:r w:rsidDel="00000000" w:rsidR="00000000" w:rsidRPr="00000000">
        <w:rPr>
          <w:rtl w:val="0"/>
        </w:rPr>
      </w:r>
    </w:p>
    <w:p w:rsidR="00000000" w:rsidDel="00000000" w:rsidP="00000000" w:rsidRDefault="00000000" w:rsidRPr="00000000" w14:paraId="000012DB">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gateway to have a predefined topic alias associated with it, it is an error case, but one which should not be terminal to the session since firmware updates could lead to this scenario. The gateway will specify its topic alias type to be predefined and set the topic alias value to match that defined on the gateway in the REGACK, it will also set an ERROR reason code on the REGACK to indicate the issue. The client can then choose to update its registry of predefined topic alias’ if it so wishes. </w:t>
      </w:r>
    </w:p>
    <w:p w:rsidR="00000000" w:rsidDel="00000000" w:rsidP="00000000" w:rsidRDefault="00000000" w:rsidRPr="00000000" w14:paraId="000012DC">
      <w:pPr>
        <w:rPr>
          <w:rFonts w:ascii="Arial" w:cs="Arial" w:eastAsia="Arial" w:hAnsi="Arial"/>
        </w:rPr>
      </w:pPr>
      <w:r w:rsidDel="00000000" w:rsidR="00000000" w:rsidRPr="00000000">
        <w:rPr>
          <w:rtl w:val="0"/>
        </w:rPr>
      </w:r>
    </w:p>
    <w:p w:rsidR="00000000" w:rsidDel="00000000" w:rsidP="00000000" w:rsidRDefault="00000000" w:rsidRPr="00000000" w14:paraId="000012DD">
      <w:pPr>
        <w:rPr>
          <w:rFonts w:ascii="Arial" w:cs="Arial" w:eastAsia="Arial" w:hAnsi="Arial"/>
        </w:rPr>
      </w:pPr>
      <w:r w:rsidDel="00000000" w:rsidR="00000000" w:rsidRPr="00000000">
        <w:rPr>
          <w:rFonts w:ascii="Arial" w:cs="Arial" w:eastAsia="Arial" w:hAnsi="Arial"/>
          <w:highlight w:val="yellow"/>
          <w:rtl w:val="0"/>
        </w:rPr>
        <w:t xml:space="preserve">Predefined topicId values CANNOT be used interchangeably with the NORMAL alias type. This is considered a protocol violation.</w:t>
      </w:r>
      <w:r w:rsidDel="00000000" w:rsidR="00000000" w:rsidRPr="00000000">
        <w:rPr>
          <w:rtl w:val="0"/>
        </w:rPr>
      </w:r>
    </w:p>
    <w:p w:rsidR="00000000" w:rsidDel="00000000" w:rsidP="00000000" w:rsidRDefault="00000000" w:rsidRPr="00000000" w14:paraId="000012DE">
      <w:pPr>
        <w:rPr>
          <w:rFonts w:ascii="Arial" w:cs="Arial" w:eastAsia="Arial" w:hAnsi="Arial"/>
        </w:rPr>
      </w:pPr>
      <w:r w:rsidDel="00000000" w:rsidR="00000000" w:rsidRPr="00000000">
        <w:rPr>
          <w:rtl w:val="0"/>
        </w:rPr>
      </w:r>
    </w:p>
    <w:p w:rsidR="00000000" w:rsidDel="00000000" w:rsidP="00000000" w:rsidRDefault="00000000" w:rsidRPr="00000000" w14:paraId="000012DF">
      <w:pPr>
        <w:rPr>
          <w:rFonts w:ascii="Arial" w:cs="Arial" w:eastAsia="Arial" w:hAnsi="Arial"/>
        </w:rPr>
      </w:pPr>
      <w:r w:rsidDel="00000000" w:rsidR="00000000" w:rsidRPr="00000000">
        <w:rPr>
          <w:rFonts w:ascii="Arial" w:cs="Arial" w:eastAsia="Arial" w:hAnsi="Arial"/>
          <w:rtl w:val="0"/>
        </w:rPr>
        <w:t xml:space="preserve">If there are no predefined topic alias’, the gateway will pass back a NORMAL topic alias type. If the registration could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2E0">
      <w:pPr>
        <w:rPr>
          <w:rFonts w:ascii="Arial" w:cs="Arial" w:eastAsia="Arial" w:hAnsi="Arial"/>
        </w:rPr>
      </w:pPr>
      <w:r w:rsidDel="00000000" w:rsidR="00000000" w:rsidRPr="00000000">
        <w:rPr>
          <w:rtl w:val="0"/>
        </w:rPr>
      </w:r>
    </w:p>
    <w:p w:rsidR="00000000" w:rsidDel="00000000" w:rsidP="00000000" w:rsidRDefault="00000000" w:rsidRPr="00000000" w14:paraId="000012E1">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2E2">
      <w:pPr>
        <w:rPr>
          <w:rFonts w:ascii="Arial" w:cs="Arial" w:eastAsia="Arial" w:hAnsi="Arial"/>
        </w:rPr>
      </w:pPr>
      <w:r w:rsidDel="00000000" w:rsidR="00000000" w:rsidRPr="00000000">
        <w:rPr>
          <w:rtl w:val="0"/>
        </w:rPr>
      </w:r>
    </w:p>
    <w:p w:rsidR="00000000" w:rsidDel="00000000" w:rsidP="00000000" w:rsidRDefault="00000000" w:rsidRPr="00000000" w14:paraId="000012E3">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2E4">
      <w:pPr>
        <w:rPr>
          <w:rFonts w:ascii="Arial" w:cs="Arial" w:eastAsia="Arial" w:hAnsi="Arial"/>
        </w:rPr>
      </w:pPr>
      <w:r w:rsidDel="00000000" w:rsidR="00000000" w:rsidRPr="00000000">
        <w:rPr>
          <w:rtl w:val="0"/>
        </w:rPr>
      </w:r>
    </w:p>
    <w:p w:rsidR="00000000" w:rsidDel="00000000" w:rsidP="00000000" w:rsidRDefault="00000000" w:rsidRPr="00000000" w14:paraId="000012E5">
      <w:pPr>
        <w:rPr>
          <w:rFonts w:ascii="Arial" w:cs="Arial" w:eastAsia="Arial" w:hAnsi="Arial"/>
          <w:b w:val="1"/>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retail registration false, or the client re-connects without having set the “CleanStart” flag or the client has subscribed to topic names that contain wildcard characters such as # or +. </w:t>
      </w:r>
      <w:r w:rsidDel="00000000" w:rsidR="00000000" w:rsidRPr="00000000">
        <w:rPr>
          <w:rtl w:val="0"/>
        </w:rPr>
      </w:r>
    </w:p>
    <w:p w:rsidR="00000000" w:rsidDel="00000000" w:rsidP="00000000" w:rsidRDefault="00000000" w:rsidRPr="00000000" w14:paraId="000012E6">
      <w:pPr>
        <w:ind w:left="720" w:firstLine="0"/>
        <w:rPr>
          <w:rFonts w:ascii="Arial" w:cs="Arial" w:eastAsia="Arial" w:hAnsi="Arial"/>
          <w:b w:val="1"/>
        </w:rPr>
      </w:pPr>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12E7">
      <w:pPr>
        <w:ind w:left="720" w:firstLine="0"/>
        <w:rPr>
          <w:rFonts w:ascii="Arial" w:cs="Arial" w:eastAsia="Arial" w:hAnsi="Arial"/>
          <w:color w:val="000000"/>
        </w:rPr>
      </w:pPr>
      <w:commentRangeStart w:id="90"/>
      <w:commentRangeStart w:id="91"/>
      <w:commentRangeStart w:id="92"/>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90"/>
      <w:r w:rsidDel="00000000" w:rsidR="00000000" w:rsidRPr="00000000">
        <w:commentReference w:id="90"/>
      </w:r>
      <w:commentRangeEnd w:id="91"/>
      <w:r w:rsidDel="00000000" w:rsidR="00000000" w:rsidRPr="00000000">
        <w:commentReference w:id="91"/>
      </w:r>
      <w:commentRangeEnd w:id="92"/>
      <w:r w:rsidDel="00000000" w:rsidR="00000000" w:rsidRPr="00000000">
        <w:commentReference w:id="92"/>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2E8">
      <w:pPr>
        <w:rPr>
          <w:rFonts w:ascii="Arial" w:cs="Arial" w:eastAsia="Arial" w:hAnsi="Arial"/>
        </w:rPr>
      </w:pPr>
      <w:r w:rsidDel="00000000" w:rsidR="00000000" w:rsidRPr="00000000">
        <w:rPr>
          <w:rtl w:val="0"/>
        </w:rPr>
      </w:r>
    </w:p>
    <w:p w:rsidR="00000000" w:rsidDel="00000000" w:rsidP="00000000" w:rsidRDefault="00000000" w:rsidRPr="00000000" w14:paraId="000012E9">
      <w:pPr>
        <w:pStyle w:val="Heading2"/>
        <w:numPr>
          <w:ilvl w:val="1"/>
          <w:numId w:val="14"/>
        </w:numPr>
        <w:ind w:left="0" w:firstLine="0"/>
        <w:rPr>
          <w:rFonts w:ascii="Arial" w:cs="Arial" w:eastAsia="Arial" w:hAnsi="Arial"/>
        </w:rPr>
      </w:pPr>
      <w:bookmarkStart w:colFirst="0" w:colLast="0" w:name="_3zy8sjw" w:id="223"/>
      <w:bookmarkEnd w:id="223"/>
      <w:r w:rsidDel="00000000" w:rsidR="00000000" w:rsidRPr="00000000">
        <w:rPr>
          <w:rFonts w:ascii="Arial" w:cs="Arial" w:eastAsia="Arial" w:hAnsi="Arial"/>
          <w:rtl w:val="0"/>
        </w:rPr>
        <w:t xml:space="preserve">4.11 Topic Name and Topic Filter Mapping and Aliasing</w:t>
      </w:r>
    </w:p>
    <w:p w:rsidR="00000000" w:rsidDel="00000000" w:rsidP="00000000" w:rsidRDefault="00000000" w:rsidRPr="00000000" w14:paraId="000012EA">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2EB">
      <w:pPr>
        <w:rPr>
          <w:rFonts w:ascii="Arial" w:cs="Arial" w:eastAsia="Arial" w:hAnsi="Arial"/>
        </w:rPr>
      </w:pPr>
      <w:r w:rsidDel="00000000" w:rsidR="00000000" w:rsidRPr="00000000">
        <w:rPr>
          <w:rtl w:val="0"/>
        </w:rPr>
      </w:r>
    </w:p>
    <w:p w:rsidR="00000000" w:rsidDel="00000000" w:rsidP="00000000" w:rsidRDefault="00000000" w:rsidRPr="00000000" w14:paraId="000012EC">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2ED">
      <w:pPr>
        <w:rPr>
          <w:rFonts w:ascii="Arial" w:cs="Arial" w:eastAsia="Arial" w:hAnsi="Arial"/>
        </w:rPr>
      </w:pPr>
      <w:r w:rsidDel="00000000" w:rsidR="00000000" w:rsidRPr="00000000">
        <w:rPr>
          <w:rtl w:val="0"/>
        </w:rPr>
      </w:r>
    </w:p>
    <w:p w:rsidR="00000000" w:rsidDel="00000000" w:rsidP="00000000" w:rsidRDefault="00000000" w:rsidRPr="00000000" w14:paraId="000012EE">
      <w:pPr>
        <w:pStyle w:val="Heading2"/>
        <w:keepLines w:val="1"/>
        <w:numPr>
          <w:ilvl w:val="1"/>
          <w:numId w:val="14"/>
        </w:numPr>
        <w:spacing w:after="64" w:before="0" w:line="259" w:lineRule="auto"/>
        <w:ind w:left="0" w:firstLine="0"/>
        <w:rPr>
          <w:rFonts w:ascii="Arial" w:cs="Arial" w:eastAsia="Arial" w:hAnsi="Arial"/>
        </w:rPr>
      </w:pPr>
      <w:bookmarkStart w:colFirst="0" w:colLast="0" w:name="_2f3j2rp" w:id="224"/>
      <w:bookmarkEnd w:id="224"/>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12 Predefined topic alias’ and short topic names</w:t>
      </w:r>
    </w:p>
    <w:p w:rsidR="00000000" w:rsidDel="00000000" w:rsidP="00000000" w:rsidRDefault="00000000" w:rsidRPr="00000000" w14:paraId="000012EF">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F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 mapping to a topic name is known in advance by both the client’s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 both sides can start immediately with the sending of PUBLISH packets; there is no need for the REGISTER procedure as in the case of ”normal” topic alias’.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2F1">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F2">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2F3">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F4">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2F5">
      <w:pPr>
        <w:pStyle w:val="Heading2"/>
        <w:keepLines w:val="1"/>
        <w:numPr>
          <w:ilvl w:val="1"/>
          <w:numId w:val="14"/>
        </w:numPr>
        <w:spacing w:after="64" w:before="0" w:line="259" w:lineRule="auto"/>
        <w:ind w:left="0" w:right="4" w:firstLine="0"/>
        <w:rPr>
          <w:rFonts w:ascii="Arial" w:cs="Arial" w:eastAsia="Arial" w:hAnsi="Arial"/>
        </w:rPr>
      </w:pPr>
      <w:bookmarkStart w:colFirst="0" w:colLast="0" w:name="_u8tczi" w:id="225"/>
      <w:bookmarkEnd w:id="225"/>
      <w:r w:rsidDel="00000000" w:rsidR="00000000" w:rsidRPr="00000000">
        <w:rPr>
          <w:rFonts w:ascii="Arial" w:cs="Arial" w:eastAsia="Arial" w:hAnsi="Arial"/>
          <w:rtl w:val="0"/>
        </w:rPr>
        <w:t xml:space="preserve">4.13 Client’s Topic Subscribe/Unsubscribe Procedure</w:t>
      </w:r>
    </w:p>
    <w:p w:rsidR="00000000" w:rsidDel="00000000" w:rsidP="00000000" w:rsidRDefault="00000000" w:rsidRPr="00000000" w14:paraId="000012F6">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name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commentRangeStart w:id="93"/>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93"/>
      <w:r w:rsidDel="00000000" w:rsidR="00000000" w:rsidRPr="00000000">
        <w:commentReference w:id="93"/>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2F7">
      <w:pPr>
        <w:spacing w:after="4"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F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2F9">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F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 may also be pre-defined for certain topic names. Short topic names may be used as well. In those two cases the client still needs to subscribe to those pre-defined topic alias’ or short topic names.</w:t>
      </w:r>
    </w:p>
    <w:p w:rsidR="00000000" w:rsidDel="00000000" w:rsidP="00000000" w:rsidRDefault="00000000" w:rsidRPr="00000000" w14:paraId="000012FB">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F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2FD">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FE">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2FF">
      <w:pPr>
        <w:ind w:left="-15" w:right="990" w:firstLine="299"/>
        <w:rPr>
          <w:rFonts w:ascii="Arial" w:cs="Arial" w:eastAsia="Arial" w:hAnsi="Arial"/>
        </w:rPr>
      </w:pPr>
      <w:r w:rsidDel="00000000" w:rsidR="00000000" w:rsidRPr="00000000">
        <w:rPr>
          <w:rtl w:val="0"/>
        </w:rPr>
      </w:r>
    </w:p>
    <w:p w:rsidR="00000000" w:rsidDel="00000000" w:rsidP="00000000" w:rsidRDefault="00000000" w:rsidRPr="00000000" w14:paraId="00001300">
      <w:pPr>
        <w:pStyle w:val="Heading2"/>
        <w:keepLines w:val="1"/>
        <w:numPr>
          <w:ilvl w:val="1"/>
          <w:numId w:val="14"/>
        </w:numPr>
        <w:spacing w:after="64" w:before="0" w:line="259" w:lineRule="auto"/>
        <w:ind w:left="0" w:firstLine="0"/>
        <w:rPr>
          <w:rFonts w:ascii="Arial" w:cs="Arial" w:eastAsia="Arial" w:hAnsi="Arial"/>
        </w:rPr>
      </w:pPr>
      <w:bookmarkStart w:colFirst="0" w:colLast="0" w:name="_3e8gvnb" w:id="226"/>
      <w:bookmarkEnd w:id="226"/>
      <w:r w:rsidDel="00000000" w:rsidR="00000000" w:rsidRPr="00000000">
        <w:rPr>
          <w:rFonts w:ascii="Arial" w:cs="Arial" w:eastAsia="Arial" w:hAnsi="Arial"/>
          <w:rtl w:val="0"/>
        </w:rPr>
        <w:t xml:space="preserve">4.14 Client’s Publish Procedure</w:t>
      </w:r>
    </w:p>
    <w:p w:rsidR="00000000" w:rsidDel="00000000" w:rsidP="00000000" w:rsidRDefault="00000000" w:rsidRPr="00000000" w14:paraId="00001301">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30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303">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04">
      <w:pPr>
        <w:ind w:left="-15" w:right="4" w:firstLine="0"/>
        <w:rPr>
          <w:rFonts w:ascii="Arial" w:cs="Arial" w:eastAsia="Arial" w:hAnsi="Arial"/>
        </w:rPr>
      </w:pPr>
      <w:r w:rsidDel="00000000" w:rsidR="00000000" w:rsidRPr="00000000">
        <w:rPr>
          <w:rFonts w:ascii="Arial" w:cs="Arial" w:eastAsia="Arial" w:hAnsi="Arial"/>
          <w:rtl w:val="0"/>
        </w:rPr>
        <w:t xml:space="preserve">Regardless of the requested QoS level the client may receive in response to its PUBLISH a PUBACK packet which contains either:</w:t>
      </w:r>
    </w:p>
    <w:p w:rsidR="00000000" w:rsidDel="00000000" w:rsidP="00000000" w:rsidRDefault="00000000" w:rsidRPr="00000000" w14:paraId="00001305">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06">
      <w:pPr>
        <w:numPr>
          <w:ilvl w:val="0"/>
          <w:numId w:val="1"/>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307">
      <w:pPr>
        <w:numPr>
          <w:ilvl w:val="0"/>
          <w:numId w:val="1"/>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30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At any point in time a client may have only one QoS level 1 or 2 PUBLISH packet outstanding in each direction; i.e. it has to wait for the termination of this PUBLISH packet exchange before it could start a new level 1 or 2 transaction</w:t>
      </w:r>
    </w:p>
    <w:p w:rsidR="00000000" w:rsidDel="00000000" w:rsidP="00000000" w:rsidRDefault="00000000" w:rsidRPr="00000000" w14:paraId="00001309">
      <w:pPr>
        <w:pStyle w:val="Heading2"/>
        <w:keepLines w:val="1"/>
        <w:numPr>
          <w:ilvl w:val="1"/>
          <w:numId w:val="14"/>
        </w:numPr>
        <w:spacing w:after="64" w:before="0" w:line="259" w:lineRule="auto"/>
        <w:ind w:left="0" w:firstLine="0"/>
        <w:rPr>
          <w:rFonts w:ascii="Arial" w:cs="Arial" w:eastAsia="Arial" w:hAnsi="Arial"/>
        </w:rPr>
      </w:pPr>
      <w:bookmarkStart w:colFirst="0" w:colLast="0" w:name="_1tdr5v4" w:id="227"/>
      <w:bookmarkEnd w:id="227"/>
      <w:r w:rsidDel="00000000" w:rsidR="00000000" w:rsidRPr="00000000">
        <w:rPr>
          <w:rFonts w:ascii="Arial" w:cs="Arial" w:eastAsia="Arial" w:hAnsi="Arial"/>
          <w:rtl w:val="0"/>
        </w:rPr>
        <w:t xml:space="preserve">4.15 Gateway’s Publish Procedure</w:t>
      </w:r>
    </w:p>
    <w:p w:rsidR="00000000" w:rsidDel="00000000" w:rsidP="00000000" w:rsidRDefault="00000000" w:rsidRPr="00000000" w14:paraId="0000130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Section 3.14, the gateway sends PUBLISH packets with the topic alias value that was returned in the SUBACK packet to the client.</w:t>
      </w:r>
    </w:p>
    <w:p w:rsidR="00000000" w:rsidDel="00000000" w:rsidP="00000000" w:rsidRDefault="00000000" w:rsidRPr="00000000" w14:paraId="0000130B">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0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30D">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0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30F">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310">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11">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312">
      <w:pPr>
        <w:pStyle w:val="Heading2"/>
        <w:keepLines w:val="1"/>
        <w:numPr>
          <w:ilvl w:val="1"/>
          <w:numId w:val="14"/>
        </w:numPr>
        <w:spacing w:after="64" w:before="0" w:line="259" w:lineRule="auto"/>
        <w:ind w:left="0" w:firstLine="0"/>
        <w:rPr>
          <w:rFonts w:ascii="Arial" w:cs="Arial" w:eastAsia="Arial" w:hAnsi="Arial"/>
        </w:rPr>
      </w:pPr>
      <w:bookmarkStart w:colFirst="0" w:colLast="0" w:name="_4ddeoix" w:id="228"/>
      <w:bookmarkEnd w:id="228"/>
      <w:r w:rsidDel="00000000" w:rsidR="00000000" w:rsidRPr="00000000">
        <w:rPr>
          <w:rFonts w:ascii="Arial" w:cs="Arial" w:eastAsia="Arial" w:hAnsi="Arial"/>
          <w:rtl w:val="0"/>
        </w:rPr>
        <w:t xml:space="preserve">4.16 Keep Alive and PING Procedure</w:t>
      </w:r>
    </w:p>
    <w:p w:rsidR="00000000" w:rsidDel="00000000" w:rsidP="00000000" w:rsidRDefault="00000000" w:rsidRPr="00000000" w14:paraId="0000131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314">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1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connected. Otherwise, the received PINGREQ packet is ignored.</w:t>
      </w:r>
    </w:p>
    <w:p w:rsidR="00000000" w:rsidDel="00000000" w:rsidP="00000000" w:rsidRDefault="00000000" w:rsidRPr="00000000" w14:paraId="00001316">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17">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318">
      <w:pPr>
        <w:pStyle w:val="Heading2"/>
        <w:keepLines w:val="1"/>
        <w:numPr>
          <w:ilvl w:val="1"/>
          <w:numId w:val="14"/>
        </w:numPr>
        <w:spacing w:after="64" w:before="0" w:line="259" w:lineRule="auto"/>
        <w:ind w:left="0" w:right="4" w:firstLine="0"/>
        <w:rPr>
          <w:rFonts w:ascii="Arial" w:cs="Arial" w:eastAsia="Arial" w:hAnsi="Arial"/>
        </w:rPr>
      </w:pPr>
      <w:bookmarkStart w:colFirst="0" w:colLast="0" w:name="_2sioyqq" w:id="229"/>
      <w:bookmarkEnd w:id="229"/>
      <w:r w:rsidDel="00000000" w:rsidR="00000000" w:rsidRPr="00000000">
        <w:rPr>
          <w:rFonts w:ascii="Arial" w:cs="Arial" w:eastAsia="Arial" w:hAnsi="Arial"/>
          <w:rtl w:val="0"/>
        </w:rPr>
        <w:t xml:space="preserve">4.17 Client’s Disconnect Procedure</w:t>
      </w:r>
    </w:p>
    <w:p w:rsidR="00000000" w:rsidDel="00000000" w:rsidP="00000000" w:rsidRDefault="00000000" w:rsidRPr="00000000" w14:paraId="0000131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close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31A">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1B">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Virtual Connection again by sending a CONNECT packet to the gateway.</w:t>
      </w:r>
    </w:p>
    <w:p w:rsidR="00000000" w:rsidDel="00000000" w:rsidP="00000000" w:rsidRDefault="00000000" w:rsidRPr="00000000" w14:paraId="0000131C">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1D">
      <w:pPr>
        <w:pStyle w:val="Heading2"/>
        <w:keepLines w:val="1"/>
        <w:numPr>
          <w:ilvl w:val="1"/>
          <w:numId w:val="14"/>
        </w:numPr>
        <w:spacing w:after="64" w:before="0" w:line="259" w:lineRule="auto"/>
        <w:ind w:left="0" w:right="4" w:firstLine="0"/>
        <w:rPr>
          <w:rFonts w:ascii="Arial" w:cs="Arial" w:eastAsia="Arial" w:hAnsi="Arial"/>
        </w:rPr>
      </w:pPr>
      <w:bookmarkStart w:colFirst="0" w:colLast="0" w:name="_17nz8yj" w:id="230"/>
      <w:bookmarkEnd w:id="230"/>
      <w:r w:rsidDel="00000000" w:rsidR="00000000" w:rsidRPr="00000000">
        <w:rPr>
          <w:rFonts w:ascii="Arial" w:cs="Arial" w:eastAsia="Arial" w:hAnsi="Arial"/>
          <w:rtl w:val="0"/>
        </w:rPr>
        <w:t xml:space="preserve">4.18 Client’s Retransmission Procedure</w:t>
      </w:r>
    </w:p>
    <w:p w:rsidR="00000000" w:rsidDel="00000000" w:rsidP="00000000" w:rsidRDefault="00000000" w:rsidRPr="00000000" w14:paraId="0000131E">
      <w:pPr>
        <w:spacing w:after="345" w:lineRule="auto"/>
        <w:ind w:left="-5" w:right="4" w:firstLine="0"/>
        <w:rPr>
          <w:rFonts w:ascii="Arial" w:cs="Arial" w:eastAsia="Arial" w:hAnsi="Arial"/>
        </w:rPr>
      </w:pPr>
      <w:commentRangeStart w:id="94"/>
      <w:commentRangeStart w:id="95"/>
      <w:commentRangeStart w:id="96"/>
      <w:r w:rsidDel="00000000" w:rsidR="00000000" w:rsidRPr="00000000">
        <w:rPr>
          <w:rFonts w:ascii="Arial" w:cs="Arial" w:eastAsia="Arial" w:hAnsi="Arial"/>
          <w:rtl w:val="0"/>
        </w:rPr>
        <w:t xml:space="preserve">All packets that are “</w:t>
      </w:r>
      <w:commentRangeStart w:id="97"/>
      <w:r w:rsidDel="00000000" w:rsidR="00000000" w:rsidRPr="00000000">
        <w:rPr>
          <w:rFonts w:ascii="Arial" w:cs="Arial" w:eastAsia="Arial" w:hAnsi="Arial"/>
          <w:rtl w:val="0"/>
        </w:rPr>
        <w:t xml:space="preserve">unicasted</w:t>
      </w:r>
      <w:commentRangeEnd w:id="97"/>
      <w:r w:rsidDel="00000000" w:rsidR="00000000" w:rsidRPr="00000000">
        <w:commentReference w:id="97"/>
      </w:r>
      <w:r w:rsidDel="00000000" w:rsidR="00000000" w:rsidRPr="00000000">
        <w:rPr>
          <w:rFonts w:ascii="Arial" w:cs="Arial" w:eastAsia="Arial" w:hAnsi="Arial"/>
          <w:rtl w:val="0"/>
        </w:rPr>
        <w:t xml:space="preserve">” to the Gateway (i.e. sent using the gateway’s unicast address) and for which a gateway’s reply is expected are supervised by a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and a retry counter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w:t>
      </w:r>
      <w:r w:rsidDel="00000000" w:rsidR="00000000" w:rsidRPr="00000000">
        <w:rPr>
          <w:rFonts w:ascii="Arial" w:cs="Arial" w:eastAsia="Arial" w:hAnsi="Arial"/>
          <w:rtl w:val="0"/>
        </w:rPr>
        <w:t xml:space="preserve">. The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is started by the client when the packet is sent and stopped when the expected gateways reply is received. If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times out and the expected gateway’s reply is not received, the client retransmits the packet. After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retransmissions, the client aborts the procedure and assumes that the MQTT-SN gateway is no longer available. </w:t>
      </w:r>
      <w:commentRangeStart w:id="98"/>
      <w:r w:rsidDel="00000000" w:rsidR="00000000" w:rsidRPr="00000000">
        <w:rPr>
          <w:rFonts w:ascii="Arial" w:cs="Arial" w:eastAsia="Arial" w:hAnsi="Arial"/>
          <w:rtl w:val="0"/>
        </w:rPr>
        <w:t xml:space="preserve">It should then attempt to establish a session on any other available gateway (where it may exist).</w:t>
      </w:r>
      <w:commentRangeEnd w:id="94"/>
      <w:r w:rsidDel="00000000" w:rsidR="00000000" w:rsidRPr="00000000">
        <w:commentReference w:id="94"/>
      </w:r>
      <w:commentRangeEnd w:id="95"/>
      <w:r w:rsidDel="00000000" w:rsidR="00000000" w:rsidRPr="00000000">
        <w:commentReference w:id="95"/>
      </w:r>
      <w:commentRangeEnd w:id="98"/>
      <w:r w:rsidDel="00000000" w:rsidR="00000000" w:rsidRPr="00000000">
        <w:commentReference w:id="98"/>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131F">
      <w:pPr>
        <w:pStyle w:val="Heading2"/>
        <w:keepLines w:val="1"/>
        <w:numPr>
          <w:ilvl w:val="1"/>
          <w:numId w:val="14"/>
        </w:numPr>
        <w:spacing w:after="94" w:before="0" w:line="259" w:lineRule="auto"/>
        <w:ind w:left="0" w:firstLine="0"/>
        <w:rPr>
          <w:rFonts w:ascii="Arial" w:cs="Arial" w:eastAsia="Arial" w:hAnsi="Arial"/>
        </w:rPr>
      </w:pPr>
      <w:bookmarkStart w:colFirst="0" w:colLast="0" w:name="_3rnmrmc" w:id="231"/>
      <w:bookmarkEnd w:id="231"/>
      <w:r w:rsidDel="00000000" w:rsidR="00000000" w:rsidRPr="00000000">
        <w:rPr>
          <w:rFonts w:ascii="Arial" w:cs="Arial" w:eastAsia="Arial" w:hAnsi="Arial"/>
          <w:rtl w:val="0"/>
        </w:rPr>
        <w:t xml:space="preserve">4.19 Sleeping clients</w:t>
      </w:r>
    </w:p>
    <w:p w:rsidR="00000000" w:rsidDel="00000000" w:rsidP="00000000" w:rsidRDefault="00000000" w:rsidRPr="00000000" w14:paraId="00001320">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321">
      <w:pPr>
        <w:rPr>
          <w:rFonts w:ascii="Arial" w:cs="Arial" w:eastAsia="Arial" w:hAnsi="Arial"/>
        </w:rPr>
      </w:pPr>
      <w:r w:rsidDel="00000000" w:rsidR="00000000" w:rsidRPr="00000000">
        <w:rPr>
          <w:rtl w:val="0"/>
        </w:rPr>
      </w:r>
    </w:p>
    <w:p w:rsidR="00000000" w:rsidDel="00000000" w:rsidP="00000000" w:rsidRDefault="00000000" w:rsidRPr="00000000" w14:paraId="00001322">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323">
      <w:pPr>
        <w:rPr>
          <w:rFonts w:ascii="Arial" w:cs="Arial" w:eastAsia="Arial" w:hAnsi="Arial"/>
        </w:rPr>
      </w:pPr>
      <w:r w:rsidDel="00000000" w:rsidR="00000000" w:rsidRPr="00000000">
        <w:rPr>
          <w:rtl w:val="0"/>
        </w:rPr>
      </w:r>
    </w:p>
    <w:p w:rsidR="00000000" w:rsidDel="00000000" w:rsidP="00000000" w:rsidRDefault="00000000" w:rsidRPr="00000000" w14:paraId="00001324">
      <w:pPr>
        <w:rPr>
          <w:rFonts w:ascii="Arial" w:cs="Arial" w:eastAsia="Arial" w:hAnsi="Arial"/>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p>
    <w:p w:rsidR="00000000" w:rsidDel="00000000" w:rsidP="00000000" w:rsidRDefault="00000000" w:rsidRPr="00000000" w14:paraId="00001325">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1326">
      <w:pPr>
        <w:ind w:left="720" w:firstLine="0"/>
        <w:rPr>
          <w:rFonts w:ascii="Arial" w:cs="Arial" w:eastAsia="Arial" w:hAnsi="Arial"/>
          <w:b w:val="1"/>
        </w:rPr>
      </w:pPr>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1327">
      <w:pPr>
        <w:ind w:left="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32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29">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queue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32A">
      <w:pPr>
        <w:rPr>
          <w:rFonts w:ascii="Arial" w:cs="Arial" w:eastAsia="Arial" w:hAnsi="Arial"/>
          <w:color w:val="000000"/>
        </w:rPr>
      </w:pPr>
      <w:r w:rsidDel="00000000" w:rsidR="00000000" w:rsidRPr="00000000">
        <w:rPr>
          <w:rtl w:val="0"/>
        </w:rPr>
      </w:r>
    </w:p>
    <w:p w:rsidR="00000000" w:rsidDel="00000000" w:rsidP="00000000" w:rsidRDefault="00000000" w:rsidRPr="00000000" w14:paraId="0000132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commentRangeStart w:id="99"/>
      <w:r w:rsidDel="00000000" w:rsidR="00000000" w:rsidRPr="00000000">
        <w:rPr>
          <w:rFonts w:ascii="Arial" w:cs="Arial" w:eastAsia="Arial" w:hAnsi="Arial"/>
          <w:color w:val="000000"/>
          <w:rtl w:val="0"/>
        </w:rPr>
        <w:t xml:space="preserve">the gateway detects a timeout in the delivery,</w:t>
      </w:r>
      <w:commentRangeEnd w:id="99"/>
      <w:r w:rsidDel="00000000" w:rsidR="00000000" w:rsidRPr="00000000">
        <w:commentReference w:id="99"/>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32C">
      <w:pPr>
        <w:rPr>
          <w:rFonts w:ascii="Arial" w:cs="Arial" w:eastAsia="Arial" w:hAnsi="Arial"/>
          <w:color w:val="000000"/>
        </w:rPr>
      </w:pPr>
      <w:r w:rsidDel="00000000" w:rsidR="00000000" w:rsidRPr="00000000">
        <w:rPr>
          <w:rtl w:val="0"/>
        </w:rPr>
      </w:r>
    </w:p>
    <w:p w:rsidR="00000000" w:rsidDel="00000000" w:rsidP="00000000" w:rsidRDefault="00000000" w:rsidRPr="00000000" w14:paraId="0000132D">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32E">
      <w:pPr>
        <w:rPr>
          <w:rFonts w:ascii="Arial" w:cs="Arial" w:eastAsia="Arial" w:hAnsi="Arial"/>
          <w:color w:val="000000"/>
        </w:rPr>
      </w:pPr>
      <w:r w:rsidDel="00000000" w:rsidR="00000000" w:rsidRPr="00000000">
        <w:rPr>
          <w:rtl w:val="0"/>
        </w:rPr>
      </w:r>
    </w:p>
    <w:p w:rsidR="00000000" w:rsidDel="00000000" w:rsidP="00000000" w:rsidRDefault="00000000" w:rsidRPr="00000000" w14:paraId="0000132F">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r w:rsidDel="00000000" w:rsidR="00000000" w:rsidRPr="00000000">
        <w:rPr>
          <w:rFonts w:ascii="Arial" w:cs="Arial" w:eastAsia="Arial" w:hAnsi="Arial"/>
          <w:rtl w:val="0"/>
        </w:rPr>
        <w:t xml:space="preserve">3.18</w:t>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when it receives 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PINGRESP.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restarted when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30">
      <w:pPr>
        <w:rPr>
          <w:rFonts w:ascii="Arial" w:cs="Arial" w:eastAsia="Arial" w:hAnsi="Arial"/>
          <w:color w:val="000000"/>
        </w:rPr>
      </w:pPr>
      <w:r w:rsidDel="00000000" w:rsidR="00000000" w:rsidRPr="00000000">
        <w:rPr>
          <w:rtl w:val="0"/>
        </w:rPr>
      </w:r>
    </w:p>
    <w:p w:rsidR="00000000" w:rsidDel="00000000" w:rsidP="00000000" w:rsidRDefault="00000000" w:rsidRPr="00000000" w14:paraId="00001331">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commentRangeStart w:id="100"/>
      <w:commentRangeStart w:id="101"/>
      <w:commentRangeStart w:id="102"/>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00"/>
      <w:r w:rsidDel="00000000" w:rsidR="00000000" w:rsidRPr="00000000">
        <w:commentReference w:id="100"/>
      </w:r>
      <w:commentRangeEnd w:id="101"/>
      <w:r w:rsidDel="00000000" w:rsidR="00000000" w:rsidRPr="00000000">
        <w:commentReference w:id="101"/>
      </w:r>
      <w:commentRangeEnd w:id="102"/>
      <w:r w:rsidDel="00000000" w:rsidR="00000000" w:rsidRPr="00000000">
        <w:commentReference w:id="102"/>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32">
      <w:pPr>
        <w:rPr>
          <w:rFonts w:ascii="Arial" w:cs="Arial" w:eastAsia="Arial" w:hAnsi="Arial"/>
          <w:color w:val="000000"/>
        </w:rPr>
      </w:pPr>
      <w:r w:rsidDel="00000000" w:rsidR="00000000" w:rsidRPr="00000000">
        <w:rPr>
          <w:rtl w:val="0"/>
        </w:rPr>
      </w:r>
    </w:p>
    <w:p w:rsidR="00000000" w:rsidDel="00000000" w:rsidP="00000000" w:rsidRDefault="00000000" w:rsidRPr="00000000" w14:paraId="00001333">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334">
      <w:pPr>
        <w:rPr>
          <w:rFonts w:ascii="Arial" w:cs="Arial" w:eastAsia="Arial" w:hAnsi="Arial"/>
          <w:color w:val="000000"/>
        </w:rPr>
      </w:pPr>
      <w:r w:rsidDel="00000000" w:rsidR="00000000" w:rsidRPr="00000000">
        <w:rPr>
          <w:rtl w:val="0"/>
        </w:rPr>
      </w:r>
    </w:p>
    <w:p w:rsidR="00000000" w:rsidDel="00000000" w:rsidP="00000000" w:rsidRDefault="00000000" w:rsidRPr="00000000" w14:paraId="0000133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 </w:t>
      </w:r>
      <w:commentRangeStart w:id="103"/>
      <w:r w:rsidDel="00000000" w:rsidR="00000000" w:rsidRPr="00000000">
        <w:rPr>
          <w:rFonts w:ascii="Arial" w:cs="Arial" w:eastAsia="Arial" w:hAnsi="Arial"/>
          <w:color w:val="000000"/>
          <w:highlight w:val="yellow"/>
          <w:rtl w:val="0"/>
        </w:rPr>
        <w:t xml:space="preserve">Therefore, the gateway must re-register any topic alias’s during the AWAKE state, which will last until the last PINGRESP is issued</w:t>
      </w:r>
      <w:commentRangeEnd w:id="103"/>
      <w:r w:rsidDel="00000000" w:rsidR="00000000" w:rsidRPr="00000000">
        <w:commentReference w:id="103"/>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36">
      <w:pPr>
        <w:rPr>
          <w:rFonts w:ascii="Arial" w:cs="Arial" w:eastAsia="Arial" w:hAnsi="Arial"/>
          <w:color w:val="000000"/>
        </w:rPr>
      </w:pPr>
      <w:r w:rsidDel="00000000" w:rsidR="00000000" w:rsidRPr="00000000">
        <w:rPr>
          <w:rtl w:val="0"/>
        </w:rPr>
      </w:r>
    </w:p>
    <w:p w:rsidR="00000000" w:rsidDel="00000000" w:rsidP="00000000" w:rsidRDefault="00000000" w:rsidRPr="00000000" w14:paraId="00001337">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Non-normative comment</w:t>
      </w:r>
    </w:p>
    <w:p w:rsidR="00000000" w:rsidDel="00000000" w:rsidP="00000000" w:rsidRDefault="00000000" w:rsidRPr="00000000" w14:paraId="00001338">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 </w:t>
      </w:r>
    </w:p>
    <w:p w:rsidR="00000000" w:rsidDel="00000000" w:rsidP="00000000" w:rsidRDefault="00000000" w:rsidRPr="00000000" w14:paraId="00001339">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133A">
      <w:pPr>
        <w:spacing w:after="0" w:before="0" w:lineRule="auto"/>
        <w:ind w:left="21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33B">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6"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33C">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commentRangeStart w:id="104"/>
      <w:r w:rsidDel="00000000" w:rsidR="00000000" w:rsidRPr="00000000">
        <w:rPr>
          <w:rFonts w:ascii="Arial" w:cs="Arial" w:eastAsia="Arial" w:hAnsi="Arial"/>
          <w:rtl w:val="0"/>
        </w:rPr>
        <w:t xml:space="preserve">Awake ping packet flush</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133D">
      <w:pPr>
        <w:pStyle w:val="Heading2"/>
        <w:numPr>
          <w:ilvl w:val="1"/>
          <w:numId w:val="14"/>
        </w:numPr>
        <w:ind w:left="0" w:firstLine="0"/>
        <w:rPr>
          <w:rFonts w:ascii="Arial" w:cs="Arial" w:eastAsia="Arial" w:hAnsi="Arial"/>
        </w:rPr>
      </w:pPr>
      <w:bookmarkStart w:colFirst="0" w:colLast="0" w:name="_26sx1u5" w:id="232"/>
      <w:bookmarkEnd w:id="232"/>
      <w:r w:rsidDel="00000000" w:rsidR="00000000" w:rsidRPr="00000000">
        <w:rPr>
          <w:rFonts w:ascii="Arial" w:cs="Arial" w:eastAsia="Arial" w:hAnsi="Arial"/>
          <w:rtl w:val="0"/>
        </w:rPr>
        <w:t xml:space="preserve">4.20 </w:t>
      </w:r>
      <w:commentRangeStart w:id="105"/>
      <w:r w:rsidDel="00000000" w:rsidR="00000000" w:rsidRPr="00000000">
        <w:rPr>
          <w:rFonts w:ascii="Arial" w:cs="Arial" w:eastAsia="Arial" w:hAnsi="Arial"/>
          <w:rtl w:val="0"/>
        </w:rPr>
        <w:t xml:space="preserve">Authentication</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33E">
      <w:pPr>
        <w:rPr>
          <w:rFonts w:ascii="Arial" w:cs="Arial" w:eastAsia="Arial" w:hAnsi="Arial"/>
        </w:rPr>
      </w:pPr>
      <w:r w:rsidDel="00000000" w:rsidR="00000000" w:rsidRPr="00000000">
        <w:rPr>
          <w:rFonts w:ascii="Arial" w:cs="Arial" w:eastAsia="Arial" w:hAnsi="Arial"/>
          <w:rtl w:val="0"/>
        </w:rPr>
        <w:t xml:space="preserve">Authentication involves the exchange of AUTH packets between the Client and the Server after the CONNECT and before the CONNACK packets.</w:t>
      </w:r>
    </w:p>
    <w:p w:rsidR="00000000" w:rsidDel="00000000" w:rsidP="00000000" w:rsidRDefault="00000000" w:rsidRPr="00000000" w14:paraId="0000133F">
      <w:pPr>
        <w:rPr>
          <w:rFonts w:ascii="Arial" w:cs="Arial" w:eastAsia="Arial" w:hAnsi="Arial"/>
        </w:rPr>
      </w:pPr>
      <w:r w:rsidDel="00000000" w:rsidR="00000000" w:rsidRPr="00000000">
        <w:rPr>
          <w:rFonts w:ascii="Arial" w:cs="Arial" w:eastAsia="Arial" w:hAnsi="Arial"/>
          <w:rtl w:val="0"/>
        </w:rPr>
        <w:t xml:space="preserve">To begin an authentication exchange, the Client sets the AUTH flag in the CONNECT packet. It then sends an AUTH packet with an Authentication Method. This specifies the authentication method to use. If the Server does not support the Authentication Method supplied by the Client, it MAY send a CONNACK with a Reason Code of 0x8C (Bad authentication method) or 0x87 (Not Authorized) and MUST close the Connection.</w:t>
      </w:r>
    </w:p>
    <w:p w:rsidR="00000000" w:rsidDel="00000000" w:rsidP="00000000" w:rsidRDefault="00000000" w:rsidRPr="00000000" w14:paraId="00001340">
      <w:pPr>
        <w:rPr>
          <w:rFonts w:ascii="Arial" w:cs="Arial" w:eastAsia="Arial" w:hAnsi="Arial"/>
        </w:rPr>
      </w:pPr>
      <w:r w:rsidDel="00000000" w:rsidR="00000000" w:rsidRPr="00000000">
        <w:rPr>
          <w:rFonts w:ascii="Arial" w:cs="Arial" w:eastAsia="Arial" w:hAnsi="Arial"/>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41">
      <w:pPr>
        <w:rPr>
          <w:rFonts w:ascii="Arial" w:cs="Arial" w:eastAsia="Arial" w:hAnsi="Arial"/>
        </w:rPr>
      </w:pPr>
      <w:r w:rsidDel="00000000" w:rsidR="00000000" w:rsidRPr="00000000">
        <w:rPr>
          <w:rtl w:val="0"/>
        </w:rPr>
      </w:r>
    </w:p>
    <w:p w:rsidR="00000000" w:rsidDel="00000000" w:rsidP="00000000" w:rsidRDefault="00000000" w:rsidRPr="00000000" w14:paraId="00001342">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Non-normative comment</w:t>
      </w:r>
    </w:p>
    <w:p w:rsidR="00000000" w:rsidDel="00000000" w:rsidP="00000000" w:rsidRDefault="00000000" w:rsidRPr="00000000" w14:paraId="0000134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Authentication Method is commonly a SASL mechanism, using such a registered name aids interchange. However, the Authentication Method is not constrained to using registered SASL mechanisms.</w:t>
      </w:r>
    </w:p>
    <w:p w:rsidR="00000000" w:rsidDel="00000000" w:rsidP="00000000" w:rsidRDefault="00000000" w:rsidRPr="00000000" w14:paraId="0000134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Authentication Method selected by the Client specifies that the Client sends data first, the Client SHOULD include an Authentication Data property in the AUTH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4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Gateway requires additional information to complete the authentication, it can send an AUTH packet to the Client. This packet MUST contain a Reason Code of 0x18 (Continue authentication). If the authentication method requires the Gateway to send authentication data to the Client, it is sent in the Authentication Data.</w:t>
      </w:r>
    </w:p>
    <w:p w:rsidR="00000000" w:rsidDel="00000000" w:rsidP="00000000" w:rsidRDefault="00000000" w:rsidRPr="00000000" w14:paraId="0000134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responds to an AUTH packet from the Gateway by sending a further AUTH packet. This packet MUST contain a Reason Code of 0x18 (Continue authentication). If the authentication method requires the Client to send authentication data for the Gateway, it is sent in the Authentication Data.</w:t>
      </w:r>
    </w:p>
    <w:p w:rsidR="00000000" w:rsidDel="00000000" w:rsidP="00000000" w:rsidRDefault="00000000" w:rsidRPr="00000000" w14:paraId="0000134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and Server exchange AUTH packets as needed until the Gateway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48">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can close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shd w:fill="fff2cc" w:val="clear"/>
          <w:rtl w:val="0"/>
        </w:rPr>
        <w:t xml:space="preserve">onnection at any point in this process by sending a DISCONNECT packet. The Server can reject the authentication at any point in this process by sending a CONNACK with a Reason Code of 0x80 or above as described in section 4.13.</w:t>
      </w:r>
    </w:p>
    <w:p w:rsidR="00000000" w:rsidDel="00000000" w:rsidP="00000000" w:rsidRDefault="00000000" w:rsidRPr="00000000" w14:paraId="00001349">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implementation of authentication is OPTIONAL for both Clients and Gateways. If the Client does not include an Authentication Method in the CONNECT, the Gateway MUST NOT send an AUTH packet. If the Client does not set the Authentication Flag in the CONNECT, the Client MUST NOT send an AUTH packet to the Server.</w:t>
      </w:r>
    </w:p>
    <w:p w:rsidR="00000000" w:rsidDel="00000000" w:rsidP="00000000" w:rsidRDefault="00000000" w:rsidRPr="00000000" w14:paraId="0000134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Client does not set the Authentication Flag in the CONNECT packet, the Server SHOULD authenticate using some or all of the information in the CONNECT packet in conjunction with the underlying transport layer.</w:t>
      </w:r>
    </w:p>
    <w:p w:rsidR="00000000" w:rsidDel="00000000" w:rsidP="00000000" w:rsidRDefault="00000000" w:rsidRPr="00000000" w14:paraId="0000134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example showing a user name and password authentication</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134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CONNECT Authentication Flag=1 Authentication Data=client-first-data</w:t>
      </w:r>
    </w:p>
    <w:p w:rsidR="00000000" w:rsidDel="00000000" w:rsidP="00000000" w:rsidRDefault="00000000" w:rsidRPr="00000000" w14:paraId="0000134D">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AUTH rc=0x01 Authentication Method="PLAIN" Authentication Data=client-first-data</w:t>
      </w:r>
    </w:p>
    <w:p w:rsidR="00000000" w:rsidDel="00000000" w:rsidP="00000000" w:rsidRDefault="00000000" w:rsidRPr="00000000" w14:paraId="0000134E">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Gateway to Gateway CONNACK rc=0</w:t>
      </w:r>
    </w:p>
    <w:p w:rsidR="00000000" w:rsidDel="00000000" w:rsidP="00000000" w:rsidRDefault="00000000" w:rsidRPr="00000000" w14:paraId="0000134F">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1350">
      <w:pPr>
        <w:rPr>
          <w:rFonts w:ascii="Arial" w:cs="Arial" w:eastAsia="Arial" w:hAnsi="Arial"/>
        </w:rPr>
      </w:pPr>
      <w:r w:rsidDel="00000000" w:rsidR="00000000" w:rsidRPr="00000000">
        <w:rPr>
          <w:rFonts w:ascii="Arial" w:cs="Arial" w:eastAsia="Arial" w:hAnsi="Arial"/>
          <w:rtl w:val="0"/>
        </w:rPr>
        <w:t xml:space="preserve">Where client-first-data is the content of the SASL PLAIN message as described in RFC 4616:</w:t>
      </w:r>
    </w:p>
    <w:p w:rsidR="00000000" w:rsidDel="00000000" w:rsidP="00000000" w:rsidRDefault="00000000" w:rsidRPr="00000000" w14:paraId="00001351">
      <w:pPr>
        <w:rPr>
          <w:rFonts w:ascii="Arial" w:cs="Arial" w:eastAsia="Arial" w:hAnsi="Arial"/>
        </w:rPr>
      </w:pPr>
      <w:r w:rsidDel="00000000" w:rsidR="00000000" w:rsidRPr="00000000">
        <w:rPr>
          <w:rFonts w:ascii="Arial" w:cs="Arial" w:eastAsia="Arial" w:hAnsi="Arial"/>
          <w:i w:val="1"/>
          <w:rtl w:val="0"/>
        </w:rPr>
        <w:t xml:space="preserve">The mechanism consists of a single message, a string of [UTF-8]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encoded [Unicode] characters, from the client to the server. The[UTF-8]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client presents the authorization identity (identity to act 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followed by a NUL (U+0000) character, followed by the authentication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identity (identity whose password will be used), followed by a NUL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(U+0000) character, followed by the clear-text password. As with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other SASL mechanisms, the client does not provide an authorization identity when it wishes the server to derive an identity from the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credentials and use that as the authorization identity.</w:t>
      </w:r>
      <w:r w:rsidDel="00000000" w:rsidR="00000000" w:rsidRPr="00000000">
        <w:rPr>
          <w:rtl w:val="0"/>
        </w:rPr>
      </w:r>
    </w:p>
    <w:p w:rsidR="00000000" w:rsidDel="00000000" w:rsidP="00000000" w:rsidRDefault="00000000" w:rsidRPr="00000000" w14:paraId="00001352">
      <w:pPr>
        <w:pStyle w:val="Heading2"/>
        <w:numPr>
          <w:ilvl w:val="1"/>
          <w:numId w:val="14"/>
        </w:numPr>
        <w:ind w:left="0" w:firstLine="0"/>
        <w:rPr>
          <w:rFonts w:ascii="Arial" w:cs="Arial" w:eastAsia="Arial" w:hAnsi="Arial"/>
        </w:rPr>
      </w:pPr>
      <w:bookmarkStart w:colFirst="0" w:colLast="0" w:name="_ly7c1y" w:id="233"/>
      <w:bookmarkEnd w:id="233"/>
      <w:r w:rsidDel="00000000" w:rsidR="00000000" w:rsidRPr="00000000">
        <w:rPr>
          <w:rFonts w:ascii="Arial" w:cs="Arial" w:eastAsia="Arial" w:hAnsi="Arial"/>
          <w:rtl w:val="0"/>
        </w:rPr>
        <w:t xml:space="preserve">4.21 Retained Packets</w:t>
      </w:r>
    </w:p>
    <w:p w:rsidR="00000000" w:rsidDel="00000000" w:rsidP="00000000" w:rsidRDefault="00000000" w:rsidRPr="00000000" w14:paraId="00001353">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354">
      <w:pPr>
        <w:rPr>
          <w:rFonts w:ascii="Arial" w:cs="Arial" w:eastAsia="Arial" w:hAnsi="Arial"/>
        </w:rPr>
      </w:pPr>
      <w:r w:rsidDel="00000000" w:rsidR="00000000" w:rsidRPr="00000000">
        <w:rPr>
          <w:rtl w:val="0"/>
        </w:rPr>
      </w:r>
    </w:p>
    <w:p w:rsidR="00000000" w:rsidDel="00000000" w:rsidP="00000000" w:rsidRDefault="00000000" w:rsidRPr="00000000" w14:paraId="00001355">
      <w:pPr>
        <w:pStyle w:val="Heading2"/>
        <w:numPr>
          <w:ilvl w:val="1"/>
          <w:numId w:val="14"/>
        </w:numPr>
        <w:ind w:left="0" w:firstLine="0"/>
        <w:rPr>
          <w:rFonts w:ascii="Arial" w:cs="Arial" w:eastAsia="Arial" w:hAnsi="Arial"/>
        </w:rPr>
      </w:pPr>
      <w:bookmarkStart w:colFirst="0" w:colLast="0" w:name="_mo7ahow0t2fa" w:id="234"/>
      <w:bookmarkEnd w:id="234"/>
      <w:r w:rsidDel="00000000" w:rsidR="00000000" w:rsidRPr="00000000">
        <w:rPr>
          <w:rFonts w:ascii="Arial" w:cs="Arial" w:eastAsia="Arial" w:hAnsi="Arial"/>
          <w:rtl w:val="0"/>
        </w:rPr>
        <w:t xml:space="preserve">4.22 Optional Features</w:t>
      </w:r>
    </w:p>
    <w:p w:rsidR="00000000" w:rsidDel="00000000" w:rsidP="00000000" w:rsidRDefault="00000000" w:rsidRPr="00000000" w14:paraId="00001356">
      <w:pPr>
        <w:rPr>
          <w:rFonts w:ascii="Arial" w:cs="Arial" w:eastAsia="Arial" w:hAnsi="Arial"/>
        </w:rPr>
      </w:pPr>
      <w:r w:rsidDel="00000000" w:rsidR="00000000" w:rsidRPr="00000000">
        <w:rPr>
          <w:rFonts w:ascii="Arial" w:cs="Arial" w:eastAsia="Arial" w:hAnsi="Arial"/>
          <w:rtl w:val="0"/>
        </w:rPr>
        <w:t xml:space="preserve">The ADVERTISE, SEARCHGW, GWINFO and PUBLISH WITHOUT SESSION packet type support is optional. For instance, it is not required if the MQTT-SN Gateway is an Internet node reachable via a public IP address.</w:t>
      </w:r>
    </w:p>
    <w:p w:rsidR="00000000" w:rsidDel="00000000" w:rsidP="00000000" w:rsidRDefault="00000000" w:rsidRPr="00000000" w14:paraId="00001357">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358">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359">
      <w:pPr>
        <w:pStyle w:val="Heading1"/>
        <w:numPr>
          <w:ilvl w:val="0"/>
          <w:numId w:val="14"/>
        </w:numPr>
        <w:ind w:left="0" w:firstLine="0"/>
        <w:rPr>
          <w:rFonts w:ascii="Arial" w:cs="Arial" w:eastAsia="Arial" w:hAnsi="Arial"/>
        </w:rPr>
      </w:pPr>
      <w:bookmarkStart w:colFirst="0" w:colLast="0" w:name="_2k82xt6" w:id="235"/>
      <w:bookmarkEnd w:id="235"/>
      <w:r w:rsidDel="00000000" w:rsidR="00000000" w:rsidRPr="00000000">
        <w:rPr>
          <w:rFonts w:ascii="Arial" w:cs="Arial" w:eastAsia="Arial" w:hAnsi="Arial"/>
          <w:rtl w:val="0"/>
        </w:rPr>
        <w:t xml:space="preserve">5 Conformance</w:t>
      </w:r>
    </w:p>
    <w:p w:rsidR="00000000" w:rsidDel="00000000" w:rsidP="00000000" w:rsidRDefault="00000000" w:rsidRPr="00000000" w14:paraId="0000135A">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59">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35B">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60">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5C">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61">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5D">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35E">
      <w:pPr>
        <w:pStyle w:val="Heading1"/>
        <w:keepNext w:val="1"/>
        <w:pageBreakBefore w:val="1"/>
        <w:numPr>
          <w:ilvl w:val="0"/>
          <w:numId w:val="14"/>
        </w:numPr>
        <w:pBdr>
          <w:top w:color="808080" w:space="6" w:sz="4" w:val="single"/>
        </w:pBdr>
        <w:spacing w:after="120" w:before="480" w:lineRule="auto"/>
        <w:ind w:left="720" w:hanging="360"/>
        <w:rPr>
          <w:vertAlign w:val="baseline"/>
        </w:rPr>
      </w:pPr>
      <w:bookmarkStart w:colFirst="0" w:colLast="0" w:name="_zdd80z" w:id="236"/>
      <w:bookmarkEnd w:id="236"/>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35F">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360">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361">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36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6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36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36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3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3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6A">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36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36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3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6F">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37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37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3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374">
      <w:pPr>
        <w:spacing w:after="40" w:before="40" w:lineRule="auto"/>
        <w:rPr>
          <w:rFonts w:ascii="Arial" w:cs="Arial" w:eastAsia="Arial" w:hAnsi="Arial"/>
          <w:highlight w:val="yellow"/>
        </w:rPr>
      </w:pPr>
      <w:hyperlink r:id="rId62">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7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63">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7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377">
      <w:pPr>
        <w:spacing w:after="40" w:before="40" w:lineRule="auto"/>
        <w:rPr>
          <w:rFonts w:ascii="Arial" w:cs="Arial" w:eastAsia="Arial" w:hAnsi="Arial"/>
          <w:highlight w:val="yellow"/>
        </w:rPr>
      </w:pPr>
      <w:hyperlink r:id="rId64">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7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37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7A">
      <w:pPr>
        <w:pStyle w:val="Heading2"/>
        <w:numPr>
          <w:ilvl w:val="1"/>
          <w:numId w:val="14"/>
        </w:numPr>
        <w:spacing w:after="120" w:before="240" w:lineRule="auto"/>
        <w:ind w:left="720" w:hanging="360"/>
        <w:rPr/>
      </w:pPr>
      <w:bookmarkStart w:colFirst="0" w:colLast="0" w:name="_2pjpzxrro3v8" w:id="237"/>
      <w:bookmarkEnd w:id="237"/>
      <w:r w:rsidDel="00000000" w:rsidR="00000000" w:rsidRPr="00000000">
        <w:rPr>
          <w:rtl w:val="0"/>
        </w:rPr>
        <w:t xml:space="preserve">A.1 Normative References</w:t>
      </w:r>
    </w:p>
    <w:p w:rsidR="00000000" w:rsidDel="00000000" w:rsidP="00000000" w:rsidRDefault="00000000" w:rsidRPr="00000000" w14:paraId="0000137B">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37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7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37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65">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7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38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66">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8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8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8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84">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385">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386">
      <w:pPr>
        <w:rPr>
          <w:rFonts w:ascii="Arial" w:cs="Arial" w:eastAsia="Arial" w:hAnsi="Arial"/>
          <w:color w:val="0000ee"/>
        </w:rPr>
      </w:pPr>
      <w:hyperlink r:id="rId67">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387">
      <w:pPr>
        <w:rPr>
          <w:rFonts w:ascii="Arial" w:cs="Arial" w:eastAsia="Arial" w:hAnsi="Arial"/>
        </w:rPr>
      </w:pPr>
      <w:r w:rsidDel="00000000" w:rsidR="00000000" w:rsidRPr="00000000">
        <w:rPr>
          <w:rtl w:val="0"/>
        </w:rPr>
      </w:r>
    </w:p>
    <w:bookmarkStart w:colFirst="0" w:colLast="0" w:name="kix.32y02sm2iqny" w:id="238"/>
    <w:bookmarkEnd w:id="238"/>
    <w:p w:rsidR="00000000" w:rsidDel="00000000" w:rsidP="00000000" w:rsidRDefault="00000000" w:rsidRPr="00000000" w14:paraId="00001388">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389">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38A">
      <w:pPr>
        <w:rPr>
          <w:rFonts w:ascii="Arial" w:cs="Arial" w:eastAsia="Arial" w:hAnsi="Arial"/>
        </w:rPr>
      </w:pPr>
      <w:hyperlink r:id="rId68">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38B">
      <w:pPr>
        <w:rPr>
          <w:rFonts w:ascii="Arial" w:cs="Arial" w:eastAsia="Arial" w:hAnsi="Arial"/>
        </w:rPr>
      </w:pPr>
      <w:r w:rsidDel="00000000" w:rsidR="00000000" w:rsidRPr="00000000">
        <w:rPr>
          <w:rtl w:val="0"/>
        </w:rPr>
      </w:r>
    </w:p>
    <w:bookmarkStart w:colFirst="0" w:colLast="0" w:name="kix.51xi25h5vzte" w:id="239"/>
    <w:bookmarkEnd w:id="239"/>
    <w:p w:rsidR="00000000" w:rsidDel="00000000" w:rsidP="00000000" w:rsidRDefault="00000000" w:rsidRPr="00000000" w14:paraId="0000138C">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38D">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38E">
      <w:pPr>
        <w:rPr>
          <w:rFonts w:ascii="Arial" w:cs="Arial" w:eastAsia="Arial" w:hAnsi="Arial"/>
        </w:rPr>
      </w:pPr>
      <w:hyperlink r:id="rId69">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38F">
      <w:pPr>
        <w:rPr>
          <w:rFonts w:ascii="Arial" w:cs="Arial" w:eastAsia="Arial" w:hAnsi="Arial"/>
        </w:rPr>
      </w:pPr>
      <w:r w:rsidDel="00000000" w:rsidR="00000000" w:rsidRPr="00000000">
        <w:rPr>
          <w:rtl w:val="0"/>
        </w:rPr>
      </w:r>
    </w:p>
    <w:bookmarkStart w:colFirst="0" w:colLast="0" w:name="kix.sm86r7ecajs3" w:id="240"/>
    <w:bookmarkEnd w:id="240"/>
    <w:p w:rsidR="00000000" w:rsidDel="00000000" w:rsidP="00000000" w:rsidRDefault="00000000" w:rsidRPr="00000000" w14:paraId="00001390">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391">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392">
      <w:pPr>
        <w:rPr>
          <w:rFonts w:ascii="Arial" w:cs="Arial" w:eastAsia="Arial" w:hAnsi="Arial"/>
          <w:color w:val="0000ee"/>
        </w:rPr>
      </w:pPr>
      <w:hyperlink r:id="rId70">
        <w:r w:rsidDel="00000000" w:rsidR="00000000" w:rsidRPr="00000000">
          <w:rPr>
            <w:rFonts w:ascii="Arial" w:cs="Arial" w:eastAsia="Arial" w:hAnsi="Arial"/>
            <w:color w:val="0000ee"/>
            <w:rtl w:val="0"/>
          </w:rPr>
          <w:t xml:space="preserve">http://www.unicode.org/versions/latest/</w:t>
        </w:r>
      </w:hyperlink>
      <w:r w:rsidDel="00000000" w:rsidR="00000000" w:rsidRPr="00000000">
        <w:rPr>
          <w:rtl w:val="0"/>
        </w:rPr>
      </w:r>
    </w:p>
    <w:p w:rsidR="00000000" w:rsidDel="00000000" w:rsidP="00000000" w:rsidRDefault="00000000" w:rsidRPr="00000000" w14:paraId="00001393">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94">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95">
      <w:pPr>
        <w:pStyle w:val="Heading2"/>
        <w:numPr>
          <w:ilvl w:val="1"/>
          <w:numId w:val="14"/>
        </w:numPr>
        <w:spacing w:after="120" w:before="240" w:lineRule="auto"/>
        <w:ind w:left="720" w:hanging="360"/>
        <w:rPr/>
      </w:pPr>
      <w:bookmarkStart w:colFirst="0" w:colLast="0" w:name="_wmz8ensz9jqs" w:id="241"/>
      <w:bookmarkEnd w:id="241"/>
      <w:r w:rsidDel="00000000" w:rsidR="00000000" w:rsidRPr="00000000">
        <w:rPr>
          <w:rtl w:val="0"/>
        </w:rPr>
        <w:t xml:space="preserve">A.2 Informative References</w:t>
      </w:r>
    </w:p>
    <w:p w:rsidR="00000000" w:rsidDel="00000000" w:rsidP="00000000" w:rsidRDefault="00000000" w:rsidRPr="00000000" w14:paraId="00001396">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39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9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39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71">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9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9B">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9C">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39D">
      <w:pPr>
        <w:pStyle w:val="Heading1"/>
        <w:numPr>
          <w:ilvl w:val="0"/>
          <w:numId w:val="14"/>
        </w:numPr>
        <w:ind w:left="720" w:hanging="360"/>
        <w:rPr/>
      </w:pPr>
      <w:bookmarkStart w:colFirst="0" w:colLast="0" w:name="_twhu880t27o" w:id="242"/>
      <w:bookmarkEnd w:id="242"/>
      <w:r w:rsidDel="00000000" w:rsidR="00000000" w:rsidRPr="00000000">
        <w:rPr>
          <w:rtl w:val="0"/>
        </w:rPr>
        <w:t xml:space="preserve">Appendix B. Backwards Compatibility</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pStyle w:val="Heading3"/>
        <w:keepLines w:val="1"/>
        <w:numPr>
          <w:ilvl w:val="2"/>
          <w:numId w:val="14"/>
        </w:numPr>
        <w:spacing w:after="77" w:before="0" w:line="259" w:lineRule="auto"/>
        <w:ind w:left="0" w:hanging="360"/>
        <w:rPr/>
      </w:pPr>
      <w:bookmarkStart w:colFirst="0" w:colLast="0" w:name="_1qoc8b1" w:id="243"/>
      <w:bookmarkEnd w:id="243"/>
      <w:r w:rsidDel="00000000" w:rsidR="00000000" w:rsidRPr="00000000">
        <w:rPr>
          <w:rtl w:val="0"/>
        </w:rPr>
        <w:t xml:space="preserve">B.1 PUBLISH QoS -1 (Packet from MQTT-SN 1.2)</w:t>
      </w:r>
    </w:p>
    <w:p w:rsidR="00000000" w:rsidDel="00000000" w:rsidP="00000000" w:rsidRDefault="00000000" w:rsidRPr="00000000" w14:paraId="000013A0">
      <w:pPr>
        <w:rPr>
          <w:rFonts w:ascii="Arial" w:cs="Arial" w:eastAsia="Arial" w:hAnsi="Arial"/>
        </w:rPr>
      </w:pPr>
      <w:r w:rsidDel="00000000" w:rsidR="00000000" w:rsidRPr="00000000">
        <w:rPr>
          <w:rtl w:val="0"/>
        </w:rPr>
      </w:r>
    </w:p>
    <w:tbl>
      <w:tblPr>
        <w:tblStyle w:val="Table4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3A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3A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3A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3A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3A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3A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3A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3A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3A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3A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3B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3B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3B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3C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3C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3DA">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3D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3D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3D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3E0">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3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3E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3E5">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3E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3E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3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3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3F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3F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F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3F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3F9">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40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407">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41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415">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42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423">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430">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43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43E">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43F">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44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1441">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PUBLISH MINUS -1 packet is generally sent using the broadcast address as destination.</w:t>
      </w:r>
      <w:r w:rsidDel="00000000" w:rsidR="00000000" w:rsidRPr="00000000">
        <w:rPr>
          <w:rtl w:val="0"/>
        </w:rPr>
      </w:r>
    </w:p>
    <w:p w:rsidR="00000000" w:rsidDel="00000000" w:rsidP="00000000" w:rsidRDefault="00000000" w:rsidRPr="00000000" w14:paraId="00001442">
      <w:pPr>
        <w:pStyle w:val="Heading4"/>
        <w:numPr>
          <w:ilvl w:val="3"/>
          <w:numId w:val="14"/>
        </w:numPr>
        <w:ind w:left="0" w:right="4" w:hanging="360"/>
        <w:rPr>
          <w:rFonts w:ascii="Arial" w:cs="Arial" w:eastAsia="Arial" w:hAnsi="Arial"/>
        </w:rPr>
      </w:pPr>
      <w:bookmarkStart w:colFirst="0" w:colLast="0" w:name="_4anzqyu" w:id="244"/>
      <w:bookmarkEnd w:id="244"/>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4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444">
      <w:pPr>
        <w:pStyle w:val="Heading4"/>
        <w:numPr>
          <w:ilvl w:val="3"/>
          <w:numId w:val="14"/>
        </w:numPr>
        <w:ind w:left="0" w:right="4" w:hanging="360"/>
        <w:rPr>
          <w:rFonts w:ascii="Arial" w:cs="Arial" w:eastAsia="Arial" w:hAnsi="Arial"/>
        </w:rPr>
      </w:pPr>
      <w:bookmarkStart w:colFirst="0" w:colLast="0" w:name="_14ykbeg" w:id="245"/>
      <w:bookmarkEnd w:id="245"/>
      <w:r w:rsidDel="00000000" w:rsidR="00000000" w:rsidRPr="00000000">
        <w:rPr>
          <w:rFonts w:ascii="Arial" w:cs="Arial" w:eastAsia="Arial" w:hAnsi="Arial"/>
          <w:rtl w:val="0"/>
        </w:rPr>
        <w:t xml:space="preserve">B.1.2 PUBLISH Flags</w:t>
      </w:r>
    </w:p>
    <w:p w:rsidR="00000000" w:rsidDel="00000000" w:rsidP="00000000" w:rsidRDefault="00000000" w:rsidRPr="00000000" w14:paraId="00001445">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44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447">
      <w:pPr>
        <w:numPr>
          <w:ilvl w:val="0"/>
          <w:numId w:val="2"/>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448">
      <w:pPr>
        <w:numPr>
          <w:ilvl w:val="0"/>
          <w:numId w:val="2"/>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1449">
      <w:pPr>
        <w:numPr>
          <w:ilvl w:val="0"/>
          <w:numId w:val="2"/>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44A">
      <w:pPr>
        <w:numPr>
          <w:ilvl w:val="0"/>
          <w:numId w:val="2"/>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44B">
      <w:pPr>
        <w:pStyle w:val="Heading4"/>
        <w:numPr>
          <w:ilvl w:val="3"/>
          <w:numId w:val="14"/>
        </w:numPr>
        <w:ind w:left="0" w:right="4" w:hanging="360"/>
        <w:rPr>
          <w:rFonts w:ascii="Arial" w:cs="Arial" w:eastAsia="Arial" w:hAnsi="Arial"/>
        </w:rPr>
      </w:pPr>
      <w:bookmarkStart w:colFirst="0" w:colLast="0" w:name="_3oy7u29" w:id="246"/>
      <w:bookmarkEnd w:id="246"/>
      <w:r w:rsidDel="00000000" w:rsidR="00000000" w:rsidRPr="00000000">
        <w:rPr>
          <w:rFonts w:ascii="Arial" w:cs="Arial" w:eastAsia="Arial" w:hAnsi="Arial"/>
          <w:rtl w:val="0"/>
        </w:rPr>
        <w:t xml:space="preserve">B.1.3 Topic Id</w:t>
      </w:r>
    </w:p>
    <w:p w:rsidR="00000000" w:rsidDel="00000000" w:rsidP="00000000" w:rsidRDefault="00000000" w:rsidRPr="00000000" w14:paraId="0000144C">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44D">
      <w:pPr>
        <w:pStyle w:val="Heading4"/>
        <w:numPr>
          <w:ilvl w:val="3"/>
          <w:numId w:val="14"/>
        </w:numPr>
        <w:ind w:left="0" w:right="4" w:hanging="360"/>
        <w:rPr>
          <w:rFonts w:ascii="Arial" w:cs="Arial" w:eastAsia="Arial" w:hAnsi="Arial"/>
        </w:rPr>
      </w:pPr>
      <w:bookmarkStart w:colFirst="0" w:colLast="0" w:name="_243i4a2" w:id="247"/>
      <w:bookmarkEnd w:id="247"/>
      <w:r w:rsidDel="00000000" w:rsidR="00000000" w:rsidRPr="00000000">
        <w:rPr>
          <w:rFonts w:ascii="Arial" w:cs="Arial" w:eastAsia="Arial" w:hAnsi="Arial"/>
          <w:rtl w:val="0"/>
        </w:rPr>
        <w:t xml:space="preserve">B.1.4 Data</w:t>
      </w:r>
    </w:p>
    <w:p w:rsidR="00000000" w:rsidDel="00000000" w:rsidP="00000000" w:rsidRDefault="00000000" w:rsidRPr="00000000" w14:paraId="0000144E">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4F">
      <w:pPr>
        <w:pStyle w:val="Heading1"/>
        <w:numPr>
          <w:ilvl w:val="0"/>
          <w:numId w:val="14"/>
        </w:numPr>
        <w:spacing w:after="360" w:before="360" w:lineRule="auto"/>
        <w:ind w:left="720" w:hanging="360"/>
        <w:rPr/>
      </w:pPr>
      <w:bookmarkStart w:colFirst="0" w:colLast="0" w:name="_55r6c0xsdoov" w:id="248"/>
      <w:bookmarkEnd w:id="248"/>
      <w:r w:rsidDel="00000000" w:rsidR="00000000" w:rsidRPr="00000000">
        <w:rPr>
          <w:rtl w:val="0"/>
        </w:rPr>
        <w:t xml:space="preserve">Appendix C. Security and Privacy Considerations</w:t>
      </w:r>
    </w:p>
    <w:p w:rsidR="00000000" w:rsidDel="00000000" w:rsidP="00000000" w:rsidRDefault="00000000" w:rsidRPr="00000000" w14:paraId="0000145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451">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452">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453">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454">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455">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456">
      <w:pPr>
        <w:rPr>
          <w:rFonts w:ascii="Arial" w:cs="Arial" w:eastAsia="Arial" w:hAnsi="Arial"/>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458">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459">
      <w:pPr>
        <w:keepNext w:val="1"/>
        <w:spacing w:after="120" w:before="240" w:lineRule="auto"/>
        <w:ind w:left="864" w:firstLine="0"/>
        <w:rPr>
          <w:rFonts w:ascii="Arial" w:cs="Arial" w:eastAsia="Arial" w:hAnsi="Arial"/>
          <w:b w:val="1"/>
          <w:color w:val="446caa"/>
        </w:rPr>
      </w:pPr>
      <w:bookmarkStart w:colFirst="0" w:colLast="0" w:name="_452snld" w:id="249"/>
      <w:bookmarkEnd w:id="249"/>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45A">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45B">
      <w:pPr>
        <w:rPr>
          <w:rFonts w:ascii="Arial" w:cs="Arial" w:eastAsia="Arial" w:hAnsi="Arial"/>
        </w:rPr>
      </w:pPr>
      <w:r w:rsidDel="00000000" w:rsidR="00000000" w:rsidRPr="00000000">
        <w:rPr>
          <w:rtl w:val="0"/>
        </w:rPr>
      </w:r>
    </w:p>
    <w:p w:rsidR="00000000" w:rsidDel="00000000" w:rsidP="00000000" w:rsidRDefault="00000000" w:rsidRPr="00000000" w14:paraId="000014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4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4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4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4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46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6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63">
      <w:pPr>
        <w:pStyle w:val="Heading1"/>
        <w:numPr>
          <w:ilvl w:val="0"/>
          <w:numId w:val="14"/>
        </w:numPr>
        <w:spacing w:after="360" w:before="360" w:lineRule="auto"/>
        <w:ind w:left="720" w:hanging="360"/>
        <w:rPr/>
      </w:pPr>
      <w:bookmarkStart w:colFirst="0" w:colLast="0" w:name="_bc8w7ov5oli4" w:id="250"/>
      <w:bookmarkEnd w:id="250"/>
      <w:r w:rsidDel="00000000" w:rsidR="00000000" w:rsidRPr="00000000">
        <w:rPr>
          <w:rtl w:val="0"/>
        </w:rPr>
        <w:t xml:space="preserve">Appendix D. Acknowledgments</w:t>
      </w:r>
    </w:p>
    <w:p w:rsidR="00000000" w:rsidDel="00000000" w:rsidP="00000000" w:rsidRDefault="00000000" w:rsidRPr="00000000" w14:paraId="00001464">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465">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466">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46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68">
      <w:pPr>
        <w:pStyle w:val="Heading2"/>
        <w:numPr>
          <w:ilvl w:val="1"/>
          <w:numId w:val="14"/>
        </w:numPr>
        <w:spacing w:after="120" w:before="240" w:lineRule="auto"/>
        <w:ind w:left="720" w:hanging="360"/>
        <w:rPr/>
      </w:pPr>
      <w:bookmarkStart w:colFirst="0" w:colLast="0" w:name="_glow6i83isd5" w:id="251"/>
      <w:bookmarkEnd w:id="251"/>
      <w:r w:rsidDel="00000000" w:rsidR="00000000" w:rsidRPr="00000000">
        <w:rPr>
          <w:rtl w:val="0"/>
        </w:rPr>
        <w:t xml:space="preserve">D.1 Special Thanks</w:t>
      </w:r>
    </w:p>
    <w:p w:rsidR="00000000" w:rsidDel="00000000" w:rsidP="00000000" w:rsidRDefault="00000000" w:rsidRPr="00000000" w14:paraId="00001469">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46A">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46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6C">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46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6E">
      <w:pPr>
        <w:pStyle w:val="Heading2"/>
        <w:numPr>
          <w:ilvl w:val="1"/>
          <w:numId w:val="14"/>
        </w:numPr>
        <w:spacing w:after="120" w:before="240" w:lineRule="auto"/>
        <w:ind w:left="720" w:hanging="360"/>
        <w:rPr/>
      </w:pPr>
      <w:bookmarkStart w:colFirst="0" w:colLast="0" w:name="_tdeowwajj1wf" w:id="252"/>
      <w:bookmarkEnd w:id="252"/>
      <w:r w:rsidDel="00000000" w:rsidR="00000000" w:rsidRPr="00000000">
        <w:rPr>
          <w:rtl w:val="0"/>
        </w:rPr>
        <w:t xml:space="preserve">D.2 Participants</w:t>
      </w:r>
    </w:p>
    <w:p w:rsidR="00000000" w:rsidDel="00000000" w:rsidP="00000000" w:rsidRDefault="00000000" w:rsidRPr="00000000" w14:paraId="0000146F">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470">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47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72">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474">
      <w:pPr>
        <w:pStyle w:val="Heading1"/>
        <w:numPr>
          <w:ilvl w:val="0"/>
          <w:numId w:val="14"/>
        </w:numPr>
        <w:spacing w:after="360" w:before="360" w:lineRule="auto"/>
        <w:ind w:left="90" w:firstLine="0"/>
        <w:rPr>
          <w:rFonts w:ascii="Arial" w:cs="Arial" w:eastAsia="Arial" w:hAnsi="Arial"/>
          <w:highlight w:val="yellow"/>
        </w:rPr>
      </w:pPr>
      <w:bookmarkStart w:colFirst="0" w:colLast="0" w:name="_ewpzaw2f211a" w:id="253"/>
      <w:bookmarkEnd w:id="253"/>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475">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476">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477">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3"/>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B">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C">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D">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7F">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0">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1">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483">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4">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485">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6">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7">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9">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A">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B">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D">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E">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8F">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1">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2">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3">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5">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6">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7">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9">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A">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D">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E">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9F">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1">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2">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4">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5">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6">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7">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9">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A">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B">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D">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E">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A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1">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2">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4">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5">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6">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7">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8">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9">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A">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B">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D">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E">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BF">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0">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1">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2">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3">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5">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6">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7">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9">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A">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CD">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4CE">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4CF">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4D0">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4D1">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4D2">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4D3">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4D4">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5">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4D9">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4DA">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4DB">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4DC">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4DD">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4DE">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F">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2">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4E3">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4E4">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4E5">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4E6">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4E7">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4E8">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9">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C">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4E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4EE">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4EF">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4F0">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4F1">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4F2">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3">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4">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6">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4F7">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4F8">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9">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A">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C">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D">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0">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501">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2">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5">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7">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50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5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5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50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bl>
    <w:p w:rsidR="00000000" w:rsidDel="00000000" w:rsidP="00000000" w:rsidRDefault="00000000" w:rsidRPr="00000000" w14:paraId="0000150E">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0F">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dkraaadk8r1i" w:id="254"/>
      <w:bookmarkEnd w:id="254"/>
      <w:r w:rsidDel="00000000" w:rsidR="00000000" w:rsidRPr="00000000">
        <w:rPr>
          <w:rtl w:val="0"/>
        </w:rPr>
      </w:r>
    </w:p>
    <w:p w:rsidR="00000000" w:rsidDel="00000000" w:rsidP="00000000" w:rsidRDefault="00000000" w:rsidRPr="00000000" w14:paraId="00001510">
      <w:pPr>
        <w:pStyle w:val="Heading1"/>
        <w:keepNext w:val="1"/>
        <w:numPr>
          <w:ilvl w:val="0"/>
          <w:numId w:val="14"/>
        </w:numPr>
        <w:pBdr>
          <w:top w:color="808080" w:space="6" w:sz="4" w:val="single"/>
        </w:pBdr>
        <w:spacing w:after="120" w:before="480" w:lineRule="auto"/>
        <w:ind w:left="720" w:hanging="360"/>
        <w:rPr>
          <w:vertAlign w:val="baseline"/>
        </w:rPr>
      </w:pPr>
      <w:bookmarkStart w:colFirst="0" w:colLast="0" w:name="_3jd0qos" w:id="255"/>
      <w:bookmarkEnd w:id="255"/>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511">
      <w:pPr>
        <w:pStyle w:val="Heading2"/>
        <w:numPr>
          <w:ilvl w:val="1"/>
          <w:numId w:val="14"/>
        </w:numPr>
        <w:ind w:left="-90" w:firstLine="0"/>
        <w:rPr>
          <w:vertAlign w:val="baseline"/>
        </w:rPr>
      </w:pPr>
      <w:bookmarkStart w:colFirst="0" w:colLast="0" w:name="_1yib0wl" w:id="256"/>
      <w:bookmarkEnd w:id="256"/>
      <w:r w:rsidDel="00000000" w:rsidR="00000000" w:rsidRPr="00000000">
        <w:rPr>
          <w:rtl w:val="0"/>
        </w:rPr>
        <w:t xml:space="preserve"> 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512">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513">
      <w:pPr>
        <w:pStyle w:val="Heading2"/>
        <w:numPr>
          <w:ilvl w:val="1"/>
          <w:numId w:val="14"/>
        </w:numPr>
        <w:ind w:left="-90" w:firstLine="0"/>
        <w:rPr>
          <w:vertAlign w:val="baseline"/>
        </w:rPr>
      </w:pPr>
      <w:bookmarkStart w:colFirst="0" w:colLast="0" w:name="_4ihyjke" w:id="257"/>
      <w:bookmarkEnd w:id="257"/>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51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515">
      <w:pPr>
        <w:spacing w:after="9" w:lineRule="auto"/>
        <w:ind w:left="-5" w:right="4" w:firstLine="0"/>
        <w:rPr>
          <w:rFonts w:ascii="Arial" w:cs="Arial" w:eastAsia="Arial" w:hAnsi="Arial"/>
        </w:rPr>
      </w:pPr>
      <w:r w:rsidDel="00000000" w:rsidR="00000000" w:rsidRPr="00000000">
        <w:rPr>
          <w:rtl w:val="0"/>
        </w:rPr>
      </w:r>
    </w:p>
    <w:tbl>
      <w:tblPr>
        <w:tblStyle w:val="Table44"/>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516">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517">
            <w:pPr>
              <w:spacing w:after="0" w:line="259" w:lineRule="auto"/>
              <w:ind w:right="4"/>
              <w:jc w:val="center"/>
              <w:rPr>
                <w:rFonts w:ascii="Arial" w:cs="Arial" w:eastAsia="Arial" w:hAnsi="Arial"/>
                <w:b w:val="1"/>
              </w:rPr>
            </w:pPr>
            <w:commentRangeStart w:id="106"/>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8">
            <w:pPr>
              <w:spacing w:after="0" w:line="259" w:lineRule="auto"/>
              <w:ind w:right="4"/>
              <w:rPr>
                <w:rFonts w:ascii="Arial" w:cs="Arial" w:eastAsia="Arial" w:hAnsi="Arial"/>
                <w:sz w:val="20"/>
                <w:szCs w:val="20"/>
                <w:vertAlign w:val="subscript"/>
              </w:rPr>
            </w:pPr>
            <w:commentRangeEnd w:id="106"/>
            <w:r w:rsidDel="00000000" w:rsidR="00000000" w:rsidRPr="00000000">
              <w:commentReference w:id="106"/>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A">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1">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E4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6">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528">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529">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52A">
      <w:pPr>
        <w:pStyle w:val="Heading2"/>
        <w:numPr>
          <w:ilvl w:val="1"/>
          <w:numId w:val="14"/>
        </w:numPr>
        <w:ind w:left="-90" w:firstLine="0"/>
        <w:rPr>
          <w:vertAlign w:val="baseline"/>
        </w:rPr>
      </w:pPr>
      <w:bookmarkStart w:colFirst="0" w:colLast="0" w:name="_2xn8ts7" w:id="258"/>
      <w:bookmarkEnd w:id="258"/>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52B">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52C">
      <w:pPr>
        <w:pStyle w:val="Heading2"/>
        <w:numPr>
          <w:ilvl w:val="1"/>
          <w:numId w:val="14"/>
        </w:numPr>
        <w:ind w:left="-90" w:firstLine="0"/>
        <w:rPr>
          <w:vertAlign w:val="baseline"/>
        </w:rPr>
      </w:pPr>
      <w:bookmarkStart w:colFirst="0" w:colLast="0" w:name="_1csj400" w:id="259"/>
      <w:bookmarkEnd w:id="259"/>
      <w:r w:rsidDel="00000000" w:rsidR="00000000" w:rsidRPr="00000000">
        <w:rPr>
          <w:rtl w:val="0"/>
        </w:rPr>
        <w:t xml:space="preserve">F.4 </w:t>
      </w:r>
      <w:r w:rsidDel="00000000" w:rsidR="00000000" w:rsidRPr="00000000">
        <w:rPr>
          <w:vertAlign w:val="baseline"/>
          <w:rtl w:val="0"/>
        </w:rPr>
        <w:t xml:space="preserve">Exponential Backoff</w:t>
      </w:r>
    </w:p>
    <w:p w:rsidR="00000000" w:rsidDel="00000000" w:rsidP="00000000" w:rsidRDefault="00000000" w:rsidRPr="00000000" w14:paraId="0000152D">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52E">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52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530">
      <w:pPr>
        <w:numPr>
          <w:ilvl w:val="0"/>
          <w:numId w:val="25"/>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531">
      <w:pPr>
        <w:numPr>
          <w:ilvl w:val="0"/>
          <w:numId w:val="2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532">
      <w:pPr>
        <w:numPr>
          <w:ilvl w:val="0"/>
          <w:numId w:val="2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533">
      <w:pPr>
        <w:numPr>
          <w:ilvl w:val="0"/>
          <w:numId w:val="2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534">
      <w:pPr>
        <w:numPr>
          <w:ilvl w:val="0"/>
          <w:numId w:val="2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535">
      <w:pPr>
        <w:numPr>
          <w:ilvl w:val="0"/>
          <w:numId w:val="25"/>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53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537">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538">
      <w:pPr>
        <w:pStyle w:val="Heading1"/>
        <w:numPr>
          <w:ilvl w:val="0"/>
          <w:numId w:val="14"/>
        </w:numPr>
        <w:spacing w:after="360" w:before="360" w:lineRule="auto"/>
        <w:ind w:left="0" w:firstLine="0"/>
        <w:rPr/>
      </w:pPr>
      <w:bookmarkStart w:colFirst="0" w:colLast="0" w:name="_sg1xgdru14ui" w:id="260"/>
      <w:bookmarkEnd w:id="260"/>
      <w:r w:rsidDel="00000000" w:rsidR="00000000" w:rsidRPr="00000000">
        <w:rPr>
          <w:rtl w:val="0"/>
        </w:rPr>
        <w:t xml:space="preserve">Appendix G. Notices</w:t>
      </w:r>
    </w:p>
    <w:p w:rsidR="00000000" w:rsidDel="00000000" w:rsidP="00000000" w:rsidRDefault="00000000" w:rsidRPr="00000000" w14:paraId="00001539">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53A">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53B">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72">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73">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53C">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53D">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53E">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53F">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540">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541">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542">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543">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74">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75">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544">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Ian Craggs" w:id="9" w:date="2024-02-06T15:27:07Z">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Topic Alias Type is correct as two of the types (short/long topic names) aren't aliases. Maybe this should just be "Topic Type"</w:t>
      </w:r>
    </w:p>
  </w:comment>
  <w:comment w:author="davide.lenzarini@u-blox.com" w:id="10" w:date="2024-02-13T13:54:47Z">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2 bytes field can contain a normal topic alias (00), a predefined topic alias (01) or a short topic name (10) so I would recommend to call this field "Topic Short"</w:t>
      </w:r>
    </w:p>
  </w:comment>
  <w:comment w:author="davide.lenzarini@u-blox.com" w:id="11" w:date="2024-02-17T09:37:32Z">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simply "Topic"</w:t>
      </w:r>
    </w:p>
  </w:comment>
  <w:comment w:author="Andrew Banks" w:id="73" w:date="2024-01-11T17:26:38Z">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find a term for PROTECTION Packet, because it is now part of the Packet it is protecting and must not be separated from it. May be Protection Header?</w:t>
      </w:r>
    </w:p>
  </w:comment>
  <w:comment w:author="davide.lenzarini@u-blox.com" w:id="74" w:date="2024-01-12T08:05:51Z">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PROTECTION Envelope</w:t>
      </w:r>
    </w:p>
  </w:comment>
  <w:comment w:author="davide.lenzarini@u-blox.com" w:id="3" w:date="2023-12-08T14:31:19Z">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Stefan Hagen" w:id="104" w:date="2023-10-12T19:28:02Z">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2" w:date="2023-12-08T14:25:46Z">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3" w:date="2024-01-10T15:50:12Z">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the "Will Full Topic" field in the new CONNECT packet?</w:t>
      </w:r>
    </w:p>
  </w:comment>
  <w:comment w:author="Andrew Banks" w:id="23" w:date="2023-10-20T12:41:18Z">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4" w:date="2023-11-02T14:12:55Z">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5" w:date="2023-11-02T14:52:40Z">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6" w:date="2023-11-02T14:53:30Z">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7" w:date="2023-11-02T15:58:55Z">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90" w:date="2023-10-05T17:47:17Z">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91" w:date="2024-02-22T14:51:43Z">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92" w:date="2024-02-22T15:37:09Z">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Stefan Hagen" w:id="68" w:date="2023-11-16T16:45:21Z">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58" w:date="2023-12-08T14:38:40Z">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a chapter including as subchapters the different publish packets?</w:t>
      </w:r>
    </w:p>
  </w:comment>
  <w:comment w:author="davide.lenzarini@u-blox.com" w:id="41" w:date="2024-02-13T14:12:29Z">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Stefan Hagen" w:id="82" w:date="2023-10-12T19:20:15Z">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83" w:date="2024-01-05T15:08:54Z">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99" w:date="2023-10-05T17:55:10Z">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Simon Johnson" w:id="6" w:date="2024-02-02T15:03:53Z">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7" w:date="2024-02-22T15:03:28Z">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Simon Johnson" w:id="29" w:date="2024-02-02T11:58:48Z">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0" w:date="2024-02-02T14:42:03Z">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1" w:date="2024-02-02T14:44:34Z">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2" w:date="2024-02-02T11:58:48Z">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3" w:date="2024-02-02T14:42:03Z">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4" w:date="2024-02-02T14:44:34Z">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5" w:date="2024-02-02T11:58:48Z">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6" w:date="2024-02-02T14:42:03Z">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7" w:date="2024-02-02T14:44:34Z">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8" w:date="2024-02-02T11:58:48Z">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9" w:date="2024-02-02T14:42:03Z">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0" w:date="2024-02-02T14:44:34Z">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2" w:date="2024-02-02T11:58:48Z">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3" w:date="2024-02-02T14:42:03Z">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4" w:date="2024-02-02T14:44:34Z">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5" w:date="2024-02-02T11:58:48Z">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6" w:date="2024-02-02T14:42:03Z">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7" w:date="2024-02-02T14:44:34Z">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8" w:date="2024-02-02T11:58:48Z">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9" w:date="2024-02-02T14:42:03Z">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50" w:date="2024-02-02T14:44:34Z">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51" w:date="2024-02-02T11:58:48Z">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52" w:date="2024-02-02T14:42:03Z">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53" w:date="2024-02-02T14:44:34Z">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davide.lenzarini@u-blox.com" w:id="81" w:date="2024-02-22T16:20:02Z">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00" w:date="2023-10-05T17:57:41Z">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01" w:date="2024-02-07T15:54:50Z">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02" w:date="2024-02-13T07:47:44Z">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davide.lenzarini@u-blox.com" w:id="93" w:date="2023-10-26T13:21:10Z">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Stefan Hagen" w:id="62" w:date="2024-01-04T16:52:29Z">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Andrew Banks" w:id="96" w:date="2023-11-20T11:19:30Z">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will need to retransmit PUBLISH Qos=1  where no PUBACK is received and PUBLISH Qos=2 packets where no PUBREC is received. The gateway also needs to retransmit a PUBREL of no PUBCOMP is received.</w:t>
      </w:r>
    </w:p>
  </w:comment>
  <w:comment w:author="davide.lenzarini@u-blox.com" w:id="80" w:date="2024-02-22T16:19:54Z">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85" w:date="2024-02-14T10:03:36Z">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69" w:date="2024-02-15T17:21:45Z">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imon Johnson" w:id="94" w:date="2023-10-26T15:42:53Z">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we provide detailed example of how this related to example phases</w:t>
      </w:r>
    </w:p>
  </w:comment>
  <w:comment w:author="davide.lenzarini@u-blox.com" w:id="0" w:date="2023-12-08T14:05:17Z">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63" w:date="2023-10-05T15:57:55Z">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64" w:date="2023-10-20T08:48:53Z">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65" w:date="2023-10-20T11:31:25Z">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16" w:date="2024-02-17T09:29:57Z">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with "Will Short Topic"</w:t>
      </w:r>
    </w:p>
  </w:comment>
  <w:comment w:author="davide.lenzarini@u-blox.com" w:id="105" w:date="2023-10-26T12:54:02Z">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just add here an adaptation of the chapter 4.12 of the MQTT v5 specs?</w:t>
      </w:r>
    </w:p>
  </w:comment>
  <w:comment w:author="davide.lenzarini@u-blox.com" w:id="1" w:date="2023-12-08T14:13:08Z">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95" w:date="2023-11-20T11:25:40Z">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must send only one retransmittable packet at a time other wise we might not preserve message order. The same goes for CONNECT, SUBSCRIBE and UNSUBSCRIBE packets, otherwise a subscribe might be received in the gateway before the connect has been processed or the order of subscribe and unsubscribe might be reversed.</w:t>
      </w:r>
    </w:p>
  </w:comment>
  <w:comment w:author="davide.lenzarini@u-blox.com" w:id="54" w:date="2023-10-05T15:34:00Z">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55" w:date="2023-10-26T12:55:29Z">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Simon Johnson" w:id="56" w:date="2024-02-02T15:04:30Z">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below, waiting for Ian to confirm</w:t>
      </w:r>
    </w:p>
  </w:comment>
  <w:comment w:author="Simon Johnson" w:id="57" w:date="2024-02-02T15:00:25Z">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world obtain is not correct here. Perhaps signal works better?</w:t>
      </w:r>
    </w:p>
  </w:comment>
  <w:comment w:author="davide.lenzarini@u-blox.com" w:id="75" w:date="2023-11-23T17:39:04Z">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6" w:date="2023-11-23T17:42:22Z">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59" w:date="2024-02-15T18:43:36Z">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this sentence? I think it is an implementation detail</w:t>
      </w:r>
    </w:p>
  </w:comment>
  <w:comment w:author="davide.lenzarini@u-blox.com" w:id="60" w:date="2024-02-17T09:44:07Z">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MQTT-SN Client session must be associated to at MQTT broker session, I think that the MQTT-SN Gateway could discard only the PUBLISH WITHOUT SESSION packets that it is not able to associate to a MQTT broker session. Does it make sense to you?</w:t>
      </w:r>
    </w:p>
  </w:comment>
  <w:comment w:author="Stefan Hagen" w:id="14" w:date="2024-02-01T16:59:35Z">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15" w:date="2024-02-22T13:05:28Z">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Stefan Hagen" w:id="70" w:date="2023-11-16T15:43:09Z">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71" w:date="2023-12-08T15:53:24Z">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72" w:date="2024-01-11T20:17:16Z">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Stefan Hagen" w:id="77" w:date="2023-10-12T19:15:52Z">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78" w:date="2023-10-20T08:59:01Z">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79" w:date="2023-10-20T08:59:10Z">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2" w:date="2024-02-13T15:43:04Z">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propose to remove them from this chapter as related only to the CONNECT packet.</w:t>
      </w:r>
    </w:p>
  </w:comment>
  <w:comment w:author="davide.lenzarini@u-blox.com" w:id="98" w:date="2024-02-22T17:15:13Z">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add a sentence to indicate that the in case of Ntry retransmission the virtual connection will be considered close.</w:t>
      </w:r>
    </w:p>
  </w:comment>
  <w:comment w:author="Andrew Banks" w:id="17" w:date="2023-10-20T12:31:39Z">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18" w:date="2023-11-02T14:57:14Z">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9" w:date="2023-11-03T14:17:50Z">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Simon Johnson" w:id="20" w:date="2024-01-05T09:16:35Z">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been resolved - the highlighted texts are to be considered conformance  clauses / normative comments</w:t>
      </w:r>
    </w:p>
  </w:comment>
  <w:comment w:author="Simon Johnson" w:id="21" w:date="2024-01-05T09:16:48Z">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2" w:date="2024-01-07T10:00:08Z">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still don't think this is testable.</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We should give some guidance  in a non normative comment on how the implementor can decide if he wants to send the CONNACK.</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 cant find a state diagram for the Gateway that defines what closed means. It should mean that after sending CONNACK with Reason Code 0x84  the gateway will only process a CONNECT packet inbound, all other inbound packets are ignored. I think this should really say that the Virtual Connection is closed.</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covered in a separate conformance clause eg.</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close the Virtual Connection and discard any further Packets received on it.</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Session State , any subscriptions, in flight Qos=1 or Qos=2 messages, will still exist and will be associated with a new Virtual Connection after a new CONNECT packet has been received.</w:t>
      </w:r>
    </w:p>
  </w:comment>
  <w:comment w:author="davide.lenzarini@u-blox.com" w:id="103" w:date="2023-10-05T17:51:33Z">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Stefan Hagen" w:id="5" w:date="2023-12-08T16:41:32Z">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davide.lenzarini@u-blox.com" w:id="84" w:date="2024-02-14T09:56:26Z">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61" w:date="2023-10-12T14:50:37Z">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6" w:date="2023-10-20T09:26:02Z">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7" w:date="2024-01-04T16:48:28Z">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97" w:date="2023-11-16T16:39:02Z">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clearly indicate that the support for "broadcast" is optional</w:t>
      </w:r>
    </w:p>
  </w:comment>
  <w:comment w:author="davide.lenzarini@u-blox.com" w:id="28" w:date="2023-12-14T18:23:02Z">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now a broken reference</w:t>
      </w:r>
    </w:p>
  </w:comment>
  <w:comment w:author="davide.lenzarini@u-blox.com" w:id="106" w:date="2023-10-05T18:07:12Z">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8" w:date="2024-02-07T16:41:05Z">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davide.lenzarini@u-blox.com" w:id="86" w:date="2023-10-05T17:39:46Z">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87" w:date="2024-02-02T15:09:56Z">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88" w:date="2024-02-05T08:15:56Z">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89" w:date="2024-02-05T08:16:22Z">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Verdan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4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5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45">
    <w:pPr>
      <w:rPr/>
    </w:pPr>
    <w:r w:rsidDel="00000000" w:rsidR="00000000" w:rsidRPr="00000000">
      <w:rPr/>
      <w:drawing>
        <wp:inline distB="114300" distT="114300" distL="114300" distR="114300">
          <wp:extent cx="2200275" cy="457200"/>
          <wp:effectExtent b="0" l="0" r="0" t="0"/>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2">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6">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lang w:val="en"/>
      </w:rPr>
    </w:rPrDefault>
    <w:pPrDefault>
      <w:pPr>
        <w:spacing w:after="80" w:before="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72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72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hanging="36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hanging="36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36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36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cos02/mqtt-v5.0-cos02.html#Unicode" TargetMode="External"/><Relationship Id="rId42" Type="http://schemas.openxmlformats.org/officeDocument/2006/relationships/hyperlink" Target="https://docs.oasis-open.org/mqtt/mqtt/v5.0/cos02/mqtt-v5.0-cos02.html#Unicode" TargetMode="External"/><Relationship Id="rId41" Type="http://schemas.openxmlformats.org/officeDocument/2006/relationships/hyperlink" Target="https://docs.oasis-open.org/mqtt/mqtt/v5.0/cos02/mqtt-v5.0-cos02.html#RFC3629" TargetMode="External"/><Relationship Id="rId44" Type="http://schemas.openxmlformats.org/officeDocument/2006/relationships/hyperlink" Target="https://www.rfc-editor.org/rfc/rfc2104" TargetMode="External"/><Relationship Id="rId43" Type="http://schemas.openxmlformats.org/officeDocument/2006/relationships/image" Target="media/image2.png"/><Relationship Id="rId4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5" Type="http://schemas.openxmlformats.org/officeDocument/2006/relationships/hyperlink" Target="https://nvlpubs.nist.gov/nistpubs/FIPS/NIST.FIPS.198-1.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ndrew_Banks@uk.ibm.com" TargetMode="External"/><Relationship Id="rId4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47" Type="http://schemas.openxmlformats.org/officeDocument/2006/relationships/hyperlink" Target="https://nvlpubs.nist.gov/nistpubs/SpecialPublications/NIST.SP.800-38b.pdf" TargetMode="External"/><Relationship Id="rId49" Type="http://schemas.openxmlformats.org/officeDocument/2006/relationships/hyperlink" Target="https://www.rfc-editor.org/rfc/rfc361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oasis-open.org/committees/mqtt/" TargetMode="External"/><Relationship Id="rId8" Type="http://schemas.openxmlformats.org/officeDocument/2006/relationships/hyperlink" Target="mailto:icraggs@gmail.com" TargetMode="External"/><Relationship Id="rId73" Type="http://schemas.openxmlformats.org/officeDocument/2006/relationships/hyperlink" Target="https://www.oasis-open.org/policies-guidelines/ipr/" TargetMode="External"/><Relationship Id="rId72" Type="http://schemas.openxmlformats.org/officeDocument/2006/relationships/hyperlink" Target="https://www.oasis-open.org/policies-guidelines/ipr/" TargetMode="External"/><Relationship Id="rId31" Type="http://schemas.openxmlformats.org/officeDocument/2006/relationships/hyperlink" Target="https://www.oasis-open.org/policies-guidelines/tc-process#wpComponentsGeneral" TargetMode="External"/><Relationship Id="rId75" Type="http://schemas.openxmlformats.org/officeDocument/2006/relationships/hyperlink" Target="https://www.oasis-open.org/policies-guidelines/trademark/" TargetMode="External"/><Relationship Id="rId30" Type="http://schemas.openxmlformats.org/officeDocument/2006/relationships/hyperlink" Target="https://docs.oasis-open.org/mqtt/mqtt-sn/v12.30/mqtt-sn-v12.30.docx" TargetMode="External"/><Relationship Id="rId74" Type="http://schemas.openxmlformats.org/officeDocument/2006/relationships/hyperlink" Target="https://www.oasis-open.org/"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71" Type="http://schemas.openxmlformats.org/officeDocument/2006/relationships/hyperlink" Target="https://www.rfc-editor.org/info/rfc3552" TargetMode="External"/><Relationship Id="rId70" Type="http://schemas.openxmlformats.org/officeDocument/2006/relationships/hyperlink" Target="http://www.unicode.org/versions/latest/" TargetMode="Externa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docs.oasis-open.org/mqtt/mqtt/v5.0/cos02/mqtt-v5.0-cos02.html#Unicode" TargetMode="External"/><Relationship Id="rId38" Type="http://schemas.openxmlformats.org/officeDocument/2006/relationships/hyperlink" Target="https://docs.oasis-open.org/mqtt/mqtt/v5.0/cos02/mqtt-v5.0-cos02.html#RFC3629" TargetMode="External"/><Relationship Id="rId62" Type="http://schemas.openxmlformats.org/officeDocument/2006/relationships/hyperlink" Target="https://docs.oasis-open.org/templates/ietf-rfc-list/ietf-rfc-list.html" TargetMode="External"/><Relationship Id="rId61" Type="http://schemas.openxmlformats.org/officeDocument/2006/relationships/hyperlink" Target="https://docs.oasis-open.org/templates/TCHandbook/ConformanceGuidelines.html" TargetMode="External"/><Relationship Id="rId20" Type="http://schemas.openxmlformats.org/officeDocument/2006/relationships/hyperlink" Target="http://docs.oasis-open.org/mqtt/mqtt/v3.1.1/mqtt-v3.1.1.html" TargetMode="External"/><Relationship Id="rId64" Type="http://schemas.openxmlformats.org/officeDocument/2006/relationships/hyperlink" Target="https://docs.oasis-open.org/templates/w3c-recommendations-list/w3c-recommendations-list.html" TargetMode="External"/><Relationship Id="rId63" Type="http://schemas.openxmlformats.org/officeDocument/2006/relationships/hyperlink" Target="https://www.rfc-editor.org/in-notes/rfc-ref.txt" TargetMode="External"/><Relationship Id="rId22" Type="http://schemas.openxmlformats.org/officeDocument/2006/relationships/hyperlink" Target="https://www.oasis-open.org/committees/tc_home.php?wg_abbrev=mqtt#technical" TargetMode="External"/><Relationship Id="rId66" Type="http://schemas.openxmlformats.org/officeDocument/2006/relationships/hyperlink" Target="https://www.rfc-editor.org/info/rfc8174" TargetMode="External"/><Relationship Id="rId21" Type="http://schemas.openxmlformats.org/officeDocument/2006/relationships/hyperlink" Target="https://www.oasis-open.org/committees/download.php/66091/MQTT-SN_spec_v1.2.pdf" TargetMode="External"/><Relationship Id="rId65" Type="http://schemas.openxmlformats.org/officeDocument/2006/relationships/hyperlink" Target="https://www.rfc-editor.org/info/rfc2119" TargetMode="External"/><Relationship Id="rId24" Type="http://schemas.openxmlformats.org/officeDocument/2006/relationships/hyperlink" Target="https://www.oasis-open.org/committees/mqtt/" TargetMode="External"/><Relationship Id="rId68" Type="http://schemas.openxmlformats.org/officeDocument/2006/relationships/hyperlink" Target="http://www.rfc-editor.org/info/rfc3629" TargetMode="External"/><Relationship Id="rId23" Type="http://schemas.openxmlformats.org/officeDocument/2006/relationships/hyperlink" Target="https://www.oasis-open.org/committees/comments/index.php?wg_abbrev=mqtt" TargetMode="External"/><Relationship Id="rId67" Type="http://schemas.openxmlformats.org/officeDocument/2006/relationships/hyperlink" Target="http://www.rfc-editor.org/info/rfc2119" TargetMode="External"/><Relationship Id="rId60" Type="http://schemas.openxmlformats.org/officeDocument/2006/relationships/hyperlink" Target="https://www.oasis-open.org/policies-guidelines/oasis-defined-terms-2017-05-26#dConformanceClause" TargetMode="External"/><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69" Type="http://schemas.openxmlformats.org/officeDocument/2006/relationships/hyperlink" Target="http://www.rfc-editor.org/info/rfc6455"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51" Type="http://schemas.openxmlformats.org/officeDocument/2006/relationships/hyperlink" Target="https://en.wikipedia.org/wiki/CCM_mode" TargetMode="External"/><Relationship Id="rId5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53" Type="http://schemas.openxmlformats.org/officeDocument/2006/relationships/image" Target="media/image3.png"/><Relationship Id="rId52" Type="http://schemas.openxmlformats.org/officeDocument/2006/relationships/hyperlink" Target="https://en.wikipedia.org/wiki/Galois/Counter_Mode" TargetMode="External"/><Relationship Id="rId11" Type="http://schemas.openxmlformats.org/officeDocument/2006/relationships/hyperlink" Target="mailto:davide.lenzarini@u-blox.com" TargetMode="External"/><Relationship Id="rId55" Type="http://schemas.openxmlformats.org/officeDocument/2006/relationships/image" Target="media/image5.png"/><Relationship Id="rId10" Type="http://schemas.openxmlformats.org/officeDocument/2006/relationships/hyperlink" Target="http://www.ibm.com" TargetMode="External"/><Relationship Id="rId54" Type="http://schemas.openxmlformats.org/officeDocument/2006/relationships/image" Target="media/image8.png"/><Relationship Id="rId13" Type="http://schemas.openxmlformats.org/officeDocument/2006/relationships/hyperlink" Target="mailto:rahul.gupta@us.ibm.com" TargetMode="External"/><Relationship Id="rId57" Type="http://schemas.openxmlformats.org/officeDocument/2006/relationships/image" Target="media/image4.png"/><Relationship Id="rId12" Type="http://schemas.openxmlformats.org/officeDocument/2006/relationships/hyperlink" Target="mailto:icraggs@gmail.com" TargetMode="External"/><Relationship Id="rId56" Type="http://schemas.openxmlformats.org/officeDocument/2006/relationships/image" Target="media/image7.png"/><Relationship Id="rId15" Type="http://schemas.openxmlformats.org/officeDocument/2006/relationships/hyperlink" Target="mailto:simon622@gmail.com" TargetMode="External"/><Relationship Id="rId59" Type="http://schemas.openxmlformats.org/officeDocument/2006/relationships/hyperlink" Target="https://www.oasis-open.org/policies-guidelines/tc-process#wpComponentsConfClause" TargetMode="External"/><Relationship Id="rId14" Type="http://schemas.openxmlformats.org/officeDocument/2006/relationships/hyperlink" Target="http://www.ibm.com" TargetMode="External"/><Relationship Id="rId58" Type="http://schemas.openxmlformats.org/officeDocument/2006/relationships/image" Target="media/image1.png"/><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