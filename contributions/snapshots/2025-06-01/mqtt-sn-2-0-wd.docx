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sdt>
        <w:sdtPr>
          <w:tag w:val="goog_rdk_0"/>
        </w:sdtPr>
        <w:sdtContent>
          <w:commentRangeStart w:id="0"/>
        </w:sdtContent>
      </w:sdt>
      <w:r w:rsidDel="00000000" w:rsidR="00000000" w:rsidRPr="00000000">
        <w:rPr>
          <w:rFonts w:ascii="Arial" w:cs="Arial" w:eastAsia="Arial" w:hAnsi="Arial"/>
          <w:b w:val="1"/>
          <w:color w:val="446caa"/>
          <w:sz w:val="22"/>
          <w:szCs w:val="22"/>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Session Expiry Interval</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Will Topic Alias or Will Topic Name Length</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Will Topic Name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Will Payload Length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Authentication Method Length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Data Length</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Client Identifier</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CONNECT Actions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Client Identifier</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PINGREQ Actions</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Forwarder Encapsulation</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Forwarder Encapsulation Header</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Control Flags</w:t>
              <w:tab/>
              <w:t xml:space="preserve">87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3.18.2.1 Radius</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Wireless Node Identifier</w:t>
              <w:tab/>
              <w:t xml:space="preserve">87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MQTT-SN Packet</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Gateway Discovery Packets</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ADVERTISE - Gateway Advertisement</w:t>
              <w:tab/>
              <w:t xml:space="preserve">88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3.19.1.1 ADVERTISE Header</w:t>
              <w:tab/>
              <w:t xml:space="preserve">88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3.19.1.2 Gateway Identifier</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3.19.1.3 Duration</w:t>
              <w:tab/>
              <w:t xml:space="preserve">88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SEARCHGW - Search for A Gateway</w:t>
              <w:tab/>
              <w:t xml:space="preserve">88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3.19.2.1 SEARCHGW Header</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3.19.2.2 Radius</w:t>
              <w:tab/>
              <w:t xml:space="preserve">89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GWINFO - Gateway Information</w:t>
              <w:tab/>
              <w:t xml:space="preserve">89</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3.19.3.1 GWINFO Header</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3.19.3.2 Gateway Identifier</w:t>
              <w:tab/>
              <w:t xml:space="preserve">90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3.19.3.3 Gateway Address</w:t>
              <w:tab/>
              <w:t xml:space="preserve">90</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99</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99</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101</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102</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102</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104</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104</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106</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107</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112</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113</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118</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123</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124</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124</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125</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126</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127</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128</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130</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132</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133</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134</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134</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134</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Gateway Advertisement and Discovery</w:t>
              <w:tab/>
              <w:t xml:space="preserve">138</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kxyxmbt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C.2.1 Transmission Radius</w:t>
              <w:tab/>
              <w:t xml:space="preserve">139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Server Congestion</w:t>
              <w:tab/>
              <w:t xml:space="preserve">140</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Example Timer and Counter Values</w:t>
              <w:tab/>
              <w:t xml:space="preserve">141</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Exponential Backoff</w:t>
              <w:tab/>
              <w:t xml:space="preserve">142</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143</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C.3.1 PUBLISH Header</w:t>
              <w:tab/>
              <w:t xml:space="preserve">143</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 PUBLISH Flags</w:t>
              <w:tab/>
              <w:t xml:space="preserve">143</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C.3.2.1 Topic Type</w:t>
              <w:tab/>
              <w:t xml:space="preserve">144</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C.3.2.2 QoS</w:t>
              <w:tab/>
              <w:t xml:space="preserve">144</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C.3.2.3 DUP</w:t>
              <w:tab/>
              <w:t xml:space="preserve">144</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C.3.2.4 Retain</w:t>
              <w:tab/>
              <w:t xml:space="preserve">144</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C.3.3 Topic Alias</w:t>
              <w:tab/>
              <w:t xml:space="preserve">144</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C.3.4 Topic Short Name</w:t>
              <w:tab/>
              <w:t xml:space="preserve">144</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C.3.5 Topic Name Length</w:t>
              <w:tab/>
              <w:t xml:space="preserve">144</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C.3.6 Topic Name</w:t>
              <w:tab/>
              <w:t xml:space="preserve">144</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C.3.7 Payload</w:t>
              <w:tab/>
              <w:t xml:space="preserve">145</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C.3.8 PUBLISH with QoS -1 Actions</w:t>
              <w:tab/>
              <w:t xml:space="preserve">145</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3">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4">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6">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8">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9">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A">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B">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C">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D">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5">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6">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A">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sdt>
        <w:sdtPr>
          <w:tag w:val="goog_rdk_3"/>
        </w:sdtPr>
        <w:sdtContent>
          <w:ins w:author="davide.lenzarini@u-blox.com" w:id="0" w:date="2025-05-28T06:27:57Z"/>
          <w:sdt>
            <w:sdtPr>
              <w:tag w:val="goog_rdk_4"/>
            </w:sdtPr>
            <w:sdtContent>
              <w:commentRangeStart w:id="3"/>
            </w:sdtContent>
          </w:sdt>
          <w:ins w:author="davide.lenzarini@u-blox.com" w:id="0" w:date="2025-05-28T06:27:57Z">
            <w:r w:rsidDel="00000000" w:rsidR="00000000" w:rsidRPr="00000000">
              <w:rPr>
                <w:rFonts w:ascii="Arial" w:cs="Arial" w:eastAsia="Arial" w:hAnsi="Arial"/>
                <w:color w:val="000000"/>
                <w:sz w:val="22"/>
                <w:szCs w:val="22"/>
                <w:shd w:fill="auto" w:val="clear"/>
                <w:rtl w:val="0"/>
              </w:rPr>
              <w:t xml:space="preserve">network endpoint</w:t>
            </w:r>
          </w:ins>
        </w:sdtContent>
      </w:sdt>
      <w:sdt>
        <w:sdtPr>
          <w:tag w:val="goog_rdk_5"/>
        </w:sdtPr>
        <w:sdtContent>
          <w:del w:author="davide.lenzarini@u-blox.com" w:id="0" w:date="2025-05-28T06:27:57Z">
            <w:commentRangeEnd w:id="3"/>
            <w:r w:rsidDel="00000000" w:rsidR="00000000" w:rsidRPr="00000000">
              <w:commentReference w:id="3"/>
            </w:r>
            <w:r w:rsidDel="00000000" w:rsidR="00000000" w:rsidRPr="00000000">
              <w:rPr>
                <w:rFonts w:ascii="Arial" w:cs="Arial" w:eastAsia="Arial" w:hAnsi="Arial"/>
                <w:color w:val="000000"/>
                <w:sz w:val="22"/>
                <w:szCs w:val="22"/>
                <w:shd w:fill="auto" w:val="clear"/>
                <w:rtl w:val="0"/>
              </w:rPr>
              <w:delText xml:space="preserve">Network Address</w:delText>
            </w:r>
          </w:del>
        </w:sdtContent>
      </w:sdt>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9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A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A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2">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3">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6">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7">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8">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sdt>
        <w:sdtPr>
          <w:tag w:val="goog_rdk_6"/>
        </w:sdtPr>
        <w:sdtContent>
          <w:ins w:author="davide.lenzarini@u-blox.com" w:id="1" w:date="2025-05-28T06:30:50Z">
            <w:r w:rsidDel="00000000" w:rsidR="00000000" w:rsidRPr="00000000">
              <w:rPr>
                <w:rFonts w:ascii="Arial" w:cs="Arial" w:eastAsia="Arial" w:hAnsi="Arial"/>
                <w:color w:val="000000"/>
                <w:sz w:val="22"/>
                <w:szCs w:val="22"/>
                <w:shd w:fill="auto" w:val="clear"/>
                <w:rtl w:val="0"/>
              </w:rPr>
              <w:t xml:space="preserve">S</w:t>
            </w:r>
          </w:ins>
        </w:sdtContent>
      </w:sdt>
      <w:sdt>
        <w:sdtPr>
          <w:tag w:val="goog_rdk_7"/>
        </w:sdtPr>
        <w:sdtContent>
          <w:del w:author="davide.lenzarini@u-blox.com" w:id="1" w:date="2025-05-28T06:30:50Z">
            <w:r w:rsidDel="00000000" w:rsidR="00000000" w:rsidRPr="00000000">
              <w:rPr>
                <w:rFonts w:ascii="Arial" w:cs="Arial" w:eastAsia="Arial" w:hAnsi="Arial"/>
                <w:color w:val="000000"/>
                <w:sz w:val="22"/>
                <w:szCs w:val="22"/>
                <w:shd w:fill="auto" w:val="clear"/>
                <w:rtl w:val="0"/>
              </w:rPr>
              <w:delText xml:space="preserve">s</w:delText>
            </w:r>
          </w:del>
        </w:sdtContent>
      </w:sdt>
      <w:r w:rsidDel="00000000" w:rsidR="00000000" w:rsidRPr="00000000">
        <w:rPr>
          <w:rFonts w:ascii="Arial" w:cs="Arial" w:eastAsia="Arial" w:hAnsi="Arial"/>
          <w:color w:val="000000"/>
          <w:sz w:val="22"/>
          <w:szCs w:val="22"/>
          <w:shd w:fill="auto" w:val="clear"/>
          <w:rtl w:val="0"/>
        </w:rPr>
        <w:t xml:space="preserve">ender I</w:t>
      </w:r>
      <w:sdt>
        <w:sdtPr>
          <w:tag w:val="goog_rdk_8"/>
        </w:sdtPr>
        <w:sdtContent>
          <w:ins w:author="davide.lenzarini@u-blox.com" w:id="2" w:date="2025-05-28T06:30:52Z">
            <w:r w:rsidDel="00000000" w:rsidR="00000000" w:rsidRPr="00000000">
              <w:rPr>
                <w:rFonts w:ascii="Arial" w:cs="Arial" w:eastAsia="Arial" w:hAnsi="Arial"/>
                <w:color w:val="000000"/>
                <w:sz w:val="22"/>
                <w:szCs w:val="22"/>
                <w:shd w:fill="auto" w:val="clear"/>
                <w:rtl w:val="0"/>
              </w:rPr>
              <w:t xml:space="preserve">dentifier</w:t>
            </w:r>
          </w:ins>
        </w:sdtContent>
      </w:sdt>
      <w:sdt>
        <w:sdtPr>
          <w:tag w:val="goog_rdk_9"/>
        </w:sdtPr>
        <w:sdtContent>
          <w:del w:author="davide.lenzarini@u-blox.com" w:id="2" w:date="2025-05-28T06:30:52Z">
            <w:r w:rsidDel="00000000" w:rsidR="00000000" w:rsidRPr="00000000">
              <w:rPr>
                <w:rFonts w:ascii="Arial" w:cs="Arial" w:eastAsia="Arial" w:hAnsi="Arial"/>
                <w:color w:val="000000"/>
                <w:sz w:val="22"/>
                <w:szCs w:val="22"/>
                <w:shd w:fill="auto" w:val="clear"/>
                <w:rtl w:val="0"/>
              </w:rPr>
              <w:delText xml:space="preserve">D</w:delText>
            </w:r>
          </w:del>
        </w:sdtContent>
      </w:sdt>
      <w:r w:rsidDel="00000000" w:rsidR="00000000" w:rsidRPr="00000000">
        <w:rPr>
          <w:rtl w:val="0"/>
        </w:rPr>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F">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B1">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2">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3">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sdt>
        <w:sdtPr>
          <w:tag w:val="goog_rdk_10"/>
        </w:sdtPr>
        <w:sdtContent>
          <w:commentRangeStart w:id="4"/>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5">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7">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C">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E">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F">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C0">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C1">
      <w:pPr>
        <w:spacing w:after="240" w:before="240" w:line="276" w:lineRule="auto"/>
        <w:ind w:left="0" w:right="0" w:firstLine="0"/>
        <w:rPr>
          <w:rFonts w:ascii="Arial" w:cs="Arial" w:eastAsia="Arial" w:hAnsi="Arial"/>
          <w:color w:val="000000"/>
          <w:sz w:val="22"/>
          <w:szCs w:val="22"/>
          <w:shd w:fill="auto" w:val="clear"/>
        </w:rPr>
      </w:pPr>
      <w:sdt>
        <w:sdtPr>
          <w:tag w:val="goog_rdk_11"/>
        </w:sdtPr>
        <w:sdtContent>
          <w:commentRangeStart w:id="5"/>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2">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4">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5">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6">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8">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9">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A">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B">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E">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0">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1">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2">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7">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9">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A">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B">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E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sdt>
        <w:sdtPr>
          <w:tag w:val="goog_rdk_12"/>
        </w:sdtPr>
        <w:sdtContent>
          <w:commentRangeStart w:id="6"/>
        </w:sdtContent>
      </w:sdt>
      <w:r w:rsidDel="00000000" w:rsidR="00000000" w:rsidRPr="00000000">
        <w:rPr>
          <w:rFonts w:ascii="Arial" w:cs="Arial" w:eastAsia="Arial" w:hAnsi="Arial"/>
          <w:color w:val="000000"/>
          <w:sz w:val="22"/>
          <w:szCs w:val="22"/>
          <w:shd w:fill="auto" w:val="clear"/>
          <w:rtl w:val="0"/>
        </w:rPr>
        <w:t xml:space="preserve">a Topic Filter</w:t>
      </w:r>
      <w:commentRangeEnd w:id="6"/>
      <w:r w:rsidDel="00000000" w:rsidR="00000000" w:rsidRPr="00000000">
        <w:commentReference w:id="6"/>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sdt>
        <w:sdtPr>
          <w:tag w:val="goog_rdk_13"/>
        </w:sdtPr>
        <w:sdtContent>
          <w:commentRangeStart w:id="7"/>
        </w:sdtContent>
      </w:sdt>
      <w:r w:rsidDel="00000000" w:rsidR="00000000" w:rsidRPr="00000000">
        <w:rPr>
          <w:rFonts w:ascii="Arial" w:cs="Arial" w:eastAsia="Arial" w:hAnsi="Arial"/>
          <w:color w:val="000000"/>
          <w:sz w:val="22"/>
          <w:szCs w:val="22"/>
          <w:shd w:fill="auto" w:val="clear"/>
          <w:rtl w:val="0"/>
        </w:rPr>
        <w:t xml:space="preserve">Topic Filter</w:t>
      </w:r>
      <w:commentRangeEnd w:id="7"/>
      <w:r w:rsidDel="00000000" w:rsidR="00000000" w:rsidRPr="00000000">
        <w:commentReference w:id="7"/>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sdt>
        <w:sdtPr>
          <w:tag w:val="goog_rdk_14"/>
        </w:sdtPr>
        <w:sdtContent>
          <w:ins w:author="davide.lenzarini@u-blox.com" w:id="3" w:date="2025-05-28T06:45:38Z">
            <w:r w:rsidDel="00000000" w:rsidR="00000000" w:rsidRPr="00000000">
              <w:rPr>
                <w:rFonts w:ascii="Arial" w:cs="Arial" w:eastAsia="Arial" w:hAnsi="Arial"/>
                <w:color w:val="000000"/>
                <w:sz w:val="22"/>
                <w:szCs w:val="22"/>
                <w:shd w:fill="auto" w:val="clear"/>
                <w:rtl w:val="0"/>
              </w:rPr>
              <w:t xml:space="preserve"> 2 bytes</w:t>
            </w:r>
          </w:ins>
        </w:sdtContent>
      </w:sdt>
      <w:sdt>
        <w:sdtPr>
          <w:tag w:val="goog_rdk_15"/>
        </w:sdtPr>
        <w:sdtContent>
          <w:del w:author="davide.lenzarini@u-blox.com" w:id="3" w:date="2025-05-28T06:45:38Z">
            <w:r w:rsidDel="00000000" w:rsidR="00000000" w:rsidRPr="00000000">
              <w:rPr>
                <w:rFonts w:ascii="Arial" w:cs="Arial" w:eastAsia="Arial" w:hAnsi="Arial"/>
                <w:color w:val="000000"/>
                <w:sz w:val="22"/>
                <w:szCs w:val="22"/>
                <w:shd w:fill="auto" w:val="clear"/>
                <w:rtl w:val="0"/>
              </w:rPr>
              <w:delText xml:space="preserve">n integer</w:delText>
            </w:r>
          </w:del>
        </w:sdtContent>
      </w:sdt>
      <w:r w:rsidDel="00000000" w:rsidR="00000000" w:rsidRPr="00000000">
        <w:rPr>
          <w:rFonts w:ascii="Arial" w:cs="Arial" w:eastAsia="Arial" w:hAnsi="Arial"/>
          <w:color w:val="000000"/>
          <w:sz w:val="22"/>
          <w:szCs w:val="22"/>
          <w:shd w:fill="auto" w:val="clear"/>
          <w:rtl w:val="0"/>
        </w:rPr>
        <w:t xml:space="preserve">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D">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3.4.3</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w:t>
      </w:r>
      <w:sdt>
        <w:sdtPr>
          <w:tag w:val="goog_rdk_16"/>
        </w:sdtPr>
        <w:sdtContent>
          <w:commentRangeStart w:id="8"/>
        </w:sdtContent>
      </w:sdt>
      <w:r w:rsidDel="00000000" w:rsidR="00000000" w:rsidRPr="00000000">
        <w:rPr>
          <w:rFonts w:ascii="Arial" w:cs="Arial" w:eastAsia="Arial" w:hAnsi="Arial"/>
          <w:color w:val="000000"/>
          <w:sz w:val="22"/>
          <w:szCs w:val="22"/>
          <w:shd w:fill="auto" w:val="clear"/>
          <w:rtl w:val="0"/>
        </w:rPr>
        <w:t xml:space="preserve">Publish Packet</w:t>
      </w:r>
      <w:commentRangeEnd w:id="8"/>
      <w:r w:rsidDel="00000000" w:rsidR="00000000" w:rsidRPr="00000000">
        <w:commentReference w:id="8"/>
      </w:r>
      <w:r w:rsidDel="00000000" w:rsidR="00000000" w:rsidRPr="00000000">
        <w:rPr>
          <w:rFonts w:ascii="Arial" w:cs="Arial" w:eastAsia="Arial" w:hAnsi="Arial"/>
          <w:color w:val="000000"/>
          <w:sz w:val="22"/>
          <w:szCs w:val="22"/>
          <w:shd w:fill="auto" w:val="clear"/>
          <w:rtl w:val="0"/>
        </w:rPr>
        <w:t xml:space="preserve">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3.10.2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4.13</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F8">
      <w:pPr>
        <w:spacing w:after="352" w:lineRule="auto"/>
        <w:rPr>
          <w:rFonts w:ascii="Arial" w:cs="Arial" w:eastAsia="Arial" w:hAnsi="Arial"/>
          <w:b w:val="1"/>
        </w:rPr>
      </w:pPr>
      <w:sdt>
        <w:sdtPr>
          <w:tag w:val="goog_rdk_17"/>
        </w:sdtPr>
        <w:sdtContent>
          <w:commentRangeStart w:id="9"/>
        </w:sdtContent>
      </w:sdt>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F9">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FA">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FB">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C">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D">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E">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F">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4">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9">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E">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1">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2">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5">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7">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8">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9">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A">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B">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C">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0">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1">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5">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6">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A">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B">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D">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w:t>
      </w:r>
      <w:sdt>
        <w:sdtPr>
          <w:tag w:val="goog_rdk_18"/>
        </w:sdtPr>
        <w:sdtContent>
          <w:del w:author="davide.lenzarini@u-blox.com" w:id="4" w:date="2025-05-28T07:00:02Z">
            <w:r w:rsidDel="00000000" w:rsidR="00000000" w:rsidRPr="00000000">
              <w:rPr>
                <w:rFonts w:ascii="Arial" w:cs="Arial" w:eastAsia="Arial" w:hAnsi="Arial"/>
                <w:sz w:val="22"/>
                <w:szCs w:val="22"/>
                <w:rtl w:val="0"/>
              </w:rPr>
              <w:delText xml:space="preserve"> </w:delText>
            </w:r>
          </w:del>
        </w:sdtContent>
      </w:sdt>
      <w:r w:rsidDel="00000000" w:rsidR="00000000" w:rsidRPr="00000000">
        <w:rPr>
          <w:rFonts w:ascii="Arial" w:cs="Arial" w:eastAsia="Arial" w:hAnsi="Arial"/>
          <w:sz w:val="22"/>
          <w:szCs w:val="22"/>
          <w:rtl w:val="0"/>
        </w:rPr>
        <w:t xml:space="preserve">are independent of each other.</w:t>
      </w:r>
    </w:p>
    <w:p w:rsidR="00000000" w:rsidDel="00000000" w:rsidP="00000000" w:rsidRDefault="00000000" w:rsidRPr="00000000" w14:paraId="000002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0">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1">
      <w:pPr>
        <w:numPr>
          <w:ilvl w:val="0"/>
          <w:numId w:val="67"/>
        </w:numPr>
        <w:spacing w:after="0" w:afterAutospacing="0" w:before="0" w:beforeAutospacing="0" w:line="276" w:lineRule="auto"/>
        <w:ind w:left="720" w:hanging="360"/>
        <w:rPr>
          <w:rFonts w:ascii="Arial" w:cs="Arial" w:eastAsia="Arial" w:hAnsi="Arial"/>
          <w:sz w:val="22"/>
          <w:szCs w:val="22"/>
        </w:rPr>
      </w:pPr>
      <w:sdt>
        <w:sdtPr>
          <w:tag w:val="goog_rdk_19"/>
        </w:sdtPr>
        <w:sdtContent>
          <w:commentRangeStart w:id="10"/>
        </w:sdtContent>
      </w:sdt>
      <w:r w:rsidDel="00000000" w:rsidR="00000000" w:rsidRPr="00000000">
        <w:rPr>
          <w:rFonts w:ascii="Arial" w:cs="Arial" w:eastAsia="Arial" w:hAnsi="Arial"/>
          <w:sz w:val="22"/>
          <w:szCs w:val="22"/>
          <w:rtl w:val="0"/>
        </w:rPr>
        <w:t xml:space="preserve">If the network supports Multicast, Gateway discovery can be implemented, otherwise the Gateway addresses must be configured in the nodes.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2">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33">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4">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5">
      <w:pPr>
        <w:numPr>
          <w:ilvl w:val="0"/>
          <w:numId w:val="67"/>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6">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7">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9">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B">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C">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D">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0">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1">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1"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9">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A">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B">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tag w:val="goog_rdk_20"/>
        </w:sdtPr>
        <w:sdtContent>
          <w:commentRangeStart w:id="11"/>
        </w:sdtContent>
      </w:sdt>
      <w:sdt>
        <w:sdtPr>
          <w:tag w:val="goog_rdk_21"/>
        </w:sdtPr>
        <w:sdtContent>
          <w:commentRangeStart w:id="12"/>
        </w:sdtContent>
      </w:sdt>
      <w:r w:rsidDel="00000000" w:rsidR="00000000" w:rsidRPr="00000000">
        <w:rPr>
          <w:rFonts w:ascii="Arial" w:cs="Arial" w:eastAsia="Arial" w:hAnsi="Arial"/>
          <w:sz w:val="22"/>
          <w:szCs w:val="22"/>
          <w:rtl w:val="0"/>
        </w:rPr>
        <w:t xml:space="preserve">the string A𪛔 which</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C">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D">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2" name="image32.png"/>
            <a:graphic>
              <a:graphicData uri="http://schemas.openxmlformats.org/drawingml/2006/picture">
                <pic:pic>
                  <pic:nvPicPr>
                    <pic:cNvPr id="0" name="image32.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F">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2">
      <w:pPr>
        <w:rPr>
          <w:rFonts w:ascii="Arial" w:cs="Arial" w:eastAsia="Arial" w:hAnsi="Arial"/>
        </w:rPr>
      </w:pPr>
      <w:sdt>
        <w:sdtPr>
          <w:tag w:val="goog_rdk_22"/>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5">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7">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9"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3" name="image5.png"/>
            <a:graphic>
              <a:graphicData uri="http://schemas.openxmlformats.org/drawingml/2006/picture">
                <pic:pic>
                  <pic:nvPicPr>
                    <pic:cNvPr id="0" name="image5.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C">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D">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E">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F">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0">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1">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2">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4">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7">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rPr>
            </w:pPr>
            <w:r w:rsidDel="00000000" w:rsidR="00000000" w:rsidRPr="00000000">
              <w:rPr>
                <w:rFonts w:ascii="Arial" w:cs="Arial" w:eastAsia="Arial" w:hAnsi="Arial"/>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rPr>
            </w:pPr>
            <w:r w:rsidDel="00000000" w:rsidR="00000000" w:rsidRPr="00000000">
              <w:rPr>
                <w:rFonts w:ascii="Arial" w:cs="Arial" w:eastAsia="Arial" w:hAnsi="Arial"/>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4">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5">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7">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8">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4">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E">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2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2">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2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4">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5">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26">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40" name="image21.png"/>
            <a:graphic>
              <a:graphicData uri="http://schemas.openxmlformats.org/drawingml/2006/picture">
                <pic:pic>
                  <pic:nvPicPr>
                    <pic:cNvPr id="0" name="image21.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9">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A">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B">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D">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E">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F">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7">
            <w:pPr>
              <w:spacing w:after="9" w:lineRule="auto"/>
              <w:ind w:right="4"/>
              <w:rPr>
                <w:rFonts w:ascii="Arial" w:cs="Arial" w:eastAsia="Arial" w:hAnsi="Arial"/>
                <w:shd w:fill="d0e0e3" w:val="clear"/>
              </w:rPr>
            </w:pPr>
            <w:sdt>
              <w:sdtPr>
                <w:tag w:val="goog_rdk_23"/>
              </w:sdtPr>
              <w:sdtContent>
                <w:commentRangeStart w:id="13"/>
              </w:sdtContent>
            </w:sdt>
            <w:r w:rsidDel="00000000" w:rsidR="00000000" w:rsidRPr="00000000">
              <w:rPr>
                <w:rFonts w:ascii="Arial" w:cs="Arial" w:eastAsia="Arial" w:hAnsi="Arial"/>
                <w:shd w:fill="d0e0e3" w:val="clear"/>
                <w:rtl w:val="0"/>
              </w:rPr>
              <w:t xml:space="preserve">26</w:t>
            </w:r>
            <w:commentRangeEnd w:id="13"/>
            <w:r w:rsidDel="00000000" w:rsidR="00000000" w:rsidRPr="00000000">
              <w:commentReference w:id="13"/>
            </w:r>
            <w:r w:rsidDel="00000000" w:rsidR="00000000" w:rsidRPr="00000000">
              <w:rPr>
                <w:rtl w:val="0"/>
              </w:rPr>
            </w:r>
          </w:p>
        </w:tc>
        <w:tc>
          <w:tcPr>
            <w:shd w:fill="d0e0e3" w:val="clear"/>
          </w:tcPr>
          <w:p w:rsidR="00000000" w:rsidDel="00000000" w:rsidP="00000000" w:rsidRDefault="00000000" w:rsidRPr="00000000" w14:paraId="0000036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C">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D">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6">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7">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6">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8">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2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0">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1">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4">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7">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9">
      <w:pPr>
        <w:rPr/>
      </w:pPr>
      <w:r w:rsidDel="00000000" w:rsidR="00000000" w:rsidRPr="00000000">
        <w:rPr>
          <w:rtl w:val="0"/>
        </w:rPr>
        <w:t xml:space="preserve">Note(s):</w:t>
      </w:r>
    </w:p>
    <w:p w:rsidR="00000000" w:rsidDel="00000000" w:rsidP="00000000" w:rsidRDefault="00000000" w:rsidRPr="00000000" w14:paraId="0000045A">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B">
      <w:pPr>
        <w:numPr>
          <w:ilvl w:val="0"/>
          <w:numId w:val="43"/>
        </w:numPr>
        <w:spacing w:after="200" w:before="0" w:lineRule="auto"/>
        <w:ind w:left="720" w:hanging="360"/>
        <w:rPr>
          <w:rFonts w:ascii="Arial" w:cs="Arial" w:eastAsia="Arial" w:hAnsi="Arial"/>
          <w:u w:val="none"/>
        </w:rPr>
      </w:pPr>
      <w:sdt>
        <w:sdtPr>
          <w:tag w:val="goog_rdk_24"/>
        </w:sdtPr>
        <w:sdtContent>
          <w:commentRangeStart w:id="14"/>
        </w:sdtContent>
      </w:sdt>
      <w:sdt>
        <w:sdtPr>
          <w:tag w:val="goog_rdk_25"/>
        </w:sdtPr>
        <w:sdtContent>
          <w:commentRangeStart w:id="15"/>
        </w:sdtContent>
      </w:sdt>
      <w:sdt>
        <w:sdtPr>
          <w:tag w:val="goog_rdk_26"/>
        </w:sdtPr>
        <w:sdtContent>
          <w:commentRangeStart w:id="16"/>
        </w:sdtContent>
      </w:sdt>
      <w:sdt>
        <w:sdtPr>
          <w:tag w:val="goog_rdk_27"/>
        </w:sdtPr>
        <w:sdtContent>
          <w:commentRangeStart w:id="17"/>
        </w:sdtContent>
      </w:sdt>
      <w:sdt>
        <w:sdtPr>
          <w:tag w:val="goog_rdk_28"/>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5C">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E">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0">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1">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2">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3">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rFonts w:ascii="Arial" w:cs="Arial" w:eastAsia="Arial" w:hAnsi="Arial"/>
            <w:color w:val="1155cc"/>
            <w:u w:val="single"/>
            <w:rtl w:val="0"/>
          </w:rPr>
          <w:t xml:space="preserve">Section 4.7</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5">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6">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77">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78">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6"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7A">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7B">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w:t>
      </w:r>
      <w:sdt>
        <w:sdtPr>
          <w:tag w:val="goog_rdk_29"/>
        </w:sdtPr>
        <w:sdtContent>
          <w:del w:author="davide.lenzarini@u-blox.com" w:id="5" w:date="2025-05-28T07:42:03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C">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7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7E">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7F">
      <w:pPr>
        <w:pStyle w:val="Heading4"/>
        <w:ind w:left="0" w:firstLine="0"/>
        <w:rPr/>
      </w:pPr>
      <w:bookmarkStart w:colFirst="0" w:colLast="0" w:name="_heading=h.etqaie4ha8c7" w:id="37"/>
      <w:bookmarkEnd w:id="37"/>
      <w:r w:rsidDel="00000000" w:rsidR="00000000" w:rsidRPr="00000000">
        <w:rPr>
          <w:rtl w:val="0"/>
        </w:rPr>
        <w:t xml:space="preserve">3.1.2.1 Clean Start</w:t>
      </w:r>
    </w:p>
    <w:p w:rsidR="00000000" w:rsidDel="00000000" w:rsidP="00000000" w:rsidRDefault="00000000" w:rsidRPr="00000000" w14:paraId="00000480">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1">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83">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84">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5">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8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w:t>
      </w:r>
      <w:sdt>
        <w:sdtPr>
          <w:tag w:val="goog_rdk_30"/>
        </w:sdtPr>
        <w:sdtContent>
          <w:del w:author="davide.lenzarini@u-blox.com" w:id="6" w:date="2025-05-28T07:45:31Z">
            <w:r w:rsidDel="00000000" w:rsidR="00000000" w:rsidRPr="00000000">
              <w:rPr>
                <w:rFonts w:ascii="Arial" w:cs="Arial" w:eastAsia="Arial" w:hAnsi="Arial"/>
                <w:color w:val="000000"/>
                <w:sz w:val="22"/>
                <w:szCs w:val="22"/>
                <w:highlight w:val="yellow"/>
                <w:rtl w:val="0"/>
              </w:rPr>
              <w:delText xml:space="preserve"> </w:delText>
            </w:r>
          </w:del>
        </w:sdtContent>
      </w:sdt>
      <w:r w:rsidDel="00000000" w:rsidR="00000000" w:rsidRPr="00000000">
        <w:rPr>
          <w:rFonts w:ascii="Arial" w:cs="Arial" w:eastAsia="Arial" w:hAnsi="Arial"/>
          <w:color w:val="000000"/>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87">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8">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89">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8A">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8B">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8C">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8D">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E">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8F">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0">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91">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[MQTT-SN-3.4.2.3-1]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92">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93">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9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[MQTT-SN-3.4.2.4-1]</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95">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[MQTT-SN-3.4.2.4-2]</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96">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w:t>
      </w:r>
    </w:p>
    <w:p w:rsidR="00000000" w:rsidDel="00000000" w:rsidP="00000000" w:rsidRDefault="00000000" w:rsidRPr="00000000" w14:paraId="00000497">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value between 0-15 to i</w:t>
      </w:r>
      <w:sdt>
        <w:sdtPr>
          <w:tag w:val="goog_rdk_31"/>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7" w:date="2025-05-28T07:50:53Z">
                <w:rPr>
                  <w:rFonts w:ascii="Arial" w:cs="Arial" w:eastAsia="Arial" w:hAnsi="Arial"/>
                  <w:b w:val="0"/>
                  <w:i w:val="0"/>
                  <w:smallCaps w:val="0"/>
                  <w:strike w:val="0"/>
                  <w:color w:val="000000"/>
                  <w:sz w:val="20"/>
                  <w:szCs w:val="20"/>
                  <w:u w:val="none"/>
                  <w:shd w:fill="auto" w:val="clear"/>
                  <w:vertAlign w:val="baseline"/>
                </w:rPr>
              </w:rPrChange>
            </w:rPr>
            <w:t xml:space="preserve">ndicate the maximum number of messages a Client shall receive during an AWAKE session. Specifying 0 will mean it is up to the Gateway to determine how many messages it will send, which </w:t>
          </w:r>
        </w:sdtContent>
      </w:sdt>
      <w:sdt>
        <w:sdtPr>
          <w:tag w:val="goog_rdk_32"/>
        </w:sdtPr>
        <w:sdtContent>
          <w:r w:rsidDel="00000000" w:rsidR="00000000" w:rsidRPr="00000000">
            <w:rPr>
              <w:rFonts w:ascii="Arial" w:cs="Arial" w:eastAsia="Arial" w:hAnsi="Arial"/>
              <w:sz w:val="20"/>
              <w:szCs w:val="20"/>
              <w:rtl w:val="0"/>
              <w:rPrChange w:author="davide.lenzarini@u-blox.com" w:id="7" w:date="2025-05-28T07:50:53Z">
                <w:rPr>
                  <w:rFonts w:ascii="Arial" w:cs="Arial" w:eastAsia="Arial" w:hAnsi="Arial"/>
                </w:rPr>
              </w:rPrChange>
            </w:rPr>
            <w:t xml:space="preserve">may be</w:t>
          </w:r>
        </w:sdtContent>
      </w:sdt>
      <w:sdt>
        <w:sdtPr>
          <w:tag w:val="goog_rdk_33"/>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7" w:date="2025-05-28T07:50:53Z">
                <w:rPr>
                  <w:rFonts w:ascii="Arial" w:cs="Arial" w:eastAsia="Arial" w:hAnsi="Arial"/>
                  <w:b w:val="0"/>
                  <w:i w:val="0"/>
                  <w:smallCaps w:val="0"/>
                  <w:strike w:val="0"/>
                  <w:color w:val="000000"/>
                  <w:sz w:val="20"/>
                  <w:szCs w:val="20"/>
                  <w:u w:val="none"/>
                  <w:shd w:fill="auto" w:val="clear"/>
                  <w:vertAlign w:val="baseline"/>
                </w:rPr>
              </w:rPrChange>
            </w:rPr>
            <w:t xml:space="preserve"> unbounded</w:t>
          </w:r>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99">
      <w:pPr>
        <w:pStyle w:val="Heading3"/>
        <w:ind w:left="0" w:firstLine="0"/>
        <w:rPr>
          <w:rFonts w:ascii="Arial" w:cs="Arial" w:eastAsia="Arial" w:hAnsi="Arial"/>
        </w:rPr>
      </w:pPr>
      <w:bookmarkStart w:colFirst="0" w:colLast="0" w:name="_heading=h.u38i2mpp332q" w:id="42"/>
      <w:bookmarkEnd w:id="4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9A">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9B">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9D">
      <w:pPr>
        <w:pStyle w:val="Heading4"/>
        <w:ind w:left="0" w:firstLine="0"/>
        <w:rPr/>
      </w:pPr>
      <w:bookmarkStart w:colFirst="0" w:colLast="0" w:name="_heading=h.mbj87qvk8qy6" w:id="43"/>
      <w:bookmarkEnd w:id="43"/>
      <w:r w:rsidDel="00000000" w:rsidR="00000000" w:rsidRPr="00000000">
        <w:rPr>
          <w:rtl w:val="0"/>
        </w:rPr>
        <w:t xml:space="preserve">3.1.3.1 Will Topic Type</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A0">
      <w:pPr>
        <w:pStyle w:val="Heading4"/>
        <w:ind w:left="0" w:firstLine="0"/>
        <w:rPr/>
      </w:pPr>
      <w:bookmarkStart w:colFirst="0" w:colLast="0" w:name="_heading=h.36sxt0949mi2" w:id="44"/>
      <w:bookmarkEnd w:id="44"/>
      <w:r w:rsidDel="00000000" w:rsidR="00000000" w:rsidRPr="00000000">
        <w:rPr>
          <w:rtl w:val="0"/>
        </w:rPr>
        <w:t xml:space="preserve">3.1.3.2 Will QoS</w:t>
      </w:r>
    </w:p>
    <w:p w:rsidR="00000000" w:rsidDel="00000000" w:rsidP="00000000" w:rsidRDefault="00000000" w:rsidRPr="00000000" w14:paraId="000004A1">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A2">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A3">
      <w:pPr>
        <w:pStyle w:val="Heading4"/>
        <w:ind w:left="0" w:firstLine="0"/>
        <w:rPr/>
      </w:pPr>
      <w:bookmarkStart w:colFirst="0" w:colLast="0" w:name="_heading=h.bnoytfwh08eh" w:id="45"/>
      <w:bookmarkEnd w:id="45"/>
      <w:r w:rsidDel="00000000" w:rsidR="00000000" w:rsidRPr="00000000">
        <w:rPr>
          <w:rtl w:val="0"/>
        </w:rPr>
        <w:t xml:space="preserve">3.1.3.3 Will Retain</w:t>
      </w:r>
    </w:p>
    <w:p w:rsidR="00000000" w:rsidDel="00000000" w:rsidP="00000000" w:rsidRDefault="00000000" w:rsidRPr="00000000" w14:paraId="000004A4">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A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specifies if the Will Message is to be </w:t>
      </w:r>
      <w:r w:rsidDel="00000000" w:rsidR="00000000" w:rsidRPr="00000000">
        <w:rPr>
          <w:rFonts w:ascii="Arial" w:cs="Arial" w:eastAsia="Arial" w:hAnsi="Arial"/>
          <w:color w:val="000000"/>
          <w:sz w:val="20"/>
          <w:szCs w:val="20"/>
          <w:rtl w:val="0"/>
        </w:rPr>
        <w:t xml:space="preserve">retained when it is published</w:t>
      </w:r>
      <w:r w:rsidDel="00000000" w:rsidR="00000000" w:rsidRPr="00000000">
        <w:rPr>
          <w:rFonts w:ascii="Arial" w:cs="Arial" w:eastAsia="Arial" w:hAnsi="Arial"/>
          <w:color w:val="000000"/>
          <w:sz w:val="20"/>
          <w:szCs w:val="20"/>
          <w:rtl w:val="0"/>
        </w:rPr>
        <w:t xml:space="preserve">. See </w:t>
      </w:r>
      <w:hyperlink w:anchor="_heading=h.ly7c1y">
        <w:r w:rsidDel="00000000" w:rsidR="00000000" w:rsidRPr="00000000">
          <w:rPr>
            <w:rFonts w:ascii="Arial" w:cs="Arial" w:eastAsia="Arial" w:hAnsi="Arial"/>
            <w:color w:val="1155cc"/>
            <w:sz w:val="20"/>
            <w:szCs w:val="20"/>
            <w:u w:val="single"/>
            <w:rtl w:val="0"/>
          </w:rPr>
          <w:t xml:space="preserve">section 4.13</w:t>
        </w:r>
      </w:hyperlink>
      <w:r w:rsidDel="00000000" w:rsidR="00000000" w:rsidRPr="00000000">
        <w:rPr>
          <w:rFonts w:ascii="Arial" w:cs="Arial" w:eastAsia="Arial" w:hAnsi="Arial"/>
          <w:color w:val="000000"/>
          <w:sz w:val="20"/>
          <w:szCs w:val="20"/>
          <w:rtl w:val="0"/>
        </w:rPr>
        <w:t xml:space="preserve"> for more information about Retained Messages.</w:t>
      </w:r>
    </w:p>
    <w:p w:rsidR="00000000" w:rsidDel="00000000" w:rsidP="00000000" w:rsidRDefault="00000000" w:rsidRPr="00000000" w14:paraId="000004A6">
      <w:pPr>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sz w:val="20"/>
          <w:szCs w:val="20"/>
          <w:rtl w:val="0"/>
        </w:rPr>
        <w:t xml:space="preserve">[MQTT-SN-3.4.3.3-1].</w:t>
      </w:r>
      <w:r w:rsidDel="00000000" w:rsidR="00000000" w:rsidRPr="00000000">
        <w:rPr>
          <w:rtl w:val="0"/>
        </w:rPr>
      </w:r>
    </w:p>
    <w:p w:rsidR="00000000" w:rsidDel="00000000" w:rsidP="00000000" w:rsidRDefault="00000000" w:rsidRPr="00000000" w14:paraId="000004A7">
      <w:pP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[MQTT-SN-3.4.3.3-2]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4A8">
      <w:pPr>
        <w:pStyle w:val="Heading3"/>
        <w:ind w:left="0" w:firstLine="0"/>
        <w:rPr/>
      </w:pPr>
      <w:bookmarkStart w:colFirst="0" w:colLast="0" w:name="_heading=h.kxsqte300p6i" w:id="46"/>
      <w:bookmarkEnd w:id="46"/>
      <w:r w:rsidDel="00000000" w:rsidR="00000000" w:rsidRPr="00000000">
        <w:rPr>
          <w:rtl w:val="0"/>
        </w:rPr>
        <w:t xml:space="preserve">3.1.4 Packet Identifier</w:t>
      </w:r>
    </w:p>
    <w:p w:rsidR="00000000" w:rsidDel="00000000" w:rsidP="00000000" w:rsidRDefault="00000000" w:rsidRPr="00000000" w14:paraId="000004A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sdt>
        <w:sdtPr>
          <w:tag w:val="goog_rdk_34"/>
        </w:sdtPr>
        <w:sdtContent>
          <w:ins w:author="davide.lenzarini@u-blox.com" w:id="8" w:date="2025-05-28T07:52:50Z">
            <w:r w:rsidDel="00000000" w:rsidR="00000000" w:rsidRPr="00000000">
              <w:rPr>
                <w:rFonts w:ascii="Arial" w:cs="Arial" w:eastAsia="Arial" w:hAnsi="Arial"/>
                <w:rtl w:val="0"/>
              </w:rPr>
              <w:t xml:space="preserve">Two Byte Integer</w:t>
            </w:r>
            <w:r w:rsidDel="00000000" w:rsidR="00000000" w:rsidRPr="00000000">
              <w:rPr>
                <w:rFonts w:ascii="Arial" w:cs="Arial" w:eastAsia="Arial" w:hAnsi="Arial"/>
                <w:rtl w:val="0"/>
              </w:rPr>
              <w:t xml:space="preserve"> </w:t>
            </w:r>
          </w:ins>
        </w:sdtContent>
      </w:sdt>
      <w:sdt>
        <w:sdtPr>
          <w:tag w:val="goog_rdk_35"/>
        </w:sdtPr>
        <w:sdtContent>
          <w:del w:author="davide.lenzarini@u-blox.com" w:id="8" w:date="2025-05-28T07:52:50Z">
            <w:r w:rsidDel="00000000" w:rsidR="00000000" w:rsidRPr="00000000">
              <w:rPr>
                <w:rFonts w:ascii="Arial" w:cs="Arial" w:eastAsia="Arial" w:hAnsi="Arial"/>
                <w:rtl w:val="0"/>
              </w:rPr>
              <w:delText xml:space="preserve">integer </w:delText>
            </w:r>
          </w:del>
        </w:sdtContent>
      </w:sdt>
      <w:r w:rsidDel="00000000" w:rsidR="00000000" w:rsidRPr="00000000">
        <w:rPr>
          <w:rFonts w:ascii="Arial" w:cs="Arial" w:eastAsia="Arial" w:hAnsi="Arial"/>
          <w:rtl w:val="0"/>
        </w:rPr>
        <w:t xml:space="preserve">value.</w:t>
      </w:r>
    </w:p>
    <w:p w:rsidR="00000000" w:rsidDel="00000000" w:rsidP="00000000" w:rsidRDefault="00000000" w:rsidRPr="00000000" w14:paraId="000004AA">
      <w:pPr>
        <w:pStyle w:val="Heading3"/>
        <w:ind w:left="0" w:firstLine="0"/>
        <w:rPr/>
      </w:pPr>
      <w:bookmarkStart w:colFirst="0" w:colLast="0" w:name="_heading=h.xvir7l" w:id="47"/>
      <w:bookmarkEnd w:id="47"/>
      <w:r w:rsidDel="00000000" w:rsidR="00000000" w:rsidRPr="00000000">
        <w:rPr>
          <w:rtl w:val="0"/>
        </w:rPr>
        <w:t xml:space="preserve">3.1.5 Protocol Version</w:t>
      </w:r>
    </w:p>
    <w:p w:rsidR="00000000" w:rsidDel="00000000" w:rsidP="00000000" w:rsidRDefault="00000000" w:rsidRPr="00000000" w14:paraId="000004AB">
      <w:pPr>
        <w:rPr>
          <w:rFonts w:ascii="Arial" w:cs="Arial" w:eastAsia="Arial" w:hAnsi="Arial"/>
          <w:color w:val="000000"/>
        </w:rPr>
      </w:pPr>
      <w:bookmarkStart w:colFirst="0" w:colLast="0" w:name="_heading=h.3hv69ve" w:id="48"/>
      <w:bookmarkEnd w:id="48"/>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AC">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D">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E">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AF">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B0">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B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B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B3">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B4">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6">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7">
      <w:pPr>
        <w:pStyle w:val="Heading3"/>
        <w:ind w:left="0" w:firstLine="0"/>
        <w:rPr/>
      </w:pPr>
      <w:bookmarkStart w:colFirst="0" w:colLast="0" w:name="_heading=h.4h042r0" w:id="49"/>
      <w:bookmarkEnd w:id="49"/>
      <w:r w:rsidDel="00000000" w:rsidR="00000000" w:rsidRPr="00000000">
        <w:rPr>
          <w:rtl w:val="0"/>
        </w:rPr>
        <w:t xml:space="preserve">3.1.6 Keep Alive</w:t>
      </w:r>
    </w:p>
    <w:p w:rsidR="00000000" w:rsidDel="00000000" w:rsidP="00000000" w:rsidRDefault="00000000" w:rsidRPr="00000000" w14:paraId="000004B8">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B9">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BA">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4BB">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BC">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Gateway by way of a DISCONNECT, with the</w:t>
      </w:r>
      <w:r w:rsidDel="00000000" w:rsidR="00000000" w:rsidRPr="00000000">
        <w:rPr>
          <w:rFonts w:ascii="Arial" w:cs="Arial" w:eastAsia="Arial" w:hAnsi="Arial"/>
          <w:sz w:val="22"/>
          <w:szCs w:val="22"/>
          <w:highlight w:val="yellow"/>
          <w:rtl w:val="0"/>
        </w:rPr>
        <w:t xml:space="preserve"> understanding that the Gateway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BD">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BE">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B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C0">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4C1">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C2">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C3">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C4">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Gateway to which they are connected. If a Client does not receive a PINGRESP from the Gateway even after multiple retransmissions of the PINGREQ packet and deletes the Virtual Connection, it might try to connect to another Gateway before trying to reconnect to this Gateway. Note that because the Keep Alive timers are not synchronized between Clients, in case of a Gateway failure there is a low risk of a storm of CONNECT packets sent almost at the same time by all affected clients towards a new Gateway.</w:t>
      </w:r>
      <w:r w:rsidDel="00000000" w:rsidR="00000000" w:rsidRPr="00000000">
        <w:rPr>
          <w:rtl w:val="0"/>
        </w:rPr>
      </w:r>
    </w:p>
    <w:p w:rsidR="00000000" w:rsidDel="00000000" w:rsidP="00000000" w:rsidRDefault="00000000" w:rsidRPr="00000000" w14:paraId="000004C5">
      <w:pPr>
        <w:pStyle w:val="Heading3"/>
        <w:ind w:left="0" w:firstLine="0"/>
        <w:rPr/>
      </w:pPr>
      <w:bookmarkStart w:colFirst="0" w:colLast="0" w:name="_heading=h.3vac5uf" w:id="50"/>
      <w:bookmarkEnd w:id="50"/>
      <w:r w:rsidDel="00000000" w:rsidR="00000000" w:rsidRPr="00000000">
        <w:rPr>
          <w:rtl w:val="0"/>
        </w:rPr>
        <w:t xml:space="preserve">3.1.7 Maximum Packet Size</w:t>
      </w:r>
    </w:p>
    <w:p w:rsidR="00000000" w:rsidDel="00000000" w:rsidP="00000000" w:rsidRDefault="00000000" w:rsidRPr="00000000" w14:paraId="000004C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7">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8">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C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C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C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C">
      <w:pPr>
        <w:spacing w:line="276" w:lineRule="auto"/>
        <w:ind w:left="720" w:firstLine="0"/>
        <w:rPr>
          <w:rFonts w:ascii="Arial" w:cs="Arial" w:eastAsia="Arial" w:hAnsi="Arial"/>
          <w:color w:val="000000"/>
          <w:sz w:val="22"/>
          <w:szCs w:val="22"/>
        </w:rPr>
      </w:pPr>
      <w:bookmarkStart w:colFirst="0" w:colLast="0" w:name="_heading=h.2afmg28" w:id="51"/>
      <w:bookmarkEnd w:id="51"/>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D">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CE">
      <w:pPr>
        <w:pStyle w:val="Heading3"/>
        <w:ind w:left="0" w:firstLine="0"/>
        <w:rPr/>
      </w:pPr>
      <w:bookmarkStart w:colFirst="0" w:colLast="0" w:name="_heading=h.1baon6m" w:id="52"/>
      <w:bookmarkEnd w:id="52"/>
      <w:r w:rsidDel="00000000" w:rsidR="00000000" w:rsidRPr="00000000">
        <w:rPr>
          <w:rtl w:val="0"/>
        </w:rPr>
        <w:t xml:space="preserve">3.1.8 Session Expiry Interval</w:t>
      </w:r>
    </w:p>
    <w:p w:rsidR="00000000" w:rsidDel="00000000" w:rsidP="00000000" w:rsidRDefault="00000000" w:rsidRPr="00000000" w14:paraId="000004C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the Virtual Connection is deleted by the Client or Gateway. </w:t>
      </w:r>
    </w:p>
    <w:p w:rsidR="00000000" w:rsidDel="00000000" w:rsidP="00000000" w:rsidRDefault="00000000" w:rsidRPr="00000000" w14:paraId="000004D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D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rFonts w:ascii="Arial" w:cs="Arial" w:eastAsia="Arial" w:hAnsi="Arial"/>
          <w:color w:val="000000"/>
          <w:sz w:val="22"/>
          <w:szCs w:val="22"/>
          <w:highlight w:val="yellow"/>
          <w:rtl w:val="0"/>
        </w:rPr>
        <w:t xml:space="preserve">Gateway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D2">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3">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D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5">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D6">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7">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D8">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9">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DA">
      <w:pPr>
        <w:pStyle w:val="Heading3"/>
        <w:ind w:left="0" w:firstLine="0"/>
        <w:rPr>
          <w:rFonts w:ascii="Arial" w:cs="Arial" w:eastAsia="Arial" w:hAnsi="Arial"/>
        </w:rPr>
      </w:pPr>
      <w:bookmarkStart w:colFirst="0" w:colLast="0" w:name="_heading=h.6mntinqaom6n" w:id="53"/>
      <w:bookmarkEnd w:id="5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.9 Will Topic Alias or Will Topic Name Length </w:t>
      </w:r>
    </w:p>
    <w:p w:rsidR="00000000" w:rsidDel="00000000" w:rsidP="00000000" w:rsidRDefault="00000000" w:rsidRPr="00000000" w14:paraId="000004D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DC">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DD">
      <w:pPr>
        <w:pStyle w:val="Heading3"/>
        <w:ind w:left="0" w:firstLine="0"/>
        <w:rPr>
          <w:rFonts w:ascii="Arial" w:cs="Arial" w:eastAsia="Arial" w:hAnsi="Arial"/>
        </w:rPr>
      </w:pPr>
      <w:bookmarkStart w:colFirst="0" w:colLast="0" w:name="_heading=h.m1ydln779jbl" w:id="54"/>
      <w:bookmarkEnd w:id="5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Name</w:t>
      </w:r>
    </w:p>
    <w:p w:rsidR="00000000" w:rsidDel="00000000" w:rsidP="00000000" w:rsidRDefault="00000000" w:rsidRPr="00000000" w14:paraId="000004D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w:t>
      </w:r>
      <w:hyperlink w:anchor="_heading=h.49x2ik5">
        <w:r w:rsidDel="00000000" w:rsidR="00000000" w:rsidRPr="00000000">
          <w:rPr>
            <w:rFonts w:ascii="Arial" w:cs="Arial" w:eastAsia="Arial" w:hAnsi="Arial"/>
            <w:color w:val="1155cc"/>
            <w:sz w:val="22"/>
            <w:szCs w:val="22"/>
            <w:u w:val="single"/>
            <w:rtl w:val="0"/>
          </w:rPr>
          <w:t xml:space="preserve"> section 1.7.4</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DF">
      <w:pPr>
        <w:pStyle w:val="Heading3"/>
        <w:ind w:left="0" w:firstLine="0"/>
        <w:rPr>
          <w:rFonts w:ascii="Arial" w:cs="Arial" w:eastAsia="Arial" w:hAnsi="Arial"/>
        </w:rPr>
      </w:pPr>
      <w:bookmarkStart w:colFirst="0" w:colLast="0" w:name="_heading=h.g5w1zpmaiace" w:id="55"/>
      <w:bookmarkEnd w:id="55"/>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Payload Length</w:t>
      </w:r>
    </w:p>
    <w:p w:rsidR="00000000" w:rsidDel="00000000" w:rsidP="00000000" w:rsidRDefault="00000000" w:rsidRPr="00000000" w14:paraId="000004E0">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E1">
      <w:pPr>
        <w:pStyle w:val="Heading3"/>
        <w:ind w:left="0" w:firstLine="0"/>
        <w:rPr>
          <w:rFonts w:ascii="Arial" w:cs="Arial" w:eastAsia="Arial" w:hAnsi="Arial"/>
        </w:rPr>
      </w:pPr>
      <w:bookmarkStart w:colFirst="0" w:colLast="0" w:name="_heading=h.o88zms19c5d1"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w:t>
      </w:r>
    </w:p>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4E3">
      <w:pPr>
        <w:pStyle w:val="Heading3"/>
        <w:ind w:left="0" w:firstLine="0"/>
        <w:rPr>
          <w:rFonts w:ascii="Arial" w:cs="Arial" w:eastAsia="Arial" w:hAnsi="Arial"/>
        </w:rPr>
      </w:pPr>
      <w:bookmarkStart w:colFirst="0" w:colLast="0" w:name="_heading=h.mw1gvx9qi5t0"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Authentication Method Length</w:t>
      </w:r>
    </w:p>
    <w:p w:rsidR="00000000" w:rsidDel="00000000" w:rsidP="00000000" w:rsidRDefault="00000000" w:rsidRPr="00000000" w14:paraId="000004E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rFonts w:ascii="Arial" w:cs="Arial" w:eastAsia="Arial" w:hAnsi="Arial"/>
            <w:color w:val="1155cc"/>
            <w:sz w:val="22"/>
            <w:szCs w:val="22"/>
            <w:u w:val="single"/>
            <w:rtl w:val="0"/>
          </w:rPr>
          <w:t xml:space="preserve">section 4.11</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5">
      <w:pPr>
        <w:pStyle w:val="Heading3"/>
        <w:ind w:left="0" w:firstLine="0"/>
        <w:rPr>
          <w:rFonts w:ascii="Arial" w:cs="Arial" w:eastAsia="Arial" w:hAnsi="Arial"/>
        </w:rPr>
      </w:pPr>
      <w:bookmarkStart w:colFirst="0" w:colLast="0" w:name="_heading=h.4ydjyi9y5y20"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w:t>
      </w:r>
    </w:p>
    <w:p w:rsidR="00000000" w:rsidDel="00000000" w:rsidP="00000000" w:rsidRDefault="00000000" w:rsidRPr="00000000" w14:paraId="000004E6">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E7">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see section </w:t>
      </w:r>
      <w:hyperlink w:anchor="_heading=h.nhp24wh46om4">
        <w:r w:rsidDel="00000000" w:rsidR="00000000" w:rsidRPr="00000000">
          <w:rPr>
            <w:rFonts w:ascii="Arial" w:cs="Arial" w:eastAsia="Arial" w:hAnsi="Arial"/>
            <w:color w:val="1155cc"/>
            <w:u w:val="single"/>
            <w:rtl w:val="0"/>
          </w:rPr>
          <w:t xml:space="preserve">4.11.1.2</w:t>
        </w:r>
      </w:hyperlink>
      <w:r w:rsidDel="00000000" w:rsidR="00000000" w:rsidRPr="00000000">
        <w:rPr>
          <w:rFonts w:ascii="Arial" w:cs="Arial" w:eastAsia="Arial" w:hAnsi="Arial"/>
          <w:rtl w:val="0"/>
        </w:rPr>
        <w:t xml:space="preserve">.</w:t>
      </w:r>
    </w:p>
    <w:p w:rsidR="00000000" w:rsidDel="00000000" w:rsidP="00000000" w:rsidRDefault="00000000" w:rsidRPr="00000000" w14:paraId="000004E8">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9">
      <w:pPr>
        <w:pStyle w:val="Heading3"/>
        <w:ind w:left="0" w:firstLine="0"/>
        <w:rPr>
          <w:rFonts w:ascii="Arial" w:cs="Arial" w:eastAsia="Arial" w:hAnsi="Arial"/>
        </w:rPr>
      </w:pPr>
      <w:bookmarkStart w:colFirst="0" w:colLast="0" w:name="_heading=h.5hocu94eubqg"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Data Length</w:t>
      </w:r>
    </w:p>
    <w:p w:rsidR="00000000" w:rsidDel="00000000" w:rsidP="00000000" w:rsidRDefault="00000000" w:rsidRPr="00000000" w14:paraId="000004EA">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B">
      <w:pPr>
        <w:pStyle w:val="Heading3"/>
        <w:ind w:left="0" w:firstLine="0"/>
        <w:rPr>
          <w:rFonts w:ascii="Arial" w:cs="Arial" w:eastAsia="Arial" w:hAnsi="Arial"/>
        </w:rPr>
      </w:pPr>
      <w:bookmarkStart w:colFirst="0" w:colLast="0" w:name="_heading=h.g9mib2nvvlzy"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w:t>
      </w:r>
    </w:p>
    <w:p w:rsidR="00000000" w:rsidDel="00000000" w:rsidP="00000000" w:rsidRDefault="00000000" w:rsidRPr="00000000" w14:paraId="000004E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4E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4E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section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F0">
      <w:pPr>
        <w:pStyle w:val="Heading3"/>
        <w:ind w:left="0" w:firstLine="0"/>
        <w:rPr/>
      </w:pPr>
      <w:bookmarkStart w:colFirst="0" w:colLast="0" w:name="_heading=h.pkwqa1" w:id="61"/>
      <w:bookmarkEnd w:id="61"/>
      <w:r w:rsidDel="00000000" w:rsidR="00000000" w:rsidRPr="00000000">
        <w:rPr>
          <w:rtl w:val="0"/>
        </w:rPr>
        <w:t xml:space="preserve">3.1.17 Client Identifier</w:t>
      </w:r>
    </w:p>
    <w:p w:rsidR="00000000" w:rsidDel="00000000" w:rsidP="00000000" w:rsidRDefault="00000000" w:rsidRPr="00000000" w14:paraId="000004F1">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4F2">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Gateway. Each Client connecting to the Gateway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Gateway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Gateway</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4F3">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4">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4F5">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Gateway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F6">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F7">
      <w:pPr>
        <w:pStyle w:val="Heading3"/>
        <w:keepNext w:val="0"/>
        <w:pBdr>
          <w:top w:color="auto" w:space="0" w:sz="0" w:val="none"/>
        </w:pBdr>
        <w:spacing w:after="80" w:before="280" w:lineRule="auto"/>
        <w:ind w:left="-15" w:firstLine="0"/>
        <w:rPr/>
      </w:pPr>
      <w:bookmarkStart w:colFirst="0" w:colLast="0" w:name="_heading=h.9wk6osa2rqp1" w:id="62"/>
      <w:bookmarkEnd w:id="62"/>
      <w:r w:rsidDel="00000000" w:rsidR="00000000" w:rsidRPr="00000000">
        <w:rPr>
          <w:rtl w:val="0"/>
        </w:rPr>
        <w:t xml:space="preserve">3.1.18 CONNECT Actions</w:t>
      </w:r>
    </w:p>
    <w:p w:rsidR="00000000" w:rsidDel="00000000" w:rsidP="00000000" w:rsidRDefault="00000000" w:rsidRPr="00000000" w14:paraId="000004F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F9">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FA">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4FC">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D">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E">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F">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00">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01">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0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4">
      <w:pPr>
        <w:pStyle w:val="Heading2"/>
        <w:keepLines w:val="1"/>
        <w:spacing w:after="52" w:before="0" w:line="259" w:lineRule="auto"/>
        <w:ind w:left="0" w:firstLine="0"/>
        <w:rPr/>
      </w:pPr>
      <w:bookmarkStart w:colFirst="0" w:colLast="0" w:name="_heading=h.yo8fnzypn3lz" w:id="63"/>
      <w:bookmarkEnd w:id="63"/>
      <w:r w:rsidDel="00000000" w:rsidR="00000000" w:rsidRPr="00000000">
        <w:br w:type="page"/>
      </w:r>
      <w:r w:rsidDel="00000000" w:rsidR="00000000" w:rsidRPr="00000000">
        <w:rPr>
          <w:rtl w:val="0"/>
        </w:rPr>
      </w:r>
    </w:p>
    <w:p w:rsidR="00000000" w:rsidDel="00000000" w:rsidP="00000000" w:rsidRDefault="00000000" w:rsidRPr="00000000" w14:paraId="00000505">
      <w:pPr>
        <w:pStyle w:val="Heading2"/>
        <w:keepLines w:val="1"/>
        <w:spacing w:after="52" w:before="0" w:line="259" w:lineRule="auto"/>
        <w:ind w:left="0" w:firstLine="0"/>
        <w:rPr>
          <w:i w:val="1"/>
          <w:sz w:val="19"/>
          <w:szCs w:val="19"/>
        </w:rPr>
      </w:pPr>
      <w:bookmarkStart w:colFirst="0" w:colLast="0" w:name="_heading=h.39kk8xu" w:id="64"/>
      <w:bookmarkEnd w:id="64"/>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06">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07">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3"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09">
      <w:pPr>
        <w:pStyle w:val="Heading3"/>
        <w:ind w:left="0" w:firstLine="0"/>
        <w:rPr/>
      </w:pPr>
      <w:bookmarkStart w:colFirst="0" w:colLast="0" w:name="_heading=h.2nusc19" w:id="65"/>
      <w:bookmarkEnd w:id="65"/>
      <w:r w:rsidDel="00000000" w:rsidR="00000000" w:rsidRPr="00000000">
        <w:rPr>
          <w:rtl w:val="0"/>
        </w:rPr>
        <w:t xml:space="preserve">3.2.1 CONNACK Header</w:t>
      </w:r>
    </w:p>
    <w:p w:rsidR="00000000" w:rsidDel="00000000" w:rsidP="00000000" w:rsidRDefault="00000000" w:rsidRPr="00000000" w14:paraId="0000050A">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0B">
      <w:pPr>
        <w:pStyle w:val="Heading3"/>
        <w:ind w:left="0" w:firstLine="0"/>
        <w:rPr/>
      </w:pPr>
      <w:bookmarkStart w:colFirst="0" w:colLast="0" w:name="_heading=h.3mzq4wv" w:id="66"/>
      <w:bookmarkEnd w:id="66"/>
      <w:r w:rsidDel="00000000" w:rsidR="00000000" w:rsidRPr="00000000">
        <w:rPr>
          <w:rtl w:val="0"/>
        </w:rPr>
        <w:t xml:space="preserve">3.2.2 CONNACK Flags</w:t>
      </w:r>
    </w:p>
    <w:p w:rsidR="00000000" w:rsidDel="00000000" w:rsidP="00000000" w:rsidRDefault="00000000" w:rsidRPr="00000000" w14:paraId="0000050C">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D">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0E">
      <w:pPr>
        <w:pStyle w:val="Heading4"/>
        <w:ind w:left="0" w:firstLine="0"/>
        <w:rPr>
          <w:vertAlign w:val="baseline"/>
        </w:rPr>
      </w:pPr>
      <w:bookmarkStart w:colFirst="0" w:colLast="0" w:name="_heading=h.w3elb16r2ceb" w:id="67"/>
      <w:bookmarkEnd w:id="67"/>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0F">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10">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11">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12">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13">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14">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15">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17">
      <w:pPr>
        <w:pStyle w:val="Heading4"/>
        <w:spacing w:after="0" w:lineRule="auto"/>
        <w:ind w:left="0" w:firstLine="0"/>
        <w:rPr/>
      </w:pPr>
      <w:bookmarkStart w:colFirst="0" w:colLast="0" w:name="_heading=h.xzl3tg24tlhl" w:id="68"/>
      <w:bookmarkEnd w:id="68"/>
      <w:r w:rsidDel="00000000" w:rsidR="00000000" w:rsidRPr="00000000">
        <w:rPr>
          <w:rtl w:val="0"/>
        </w:rPr>
        <w:t xml:space="preserve">3.2.2.2 Session Expiry Interval Flag (Sess Exp)</w:t>
      </w:r>
    </w:p>
    <w:p w:rsidR="00000000" w:rsidDel="00000000" w:rsidP="00000000" w:rsidRDefault="00000000" w:rsidRPr="00000000" w14:paraId="00000518">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19">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A">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1B">
      <w:pPr>
        <w:pStyle w:val="Heading4"/>
        <w:spacing w:after="0" w:lineRule="auto"/>
        <w:ind w:left="0" w:firstLine="0"/>
        <w:rPr/>
      </w:pPr>
      <w:bookmarkStart w:colFirst="0" w:colLast="0" w:name="_heading=h.ohicd3k75hpo" w:id="69"/>
      <w:bookmarkEnd w:id="69"/>
      <w:r w:rsidDel="00000000" w:rsidR="00000000" w:rsidRPr="00000000">
        <w:rPr>
          <w:rtl w:val="0"/>
        </w:rPr>
        <w:t xml:space="preserve">3.2.2.3 Server Keep Alive Flag (Server KA)</w:t>
      </w:r>
    </w:p>
    <w:p w:rsidR="00000000" w:rsidDel="00000000" w:rsidP="00000000" w:rsidRDefault="00000000" w:rsidRPr="00000000" w14:paraId="0000051C">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1D">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1E">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1F">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0">
      <w:pPr>
        <w:pStyle w:val="Heading4"/>
        <w:spacing w:after="0" w:lineRule="auto"/>
        <w:ind w:left="0" w:firstLine="0"/>
        <w:rPr/>
      </w:pPr>
      <w:bookmarkStart w:colFirst="0" w:colLast="0" w:name="_heading=h.cjfdh2p7nklr" w:id="70"/>
      <w:bookmarkEnd w:id="70"/>
      <w:r w:rsidDel="00000000" w:rsidR="00000000" w:rsidRPr="00000000">
        <w:rPr>
          <w:rtl w:val="0"/>
        </w:rPr>
        <w:t xml:space="preserve">3.2.2.4 Authentication Flag (Auth)</w:t>
      </w:r>
    </w:p>
    <w:p w:rsidR="00000000" w:rsidDel="00000000" w:rsidP="00000000" w:rsidRDefault="00000000" w:rsidRPr="00000000" w14:paraId="00000521">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22">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23">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24">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5">
      <w:pPr>
        <w:pStyle w:val="Heading3"/>
        <w:ind w:left="0" w:firstLine="0"/>
        <w:rPr/>
      </w:pPr>
      <w:bookmarkStart w:colFirst="0" w:colLast="0" w:name="_heading=h.lnmexuhpjkl8" w:id="71"/>
      <w:bookmarkEnd w:id="71"/>
      <w:r w:rsidDel="00000000" w:rsidR="00000000" w:rsidRPr="00000000">
        <w:rPr>
          <w:rtl w:val="0"/>
        </w:rPr>
        <w:t xml:space="preserve">3.2.3 Packet Identifier</w:t>
      </w:r>
    </w:p>
    <w:p w:rsidR="00000000" w:rsidDel="00000000" w:rsidP="00000000" w:rsidRDefault="00000000" w:rsidRPr="00000000" w14:paraId="0000052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7">
      <w:pPr>
        <w:pStyle w:val="Heading3"/>
        <w:spacing w:before="0" w:lineRule="auto"/>
        <w:ind w:left="0" w:firstLine="0"/>
        <w:rPr/>
      </w:pPr>
      <w:bookmarkStart w:colFirst="0" w:colLast="0" w:name="_heading=h.1302m92" w:id="72"/>
      <w:bookmarkEnd w:id="72"/>
      <w:r w:rsidDel="00000000" w:rsidR="00000000" w:rsidRPr="00000000">
        <w:rPr>
          <w:rtl w:val="0"/>
        </w:rPr>
        <w:t xml:space="preserve">3.2.4 Reason Code</w:t>
      </w:r>
    </w:p>
    <w:p w:rsidR="00000000" w:rsidDel="00000000" w:rsidP="00000000" w:rsidRDefault="00000000" w:rsidRPr="00000000" w14:paraId="00000528">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9">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tag w:val="goog_rdk_36"/>
        </w:sdtPr>
        <w:sdtContent>
          <w:commentRangeStart w:id="19"/>
        </w:sdtContent>
      </w:sdt>
      <w:r w:rsidDel="00000000" w:rsidR="00000000" w:rsidRPr="00000000">
        <w:rPr>
          <w:highlight w:val="yellow"/>
          <w:rtl w:val="0"/>
        </w:rPr>
        <w:t xml:space="preserve">Connection</w:t>
      </w:r>
      <w:commentRangeEnd w:id="19"/>
      <w:r w:rsidDel="00000000" w:rsidR="00000000" w:rsidRPr="00000000">
        <w:commentReference w:id="19"/>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A">
      <w:pPr>
        <w:pStyle w:val="Heading3"/>
        <w:ind w:left="0" w:firstLine="0"/>
        <w:rPr/>
      </w:pPr>
      <w:bookmarkStart w:colFirst="0" w:colLast="0" w:name="_heading=h.2250f4o" w:id="73"/>
      <w:bookmarkEnd w:id="73"/>
      <w:r w:rsidDel="00000000" w:rsidR="00000000" w:rsidRPr="00000000">
        <w:rPr>
          <w:rtl w:val="0"/>
        </w:rPr>
        <w:t xml:space="preserve">3.2.5 Session Expiry Interval</w:t>
      </w:r>
    </w:p>
    <w:p w:rsidR="00000000" w:rsidDel="00000000" w:rsidP="00000000" w:rsidRDefault="00000000" w:rsidRPr="00000000" w14:paraId="0000052B">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2C">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2D">
      <w:pPr>
        <w:pStyle w:val="Heading3"/>
        <w:ind w:left="0" w:firstLine="0"/>
        <w:rPr/>
      </w:pPr>
      <w:bookmarkStart w:colFirst="0" w:colLast="0" w:name="_heading=h.dvtkrwv3ej4d" w:id="74"/>
      <w:bookmarkEnd w:id="74"/>
      <w:r w:rsidDel="00000000" w:rsidR="00000000" w:rsidRPr="00000000">
        <w:rPr>
          <w:rtl w:val="0"/>
        </w:rPr>
        <w:t xml:space="preserve">3.2.6 Server Keep Alive</w:t>
      </w:r>
    </w:p>
    <w:p w:rsidR="00000000" w:rsidDel="00000000" w:rsidP="00000000" w:rsidRDefault="00000000" w:rsidRPr="00000000" w14:paraId="0000052E">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2F">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30">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31">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32">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33">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34">
      <w:pPr>
        <w:pStyle w:val="Heading3"/>
        <w:ind w:left="0" w:firstLine="0"/>
        <w:rPr>
          <w:rFonts w:ascii="Arial" w:cs="Arial" w:eastAsia="Arial" w:hAnsi="Arial"/>
        </w:rPr>
      </w:pPr>
      <w:bookmarkStart w:colFirst="0" w:colLast="0" w:name="_heading=h.3wmneavoet74" w:id="75"/>
      <w:bookmarkEnd w:id="75"/>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3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6">
      <w:pPr>
        <w:pStyle w:val="Heading3"/>
        <w:ind w:left="0" w:firstLine="0"/>
        <w:rPr>
          <w:rFonts w:ascii="Arial" w:cs="Arial" w:eastAsia="Arial" w:hAnsi="Arial"/>
        </w:rPr>
      </w:pPr>
      <w:bookmarkStart w:colFirst="0" w:colLast="0" w:name="_heading=h.ydayklwjstjk" w:id="76"/>
      <w:bookmarkEnd w:id="76"/>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37">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8">
      <w:pPr>
        <w:pStyle w:val="Heading3"/>
        <w:ind w:left="0" w:firstLine="0"/>
        <w:rPr>
          <w:rFonts w:ascii="Arial" w:cs="Arial" w:eastAsia="Arial" w:hAnsi="Arial"/>
        </w:rPr>
      </w:pPr>
      <w:bookmarkStart w:colFirst="0" w:colLast="0" w:name="_heading=h.kvppk7yh36lv" w:id="77"/>
      <w:bookmarkEnd w:id="77"/>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39">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A">
      <w:pPr>
        <w:pStyle w:val="Heading3"/>
        <w:ind w:left="0" w:firstLine="0"/>
        <w:rPr>
          <w:rFonts w:ascii="Arial" w:cs="Arial" w:eastAsia="Arial" w:hAnsi="Arial"/>
        </w:rPr>
      </w:pPr>
      <w:bookmarkStart w:colFirst="0" w:colLast="0" w:name="_heading=h.600ktmi3vm5o"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3B">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C">
      <w:pPr>
        <w:pStyle w:val="Heading3"/>
        <w:ind w:left="0" w:firstLine="0"/>
        <w:rPr/>
      </w:pPr>
      <w:bookmarkStart w:colFirst="0" w:colLast="0" w:name="_heading=h.haapch" w:id="79"/>
      <w:bookmarkEnd w:id="79"/>
      <w:r w:rsidDel="00000000" w:rsidR="00000000" w:rsidRPr="00000000">
        <w:rPr>
          <w:rtl w:val="0"/>
        </w:rPr>
        <w:t xml:space="preserve">3.2.11 Assigned Client Identifier</w:t>
      </w:r>
    </w:p>
    <w:p w:rsidR="00000000" w:rsidDel="00000000" w:rsidP="00000000" w:rsidRDefault="00000000" w:rsidRPr="00000000" w14:paraId="0000053D">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3E">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gateway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Gateway</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F">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40">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41">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42">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43">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44">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obtains an Assigned Client Identifier which is deemed too large for a device, it should map shorter Gateway generated Client Identifiers with their versions returned from the MQTT broker.</w:t>
      </w:r>
      <w:r w:rsidDel="00000000" w:rsidR="00000000" w:rsidRPr="00000000">
        <w:rPr>
          <w:rtl w:val="0"/>
        </w:rPr>
      </w:r>
    </w:p>
    <w:p w:rsidR="00000000" w:rsidDel="00000000" w:rsidP="00000000" w:rsidRDefault="00000000" w:rsidRPr="00000000" w14:paraId="00000545">
      <w:pPr>
        <w:pStyle w:val="Heading2"/>
        <w:keepLines w:val="1"/>
        <w:spacing w:after="118" w:before="200" w:line="259" w:lineRule="auto"/>
        <w:ind w:left="0" w:firstLine="0"/>
        <w:rPr>
          <w:rFonts w:ascii="Arial" w:cs="Arial" w:eastAsia="Arial" w:hAnsi="Arial"/>
        </w:rPr>
      </w:pPr>
      <w:bookmarkStart w:colFirst="0" w:colLast="0" w:name="_heading=h.184mhaj" w:id="80"/>
      <w:bookmarkEnd w:id="80"/>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46">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114300" distT="114300" distL="114300" distR="114300">
            <wp:extent cx="5943600" cy="2946400"/>
            <wp:effectExtent b="0" l="0" r="0" t="0"/>
            <wp:docPr id="35"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9">
      <w:pPr>
        <w:pStyle w:val="Heading3"/>
        <w:ind w:left="0" w:firstLine="0"/>
        <w:rPr/>
      </w:pPr>
      <w:bookmarkStart w:colFirst="0" w:colLast="0" w:name="_heading=h.3s49zyc" w:id="81"/>
      <w:bookmarkEnd w:id="81"/>
      <w:r w:rsidDel="00000000" w:rsidR="00000000" w:rsidRPr="00000000">
        <w:rPr>
          <w:rtl w:val="0"/>
        </w:rPr>
        <w:t xml:space="preserve">3.3.1 AUTH Header</w:t>
      </w:r>
    </w:p>
    <w:p w:rsidR="00000000" w:rsidDel="00000000" w:rsidP="00000000" w:rsidRDefault="00000000" w:rsidRPr="00000000" w14:paraId="0000054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B">
      <w:pPr>
        <w:pStyle w:val="Heading3"/>
        <w:ind w:left="0" w:firstLine="0"/>
        <w:rPr/>
      </w:pPr>
      <w:bookmarkStart w:colFirst="0" w:colLast="0" w:name="_heading=h.6cbjggtsyz0j" w:id="82"/>
      <w:bookmarkEnd w:id="82"/>
      <w:r w:rsidDel="00000000" w:rsidR="00000000" w:rsidRPr="00000000">
        <w:rPr>
          <w:rtl w:val="0"/>
        </w:rPr>
        <w:t xml:space="preserve">3.3.2 Packet Identifier</w:t>
      </w:r>
    </w:p>
    <w:p w:rsidR="00000000" w:rsidDel="00000000" w:rsidP="00000000" w:rsidRDefault="00000000" w:rsidRPr="00000000" w14:paraId="0000054C">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D">
      <w:pPr>
        <w:pStyle w:val="Heading3"/>
        <w:ind w:left="0" w:firstLine="0"/>
        <w:rPr/>
      </w:pPr>
      <w:bookmarkStart w:colFirst="0" w:colLast="0" w:name="_heading=h.279ka65" w:id="83"/>
      <w:bookmarkEnd w:id="83"/>
      <w:r w:rsidDel="00000000" w:rsidR="00000000" w:rsidRPr="00000000">
        <w:rPr>
          <w:rtl w:val="0"/>
        </w:rPr>
        <w:t xml:space="preserve">3.3.2 Reason Code</w:t>
      </w:r>
    </w:p>
    <w:p w:rsidR="00000000" w:rsidDel="00000000" w:rsidP="00000000" w:rsidRDefault="00000000" w:rsidRPr="00000000" w14:paraId="0000054E">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F">
      <w:pPr>
        <w:pStyle w:val="Heading3"/>
        <w:ind w:left="0" w:firstLine="0"/>
        <w:rPr/>
      </w:pPr>
      <w:bookmarkStart w:colFirst="0" w:colLast="0" w:name="_heading=h.meukdy" w:id="84"/>
      <w:bookmarkEnd w:id="84"/>
      <w:r w:rsidDel="00000000" w:rsidR="00000000" w:rsidRPr="00000000">
        <w:rPr>
          <w:rtl w:val="0"/>
        </w:rPr>
        <w:t xml:space="preserve">3.3.3 Authentication Method Length</w:t>
      </w:r>
    </w:p>
    <w:p w:rsidR="00000000" w:rsidDel="00000000" w:rsidP="00000000" w:rsidRDefault="00000000" w:rsidRPr="00000000" w14:paraId="00000550">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51">
      <w:pPr>
        <w:pStyle w:val="Heading3"/>
        <w:ind w:left="0" w:firstLine="0"/>
        <w:rPr/>
      </w:pPr>
      <w:bookmarkStart w:colFirst="0" w:colLast="0" w:name="_heading=h.36ei31r" w:id="85"/>
      <w:bookmarkEnd w:id="85"/>
      <w:r w:rsidDel="00000000" w:rsidR="00000000" w:rsidRPr="00000000">
        <w:rPr>
          <w:rtl w:val="0"/>
        </w:rPr>
        <w:t xml:space="preserve">3.3.4 Authentication Method</w:t>
      </w:r>
    </w:p>
    <w:p w:rsidR="00000000" w:rsidDel="00000000" w:rsidP="00000000" w:rsidRDefault="00000000" w:rsidRPr="00000000" w14:paraId="00000552">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53">
      <w:pPr>
        <w:pStyle w:val="Heading3"/>
        <w:ind w:left="0" w:firstLine="0"/>
        <w:rPr/>
      </w:pPr>
      <w:bookmarkStart w:colFirst="0" w:colLast="0" w:name="_heading=h.1ljsd9k" w:id="86"/>
      <w:bookmarkEnd w:id="86"/>
      <w:r w:rsidDel="00000000" w:rsidR="00000000" w:rsidRPr="00000000">
        <w:rPr>
          <w:rtl w:val="0"/>
        </w:rPr>
        <w:t xml:space="preserve">3.3.5 Authentication Data</w:t>
      </w:r>
    </w:p>
    <w:p w:rsidR="00000000" w:rsidDel="00000000" w:rsidP="00000000" w:rsidRDefault="00000000" w:rsidRPr="00000000" w14:paraId="00000554">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55">
      <w:pPr>
        <w:pStyle w:val="Heading3"/>
        <w:ind w:left="0" w:firstLine="0"/>
        <w:rPr/>
      </w:pPr>
      <w:bookmarkStart w:colFirst="0" w:colLast="0" w:name="_heading=h.psc1lxe4uzxw" w:id="87"/>
      <w:bookmarkEnd w:id="87"/>
      <w:r w:rsidDel="00000000" w:rsidR="00000000" w:rsidRPr="00000000">
        <w:rPr>
          <w:rtl w:val="0"/>
        </w:rPr>
        <w:t xml:space="preserve">3.3.6 AUTH Actions</w:t>
      </w:r>
    </w:p>
    <w:p w:rsidR="00000000" w:rsidDel="00000000" w:rsidP="00000000" w:rsidRDefault="00000000" w:rsidRPr="00000000" w14:paraId="00000556">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authentication.</w:t>
      </w:r>
    </w:p>
    <w:p w:rsidR="00000000" w:rsidDel="00000000" w:rsidP="00000000" w:rsidRDefault="00000000" w:rsidRPr="00000000" w14:paraId="00000557">
      <w:pPr>
        <w:pStyle w:val="Heading2"/>
        <w:keepLines w:val="1"/>
        <w:spacing w:after="118" w:before="0" w:line="259" w:lineRule="auto"/>
        <w:ind w:left="0" w:firstLine="0"/>
        <w:rPr>
          <w:rFonts w:ascii="Arial" w:cs="Arial" w:eastAsia="Arial" w:hAnsi="Arial"/>
        </w:rPr>
      </w:pPr>
      <w:bookmarkStart w:colFirst="0" w:colLast="0" w:name="_heading=h.45jfvxd" w:id="88"/>
      <w:bookmarkEnd w:id="88"/>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58">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59">
      <w:pPr>
        <w:rPr/>
      </w:pPr>
      <w:r w:rsidDel="00000000" w:rsidR="00000000" w:rsidRPr="00000000">
        <w:rPr/>
        <w:drawing>
          <wp:inline distB="114300" distT="114300" distL="114300" distR="114300">
            <wp:extent cx="5943600" cy="3086100"/>
            <wp:effectExtent b="0" l="0" r="0" t="0"/>
            <wp:docPr id="67" name="image37.png"/>
            <a:graphic>
              <a:graphicData uri="http://schemas.openxmlformats.org/drawingml/2006/picture">
                <pic:pic>
                  <pic:nvPicPr>
                    <pic:cNvPr id="0" name="image37.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Gateway to create a Session Topic Alias, before sending a PUBLISH with that Session Topic Alias.</w:t>
      </w:r>
    </w:p>
    <w:p w:rsidR="00000000" w:rsidDel="00000000" w:rsidP="00000000" w:rsidRDefault="00000000" w:rsidRPr="00000000" w14:paraId="0000055B">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Gateway to request a Session Topic Alias for the included Topic Name. </w:t>
      </w:r>
    </w:p>
    <w:p w:rsidR="00000000" w:rsidDel="00000000" w:rsidP="00000000" w:rsidRDefault="00000000" w:rsidRPr="00000000" w14:paraId="0000055C">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Gateway to inform a Client about the Session Topic Alias it has assigned to the included Topic Name.</w:t>
      </w:r>
    </w:p>
    <w:p w:rsidR="00000000" w:rsidDel="00000000" w:rsidP="00000000" w:rsidRDefault="00000000" w:rsidRPr="00000000" w14:paraId="0000055D">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Gateway, not the Client. For more information see </w:t>
      </w:r>
      <w:hyperlink w:anchor="_heading=h.1fyl9w3">
        <w:r w:rsidDel="00000000" w:rsidR="00000000" w:rsidRPr="00000000">
          <w:rPr>
            <w:rFonts w:ascii="Arial" w:cs="Arial" w:eastAsia="Arial" w:hAnsi="Arial"/>
            <w:color w:val="1155cc"/>
            <w:sz w:val="22"/>
            <w:szCs w:val="22"/>
            <w:u w:val="single"/>
            <w:rtl w:val="0"/>
          </w:rPr>
          <w:t xml:space="preserve">section 4.7.2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5E">
      <w:pPr>
        <w:ind w:left="-5" w:right="990" w:firstLine="0"/>
        <w:rPr/>
      </w:pPr>
      <w:r w:rsidDel="00000000" w:rsidR="00000000" w:rsidRPr="00000000">
        <w:rPr>
          <w:shd w:fill="auto" w:val="clear"/>
          <w:rtl w:val="0"/>
        </w:rPr>
        <w:t xml:space="preserve">A REGISTER packet may be sent by the Gateway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5F">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60">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Gateway, it MUST contain a Topic Alias.</w:t>
      </w:r>
      <w:r w:rsidDel="00000000" w:rsidR="00000000" w:rsidRPr="00000000">
        <w:rPr>
          <w:rtl w:val="0"/>
        </w:rPr>
      </w:r>
    </w:p>
    <w:p w:rsidR="00000000" w:rsidDel="00000000" w:rsidP="00000000" w:rsidRDefault="00000000" w:rsidRPr="00000000" w14:paraId="00000561">
      <w:pPr>
        <w:pStyle w:val="Heading3"/>
        <w:ind w:left="0" w:firstLine="0"/>
        <w:rPr/>
      </w:pPr>
      <w:bookmarkStart w:colFirst="0" w:colLast="0" w:name="_heading=h.2koq656" w:id="89"/>
      <w:bookmarkEnd w:id="89"/>
      <w:r w:rsidDel="00000000" w:rsidR="00000000" w:rsidRPr="00000000">
        <w:rPr>
          <w:rtl w:val="0"/>
        </w:rPr>
        <w:t xml:space="preserve">3.4.1 REGISTER Header</w:t>
      </w:r>
    </w:p>
    <w:p w:rsidR="00000000" w:rsidDel="00000000" w:rsidP="00000000" w:rsidRDefault="00000000" w:rsidRPr="00000000" w14:paraId="00000562">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63">
      <w:pPr>
        <w:pStyle w:val="Heading3"/>
        <w:ind w:left="0" w:firstLine="0"/>
        <w:rPr/>
      </w:pPr>
      <w:bookmarkStart w:colFirst="0" w:colLast="0" w:name="_heading=h.5ufspf21xppm" w:id="90"/>
      <w:bookmarkEnd w:id="90"/>
      <w:r w:rsidDel="00000000" w:rsidR="00000000" w:rsidRPr="00000000">
        <w:rPr>
          <w:rtl w:val="0"/>
        </w:rPr>
        <w:t xml:space="preserve">3.4.2 REGISTER Flags</w:t>
      </w:r>
    </w:p>
    <w:p w:rsidR="00000000" w:rsidDel="00000000" w:rsidP="00000000" w:rsidRDefault="00000000" w:rsidRPr="00000000" w14:paraId="0000056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5">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66">
      <w:pPr>
        <w:pStyle w:val="Heading4"/>
        <w:spacing w:after="200" w:before="0" w:line="248.00000000000006" w:lineRule="auto"/>
        <w:ind w:left="0" w:firstLine="0"/>
        <w:jc w:val="both"/>
        <w:rPr/>
      </w:pPr>
      <w:bookmarkStart w:colFirst="0" w:colLast="0" w:name="_heading=h.d0vh95un2cq3" w:id="91"/>
      <w:bookmarkEnd w:id="91"/>
      <w:r w:rsidDel="00000000" w:rsidR="00000000" w:rsidRPr="00000000">
        <w:rPr>
          <w:rtl w:val="0"/>
        </w:rPr>
        <w:t xml:space="preserve">3.4.2.1 Topic Alias Flag</w:t>
      </w:r>
    </w:p>
    <w:p w:rsidR="00000000" w:rsidDel="00000000" w:rsidP="00000000" w:rsidRDefault="00000000" w:rsidRPr="00000000" w14:paraId="00000567">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68">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69">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6A">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6B">
      <w:pPr>
        <w:pStyle w:val="Heading3"/>
        <w:spacing w:after="0" w:before="0" w:line="248.00000000000006" w:lineRule="auto"/>
        <w:ind w:left="0" w:firstLine="0"/>
        <w:rPr/>
      </w:pPr>
      <w:bookmarkStart w:colFirst="0" w:colLast="0" w:name="_heading=h.tvj9pexz17l7" w:id="92"/>
      <w:bookmarkEnd w:id="92"/>
      <w:r w:rsidDel="00000000" w:rsidR="00000000" w:rsidRPr="00000000">
        <w:rPr>
          <w:rtl w:val="0"/>
        </w:rPr>
        <w:t xml:space="preserve">3.4.2 Packet Identifier</w:t>
      </w:r>
    </w:p>
    <w:p w:rsidR="00000000" w:rsidDel="00000000" w:rsidP="00000000" w:rsidRDefault="00000000" w:rsidRPr="00000000" w14:paraId="0000056C">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6D">
      <w:pPr>
        <w:pStyle w:val="Heading3"/>
        <w:ind w:left="0" w:firstLine="0"/>
        <w:rPr/>
      </w:pPr>
      <w:bookmarkStart w:colFirst="0" w:colLast="0" w:name="_heading=h.zu0gcz" w:id="93"/>
      <w:bookmarkEnd w:id="93"/>
      <w:r w:rsidDel="00000000" w:rsidR="00000000" w:rsidRPr="00000000">
        <w:rPr>
          <w:rtl w:val="0"/>
        </w:rPr>
        <w:t xml:space="preserve">3.4.3 Topic Alias </w:t>
      </w:r>
    </w:p>
    <w:p w:rsidR="00000000" w:rsidDel="00000000" w:rsidP="00000000" w:rsidRDefault="00000000" w:rsidRPr="00000000" w14:paraId="0000056E">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6F">
      <w:pPr>
        <w:pStyle w:val="Heading3"/>
        <w:ind w:left="0" w:firstLine="0"/>
        <w:rPr/>
      </w:pPr>
      <w:bookmarkStart w:colFirst="0" w:colLast="0" w:name="_heading=h.1yyy98l" w:id="94"/>
      <w:bookmarkEnd w:id="94"/>
      <w:r w:rsidDel="00000000" w:rsidR="00000000" w:rsidRPr="00000000">
        <w:rPr>
          <w:rtl w:val="0"/>
        </w:rPr>
        <w:t xml:space="preserve">3.4.4 Topic Name</w:t>
      </w:r>
    </w:p>
    <w:p w:rsidR="00000000" w:rsidDel="00000000" w:rsidP="00000000" w:rsidRDefault="00000000" w:rsidRPr="00000000" w14:paraId="00000570">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71">
      <w:pPr>
        <w:pStyle w:val="Heading3"/>
        <w:spacing w:after="0" w:before="200" w:line="248.00000000000006" w:lineRule="auto"/>
        <w:ind w:left="0" w:right="990" w:firstLine="0"/>
        <w:jc w:val="both"/>
        <w:rPr/>
      </w:pPr>
      <w:bookmarkStart w:colFirst="0" w:colLast="0" w:name="_heading=h.2jnkuws4c71i" w:id="95"/>
      <w:bookmarkEnd w:id="95"/>
      <w:r w:rsidDel="00000000" w:rsidR="00000000" w:rsidRPr="00000000">
        <w:rPr>
          <w:rtl w:val="0"/>
        </w:rPr>
        <w:t xml:space="preserve">3.4.5 REGISTER Actions</w:t>
      </w:r>
    </w:p>
    <w:p w:rsidR="00000000" w:rsidDel="00000000" w:rsidP="00000000" w:rsidRDefault="00000000" w:rsidRPr="00000000" w14:paraId="00000572">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73">
      <w:pPr>
        <w:pStyle w:val="Heading2"/>
        <w:keepLines w:val="1"/>
        <w:spacing w:after="77" w:before="0" w:line="259" w:lineRule="auto"/>
        <w:ind w:left="0" w:firstLine="0"/>
        <w:rPr/>
      </w:pPr>
      <w:bookmarkStart w:colFirst="0" w:colLast="0" w:name="_heading=h.ly2wo918151u" w:id="96"/>
      <w:bookmarkEnd w:id="96"/>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2"/>
        <w:keepLines w:val="1"/>
        <w:spacing w:after="77" w:before="0" w:line="259" w:lineRule="auto"/>
        <w:ind w:left="0" w:firstLine="0"/>
        <w:rPr>
          <w:rFonts w:ascii="Arial" w:cs="Arial" w:eastAsia="Arial" w:hAnsi="Arial"/>
        </w:rPr>
      </w:pPr>
      <w:bookmarkStart w:colFirst="0" w:colLast="0" w:name="_heading=h.4iylrwe" w:id="97"/>
      <w:bookmarkEnd w:id="97"/>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75">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76">
      <w:pPr>
        <w:rPr/>
      </w:pPr>
      <w:r w:rsidDel="00000000" w:rsidR="00000000" w:rsidRPr="00000000">
        <w:rPr/>
        <w:drawing>
          <wp:inline distB="114300" distT="114300" distL="114300" distR="114300">
            <wp:extent cx="5943600" cy="2590800"/>
            <wp:effectExtent b="0" l="0" r="0" t="0"/>
            <wp:docPr id="28" name="image7.png"/>
            <a:graphic>
              <a:graphicData uri="http://schemas.openxmlformats.org/drawingml/2006/picture">
                <pic:pic>
                  <pic:nvPicPr>
                    <pic:cNvPr id="0" name="image7.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78">
      <w:pPr>
        <w:pStyle w:val="Heading3"/>
        <w:ind w:left="0" w:firstLine="0"/>
        <w:rPr/>
      </w:pPr>
      <w:bookmarkStart w:colFirst="0" w:colLast="0" w:name="_heading=h.2y3w247" w:id="98"/>
      <w:bookmarkEnd w:id="98"/>
      <w:r w:rsidDel="00000000" w:rsidR="00000000" w:rsidRPr="00000000">
        <w:rPr>
          <w:rtl w:val="0"/>
        </w:rPr>
        <w:t xml:space="preserve">3.5.1 REGACK Header</w:t>
      </w:r>
    </w:p>
    <w:p w:rsidR="00000000" w:rsidDel="00000000" w:rsidP="00000000" w:rsidRDefault="00000000" w:rsidRPr="00000000" w14:paraId="0000057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A">
      <w:pPr>
        <w:pStyle w:val="Heading3"/>
        <w:ind w:left="0" w:firstLine="0"/>
        <w:rPr/>
      </w:pPr>
      <w:bookmarkStart w:colFirst="0" w:colLast="0" w:name="_heading=h.1d96cc0" w:id="99"/>
      <w:bookmarkEnd w:id="99"/>
      <w:r w:rsidDel="00000000" w:rsidR="00000000" w:rsidRPr="00000000">
        <w:rPr>
          <w:rtl w:val="0"/>
        </w:rPr>
        <w:t xml:space="preserve">3.5.2 REGACK Flags</w:t>
      </w:r>
    </w:p>
    <w:p w:rsidR="00000000" w:rsidDel="00000000" w:rsidP="00000000" w:rsidRDefault="00000000" w:rsidRPr="00000000" w14:paraId="0000057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7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7D">
      <w:pPr>
        <w:pStyle w:val="Heading4"/>
        <w:spacing w:after="200" w:before="0" w:line="248.00000000000006" w:lineRule="auto"/>
        <w:ind w:left="0" w:firstLine="0"/>
        <w:jc w:val="both"/>
        <w:rPr>
          <w:vertAlign w:val="baseline"/>
        </w:rPr>
      </w:pPr>
      <w:bookmarkStart w:colFirst="0" w:colLast="0" w:name="_heading=h.9sc8qmlasy98" w:id="100"/>
      <w:bookmarkEnd w:id="100"/>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7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7F">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80">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81">
      <w:pPr>
        <w:pStyle w:val="Heading4"/>
        <w:spacing w:after="200" w:before="0" w:line="248.00000000000006" w:lineRule="auto"/>
        <w:ind w:left="0" w:firstLine="0"/>
        <w:jc w:val="both"/>
        <w:rPr/>
      </w:pPr>
      <w:bookmarkStart w:colFirst="0" w:colLast="0" w:name="_heading=h.c53rgmfddmn8" w:id="101"/>
      <w:bookmarkEnd w:id="101"/>
      <w:r w:rsidDel="00000000" w:rsidR="00000000" w:rsidRPr="00000000">
        <w:rPr>
          <w:rtl w:val="0"/>
        </w:rPr>
        <w:t xml:space="preserve">3.5.2.2 Topic Alias Flag</w:t>
      </w:r>
    </w:p>
    <w:p w:rsidR="00000000" w:rsidDel="00000000" w:rsidP="00000000" w:rsidRDefault="00000000" w:rsidRPr="00000000" w14:paraId="00000582">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83">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4">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5">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86">
      <w:pPr>
        <w:pStyle w:val="Heading3"/>
        <w:ind w:left="0" w:firstLine="0"/>
        <w:rPr/>
      </w:pPr>
      <w:bookmarkStart w:colFirst="0" w:colLast="0" w:name="_heading=h.2ce457m" w:id="102"/>
      <w:bookmarkEnd w:id="102"/>
      <w:r w:rsidDel="00000000" w:rsidR="00000000" w:rsidRPr="00000000">
        <w:rPr>
          <w:rtl w:val="0"/>
        </w:rPr>
        <w:t xml:space="preserve">3.5.3 Packet Identifier</w:t>
      </w:r>
    </w:p>
    <w:p w:rsidR="00000000" w:rsidDel="00000000" w:rsidP="00000000" w:rsidRDefault="00000000" w:rsidRPr="00000000" w14:paraId="00000587">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88">
      <w:pPr>
        <w:pStyle w:val="Heading3"/>
        <w:ind w:left="0" w:firstLine="0"/>
        <w:rPr/>
      </w:pPr>
      <w:bookmarkStart w:colFirst="0" w:colLast="0" w:name="_heading=h.3x8tuzt" w:id="103"/>
      <w:bookmarkEnd w:id="103"/>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89">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8A">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8B">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8C">
      <w:pPr>
        <w:pStyle w:val="Heading3"/>
        <w:ind w:left="0" w:firstLine="0"/>
        <w:rPr>
          <w:highlight w:val="yellow"/>
        </w:rPr>
      </w:pPr>
      <w:bookmarkStart w:colFirst="0" w:colLast="0" w:name="_heading=h.rjefff" w:id="104"/>
      <w:bookmarkEnd w:id="104"/>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8E">
      <w:pPr>
        <w:pStyle w:val="Heading2"/>
        <w:ind w:left="0" w:firstLine="0"/>
        <w:rPr/>
      </w:pPr>
      <w:bookmarkStart w:colFirst="0" w:colLast="0" w:name="_heading=h.3bj1y38" w:id="105"/>
      <w:bookmarkEnd w:id="105"/>
      <w:r w:rsidDel="00000000" w:rsidR="00000000" w:rsidRPr="00000000">
        <w:rPr>
          <w:rtl w:val="0"/>
        </w:rPr>
        <w:t xml:space="preserve">3.6 Publish Requests and Responses</w:t>
      </w:r>
    </w:p>
    <w:p w:rsidR="00000000" w:rsidDel="00000000" w:rsidP="00000000" w:rsidRDefault="00000000" w:rsidRPr="00000000" w14:paraId="0000058F">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90">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91">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92">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93">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94">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95">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96">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97">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98">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99">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9A">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9B">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9C">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9D">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9E">
      <w:pPr>
        <w:pStyle w:val="Heading3"/>
        <w:keepLines w:val="1"/>
        <w:spacing w:after="77" w:before="200" w:line="259" w:lineRule="auto"/>
        <w:ind w:left="0" w:firstLine="0"/>
        <w:rPr/>
      </w:pPr>
      <w:bookmarkStart w:colFirst="0" w:colLast="0" w:name="_heading=h.j8sehv" w:id="106"/>
      <w:bookmarkEnd w:id="106"/>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9F">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5943600" cy="3162300"/>
            <wp:effectExtent b="0" l="0" r="0" t="0"/>
            <wp:docPr id="30" name="image22.png"/>
            <a:graphic>
              <a:graphicData uri="http://schemas.openxmlformats.org/drawingml/2006/picture">
                <pic:pic>
                  <pic:nvPicPr>
                    <pic:cNvPr id="0" name="image22.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A2">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A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A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6">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A7">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A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9">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AA">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AB">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AC">
      <w:pPr>
        <w:pStyle w:val="Heading5"/>
        <w:spacing w:after="200" w:before="0" w:line="248.00000000000006" w:lineRule="auto"/>
        <w:ind w:left="0" w:right="6" w:firstLine="0"/>
        <w:jc w:val="both"/>
        <w:rPr/>
      </w:pPr>
      <w:bookmarkStart w:colFirst="0" w:colLast="0" w:name="_heading=h.qfef1dqk26d9" w:id="109"/>
      <w:bookmarkEnd w:id="109"/>
      <w:r w:rsidDel="00000000" w:rsidR="00000000" w:rsidRPr="00000000">
        <w:rPr>
          <w:rtl w:val="0"/>
        </w:rPr>
        <w:t xml:space="preserve">3.6.1.2.1 Topic Type</w:t>
      </w:r>
    </w:p>
    <w:p w:rsidR="00000000" w:rsidDel="00000000" w:rsidP="00000000" w:rsidRDefault="00000000" w:rsidRPr="00000000" w14:paraId="000005AD">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AE">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AF">
      <w:pPr>
        <w:pStyle w:val="Heading5"/>
        <w:spacing w:after="280" w:before="0" w:line="246.99999999999994" w:lineRule="auto"/>
        <w:ind w:left="0" w:right="6" w:firstLine="0"/>
        <w:rPr/>
      </w:pPr>
      <w:bookmarkStart w:colFirst="0" w:colLast="0" w:name="_heading=h.kky57id4222a" w:id="110"/>
      <w:bookmarkEnd w:id="110"/>
      <w:r w:rsidDel="00000000" w:rsidR="00000000" w:rsidRPr="00000000">
        <w:rPr>
          <w:rtl w:val="0"/>
        </w:rPr>
        <w:t xml:space="preserve">3.6.1.2.2 Retain</w:t>
      </w:r>
    </w:p>
    <w:p w:rsidR="00000000" w:rsidDel="00000000" w:rsidP="00000000" w:rsidRDefault="00000000" w:rsidRPr="00000000" w14:paraId="000005B0">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B1">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p>
    <w:p w:rsidR="00000000" w:rsidDel="00000000" w:rsidP="00000000" w:rsidRDefault="00000000" w:rsidRPr="00000000" w14:paraId="000005B2">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B3">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B4">
      <w:pPr>
        <w:pStyle w:val="Heading4"/>
        <w:ind w:left="0" w:firstLine="0"/>
        <w:rPr>
          <w:rFonts w:ascii="Arial" w:cs="Arial" w:eastAsia="Arial" w:hAnsi="Arial"/>
        </w:rPr>
      </w:pPr>
      <w:bookmarkStart w:colFirst="0" w:colLast="0" w:name="_heading=h.vgc8jwcnscew" w:id="112"/>
      <w:bookmarkEnd w:id="11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B5">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B6">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B7">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B8">
      <w:pPr>
        <w:pStyle w:val="Heading4"/>
        <w:ind w:left="0" w:right="4" w:firstLine="0"/>
        <w:rPr>
          <w:rFonts w:ascii="Arial" w:cs="Arial" w:eastAsia="Arial" w:hAnsi="Arial"/>
        </w:rPr>
      </w:pPr>
      <w:bookmarkStart w:colFirst="0" w:colLast="0" w:name="_heading=h.2hio093"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B9">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BA">
      <w:pPr>
        <w:pStyle w:val="Heading4"/>
        <w:spacing w:after="306" w:lineRule="auto"/>
        <w:ind w:left="-5" w:firstLine="0"/>
        <w:rPr/>
      </w:pPr>
      <w:bookmarkStart w:colFirst="0" w:colLast="0" w:name="_heading=h.whhpchgpz502" w:id="114"/>
      <w:bookmarkEnd w:id="114"/>
      <w:r w:rsidDel="00000000" w:rsidR="00000000" w:rsidRPr="00000000">
        <w:rPr>
          <w:rtl w:val="0"/>
        </w:rPr>
        <w:t xml:space="preserve">3.6.1.6 PUBWOS Actions</w:t>
      </w:r>
    </w:p>
    <w:p w:rsidR="00000000" w:rsidDel="00000000" w:rsidP="00000000" w:rsidRDefault="00000000" w:rsidRPr="00000000" w14:paraId="000005B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BC">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BD">
      <w:pPr>
        <w:pStyle w:val="Heading3"/>
        <w:keepLines w:val="1"/>
        <w:spacing w:after="77" w:before="0" w:line="259" w:lineRule="auto"/>
        <w:ind w:left="0" w:firstLine="0"/>
        <w:rPr>
          <w:rFonts w:ascii="Arial" w:cs="Arial" w:eastAsia="Arial" w:hAnsi="Arial"/>
        </w:rPr>
      </w:pPr>
      <w:bookmarkStart w:colFirst="0" w:colLast="0" w:name="_heading=h.wnyagw" w:id="115"/>
      <w:bookmarkEnd w:id="115"/>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BE">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BF">
      <w:pPr>
        <w:rPr/>
      </w:pPr>
      <w:r w:rsidDel="00000000" w:rsidR="00000000" w:rsidRPr="00000000">
        <w:rPr/>
        <w:drawing>
          <wp:inline distB="114300" distT="114300" distL="114300" distR="114300">
            <wp:extent cx="5943600" cy="3162300"/>
            <wp:effectExtent b="0" l="0" r="0" t="0"/>
            <wp:docPr id="49"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C1">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37"/>
        </w:sdtPr>
        <w:sdtContent>
          <w:commentRangeStart w:id="20"/>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0"/>
      <w:r w:rsidDel="00000000" w:rsidR="00000000" w:rsidRPr="00000000">
        <w:commentReference w:id="20"/>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C2">
      <w:pPr>
        <w:pStyle w:val="Heading4"/>
        <w:ind w:left="0" w:right="4" w:firstLine="0"/>
        <w:rPr>
          <w:rFonts w:ascii="Arial" w:cs="Arial" w:eastAsia="Arial" w:hAnsi="Arial"/>
        </w:rPr>
      </w:pPr>
      <w:bookmarkStart w:colFirst="0" w:colLast="0" w:name="_heading=h.3gnlt4p"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C3">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4">
      <w:pPr>
        <w:pStyle w:val="Heading4"/>
        <w:ind w:left="0" w:right="4" w:firstLine="0"/>
        <w:rPr>
          <w:rFonts w:ascii="Arial" w:cs="Arial" w:eastAsia="Arial" w:hAnsi="Arial"/>
        </w:rPr>
      </w:pPr>
      <w:bookmarkStart w:colFirst="0" w:colLast="0" w:name="_heading=h.1vsw3ci" w:id="117"/>
      <w:bookmarkEnd w:id="11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C5">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6">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C7">
      <w:pPr>
        <w:pStyle w:val="Heading5"/>
        <w:spacing w:after="0" w:before="0" w:line="248.00000000000006" w:lineRule="auto"/>
        <w:ind w:left="0" w:right="6" w:firstLine="0"/>
        <w:rPr/>
      </w:pPr>
      <w:bookmarkStart w:colFirst="0" w:colLast="0" w:name="_heading=h.fmrm4etlxug5" w:id="118"/>
      <w:bookmarkEnd w:id="118"/>
      <w:r w:rsidDel="00000000" w:rsidR="00000000" w:rsidRPr="00000000">
        <w:rPr>
          <w:rtl w:val="0"/>
        </w:rPr>
        <w:t xml:space="preserve">3.6.2.2.1 Topic Type</w:t>
      </w:r>
    </w:p>
    <w:p w:rsidR="00000000" w:rsidDel="00000000" w:rsidP="00000000" w:rsidRDefault="00000000" w:rsidRPr="00000000" w14:paraId="000005C8">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C9">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CA">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CB">
      <w:pPr>
        <w:pStyle w:val="Heading5"/>
        <w:spacing w:after="0" w:before="0" w:line="248.00000000000006" w:lineRule="auto"/>
        <w:ind w:left="0" w:right="6" w:firstLine="0"/>
        <w:rPr/>
      </w:pPr>
      <w:bookmarkStart w:colFirst="0" w:colLast="0" w:name="_heading=h.hmaja4ei5dew" w:id="119"/>
      <w:bookmarkEnd w:id="119"/>
      <w:r w:rsidDel="00000000" w:rsidR="00000000" w:rsidRPr="00000000">
        <w:rPr>
          <w:rtl w:val="0"/>
        </w:rPr>
        <w:t xml:space="preserve">3.6.2.2.2 QoS</w:t>
      </w:r>
    </w:p>
    <w:p w:rsidR="00000000" w:rsidDel="00000000" w:rsidP="00000000" w:rsidRDefault="00000000" w:rsidRPr="00000000" w14:paraId="000005CC">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CD">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CE">
      <w:pPr>
        <w:pStyle w:val="Heading5"/>
        <w:spacing w:after="0" w:before="0" w:line="246.99999999999994" w:lineRule="auto"/>
        <w:ind w:left="0" w:right="6" w:firstLine="0"/>
        <w:rPr/>
      </w:pPr>
      <w:bookmarkStart w:colFirst="0" w:colLast="0" w:name="_heading=h.ehxpc4g73qd3" w:id="120"/>
      <w:bookmarkEnd w:id="120"/>
      <w:r w:rsidDel="00000000" w:rsidR="00000000" w:rsidRPr="00000000">
        <w:rPr>
          <w:rtl w:val="0"/>
        </w:rPr>
        <w:t xml:space="preserve">3.6.2.2.3 Retain</w:t>
      </w:r>
    </w:p>
    <w:p w:rsidR="00000000" w:rsidDel="00000000" w:rsidP="00000000" w:rsidRDefault="00000000" w:rsidRPr="00000000" w14:paraId="000005CF">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D0">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D1">
      <w:pPr>
        <w:pStyle w:val="Heading4"/>
        <w:ind w:left="0" w:firstLine="0"/>
        <w:rPr>
          <w:rFonts w:ascii="Arial" w:cs="Arial" w:eastAsia="Arial" w:hAnsi="Arial"/>
        </w:rPr>
      </w:pPr>
      <w:bookmarkStart w:colFirst="0" w:colLast="0" w:name="_heading=h.prwby0o5psp7" w:id="121"/>
      <w:bookmarkEnd w:id="12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D2">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D3">
      <w:pPr>
        <w:pStyle w:val="Heading4"/>
        <w:ind w:left="0" w:firstLine="0"/>
        <w:rPr>
          <w:rFonts w:ascii="Arial" w:cs="Arial" w:eastAsia="Arial" w:hAnsi="Arial"/>
        </w:rPr>
      </w:pPr>
      <w:bookmarkStart w:colFirst="0" w:colLast="0" w:name="_heading=h.szyp1smih5mo" w:id="122"/>
      <w:bookmarkEnd w:id="12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D4">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D5">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D6">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D7">
      <w:pPr>
        <w:pStyle w:val="Heading4"/>
        <w:ind w:left="0" w:firstLine="0"/>
        <w:rPr>
          <w:rFonts w:ascii="Arial" w:cs="Arial" w:eastAsia="Arial" w:hAnsi="Arial"/>
        </w:rPr>
      </w:pPr>
      <w:bookmarkStart w:colFirst="0" w:colLast="0" w:name="_heading=h.gqkpss1ajssy"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D8">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D9">
      <w:pPr>
        <w:pStyle w:val="Heading4"/>
        <w:ind w:left="0" w:firstLine="0"/>
        <w:rPr/>
      </w:pPr>
      <w:bookmarkStart w:colFirst="0" w:colLast="0" w:name="_heading=h.inu1col38lh0" w:id="124"/>
      <w:bookmarkEnd w:id="124"/>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B">
      <w:pPr>
        <w:pStyle w:val="Heading3"/>
        <w:keepLines w:val="1"/>
        <w:spacing w:after="77" w:before="0" w:line="259" w:lineRule="auto"/>
        <w:ind w:left="0" w:firstLine="0"/>
        <w:rPr>
          <w:rFonts w:ascii="Arial" w:cs="Arial" w:eastAsia="Arial" w:hAnsi="Arial"/>
        </w:rPr>
      </w:pPr>
      <w:bookmarkStart w:colFirst="0" w:colLast="0" w:name="_heading=h.1a346fx" w:id="125"/>
      <w:bookmarkEnd w:id="125"/>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DC">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DD">
      <w:pPr>
        <w:rPr/>
      </w:pPr>
      <w:r w:rsidDel="00000000" w:rsidR="00000000" w:rsidRPr="00000000">
        <w:rPr/>
        <w:drawing>
          <wp:inline distB="114300" distT="114300" distL="114300" distR="114300">
            <wp:extent cx="5943600" cy="3594100"/>
            <wp:effectExtent b="0" l="0" r="0" t="0"/>
            <wp:docPr id="38"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DF">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E0">
      <w:pPr>
        <w:pStyle w:val="Heading4"/>
        <w:ind w:left="0" w:right="4" w:firstLine="0"/>
        <w:rPr>
          <w:rFonts w:ascii="Arial" w:cs="Arial" w:eastAsia="Arial" w:hAnsi="Arial"/>
        </w:rPr>
      </w:pPr>
      <w:bookmarkStart w:colFirst="0" w:colLast="0" w:name="_heading=h.3u2rp3q"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E1">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E2">
      <w:pPr>
        <w:pStyle w:val="Heading4"/>
        <w:ind w:left="0" w:right="4" w:firstLine="0"/>
        <w:rPr>
          <w:rFonts w:ascii="Arial" w:cs="Arial" w:eastAsia="Arial" w:hAnsi="Arial"/>
        </w:rPr>
      </w:pPr>
      <w:bookmarkStart w:colFirst="0" w:colLast="0" w:name="_heading=h.2981zbj" w:id="127"/>
      <w:bookmarkEnd w:id="12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5E3">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4">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5">
      <w:pPr>
        <w:pStyle w:val="Heading5"/>
        <w:spacing w:after="0" w:before="0" w:line="248.00000000000006" w:lineRule="auto"/>
        <w:ind w:left="0" w:right="6" w:firstLine="0"/>
        <w:rPr/>
      </w:pPr>
      <w:bookmarkStart w:colFirst="0" w:colLast="0" w:name="_heading=h.kw46rfulitvm" w:id="128"/>
      <w:bookmarkEnd w:id="128"/>
      <w:r w:rsidDel="00000000" w:rsidR="00000000" w:rsidRPr="00000000">
        <w:rPr>
          <w:rtl w:val="0"/>
        </w:rPr>
        <w:t xml:space="preserve">3.6.3.2.1 Topic Type</w:t>
      </w:r>
    </w:p>
    <w:p w:rsidR="00000000" w:rsidDel="00000000" w:rsidP="00000000" w:rsidRDefault="00000000" w:rsidRPr="00000000" w14:paraId="000005E6">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7">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rFonts w:ascii="Arial" w:cs="Arial" w:eastAsia="Arial" w:hAnsi="Arial"/>
            <w:color w:val="1155cc"/>
            <w:u w:val="single"/>
            <w:rtl w:val="0"/>
          </w:rPr>
          <w:t xml:space="preserve">Section 2.4</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5E8">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9">
      <w:pPr>
        <w:pStyle w:val="Heading5"/>
        <w:spacing w:after="0" w:before="0" w:line="248.00000000000006" w:lineRule="auto"/>
        <w:ind w:left="0" w:right="6" w:firstLine="0"/>
        <w:rPr/>
      </w:pPr>
      <w:bookmarkStart w:colFirst="0" w:colLast="0" w:name="_heading=h.vji0n7lr4z5x" w:id="129"/>
      <w:bookmarkEnd w:id="129"/>
      <w:r w:rsidDel="00000000" w:rsidR="00000000" w:rsidRPr="00000000">
        <w:rPr>
          <w:rtl w:val="0"/>
        </w:rPr>
        <w:t xml:space="preserve">3.6.3.2.2 QoS</w:t>
      </w:r>
    </w:p>
    <w:p w:rsidR="00000000" w:rsidDel="00000000" w:rsidP="00000000" w:rsidRDefault="00000000" w:rsidRPr="00000000" w14:paraId="000005EA">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5EB">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5EC">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601">
      <w:pPr>
        <w:spacing w:after="200" w:before="0" w:line="248.00000000000006" w:lineRule="auto"/>
        <w:ind w:left="0" w:right="6"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602">
      <w:pPr>
        <w:pStyle w:val="Heading5"/>
        <w:spacing w:after="0" w:before="0" w:line="248.00000000000006" w:lineRule="auto"/>
        <w:ind w:left="0" w:right="6" w:firstLine="0"/>
        <w:rPr/>
      </w:pPr>
      <w:bookmarkStart w:colFirst="0" w:colLast="0" w:name="_heading=h.rxf6r8qtkk4u" w:id="130"/>
      <w:bookmarkEnd w:id="130"/>
      <w:r w:rsidDel="00000000" w:rsidR="00000000" w:rsidRPr="00000000">
        <w:rPr>
          <w:rtl w:val="0"/>
        </w:rPr>
        <w:t xml:space="preserve">3.6.3.2.3 DUP</w:t>
      </w:r>
    </w:p>
    <w:p w:rsidR="00000000" w:rsidDel="00000000" w:rsidP="00000000" w:rsidRDefault="00000000" w:rsidRPr="00000000" w14:paraId="0000060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04">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05">
      <w:pPr>
        <w:pStyle w:val="Heading5"/>
        <w:spacing w:after="0" w:before="0" w:line="246.99999999999994" w:lineRule="auto"/>
        <w:ind w:left="0" w:right="6" w:firstLine="0"/>
        <w:rPr/>
      </w:pPr>
      <w:bookmarkStart w:colFirst="0" w:colLast="0" w:name="_heading=h.qucfg7kks10e" w:id="131"/>
      <w:bookmarkEnd w:id="131"/>
      <w:r w:rsidDel="00000000" w:rsidR="00000000" w:rsidRPr="00000000">
        <w:rPr>
          <w:rtl w:val="0"/>
        </w:rPr>
        <w:t xml:space="preserve">3.6.3.2.4 Retain</w:t>
      </w:r>
    </w:p>
    <w:p w:rsidR="00000000" w:rsidDel="00000000" w:rsidP="00000000" w:rsidRDefault="00000000" w:rsidRPr="00000000" w14:paraId="00000606">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07">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08">
      <w:pPr>
        <w:pStyle w:val="Heading4"/>
        <w:ind w:left="0" w:firstLine="0"/>
        <w:rPr/>
      </w:pPr>
      <w:bookmarkStart w:colFirst="0" w:colLast="0" w:name="_heading=h.1nia2ey" w:id="132"/>
      <w:bookmarkEnd w:id="132"/>
      <w:r w:rsidDel="00000000" w:rsidR="00000000" w:rsidRPr="00000000">
        <w:rPr>
          <w:rtl w:val="0"/>
        </w:rPr>
        <w:t xml:space="preserve">3.6.3.3 Packet Identifier</w:t>
      </w:r>
    </w:p>
    <w:p w:rsidR="00000000" w:rsidDel="00000000" w:rsidP="00000000" w:rsidRDefault="00000000" w:rsidRPr="00000000" w14:paraId="00000609">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0A">
      <w:pPr>
        <w:pStyle w:val="Heading4"/>
        <w:ind w:left="0" w:firstLine="0"/>
        <w:rPr/>
      </w:pPr>
      <w:bookmarkStart w:colFirst="0" w:colLast="0" w:name="_heading=h.x2t78tr9icfe" w:id="133"/>
      <w:bookmarkEnd w:id="133"/>
      <w:r w:rsidDel="00000000" w:rsidR="00000000" w:rsidRPr="00000000">
        <w:rPr>
          <w:rtl w:val="0"/>
        </w:rPr>
        <w:t xml:space="preserve">3.6.3.4 Topic Alias or Topic Name Length</w:t>
      </w:r>
    </w:p>
    <w:p w:rsidR="00000000" w:rsidDel="00000000" w:rsidP="00000000" w:rsidRDefault="00000000" w:rsidRPr="00000000" w14:paraId="0000060B">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0C">
      <w:pPr>
        <w:pStyle w:val="Heading4"/>
        <w:ind w:left="0" w:firstLine="0"/>
        <w:rPr/>
      </w:pPr>
      <w:bookmarkStart w:colFirst="0" w:colLast="0" w:name="_heading=h.2mn7vak" w:id="134"/>
      <w:bookmarkEnd w:id="134"/>
      <w:r w:rsidDel="00000000" w:rsidR="00000000" w:rsidRPr="00000000">
        <w:rPr>
          <w:rtl w:val="0"/>
        </w:rPr>
        <w:t xml:space="preserve">3.6.3.5 Topic Name</w:t>
      </w:r>
    </w:p>
    <w:p w:rsidR="00000000" w:rsidDel="00000000" w:rsidP="00000000" w:rsidRDefault="00000000" w:rsidRPr="00000000" w14:paraId="0000060D">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0E">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0F">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10">
      <w:pPr>
        <w:pStyle w:val="Heading4"/>
        <w:ind w:left="0" w:firstLine="0"/>
        <w:rPr/>
      </w:pPr>
      <w:bookmarkStart w:colFirst="0" w:colLast="0" w:name="_heading=h.imenmt69e82j" w:id="135"/>
      <w:bookmarkEnd w:id="135"/>
      <w:r w:rsidDel="00000000" w:rsidR="00000000" w:rsidRPr="00000000">
        <w:rPr>
          <w:rtl w:val="0"/>
        </w:rPr>
        <w:t xml:space="preserve">3.6.3.6 Payload</w:t>
      </w:r>
    </w:p>
    <w:p w:rsidR="00000000" w:rsidDel="00000000" w:rsidP="00000000" w:rsidRDefault="00000000" w:rsidRPr="00000000" w14:paraId="00000611">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12">
      <w:pPr>
        <w:pStyle w:val="Heading4"/>
        <w:spacing w:after="0" w:lineRule="auto"/>
        <w:ind w:left="-5" w:firstLine="0"/>
        <w:rPr/>
      </w:pPr>
      <w:bookmarkStart w:colFirst="0" w:colLast="0" w:name="_heading=h.3hu8nopr74va" w:id="136"/>
      <w:bookmarkEnd w:id="136"/>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13">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14">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1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1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1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20">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sz w:val="22"/>
            <w:szCs w:val="22"/>
            <w:u w:val="single"/>
            <w:rtl w:val="0"/>
          </w:rPr>
          <w:t xml:space="preserve">section 4.3</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21">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rFonts w:ascii="Arial" w:cs="Arial" w:eastAsia="Arial" w:hAnsi="Arial"/>
            <w:color w:val="1155cc"/>
            <w:sz w:val="22"/>
            <w:szCs w:val="22"/>
            <w:u w:val="single"/>
            <w:rtl w:val="0"/>
          </w:rPr>
          <w:t xml:space="preserve">section 4.9</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24">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26">
      <w:pPr>
        <w:pStyle w:val="Heading3"/>
        <w:keepLines w:val="1"/>
        <w:spacing w:after="77" w:before="0" w:line="259" w:lineRule="auto"/>
        <w:ind w:left="0" w:firstLine="0"/>
        <w:rPr>
          <w:rFonts w:ascii="Arial" w:cs="Arial" w:eastAsia="Arial" w:hAnsi="Arial"/>
        </w:rPr>
      </w:pPr>
      <w:bookmarkStart w:colFirst="0" w:colLast="0" w:name="_heading=h.11si5id" w:id="137"/>
      <w:bookmarkEnd w:id="137"/>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27">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28">
      <w:pPr>
        <w:rPr/>
      </w:pPr>
      <w:r w:rsidDel="00000000" w:rsidR="00000000" w:rsidRPr="00000000">
        <w:rPr/>
        <w:drawing>
          <wp:inline distB="114300" distT="114300" distL="114300" distR="114300">
            <wp:extent cx="5943600" cy="1295400"/>
            <wp:effectExtent b="0" l="0" r="0" t="0"/>
            <wp:docPr id="31"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2A">
      <w:pPr>
        <w:pStyle w:val="Heading4"/>
        <w:ind w:left="0" w:right="4" w:firstLine="0"/>
        <w:rPr>
          <w:rFonts w:ascii="Arial" w:cs="Arial" w:eastAsia="Arial" w:hAnsi="Arial"/>
        </w:rPr>
      </w:pPr>
      <w:bookmarkStart w:colFirst="0" w:colLast="0" w:name="_heading=h.3ls5o66" w:id="138"/>
      <w:bookmarkEnd w:id="13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2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C">
      <w:pPr>
        <w:pStyle w:val="Heading4"/>
        <w:ind w:left="0" w:right="4" w:firstLine="0"/>
        <w:rPr>
          <w:rFonts w:ascii="Arial" w:cs="Arial" w:eastAsia="Arial" w:hAnsi="Arial"/>
        </w:rPr>
      </w:pPr>
      <w:bookmarkStart w:colFirst="0" w:colLast="0" w:name="_heading=h.20xfydz" w:id="139"/>
      <w:bookmarkEnd w:id="13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2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2E">
      <w:pPr>
        <w:pStyle w:val="Heading4"/>
        <w:spacing w:after="0" w:before="0" w:line="422" w:lineRule="auto"/>
        <w:ind w:left="0" w:firstLine="0"/>
        <w:jc w:val="both"/>
        <w:rPr>
          <w:rFonts w:ascii="Arial" w:cs="Arial" w:eastAsia="Arial" w:hAnsi="Arial"/>
        </w:rPr>
      </w:pPr>
      <w:bookmarkStart w:colFirst="0" w:colLast="0" w:name="_heading=h.6vzc3pa0vvfr" w:id="140"/>
      <w:bookmarkEnd w:id="140"/>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2F">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0">
      <w:pPr>
        <w:pStyle w:val="Heading4"/>
        <w:spacing w:after="174" w:before="0" w:line="248.00000000000006" w:lineRule="auto"/>
        <w:ind w:left="0" w:firstLine="0"/>
        <w:jc w:val="both"/>
        <w:rPr/>
      </w:pPr>
      <w:bookmarkStart w:colFirst="0" w:colLast="0" w:name="_heading=h.xgybvs5ktz8v" w:id="141"/>
      <w:bookmarkEnd w:id="141"/>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31">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32">
      <w:pPr>
        <w:pStyle w:val="Heading3"/>
        <w:keepLines w:val="1"/>
        <w:spacing w:after="109" w:before="0" w:line="259" w:lineRule="auto"/>
        <w:ind w:left="0" w:right="4" w:firstLine="0"/>
        <w:rPr>
          <w:rFonts w:ascii="Arial" w:cs="Arial" w:eastAsia="Arial" w:hAnsi="Arial"/>
        </w:rPr>
      </w:pPr>
      <w:bookmarkStart w:colFirst="0" w:colLast="0" w:name="_heading=h.302dr9l" w:id="142"/>
      <w:bookmarkEnd w:id="142"/>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33">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34">
      <w:pPr>
        <w:rPr/>
      </w:pPr>
      <w:r w:rsidDel="00000000" w:rsidR="00000000" w:rsidRPr="00000000">
        <w:rPr/>
        <w:drawing>
          <wp:inline distB="114300" distT="114300" distL="114300" distR="114300">
            <wp:extent cx="5943600" cy="1295400"/>
            <wp:effectExtent b="0" l="0" r="0" t="0"/>
            <wp:docPr id="47"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36">
      <w:pPr>
        <w:pStyle w:val="Heading4"/>
        <w:ind w:left="0" w:firstLine="0"/>
        <w:rPr/>
      </w:pPr>
      <w:bookmarkStart w:colFirst="0" w:colLast="0" w:name="_heading=h.1f7o1he" w:id="143"/>
      <w:bookmarkEnd w:id="143"/>
      <w:r w:rsidDel="00000000" w:rsidR="00000000" w:rsidRPr="00000000">
        <w:rPr>
          <w:rtl w:val="0"/>
        </w:rPr>
        <w:t xml:space="preserve">3.6.5.1 PUBREC Header</w:t>
      </w:r>
    </w:p>
    <w:p w:rsidR="00000000" w:rsidDel="00000000" w:rsidP="00000000" w:rsidRDefault="00000000" w:rsidRPr="00000000" w14:paraId="0000063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8">
      <w:pPr>
        <w:pStyle w:val="Heading4"/>
        <w:ind w:left="0" w:right="4" w:firstLine="0"/>
        <w:rPr>
          <w:rFonts w:ascii="Arial" w:cs="Arial" w:eastAsia="Arial" w:hAnsi="Arial"/>
        </w:rPr>
      </w:pPr>
      <w:bookmarkStart w:colFirst="0" w:colLast="0" w:name="_heading=h.3z7bk57" w:id="144"/>
      <w:bookmarkEnd w:id="14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3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A">
      <w:pPr>
        <w:pStyle w:val="Heading4"/>
        <w:spacing w:after="0" w:before="0" w:line="422" w:lineRule="auto"/>
        <w:ind w:left="0" w:firstLine="0"/>
        <w:jc w:val="both"/>
        <w:rPr>
          <w:rFonts w:ascii="Arial" w:cs="Arial" w:eastAsia="Arial" w:hAnsi="Arial"/>
        </w:rPr>
      </w:pPr>
      <w:bookmarkStart w:colFirst="0" w:colLast="0" w:name="_heading=h.r1l18glza5z5" w:id="145"/>
      <w:bookmarkEnd w:id="145"/>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3B">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C">
      <w:pPr>
        <w:pStyle w:val="Heading4"/>
        <w:spacing w:after="174" w:before="0" w:line="248.00000000000006" w:lineRule="auto"/>
        <w:ind w:left="0" w:firstLine="0"/>
        <w:jc w:val="both"/>
        <w:rPr/>
      </w:pPr>
      <w:bookmarkStart w:colFirst="0" w:colLast="0" w:name="_heading=h.kktb96s9v8sj" w:id="146"/>
      <w:bookmarkEnd w:id="146"/>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3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3E">
      <w:pPr>
        <w:pStyle w:val="Heading3"/>
        <w:keepLines w:val="1"/>
        <w:spacing w:after="109" w:before="0" w:line="259" w:lineRule="auto"/>
        <w:ind w:left="0" w:right="4" w:firstLine="0"/>
        <w:rPr>
          <w:rFonts w:ascii="Arial" w:cs="Arial" w:eastAsia="Arial" w:hAnsi="Arial"/>
        </w:rPr>
      </w:pPr>
      <w:bookmarkStart w:colFirst="0" w:colLast="0" w:name="_heading=h.2eclud0" w:id="147"/>
      <w:bookmarkEnd w:id="147"/>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3F">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40">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61" name="image23.png"/>
            <a:graphic>
              <a:graphicData uri="http://schemas.openxmlformats.org/drawingml/2006/picture">
                <pic:pic>
                  <pic:nvPicPr>
                    <pic:cNvPr id="0" name="image23.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42">
      <w:pPr>
        <w:pStyle w:val="Heading4"/>
        <w:ind w:left="0" w:firstLine="0"/>
        <w:rPr>
          <w:rFonts w:ascii="Arial" w:cs="Arial" w:eastAsia="Arial" w:hAnsi="Arial"/>
        </w:rPr>
      </w:pPr>
      <w:bookmarkStart w:colFirst="0" w:colLast="0" w:name="_heading=h.thw4kt" w:id="148"/>
      <w:bookmarkEnd w:id="148"/>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43">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4">
      <w:pPr>
        <w:pStyle w:val="Heading4"/>
        <w:ind w:left="0" w:right="4" w:firstLine="0"/>
        <w:rPr>
          <w:rFonts w:ascii="Arial" w:cs="Arial" w:eastAsia="Arial" w:hAnsi="Arial"/>
        </w:rPr>
      </w:pPr>
      <w:bookmarkStart w:colFirst="0" w:colLast="0" w:name="_heading=h.3dhjn8m" w:id="149"/>
      <w:bookmarkEnd w:id="149"/>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4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6">
      <w:pPr>
        <w:pStyle w:val="Heading4"/>
        <w:spacing w:after="0" w:before="0" w:line="422" w:lineRule="auto"/>
        <w:ind w:left="0" w:firstLine="0"/>
        <w:jc w:val="both"/>
        <w:rPr>
          <w:rFonts w:ascii="Arial" w:cs="Arial" w:eastAsia="Arial" w:hAnsi="Arial"/>
        </w:rPr>
      </w:pPr>
      <w:bookmarkStart w:colFirst="0" w:colLast="0" w:name="_heading=h.93he5qdacswt" w:id="150"/>
      <w:bookmarkEnd w:id="15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47">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48">
      <w:pPr>
        <w:pStyle w:val="Heading4"/>
        <w:spacing w:after="174" w:before="0" w:line="248.00000000000006" w:lineRule="auto"/>
        <w:ind w:left="0" w:firstLine="0"/>
        <w:jc w:val="both"/>
        <w:rPr/>
      </w:pPr>
      <w:bookmarkStart w:colFirst="0" w:colLast="0" w:name="_heading=h.nj4sqaal9xm4" w:id="151"/>
      <w:bookmarkEnd w:id="151"/>
      <w:r w:rsidDel="00000000" w:rsidR="00000000" w:rsidRPr="00000000">
        <w:rPr>
          <w:rtl w:val="0"/>
        </w:rPr>
        <w:t xml:space="preserve">3.6.6.4 PUBREL Actions</w:t>
      </w:r>
    </w:p>
    <w:p w:rsidR="00000000" w:rsidDel="00000000" w:rsidP="00000000" w:rsidRDefault="00000000" w:rsidRPr="00000000" w14:paraId="0000064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4A">
      <w:pPr>
        <w:pStyle w:val="Heading3"/>
        <w:keepLines w:val="1"/>
        <w:spacing w:after="109" w:before="0" w:line="259" w:lineRule="auto"/>
        <w:ind w:left="0" w:right="4" w:firstLine="0"/>
        <w:rPr>
          <w:rFonts w:ascii="Arial" w:cs="Arial" w:eastAsia="Arial" w:hAnsi="Arial"/>
        </w:rPr>
      </w:pPr>
      <w:bookmarkStart w:colFirst="0" w:colLast="0" w:name="_heading=h.1smtxgf" w:id="152"/>
      <w:bookmarkEnd w:id="152"/>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4B">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4C">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5"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4E">
      <w:pPr>
        <w:pStyle w:val="Heading4"/>
        <w:ind w:left="0" w:right="4" w:firstLine="0"/>
        <w:rPr>
          <w:rFonts w:ascii="Arial" w:cs="Arial" w:eastAsia="Arial" w:hAnsi="Arial"/>
        </w:rPr>
      </w:pPr>
      <w:bookmarkStart w:colFirst="0" w:colLast="0" w:name="_heading=h.4cmhg48"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4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0">
      <w:pPr>
        <w:pStyle w:val="Heading4"/>
        <w:ind w:left="0" w:right="4" w:firstLine="0"/>
        <w:rPr>
          <w:rFonts w:ascii="Arial" w:cs="Arial" w:eastAsia="Arial" w:hAnsi="Arial"/>
        </w:rPr>
      </w:pPr>
      <w:bookmarkStart w:colFirst="0" w:colLast="0" w:name="_heading=h.2rrrqc1" w:id="154"/>
      <w:bookmarkEnd w:id="15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5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2">
      <w:pPr>
        <w:pStyle w:val="Heading4"/>
        <w:spacing w:before="0" w:lineRule="auto"/>
        <w:ind w:left="0" w:right="4" w:firstLine="0"/>
        <w:rPr>
          <w:rFonts w:ascii="Arial" w:cs="Arial" w:eastAsia="Arial" w:hAnsi="Arial"/>
        </w:rPr>
      </w:pPr>
      <w:bookmarkStart w:colFirst="0" w:colLast="0" w:name="_heading=h.j9ce9nedlrkd" w:id="155"/>
      <w:bookmarkEnd w:id="15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53">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54">
      <w:pPr>
        <w:pStyle w:val="Heading4"/>
        <w:spacing w:after="174" w:before="0" w:line="248.00000000000006" w:lineRule="auto"/>
        <w:ind w:left="0" w:firstLine="0"/>
        <w:jc w:val="both"/>
        <w:rPr/>
      </w:pPr>
      <w:bookmarkStart w:colFirst="0" w:colLast="0" w:name="_heading=h.wwlbpe629g7j" w:id="156"/>
      <w:bookmarkEnd w:id="156"/>
      <w:r w:rsidDel="00000000" w:rsidR="00000000" w:rsidRPr="00000000">
        <w:rPr>
          <w:rtl w:val="0"/>
        </w:rPr>
        <w:t xml:space="preserve">3.6.7.4 PUBCOMP Actions</w:t>
      </w:r>
    </w:p>
    <w:p w:rsidR="00000000" w:rsidDel="00000000" w:rsidP="00000000" w:rsidRDefault="00000000" w:rsidRPr="00000000" w14:paraId="00000655">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56">
      <w:pPr>
        <w:pStyle w:val="Heading2"/>
        <w:keepLines w:val="1"/>
        <w:spacing w:after="118" w:before="0" w:line="259" w:lineRule="auto"/>
        <w:ind w:left="0" w:firstLine="0"/>
        <w:rPr/>
      </w:pPr>
      <w:bookmarkStart w:colFirst="0" w:colLast="0" w:name="_heading=h.16x20ju" w:id="157"/>
      <w:bookmarkEnd w:id="157"/>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57">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58">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4" name="image1.png"/>
            <a:graphic>
              <a:graphicData uri="http://schemas.openxmlformats.org/drawingml/2006/picture">
                <pic:pic>
                  <pic:nvPicPr>
                    <pic:cNvPr id="0" name="image1.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5A">
      <w:pPr>
        <w:pStyle w:val="Heading3"/>
        <w:ind w:left="0" w:firstLine="0"/>
        <w:rPr/>
      </w:pPr>
      <w:bookmarkStart w:colFirst="0" w:colLast="0" w:name="_heading=h.3qwpj7n" w:id="158"/>
      <w:bookmarkEnd w:id="158"/>
      <w:r w:rsidDel="00000000" w:rsidR="00000000" w:rsidRPr="00000000">
        <w:rPr>
          <w:rtl w:val="0"/>
        </w:rPr>
        <w:t xml:space="preserve">3.7.1 SUBSCRIBE Header</w:t>
      </w:r>
    </w:p>
    <w:p w:rsidR="00000000" w:rsidDel="00000000" w:rsidP="00000000" w:rsidRDefault="00000000" w:rsidRPr="00000000" w14:paraId="0000065B">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5C">
      <w:pPr>
        <w:pStyle w:val="Heading3"/>
        <w:ind w:left="0" w:firstLine="0"/>
        <w:rPr/>
      </w:pPr>
      <w:bookmarkStart w:colFirst="0" w:colLast="0" w:name="_heading=h.261ztfg" w:id="159"/>
      <w:bookmarkEnd w:id="159"/>
      <w:r w:rsidDel="00000000" w:rsidR="00000000" w:rsidRPr="00000000">
        <w:rPr>
          <w:rtl w:val="0"/>
        </w:rPr>
        <w:t xml:space="preserve">3.7.2 SUBSCRIBE Flags</w:t>
      </w:r>
    </w:p>
    <w:p w:rsidR="00000000" w:rsidDel="00000000" w:rsidP="00000000" w:rsidRDefault="00000000" w:rsidRPr="00000000" w14:paraId="0000065D">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5E">
      <w:pPr>
        <w:pStyle w:val="Heading4"/>
        <w:spacing w:after="0" w:before="0" w:line="248.00000000000006" w:lineRule="auto"/>
        <w:ind w:left="0" w:firstLine="0"/>
        <w:rPr/>
      </w:pPr>
      <w:bookmarkStart w:colFirst="0" w:colLast="0" w:name="_heading=h.o4chcds3950x" w:id="160"/>
      <w:bookmarkEnd w:id="160"/>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5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60">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61">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62">
      <w:pPr>
        <w:pStyle w:val="Heading4"/>
        <w:spacing w:after="0" w:before="0" w:line="248.00000000000006" w:lineRule="auto"/>
        <w:ind w:left="0" w:firstLine="0"/>
        <w:rPr/>
      </w:pPr>
      <w:bookmarkStart w:colFirst="0" w:colLast="0" w:name="_heading=h.cqknfyf6vt7z" w:id="161"/>
      <w:bookmarkEnd w:id="161"/>
      <w:r w:rsidDel="00000000" w:rsidR="00000000" w:rsidRPr="00000000">
        <w:rPr>
          <w:rtl w:val="0"/>
        </w:rPr>
        <w:t xml:space="preserve">3.7.2.2 Retain handling</w:t>
      </w:r>
    </w:p>
    <w:p w:rsidR="00000000" w:rsidDel="00000000" w:rsidP="00000000" w:rsidRDefault="00000000" w:rsidRPr="00000000" w14:paraId="0000066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64">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65">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66">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67">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68">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69">
      <w:pPr>
        <w:pStyle w:val="Heading4"/>
        <w:spacing w:after="0" w:before="0" w:line="248.00000000000006" w:lineRule="auto"/>
        <w:ind w:left="0" w:firstLine="0"/>
        <w:rPr/>
      </w:pPr>
      <w:bookmarkStart w:colFirst="0" w:colLast="0" w:name="_heading=h.pzgz6pkwxml8" w:id="162"/>
      <w:bookmarkEnd w:id="162"/>
      <w:r w:rsidDel="00000000" w:rsidR="00000000" w:rsidRPr="00000000">
        <w:rPr>
          <w:rtl w:val="0"/>
        </w:rPr>
        <w:t xml:space="preserve">3.7.2.3 Retain as Published</w:t>
      </w:r>
    </w:p>
    <w:p w:rsidR="00000000" w:rsidDel="00000000" w:rsidP="00000000" w:rsidRDefault="00000000" w:rsidRPr="00000000" w14:paraId="0000066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6B">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6C">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6D">
      <w:pPr>
        <w:pStyle w:val="Heading4"/>
        <w:spacing w:after="0" w:before="0" w:line="248.00000000000006" w:lineRule="auto"/>
        <w:ind w:left="0" w:firstLine="0"/>
        <w:rPr/>
      </w:pPr>
      <w:bookmarkStart w:colFirst="0" w:colLast="0" w:name="_heading=h.pcycfor1m7ik" w:id="163"/>
      <w:bookmarkEnd w:id="163"/>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6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70">
      <w:pPr>
        <w:pStyle w:val="Heading4"/>
        <w:spacing w:after="0" w:before="0" w:line="248.00000000000006" w:lineRule="auto"/>
        <w:ind w:left="0" w:firstLine="0"/>
        <w:rPr>
          <w:vertAlign w:val="baseline"/>
        </w:rPr>
      </w:pPr>
      <w:bookmarkStart w:colFirst="0" w:colLast="0" w:name="_heading=h.6uifx1r15uxd" w:id="164"/>
      <w:bookmarkEnd w:id="164"/>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71">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75">
      <w:pPr>
        <w:pStyle w:val="Heading3"/>
        <w:ind w:left="0" w:firstLine="0"/>
        <w:rPr/>
      </w:pPr>
      <w:bookmarkStart w:colFirst="0" w:colLast="0" w:name="_heading=h.l7a3n9" w:id="165"/>
      <w:bookmarkEnd w:id="165"/>
      <w:r w:rsidDel="00000000" w:rsidR="00000000" w:rsidRPr="00000000">
        <w:rPr>
          <w:rtl w:val="0"/>
        </w:rPr>
        <w:t xml:space="preserve">3.7.3 Packet Identifier</w:t>
      </w:r>
    </w:p>
    <w:p w:rsidR="00000000" w:rsidDel="00000000" w:rsidP="00000000" w:rsidRDefault="00000000" w:rsidRPr="00000000" w14:paraId="00000676">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77">
      <w:pPr>
        <w:pStyle w:val="Heading3"/>
        <w:ind w:left="0" w:firstLine="0"/>
        <w:rPr/>
      </w:pPr>
      <w:bookmarkStart w:colFirst="0" w:colLast="0" w:name="_heading=h.356xmb2" w:id="166"/>
      <w:bookmarkEnd w:id="166"/>
      <w:r w:rsidDel="00000000" w:rsidR="00000000" w:rsidRPr="00000000">
        <w:rPr>
          <w:rtl w:val="0"/>
        </w:rPr>
        <w:t xml:space="preserve">3.7.4 Topic Alias</w:t>
      </w:r>
    </w:p>
    <w:p w:rsidR="00000000" w:rsidDel="00000000" w:rsidP="00000000" w:rsidRDefault="00000000" w:rsidRPr="00000000" w14:paraId="00000678">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79">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7A">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7B">
      <w:pPr>
        <w:pStyle w:val="Heading3"/>
        <w:ind w:left="0" w:firstLine="0"/>
        <w:rPr/>
      </w:pPr>
      <w:bookmarkStart w:colFirst="0" w:colLast="0" w:name="_heading=h.8j7xjui1oq1k" w:id="167"/>
      <w:bookmarkEnd w:id="167"/>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7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7D">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7E">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7F">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80">
      <w:pPr>
        <w:pStyle w:val="Heading3"/>
        <w:keepNext w:val="0"/>
        <w:pBdr>
          <w:top w:color="auto" w:space="0" w:sz="0" w:val="none"/>
        </w:pBdr>
        <w:spacing w:after="80" w:before="280" w:line="248.00000000000006" w:lineRule="auto"/>
        <w:ind w:left="-15" w:firstLine="0"/>
        <w:jc w:val="both"/>
        <w:rPr/>
      </w:pPr>
      <w:bookmarkStart w:colFirst="0" w:colLast="0" w:name="_heading=h.8f4jncpi264u" w:id="168"/>
      <w:bookmarkEnd w:id="168"/>
      <w:r w:rsidDel="00000000" w:rsidR="00000000" w:rsidRPr="00000000">
        <w:rPr>
          <w:rtl w:val="0"/>
        </w:rPr>
        <w:t xml:space="preserve">3.7.6 SUBSCRIBE Actions</w:t>
      </w:r>
    </w:p>
    <w:p w:rsidR="00000000" w:rsidDel="00000000" w:rsidP="00000000" w:rsidRDefault="00000000" w:rsidRPr="00000000" w14:paraId="0000068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8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83">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8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85">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86">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8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8">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89">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A">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8B">
      <w:pPr>
        <w:pStyle w:val="Heading2"/>
        <w:keepLines w:val="1"/>
        <w:spacing w:after="77" w:before="0" w:line="259" w:lineRule="auto"/>
        <w:ind w:left="0" w:firstLine="0"/>
        <w:rPr>
          <w:rFonts w:ascii="Arial" w:cs="Arial" w:eastAsia="Arial" w:hAnsi="Arial"/>
        </w:rPr>
      </w:pPr>
      <w:bookmarkStart w:colFirst="0" w:colLast="0" w:name="_heading=h.1kc7wiv" w:id="169"/>
      <w:bookmarkEnd w:id="169"/>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8C">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8D">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51"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68F">
      <w:pPr>
        <w:pStyle w:val="Heading3"/>
        <w:ind w:left="0" w:firstLine="0"/>
        <w:rPr/>
      </w:pPr>
      <w:bookmarkStart w:colFirst="0" w:colLast="0" w:name="_heading=h.44bvf6o" w:id="170"/>
      <w:bookmarkEnd w:id="170"/>
      <w:r w:rsidDel="00000000" w:rsidR="00000000" w:rsidRPr="00000000">
        <w:rPr>
          <w:rtl w:val="0"/>
        </w:rPr>
        <w:t xml:space="preserve">3.8.1 SUBACK Header</w:t>
      </w:r>
    </w:p>
    <w:p w:rsidR="00000000" w:rsidDel="00000000" w:rsidP="00000000" w:rsidRDefault="00000000" w:rsidRPr="00000000" w14:paraId="0000069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91">
      <w:pPr>
        <w:pStyle w:val="Heading3"/>
        <w:ind w:left="0" w:firstLine="0"/>
        <w:rPr>
          <w:rFonts w:ascii="Arial" w:cs="Arial" w:eastAsia="Arial" w:hAnsi="Arial"/>
        </w:rPr>
      </w:pPr>
      <w:bookmarkStart w:colFirst="0" w:colLast="0" w:name="_heading=h.2jh5peh" w:id="171"/>
      <w:bookmarkEnd w:id="171"/>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9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9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94">
      <w:pPr>
        <w:pStyle w:val="Heading4"/>
        <w:spacing w:after="200" w:before="0" w:line="248.00000000000006" w:lineRule="auto"/>
        <w:ind w:left="0" w:firstLine="0"/>
        <w:jc w:val="both"/>
        <w:rPr/>
      </w:pPr>
      <w:bookmarkStart w:colFirst="0" w:colLast="0" w:name="_heading=h.sjf79nlu0oyc" w:id="172"/>
      <w:bookmarkEnd w:id="172"/>
      <w:r w:rsidDel="00000000" w:rsidR="00000000" w:rsidRPr="00000000">
        <w:rPr>
          <w:rtl w:val="0"/>
        </w:rPr>
        <w:t xml:space="preserve">3.11.2.1 Topic Type</w:t>
      </w:r>
    </w:p>
    <w:p w:rsidR="00000000" w:rsidDel="00000000" w:rsidP="00000000" w:rsidRDefault="00000000" w:rsidRPr="00000000" w14:paraId="00000695">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96">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section 2.4</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97">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98">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99">
      <w:pPr>
        <w:pStyle w:val="Heading4"/>
        <w:spacing w:after="200" w:before="0" w:line="248.00000000000006" w:lineRule="auto"/>
        <w:ind w:left="0" w:firstLine="0"/>
        <w:jc w:val="both"/>
        <w:rPr/>
      </w:pPr>
      <w:bookmarkStart w:colFirst="0" w:colLast="0" w:name="_heading=h.k46i2m9cfsve" w:id="173"/>
      <w:bookmarkEnd w:id="173"/>
      <w:r w:rsidDel="00000000" w:rsidR="00000000" w:rsidRPr="00000000">
        <w:rPr>
          <w:rtl w:val="0"/>
        </w:rPr>
        <w:t xml:space="preserve">3.8.2.1 Topic Alias Flag</w:t>
      </w:r>
    </w:p>
    <w:p w:rsidR="00000000" w:rsidDel="00000000" w:rsidP="00000000" w:rsidRDefault="00000000" w:rsidRPr="00000000" w14:paraId="0000069A">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9B">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9C">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9D">
      <w:pPr>
        <w:pStyle w:val="Heading3"/>
        <w:ind w:left="0" w:firstLine="0"/>
        <w:rPr/>
      </w:pPr>
      <w:bookmarkStart w:colFirst="0" w:colLast="0" w:name="_heading=h.3im3ia3" w:id="174"/>
      <w:bookmarkEnd w:id="174"/>
      <w:r w:rsidDel="00000000" w:rsidR="00000000" w:rsidRPr="00000000">
        <w:rPr>
          <w:rtl w:val="0"/>
        </w:rPr>
        <w:t xml:space="preserve">3.8.3 Packet Identifier</w:t>
      </w:r>
    </w:p>
    <w:p w:rsidR="00000000" w:rsidDel="00000000" w:rsidP="00000000" w:rsidRDefault="00000000" w:rsidRPr="00000000" w14:paraId="0000069E">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9F">
      <w:pPr>
        <w:pStyle w:val="Heading3"/>
        <w:ind w:left="0" w:firstLine="0"/>
        <w:rPr>
          <w:rFonts w:ascii="Arial" w:cs="Arial" w:eastAsia="Arial" w:hAnsi="Arial"/>
        </w:rPr>
      </w:pPr>
      <w:bookmarkStart w:colFirst="0" w:colLast="0" w:name="_heading=h.ymfzma" w:id="175"/>
      <w:bookmarkEnd w:id="175"/>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A0">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6A1">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A2">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A3">
      <w:pPr>
        <w:pStyle w:val="Heading3"/>
        <w:ind w:left="0" w:firstLine="0"/>
        <w:rPr/>
      </w:pPr>
      <w:bookmarkStart w:colFirst="0" w:colLast="0" w:name="_heading=h.1xrdshw" w:id="176"/>
      <w:bookmarkEnd w:id="176"/>
      <w:r w:rsidDel="00000000" w:rsidR="00000000" w:rsidRPr="00000000">
        <w:rPr>
          <w:rtl w:val="0"/>
        </w:rPr>
        <w:t xml:space="preserve">3.8.5 Reason Code</w:t>
      </w:r>
    </w:p>
    <w:p w:rsidR="00000000" w:rsidDel="00000000" w:rsidP="00000000" w:rsidRDefault="00000000" w:rsidRPr="00000000" w14:paraId="000006A4">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section 2.3</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A5">
      <w:pPr>
        <w:pStyle w:val="Heading2"/>
        <w:keepLines w:val="1"/>
        <w:spacing w:after="118" w:before="200" w:line="259" w:lineRule="auto"/>
        <w:ind w:left="0" w:firstLine="0"/>
        <w:rPr>
          <w:rFonts w:ascii="Arial" w:cs="Arial" w:eastAsia="Arial" w:hAnsi="Arial"/>
        </w:rPr>
      </w:pPr>
      <w:bookmarkStart w:colFirst="0" w:colLast="0" w:name="_heading=h.4hr1b5p" w:id="177"/>
      <w:bookmarkEnd w:id="177"/>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A6">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A7">
      <w:pPr>
        <w:spacing w:after="119" w:lineRule="auto"/>
        <w:ind w:left="-5" w:right="990" w:firstLine="0"/>
        <w:rPr>
          <w:rFonts w:ascii="Arial" w:cs="Arial" w:eastAsia="Arial" w:hAnsi="Arial"/>
        </w:rPr>
      </w:pPr>
      <w:bookmarkStart w:colFirst="0" w:colLast="0" w:name="_heading=h.baa1uug2ww09" w:id="178"/>
      <w:bookmarkEnd w:id="178"/>
      <w:r w:rsidDel="00000000" w:rsidR="00000000" w:rsidRPr="00000000">
        <w:rPr>
          <w:rFonts w:ascii="Arial" w:cs="Arial" w:eastAsia="Arial" w:hAnsi="Arial"/>
        </w:rPr>
        <w:drawing>
          <wp:inline distB="114300" distT="114300" distL="114300" distR="114300">
            <wp:extent cx="5943600" cy="3086100"/>
            <wp:effectExtent b="0" l="0" r="0" t="0"/>
            <wp:docPr id="57"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119" w:lineRule="auto"/>
        <w:ind w:left="-5" w:right="990" w:firstLine="0"/>
        <w:rPr>
          <w:rFonts w:ascii="Arial" w:cs="Arial" w:eastAsia="Arial" w:hAnsi="Arial"/>
        </w:rPr>
      </w:pPr>
      <w:bookmarkStart w:colFirst="0" w:colLast="0" w:name="_heading=h.2wwbldi" w:id="179"/>
      <w:bookmarkEnd w:id="17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6A9">
      <w:pPr>
        <w:pStyle w:val="Heading3"/>
        <w:ind w:left="0" w:firstLine="0"/>
        <w:rPr/>
      </w:pPr>
      <w:bookmarkStart w:colFirst="0" w:colLast="0" w:name="_heading=h.1c1lvlb" w:id="180"/>
      <w:bookmarkEnd w:id="180"/>
      <w:r w:rsidDel="00000000" w:rsidR="00000000" w:rsidRPr="00000000">
        <w:rPr>
          <w:rtl w:val="0"/>
        </w:rPr>
        <w:t xml:space="preserve">3.9.1 UNSUBSCRIBE Header</w:t>
      </w:r>
    </w:p>
    <w:p w:rsidR="00000000" w:rsidDel="00000000" w:rsidP="00000000" w:rsidRDefault="00000000" w:rsidRPr="00000000" w14:paraId="000006A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B">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1"/>
      <w:bookmarkEnd w:id="181"/>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A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AE">
      <w:pPr>
        <w:pStyle w:val="Heading4"/>
        <w:spacing w:after="0" w:before="0" w:line="248.00000000000006" w:lineRule="auto"/>
        <w:ind w:left="0" w:firstLine="0"/>
        <w:jc w:val="both"/>
        <w:rPr/>
      </w:pPr>
      <w:bookmarkStart w:colFirst="0" w:colLast="0" w:name="_heading=h.35jl7go284h2" w:id="182"/>
      <w:bookmarkEnd w:id="182"/>
      <w:r w:rsidDel="00000000" w:rsidR="00000000" w:rsidRPr="00000000">
        <w:rPr>
          <w:rtl w:val="0"/>
        </w:rPr>
        <w:t xml:space="preserve">3.9.2.1 Topic Type</w:t>
      </w:r>
    </w:p>
    <w:p w:rsidR="00000000" w:rsidDel="00000000" w:rsidP="00000000" w:rsidRDefault="00000000" w:rsidRPr="00000000" w14:paraId="000006AF">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B0">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rFonts w:ascii="Arial" w:cs="Arial" w:eastAsia="Arial" w:hAnsi="Arial"/>
            <w:color w:val="1155cc"/>
            <w:sz w:val="20"/>
            <w:szCs w:val="20"/>
            <w:u w:val="single"/>
            <w:rtl w:val="0"/>
          </w:rPr>
          <w:t xml:space="preserve">section 2.4</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B1">
      <w:pPr>
        <w:pStyle w:val="Heading3"/>
        <w:ind w:left="0" w:firstLine="0"/>
        <w:rPr/>
      </w:pPr>
      <w:bookmarkStart w:colFirst="0" w:colLast="0" w:name="_heading=h.2b6jogx" w:id="183"/>
      <w:bookmarkEnd w:id="183"/>
      <w:r w:rsidDel="00000000" w:rsidR="00000000" w:rsidRPr="00000000">
        <w:rPr>
          <w:rtl w:val="0"/>
        </w:rPr>
        <w:t xml:space="preserve">3.9.3 Packet Identifier</w:t>
      </w:r>
    </w:p>
    <w:p w:rsidR="00000000" w:rsidDel="00000000" w:rsidP="00000000" w:rsidRDefault="00000000" w:rsidRPr="00000000" w14:paraId="000006B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B3">
      <w:pPr>
        <w:pStyle w:val="Heading3"/>
        <w:ind w:left="0" w:firstLine="0"/>
        <w:rPr/>
      </w:pPr>
      <w:bookmarkStart w:colFirst="0" w:colLast="0" w:name="_heading=h.qbtyoq" w:id="184"/>
      <w:bookmarkEnd w:id="184"/>
      <w:r w:rsidDel="00000000" w:rsidR="00000000" w:rsidRPr="00000000">
        <w:rPr>
          <w:rtl w:val="0"/>
        </w:rPr>
        <w:t xml:space="preserve">3.9.4 Topic Alias</w:t>
      </w:r>
    </w:p>
    <w:p w:rsidR="00000000" w:rsidDel="00000000" w:rsidP="00000000" w:rsidRDefault="00000000" w:rsidRPr="00000000" w14:paraId="000006B4">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B5">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B6">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B7">
      <w:pPr>
        <w:pStyle w:val="Heading3"/>
        <w:ind w:left="0" w:firstLine="0"/>
        <w:rPr/>
      </w:pPr>
      <w:bookmarkStart w:colFirst="0" w:colLast="0" w:name="_heading=h.ftxkv4ci99pj" w:id="185"/>
      <w:bookmarkEnd w:id="185"/>
      <w:r w:rsidDel="00000000" w:rsidR="00000000" w:rsidRPr="00000000">
        <w:rPr>
          <w:rtl w:val="0"/>
        </w:rPr>
        <w:t xml:space="preserve">3.9.5 Topic Filter</w:t>
      </w:r>
    </w:p>
    <w:p w:rsidR="00000000" w:rsidDel="00000000" w:rsidP="00000000" w:rsidRDefault="00000000" w:rsidRPr="00000000" w14:paraId="000006B8">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B9">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BA">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BB">
      <w:pPr>
        <w:pStyle w:val="Heading3"/>
        <w:keepNext w:val="0"/>
        <w:pBdr>
          <w:top w:color="auto" w:space="0" w:sz="0" w:val="none"/>
        </w:pBdr>
        <w:spacing w:after="80" w:before="280" w:line="248.00000000000006" w:lineRule="auto"/>
        <w:ind w:left="-15" w:firstLine="0"/>
        <w:jc w:val="both"/>
        <w:rPr/>
      </w:pPr>
      <w:bookmarkStart w:colFirst="0" w:colLast="0" w:name="_heading=h.yu0e4zurjnhj" w:id="186"/>
      <w:bookmarkEnd w:id="186"/>
      <w:r w:rsidDel="00000000" w:rsidR="00000000" w:rsidRPr="00000000">
        <w:rPr>
          <w:rtl w:val="0"/>
        </w:rPr>
        <w:t xml:space="preserve">3.9.6 UNSUBSCRIBE Actions</w:t>
      </w:r>
    </w:p>
    <w:p w:rsidR="00000000" w:rsidDel="00000000" w:rsidP="00000000" w:rsidRDefault="00000000" w:rsidRPr="00000000" w14:paraId="000006BC">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BD">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B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BF">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C0">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C1">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C2">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C3">
      <w:pPr>
        <w:pStyle w:val="Heading2"/>
        <w:keepLines w:val="1"/>
        <w:spacing w:after="48" w:before="0" w:line="259" w:lineRule="auto"/>
        <w:ind w:left="0" w:firstLine="0"/>
        <w:rPr>
          <w:rFonts w:ascii="Arial" w:cs="Arial" w:eastAsia="Arial" w:hAnsi="Arial"/>
        </w:rPr>
      </w:pPr>
      <w:bookmarkStart w:colFirst="0" w:colLast="0" w:name="_heading=h.3abhhcj" w:id="187"/>
      <w:bookmarkEnd w:id="187"/>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C4">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C5">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8"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6C7">
      <w:pPr>
        <w:pStyle w:val="Heading3"/>
        <w:ind w:left="0" w:firstLine="0"/>
        <w:rPr/>
      </w:pPr>
      <w:bookmarkStart w:colFirst="0" w:colLast="0" w:name="_heading=h.1pgrrkc" w:id="188"/>
      <w:bookmarkEnd w:id="188"/>
      <w:r w:rsidDel="00000000" w:rsidR="00000000" w:rsidRPr="00000000">
        <w:rPr>
          <w:rtl w:val="0"/>
        </w:rPr>
        <w:t xml:space="preserve">3.10.1 UNSUBACK Header</w:t>
      </w:r>
    </w:p>
    <w:p w:rsidR="00000000" w:rsidDel="00000000" w:rsidP="00000000" w:rsidRDefault="00000000" w:rsidRPr="00000000" w14:paraId="000006C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9">
      <w:pPr>
        <w:pStyle w:val="Heading3"/>
        <w:ind w:left="0" w:firstLine="0"/>
        <w:rPr/>
      </w:pPr>
      <w:bookmarkStart w:colFirst="0" w:colLast="0" w:name="_heading=h.49gfa85" w:id="189"/>
      <w:bookmarkEnd w:id="189"/>
      <w:r w:rsidDel="00000000" w:rsidR="00000000" w:rsidRPr="00000000">
        <w:rPr>
          <w:rtl w:val="0"/>
        </w:rPr>
        <w:t xml:space="preserve">3.10.2 Packet Identifier</w:t>
      </w:r>
    </w:p>
    <w:p w:rsidR="00000000" w:rsidDel="00000000" w:rsidP="00000000" w:rsidRDefault="00000000" w:rsidRPr="00000000" w14:paraId="000006CA">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CB">
      <w:pPr>
        <w:pStyle w:val="Heading3"/>
        <w:ind w:left="0" w:firstLine="0"/>
        <w:rPr/>
      </w:pPr>
      <w:bookmarkStart w:colFirst="0" w:colLast="0" w:name="_heading=h.2olpkfy" w:id="190"/>
      <w:bookmarkEnd w:id="190"/>
      <w:r w:rsidDel="00000000" w:rsidR="00000000" w:rsidRPr="00000000">
        <w:rPr>
          <w:rtl w:val="0"/>
        </w:rPr>
        <w:t xml:space="preserve">3.10.3 Reason Code</w:t>
      </w:r>
    </w:p>
    <w:p w:rsidR="00000000" w:rsidDel="00000000" w:rsidP="00000000" w:rsidRDefault="00000000" w:rsidRPr="00000000" w14:paraId="000006CC">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CD">
      <w:pPr>
        <w:pStyle w:val="Heading2"/>
        <w:keepLines w:val="1"/>
        <w:spacing w:after="77" w:before="0" w:line="259" w:lineRule="auto"/>
        <w:ind w:left="0" w:firstLine="0"/>
        <w:rPr>
          <w:rFonts w:ascii="Arial" w:cs="Arial" w:eastAsia="Arial" w:hAnsi="Arial"/>
        </w:rPr>
      </w:pPr>
      <w:bookmarkStart w:colFirst="0" w:colLast="0" w:name="_heading=h.13qzunr" w:id="191"/>
      <w:bookmarkEnd w:id="191"/>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CE">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CF">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9"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D1">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 Control Packets being sent from the Client to the Server.</w:t>
      </w:r>
      <w:r w:rsidDel="00000000" w:rsidR="00000000" w:rsidRPr="00000000">
        <w:rPr>
          <w:rtl w:val="0"/>
        </w:rPr>
      </w:r>
    </w:p>
    <w:p w:rsidR="00000000" w:rsidDel="00000000" w:rsidP="00000000" w:rsidRDefault="00000000" w:rsidRPr="00000000" w14:paraId="000006D2">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w:t>
      </w:r>
      <w:r w:rsidDel="00000000" w:rsidR="00000000" w:rsidRPr="00000000">
        <w:rPr>
          <w:rtl w:val="0"/>
        </w:rPr>
      </w:r>
    </w:p>
    <w:p w:rsidR="00000000" w:rsidDel="00000000" w:rsidP="00000000" w:rsidRDefault="00000000" w:rsidRPr="00000000" w14:paraId="000006D3">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indicate that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D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Fonts w:ascii="Arial" w:cs="Arial" w:eastAsia="Arial" w:hAnsi="Arial"/>
          <w:rtl w:val="0"/>
        </w:rPr>
        <w:t xml:space="preserve"> for more details.</w:t>
      </w:r>
    </w:p>
    <w:p w:rsidR="00000000" w:rsidDel="00000000" w:rsidP="00000000" w:rsidRDefault="00000000" w:rsidRPr="00000000" w14:paraId="000006D5">
      <w:pPr>
        <w:pStyle w:val="Heading3"/>
        <w:ind w:left="0" w:firstLine="0"/>
        <w:rPr/>
      </w:pPr>
      <w:bookmarkStart w:colFirst="0" w:colLast="0" w:name="_heading=h.3nqndbk" w:id="192"/>
      <w:bookmarkEnd w:id="192"/>
      <w:r w:rsidDel="00000000" w:rsidR="00000000" w:rsidRPr="00000000">
        <w:rPr>
          <w:rtl w:val="0"/>
        </w:rPr>
        <w:t xml:space="preserve">3.11.1 PINGREQ Header</w:t>
      </w:r>
    </w:p>
    <w:p w:rsidR="00000000" w:rsidDel="00000000" w:rsidP="00000000" w:rsidRDefault="00000000" w:rsidRPr="00000000" w14:paraId="000006D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7">
      <w:pPr>
        <w:pStyle w:val="Heading3"/>
        <w:ind w:left="0" w:firstLine="0"/>
        <w:rPr/>
      </w:pPr>
      <w:bookmarkStart w:colFirst="0" w:colLast="0" w:name="_heading=h.sqbpplpqb01e" w:id="193"/>
      <w:bookmarkEnd w:id="193"/>
      <w:r w:rsidDel="00000000" w:rsidR="00000000" w:rsidRPr="00000000">
        <w:rPr>
          <w:rtl w:val="0"/>
        </w:rPr>
        <w:t xml:space="preserve">3.11.2 Packet Identifier</w:t>
      </w:r>
    </w:p>
    <w:p w:rsidR="00000000" w:rsidDel="00000000" w:rsidP="00000000" w:rsidRDefault="00000000" w:rsidRPr="00000000" w14:paraId="000006D8">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D9">
      <w:pPr>
        <w:pStyle w:val="Heading3"/>
        <w:ind w:left="0" w:firstLine="0"/>
        <w:rPr/>
      </w:pPr>
      <w:bookmarkStart w:colFirst="0" w:colLast="0" w:name="_heading=h.22vxnjd" w:id="194"/>
      <w:bookmarkEnd w:id="194"/>
      <w:r w:rsidDel="00000000" w:rsidR="00000000" w:rsidRPr="00000000">
        <w:rPr>
          <w:rtl w:val="0"/>
        </w:rPr>
        <w:t xml:space="preserve">3.11.3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DA">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Gateway.</w:t>
      </w:r>
    </w:p>
    <w:p w:rsidR="00000000" w:rsidDel="00000000" w:rsidP="00000000" w:rsidRDefault="00000000" w:rsidRPr="00000000" w14:paraId="000006DB">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DC">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6DD">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Gateway is over 128 years. It should not be used in such a way as to allow malicious Clients to take over the session and receive messages not intended for them.</w:t>
      </w:r>
      <w:r w:rsidDel="00000000" w:rsidR="00000000" w:rsidRPr="00000000">
        <w:rPr>
          <w:rtl w:val="0"/>
        </w:rPr>
      </w:r>
    </w:p>
    <w:p w:rsidR="00000000" w:rsidDel="00000000" w:rsidP="00000000" w:rsidRDefault="00000000" w:rsidRPr="00000000" w14:paraId="000006DE">
      <w:pPr>
        <w:pStyle w:val="Heading3"/>
        <w:keepNext w:val="0"/>
        <w:pBdr>
          <w:top w:color="auto" w:space="0" w:sz="0" w:val="none"/>
        </w:pBdr>
        <w:spacing w:after="80" w:before="280" w:lineRule="auto"/>
        <w:ind w:left="-15" w:firstLine="0"/>
        <w:rPr/>
      </w:pPr>
      <w:bookmarkStart w:colFirst="0" w:colLast="0" w:name="_heading=h.1bpzu4dgtzqz" w:id="195"/>
      <w:bookmarkEnd w:id="195"/>
      <w:r w:rsidDel="00000000" w:rsidR="00000000" w:rsidRPr="00000000">
        <w:rPr>
          <w:rtl w:val="0"/>
        </w:rPr>
        <w:t xml:space="preserve">3.11.4 PINGREQ Actions</w:t>
      </w:r>
    </w:p>
    <w:p w:rsidR="00000000" w:rsidDel="00000000" w:rsidP="00000000" w:rsidRDefault="00000000" w:rsidRPr="00000000" w14:paraId="000006D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E0">
      <w:pPr>
        <w:pStyle w:val="Heading2"/>
        <w:keepLines w:val="1"/>
        <w:spacing w:after="77" w:before="0" w:line="259" w:lineRule="auto"/>
        <w:ind w:left="0" w:firstLine="0"/>
        <w:rPr>
          <w:rFonts w:ascii="Arial" w:cs="Arial" w:eastAsia="Arial" w:hAnsi="Arial"/>
        </w:rPr>
      </w:pPr>
      <w:bookmarkStart w:colFirst="0" w:colLast="0" w:name="_heading=h.i17xr6" w:id="196"/>
      <w:bookmarkEnd w:id="196"/>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E1">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E2">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4" name="image14.png"/>
            <a:graphic>
              <a:graphicData uri="http://schemas.openxmlformats.org/drawingml/2006/picture">
                <pic:pic>
                  <pic:nvPicPr>
                    <pic:cNvPr id="0" name="image14.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pacing w:after="0" w:lineRule="auto"/>
        <w:ind w:left="-15" w:right="4" w:firstLine="0"/>
        <w:rPr/>
      </w:pPr>
      <w:r w:rsidDel="00000000" w:rsidR="00000000" w:rsidRPr="00000000">
        <w:rPr>
          <w:rtl w:val="0"/>
        </w:rPr>
        <w:t xml:space="preserve">A PINGRESP Packet is sent by the Gateway to the Client in response to a PINGREQ packet. It indicates that the Server is alive.</w:t>
      </w:r>
    </w:p>
    <w:p w:rsidR="00000000" w:rsidDel="00000000" w:rsidP="00000000" w:rsidRDefault="00000000" w:rsidRPr="00000000" w14:paraId="000006E4">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3.4.6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6E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Gateway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6E6">
      <w:pPr>
        <w:pStyle w:val="Heading3"/>
        <w:ind w:left="0" w:firstLine="0"/>
        <w:rPr/>
      </w:pPr>
      <w:bookmarkStart w:colFirst="0" w:colLast="0" w:name="_heading=h.320vgez" w:id="197"/>
      <w:bookmarkEnd w:id="197"/>
      <w:r w:rsidDel="00000000" w:rsidR="00000000" w:rsidRPr="00000000">
        <w:rPr>
          <w:rtl w:val="0"/>
        </w:rPr>
        <w:t xml:space="preserve">3.12.1 PINGRESP Header</w:t>
      </w:r>
    </w:p>
    <w:p w:rsidR="00000000" w:rsidDel="00000000" w:rsidP="00000000" w:rsidRDefault="00000000" w:rsidRPr="00000000" w14:paraId="000006E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8">
      <w:pPr>
        <w:pStyle w:val="Heading3"/>
        <w:ind w:left="0" w:firstLine="0"/>
        <w:rPr/>
      </w:pPr>
      <w:bookmarkStart w:colFirst="0" w:colLast="0" w:name="_heading=h.fodwg3l5deju" w:id="198"/>
      <w:bookmarkEnd w:id="198"/>
      <w:r w:rsidDel="00000000" w:rsidR="00000000" w:rsidRPr="00000000">
        <w:rPr>
          <w:rtl w:val="0"/>
        </w:rPr>
        <w:t xml:space="preserve">3.12.2 Packet Identifier</w:t>
      </w:r>
    </w:p>
    <w:p w:rsidR="00000000" w:rsidDel="00000000" w:rsidP="00000000" w:rsidRDefault="00000000" w:rsidRPr="00000000" w14:paraId="000006E9">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EA">
      <w:pPr>
        <w:pStyle w:val="Heading3"/>
        <w:ind w:left="0" w:firstLine="0"/>
        <w:rPr/>
      </w:pPr>
      <w:bookmarkStart w:colFirst="0" w:colLast="0" w:name="_heading=h.1h65qms" w:id="199"/>
      <w:bookmarkEnd w:id="199"/>
      <w:r w:rsidDel="00000000" w:rsidR="00000000" w:rsidRPr="00000000">
        <w:rPr>
          <w:rtl w:val="0"/>
        </w:rPr>
        <w:t xml:space="preserve">3.12.3 Application Messages Remaining</w:t>
      </w:r>
    </w:p>
    <w:p w:rsidR="00000000" w:rsidDel="00000000" w:rsidP="00000000" w:rsidRDefault="00000000" w:rsidRPr="00000000" w14:paraId="000006E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6E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6ED">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EE">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6EF">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F0">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6F1">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2">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6F3">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4">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6F5">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F6">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F7">
      <w:pPr>
        <w:pStyle w:val="Heading2"/>
        <w:keepLines w:val="1"/>
        <w:spacing w:after="77" w:before="0" w:line="259" w:lineRule="auto"/>
        <w:ind w:left="0" w:firstLine="0"/>
        <w:rPr/>
      </w:pPr>
      <w:bookmarkStart w:colFirst="0" w:colLast="0" w:name="_heading=h.vnrhi5oof5a0"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F8">
      <w:pPr>
        <w:pStyle w:val="Heading2"/>
        <w:keepLines w:val="1"/>
        <w:spacing w:after="77" w:before="0" w:line="259" w:lineRule="auto"/>
        <w:ind w:left="0" w:firstLine="0"/>
        <w:rPr>
          <w:rFonts w:ascii="Arial" w:cs="Arial" w:eastAsia="Arial" w:hAnsi="Arial"/>
        </w:rPr>
      </w:pPr>
      <w:bookmarkStart w:colFirst="0" w:colLast="0" w:name="_heading=h.415t9al" w:id="201"/>
      <w:bookmarkEnd w:id="201"/>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6F9">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6FA">
      <w:pPr>
        <w:rPr/>
      </w:pPr>
      <w:r w:rsidDel="00000000" w:rsidR="00000000" w:rsidRPr="00000000">
        <w:rPr/>
        <w:drawing>
          <wp:inline distB="114300" distT="114300" distL="114300" distR="114300">
            <wp:extent cx="5943600" cy="4165600"/>
            <wp:effectExtent b="0" l="0" r="0" t="0"/>
            <wp:docPr id="65" name="image42.png"/>
            <a:graphic>
              <a:graphicData uri="http://schemas.openxmlformats.org/drawingml/2006/picture">
                <pic:pic>
                  <pic:nvPicPr>
                    <pic:cNvPr id="0" name="image42.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6FC">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6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Gateway whether or not it has a Virtual Connection to that Gateway. This may happen for example when the Gateway, due to an error, cannot identify the Client to which a received packet belongs. </w:t>
      </w:r>
    </w:p>
    <w:p w:rsidR="00000000" w:rsidDel="00000000" w:rsidP="00000000" w:rsidRDefault="00000000" w:rsidRPr="00000000" w14:paraId="000006FE">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6FF">
      <w:pPr>
        <w:pStyle w:val="Heading3"/>
        <w:ind w:left="0" w:firstLine="0"/>
        <w:rPr/>
      </w:pPr>
      <w:bookmarkStart w:colFirst="0" w:colLast="0" w:name="_heading=h.2gb3jie" w:id="202"/>
      <w:bookmarkEnd w:id="202"/>
      <w:r w:rsidDel="00000000" w:rsidR="00000000" w:rsidRPr="00000000">
        <w:rPr>
          <w:rtl w:val="0"/>
        </w:rPr>
        <w:t xml:space="preserve">3.13.1 DISCONNECT Header</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1">
      <w:pPr>
        <w:pStyle w:val="Heading3"/>
        <w:ind w:left="0" w:firstLine="0"/>
        <w:rPr/>
      </w:pPr>
      <w:bookmarkStart w:colFirst="0" w:colLast="0" w:name="_heading=h.vgdtq7" w:id="203"/>
      <w:bookmarkEnd w:id="203"/>
      <w:r w:rsidDel="00000000" w:rsidR="00000000" w:rsidRPr="00000000">
        <w:rPr>
          <w:rtl w:val="0"/>
        </w:rPr>
        <w:t xml:space="preserve">3.13.2 DISCONNECT Flags</w:t>
      </w:r>
    </w:p>
    <w:p w:rsidR="00000000" w:rsidDel="00000000" w:rsidP="00000000" w:rsidRDefault="00000000" w:rsidRPr="00000000" w14:paraId="00000702">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03">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04">
      <w:pPr>
        <w:pStyle w:val="Heading4"/>
        <w:spacing w:after="0" w:before="0" w:lineRule="auto"/>
        <w:ind w:left="0" w:firstLine="0"/>
        <w:rPr/>
      </w:pPr>
      <w:bookmarkStart w:colFirst="0" w:colLast="0" w:name="_heading=h.xf6mk8ar6hod" w:id="204"/>
      <w:bookmarkEnd w:id="204"/>
      <w:r w:rsidDel="00000000" w:rsidR="00000000" w:rsidRPr="00000000">
        <w:rPr>
          <w:rtl w:val="0"/>
        </w:rPr>
        <w:t xml:space="preserve">3.13.2.1 Packet Identifier Flag </w:t>
      </w:r>
    </w:p>
    <w:p w:rsidR="00000000" w:rsidDel="00000000" w:rsidP="00000000" w:rsidRDefault="00000000" w:rsidRPr="00000000" w14:paraId="00000705">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06">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8">
      <w:pPr>
        <w:pStyle w:val="Heading4"/>
        <w:spacing w:after="0" w:before="200" w:lineRule="auto"/>
        <w:ind w:left="0" w:firstLine="0"/>
        <w:rPr/>
      </w:pPr>
      <w:bookmarkStart w:colFirst="0" w:colLast="0" w:name="_heading=h.vf25roqqpxsl" w:id="205"/>
      <w:bookmarkEnd w:id="205"/>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09">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0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C">
      <w:pPr>
        <w:pStyle w:val="Heading4"/>
        <w:spacing w:after="0" w:lineRule="auto"/>
        <w:ind w:left="0" w:firstLine="0"/>
        <w:rPr/>
      </w:pPr>
      <w:bookmarkStart w:colFirst="0" w:colLast="0" w:name="_heading=h.qy3p3qqdmadq" w:id="206"/>
      <w:bookmarkEnd w:id="206"/>
      <w:r w:rsidDel="00000000" w:rsidR="00000000" w:rsidRPr="00000000">
        <w:rPr>
          <w:rtl w:val="0"/>
        </w:rPr>
        <w:t xml:space="preserve">3.13.2.3 Reason Code Flag</w:t>
      </w:r>
    </w:p>
    <w:p w:rsidR="00000000" w:rsidDel="00000000" w:rsidP="00000000" w:rsidRDefault="00000000" w:rsidRPr="00000000" w14:paraId="0000070D">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0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F">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10">
      <w:pPr>
        <w:pStyle w:val="Heading3"/>
        <w:ind w:left="0" w:firstLine="0"/>
        <w:rPr/>
      </w:pPr>
      <w:bookmarkStart w:colFirst="0" w:colLast="0" w:name="_heading=h.rjljjibf9dws" w:id="207"/>
      <w:bookmarkEnd w:id="207"/>
      <w:r w:rsidDel="00000000" w:rsidR="00000000" w:rsidRPr="00000000">
        <w:rPr>
          <w:rtl w:val="0"/>
        </w:rPr>
        <w:t xml:space="preserve">3.13.3 Packet Identifier</w:t>
      </w:r>
    </w:p>
    <w:p w:rsidR="00000000" w:rsidDel="00000000" w:rsidP="00000000" w:rsidRDefault="00000000" w:rsidRPr="00000000" w14:paraId="00000711">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12">
      <w:pPr>
        <w:pStyle w:val="Heading3"/>
        <w:ind w:left="0" w:firstLine="0"/>
        <w:rPr/>
      </w:pPr>
      <w:bookmarkStart w:colFirst="0" w:colLast="0" w:name="_heading=h.3fg1ce0" w:id="208"/>
      <w:bookmarkEnd w:id="208"/>
      <w:r w:rsidDel="00000000" w:rsidR="00000000" w:rsidRPr="00000000">
        <w:rPr>
          <w:rtl w:val="0"/>
        </w:rPr>
        <w:t xml:space="preserve">3.13.4 Reason Code</w:t>
      </w:r>
    </w:p>
    <w:p w:rsidR="00000000" w:rsidDel="00000000" w:rsidP="00000000" w:rsidRDefault="00000000" w:rsidRPr="00000000" w14:paraId="0000071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14">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15">
      <w:pPr>
        <w:pStyle w:val="Heading3"/>
        <w:ind w:left="0" w:firstLine="0"/>
        <w:rPr/>
      </w:pPr>
      <w:bookmarkStart w:colFirst="0" w:colLast="0" w:name="_heading=h.1ulbmlt" w:id="209"/>
      <w:bookmarkEnd w:id="209"/>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16">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17">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1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9">
      <w:pPr>
        <w:pStyle w:val="Heading3"/>
        <w:ind w:left="0" w:firstLine="0"/>
        <w:rPr/>
      </w:pPr>
      <w:bookmarkStart w:colFirst="0" w:colLast="0" w:name="_heading=h.4ekz59m" w:id="210"/>
      <w:bookmarkEnd w:id="210"/>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1A">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1B">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1C">
      <w:pPr>
        <w:pStyle w:val="Heading3"/>
        <w:keepNext w:val="0"/>
        <w:pBdr>
          <w:top w:color="auto" w:space="0" w:sz="0" w:val="none"/>
        </w:pBdr>
        <w:spacing w:after="80" w:before="280" w:lineRule="auto"/>
        <w:ind w:left="-15" w:firstLine="0"/>
        <w:rPr/>
      </w:pPr>
      <w:bookmarkStart w:colFirst="0" w:colLast="0" w:name="_heading=h.wsl51zt8cr34" w:id="211"/>
      <w:bookmarkEnd w:id="211"/>
      <w:r w:rsidDel="00000000" w:rsidR="00000000" w:rsidRPr="00000000">
        <w:rPr>
          <w:rtl w:val="0"/>
        </w:rPr>
        <w:t xml:space="preserve">3.13.7 DISCONNECT Actions</w:t>
      </w:r>
    </w:p>
    <w:p w:rsidR="00000000" w:rsidDel="00000000" w:rsidP="00000000" w:rsidRDefault="00000000" w:rsidRPr="00000000" w14:paraId="0000071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1E">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1F">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20">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21">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722">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23">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24">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25">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26">
      <w:pPr>
        <w:pStyle w:val="Heading2"/>
        <w:keepLines w:val="1"/>
        <w:spacing w:after="77" w:before="0" w:line="259" w:lineRule="auto"/>
        <w:ind w:left="0" w:firstLine="0"/>
        <w:rPr>
          <w:rFonts w:ascii="Arial" w:cs="Arial" w:eastAsia="Arial" w:hAnsi="Arial"/>
        </w:rPr>
      </w:pPr>
      <w:bookmarkStart w:colFirst="0" w:colLast="0" w:name="_heading=h.elrc49qsiunp" w:id="212"/>
      <w:bookmarkEnd w:id="212"/>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27">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28">
      <w:pPr>
        <w:rPr/>
      </w:pPr>
      <w:r w:rsidDel="00000000" w:rsidR="00000000" w:rsidRPr="00000000">
        <w:rPr/>
        <w:drawing>
          <wp:inline distB="114300" distT="114300" distL="114300" distR="114300">
            <wp:extent cx="5943600" cy="660400"/>
            <wp:effectExtent b="0" l="0" r="0" t="0"/>
            <wp:docPr id="45"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rFonts w:ascii="Arial" w:cs="Arial" w:eastAsia="Arial" w:hAnsi="Arial"/>
            <w:color w:val="1155cc"/>
            <w:u w:val="single"/>
            <w:rtl w:val="0"/>
          </w:rPr>
          <w:t xml:space="preserve">Section 4.15.3</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2A">
      <w:pPr>
        <w:pStyle w:val="Heading3"/>
        <w:ind w:left="0" w:firstLine="0"/>
        <w:rPr/>
      </w:pPr>
      <w:bookmarkStart w:colFirst="0" w:colLast="0" w:name="_heading=h.lrkcmnrrlwx6" w:id="213"/>
      <w:bookmarkEnd w:id="213"/>
      <w:r w:rsidDel="00000000" w:rsidR="00000000" w:rsidRPr="00000000">
        <w:rPr>
          <w:rtl w:val="0"/>
        </w:rPr>
        <w:t xml:space="preserve">3.14.1 WAKEUP Header</w:t>
      </w:r>
    </w:p>
    <w:p w:rsidR="00000000" w:rsidDel="00000000" w:rsidP="00000000" w:rsidRDefault="00000000" w:rsidRPr="00000000" w14:paraId="0000072B">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82">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2C">
      <w:pPr>
        <w:pStyle w:val="Heading3"/>
        <w:keepNext w:val="0"/>
        <w:pBdr>
          <w:top w:color="auto" w:space="0" w:sz="0" w:val="none"/>
        </w:pBdr>
        <w:spacing w:after="80" w:before="280" w:lineRule="auto"/>
        <w:ind w:left="-15" w:firstLine="0"/>
        <w:rPr/>
      </w:pPr>
      <w:bookmarkStart w:colFirst="0" w:colLast="0" w:name="_heading=h.2sa95hk6sfa3" w:id="214"/>
      <w:bookmarkEnd w:id="214"/>
      <w:r w:rsidDel="00000000" w:rsidR="00000000" w:rsidRPr="00000000">
        <w:rPr>
          <w:rtl w:val="0"/>
        </w:rPr>
        <w:t xml:space="preserve">3.14.2 </w:t>
      </w:r>
      <w:sdt>
        <w:sdtPr>
          <w:tag w:val="goog_rdk_38"/>
        </w:sdtPr>
        <w:sdtContent>
          <w:commentRangeStart w:id="21"/>
        </w:sdtContent>
      </w:sdt>
      <w:sdt>
        <w:sdtPr>
          <w:tag w:val="goog_rdk_39"/>
        </w:sdtPr>
        <w:sdtContent>
          <w:commentRangeStart w:id="22"/>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72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E">
      <w:pPr>
        <w:pStyle w:val="Heading2"/>
        <w:keepLines w:val="1"/>
        <w:spacing w:after="77" w:before="0" w:line="259" w:lineRule="auto"/>
        <w:ind w:left="0" w:firstLine="0"/>
        <w:rPr>
          <w:rFonts w:ascii="Arial" w:cs="Arial" w:eastAsia="Arial" w:hAnsi="Arial"/>
        </w:rPr>
      </w:pPr>
      <w:bookmarkStart w:colFirst="0" w:colLast="0" w:name="_heading=h.y0yzf1b41yjh" w:id="215"/>
      <w:bookmarkEnd w:id="215"/>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2F">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30">
      <w:pPr>
        <w:rPr/>
      </w:pPr>
      <w:r w:rsidDel="00000000" w:rsidR="00000000" w:rsidRPr="00000000">
        <w:rPr/>
        <w:drawing>
          <wp:inline distB="114300" distT="114300" distL="114300" distR="114300">
            <wp:extent cx="5943600" cy="2590800"/>
            <wp:effectExtent b="0" l="0" r="0" t="0"/>
            <wp:docPr id="59"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32">
      <w:pPr>
        <w:pStyle w:val="Heading3"/>
        <w:ind w:left="0" w:firstLine="0"/>
        <w:rPr/>
      </w:pPr>
      <w:bookmarkStart w:colFirst="0" w:colLast="0" w:name="_heading=h.ae58qknvrf2w" w:id="216"/>
      <w:bookmarkEnd w:id="216"/>
      <w:r w:rsidDel="00000000" w:rsidR="00000000" w:rsidRPr="00000000">
        <w:rPr>
          <w:rtl w:val="0"/>
        </w:rPr>
        <w:t xml:space="preserve">3.15.1 SLEEPREQ Header</w:t>
      </w:r>
    </w:p>
    <w:p w:rsidR="00000000" w:rsidDel="00000000" w:rsidP="00000000" w:rsidRDefault="00000000" w:rsidRPr="00000000" w14:paraId="00000733">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4">
      <w:pPr>
        <w:pStyle w:val="Heading3"/>
        <w:ind w:left="0" w:firstLine="0"/>
        <w:rPr/>
      </w:pPr>
      <w:bookmarkStart w:colFirst="0" w:colLast="0" w:name="_heading=h.akftl72rmwpd" w:id="217"/>
      <w:bookmarkEnd w:id="217"/>
      <w:r w:rsidDel="00000000" w:rsidR="00000000" w:rsidRPr="00000000">
        <w:rPr>
          <w:rtl w:val="0"/>
        </w:rPr>
        <w:t xml:space="preserve">3.15.2 SLEEPREQ Flags</w:t>
      </w:r>
    </w:p>
    <w:p w:rsidR="00000000" w:rsidDel="00000000" w:rsidP="00000000" w:rsidRDefault="00000000" w:rsidRPr="00000000" w14:paraId="00000735">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6">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37">
      <w:pPr>
        <w:pStyle w:val="Heading4"/>
        <w:spacing w:after="0" w:before="0" w:lineRule="auto"/>
        <w:ind w:left="0" w:firstLine="0"/>
        <w:rPr/>
      </w:pPr>
      <w:bookmarkStart w:colFirst="0" w:colLast="0" w:name="_heading=h.des7747zmmjp" w:id="218"/>
      <w:bookmarkEnd w:id="218"/>
      <w:r w:rsidDel="00000000" w:rsidR="00000000" w:rsidRPr="00000000">
        <w:rPr>
          <w:rtl w:val="0"/>
        </w:rPr>
        <w:t xml:space="preserve">3.15.2.1 Retain Topic Aliases</w:t>
      </w:r>
    </w:p>
    <w:p w:rsidR="00000000" w:rsidDel="00000000" w:rsidP="00000000" w:rsidRDefault="00000000" w:rsidRPr="00000000" w14:paraId="00000738">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39">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Gateway during the Asleep state. “0” indicates Topic Aliases should be removed during the sleeping period and renegotiated </w:t>
      </w:r>
      <w:sdt>
        <w:sdtPr>
          <w:tag w:val="goog_rdk_40"/>
        </w:sdtPr>
        <w:sdtContent>
          <w:commentRangeStart w:id="23"/>
        </w:sdtContent>
      </w:sdt>
      <w:sdt>
        <w:sdtPr>
          <w:tag w:val="goog_rdk_41"/>
        </w:sdtPr>
        <w:sdtContent>
          <w:commentRangeStart w:id="24"/>
        </w:sdtContent>
      </w:sdt>
      <w:sdt>
        <w:sdtPr>
          <w:tag w:val="goog_rdk_42"/>
        </w:sdtPr>
        <w:sdtContent>
          <w:commentRangeStart w:id="25"/>
        </w:sdtContent>
      </w:sdt>
      <w:r w:rsidDel="00000000" w:rsidR="00000000" w:rsidRPr="00000000">
        <w:rPr>
          <w:rFonts w:ascii="Arial" w:cs="Arial" w:eastAsia="Arial" w:hAnsi="Arial"/>
          <w:color w:val="000000"/>
          <w:shd w:fill="auto" w:val="clear"/>
          <w:rtl w:val="0"/>
        </w:rPr>
        <w:t xml:space="preserve">when Awake</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3A">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3B">
      <w:pPr>
        <w:pStyle w:val="Heading3"/>
        <w:ind w:left="0" w:firstLine="0"/>
        <w:rPr/>
      </w:pPr>
      <w:bookmarkStart w:colFirst="0" w:colLast="0" w:name="_heading=h.r9l470czcfcd" w:id="219"/>
      <w:bookmarkEnd w:id="219"/>
      <w:sdt>
        <w:sdtPr>
          <w:tag w:val="goog_rdk_43"/>
        </w:sdtPr>
        <w:sdtContent>
          <w:commentRangeStart w:id="26"/>
        </w:sdtContent>
      </w:sdt>
      <w:r w:rsidDel="00000000" w:rsidR="00000000" w:rsidRPr="00000000">
        <w:rPr>
          <w:rtl w:val="0"/>
        </w:rPr>
        <w:t xml:space="preserve">3.15.3 </w:t>
      </w:r>
      <w:commentRangeEnd w:id="26"/>
      <w:r w:rsidDel="00000000" w:rsidR="00000000" w:rsidRPr="00000000">
        <w:commentReference w:id="26"/>
      </w:r>
      <w:r w:rsidDel="00000000" w:rsidR="00000000" w:rsidRPr="00000000">
        <w:rPr>
          <w:rtl w:val="0"/>
        </w:rPr>
        <w:t xml:space="preserve">Packet Identifier</w:t>
      </w:r>
    </w:p>
    <w:p w:rsidR="00000000" w:rsidDel="00000000" w:rsidP="00000000" w:rsidRDefault="00000000" w:rsidRPr="00000000" w14:paraId="0000073C">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3D">
      <w:pPr>
        <w:pStyle w:val="Heading3"/>
        <w:ind w:left="0" w:firstLine="0"/>
        <w:rPr/>
      </w:pPr>
      <w:bookmarkStart w:colFirst="0" w:colLast="0" w:name="_heading=h.lmowugbak9ff" w:id="220"/>
      <w:bookmarkEnd w:id="220"/>
      <w:sdt>
        <w:sdtPr>
          <w:tag w:val="goog_rdk_44"/>
        </w:sdtPr>
        <w:sdtContent>
          <w:commentRangeStart w:id="27"/>
        </w:sdtContent>
      </w:sdt>
      <w:r w:rsidDel="00000000" w:rsidR="00000000" w:rsidRPr="00000000">
        <w:rPr>
          <w:rtl w:val="0"/>
        </w:rPr>
        <w:t xml:space="preserve">3.15.4 </w:t>
      </w:r>
      <w:commentRangeEnd w:id="27"/>
      <w:r w:rsidDel="00000000" w:rsidR="00000000" w:rsidRPr="00000000">
        <w:commentReference w:id="27"/>
      </w:r>
      <w:r w:rsidDel="00000000" w:rsidR="00000000" w:rsidRPr="00000000">
        <w:rPr>
          <w:rtl w:val="0"/>
        </w:rPr>
        <w:t xml:space="preserve">Sleep Duration</w:t>
      </w:r>
    </w:p>
    <w:p w:rsidR="00000000" w:rsidDel="00000000" w:rsidP="00000000" w:rsidRDefault="00000000" w:rsidRPr="00000000" w14:paraId="0000073E">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3F">
      <w:pPr>
        <w:pStyle w:val="Heading3"/>
        <w:ind w:left="0" w:firstLine="0"/>
        <w:rPr/>
      </w:pPr>
      <w:bookmarkStart w:colFirst="0" w:colLast="0" w:name="_heading=h.1za85wfbb30f" w:id="221"/>
      <w:bookmarkEnd w:id="221"/>
      <w:sdt>
        <w:sdtPr>
          <w:tag w:val="goog_rdk_45"/>
        </w:sdtPr>
        <w:sdtContent>
          <w:commentRangeStart w:id="28"/>
        </w:sdtContent>
      </w:sdt>
      <w:r w:rsidDel="00000000" w:rsidR="00000000" w:rsidRPr="00000000">
        <w:rPr>
          <w:rtl w:val="0"/>
        </w:rPr>
        <w:t xml:space="preserve">3.15.5 </w:t>
      </w:r>
      <w:commentRangeEnd w:id="28"/>
      <w:r w:rsidDel="00000000" w:rsidR="00000000" w:rsidRPr="00000000">
        <w:commentReference w:id="28"/>
      </w:r>
      <w:r w:rsidDel="00000000" w:rsidR="00000000" w:rsidRPr="00000000">
        <w:rPr>
          <w:rtl w:val="0"/>
        </w:rPr>
        <w:t xml:space="preserve">SLEEPREQ Actions</w:t>
      </w:r>
    </w:p>
    <w:p w:rsidR="00000000" w:rsidDel="00000000" w:rsidP="00000000" w:rsidRDefault="00000000" w:rsidRPr="00000000" w14:paraId="0000074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w:t>
      </w:r>
      <w:sdt>
        <w:sdtPr>
          <w:tag w:val="goog_rdk_46"/>
        </w:sdtPr>
        <w:sdtContent>
          <w:commentRangeStart w:id="29"/>
        </w:sdtContent>
      </w:sdt>
      <w:r w:rsidDel="00000000" w:rsidR="00000000" w:rsidRPr="00000000">
        <w:rPr>
          <w:rFonts w:ascii="Arial" w:cs="Arial" w:eastAsia="Arial" w:hAnsi="Arial"/>
          <w:color w:val="000000"/>
          <w:highlight w:val="yellow"/>
          <w:rtl w:val="0"/>
        </w:rPr>
        <w:t xml:space="preserve"> Server</w:t>
      </w:r>
      <w:commentRangeEnd w:id="29"/>
      <w:r w:rsidDel="00000000" w:rsidR="00000000" w:rsidRPr="00000000">
        <w:commentReference w:id="29"/>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1">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42">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43">
      <w:pPr>
        <w:spacing w:after="240" w:before="240" w:lineRule="auto"/>
        <w:ind w:left="0" w:right="0" w:firstLine="0"/>
        <w:rPr>
          <w:rFonts w:ascii="Arial" w:cs="Arial" w:eastAsia="Arial" w:hAnsi="Arial"/>
        </w:rPr>
      </w:pPr>
      <w:sdt>
        <w:sdtPr>
          <w:tag w:val="goog_rdk_47"/>
        </w:sdtPr>
        <w:sdtContent>
          <w:commentRangeStart w:id="30"/>
        </w:sdtContent>
      </w:sdt>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44">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45">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74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47">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48">
      <w:pPr>
        <w:pStyle w:val="Heading2"/>
        <w:keepLines w:val="1"/>
        <w:spacing w:after="77" w:before="0" w:line="259" w:lineRule="auto"/>
        <w:ind w:left="0" w:firstLine="0"/>
        <w:rPr>
          <w:rFonts w:ascii="Arial" w:cs="Arial" w:eastAsia="Arial" w:hAnsi="Arial"/>
        </w:rPr>
      </w:pPr>
      <w:bookmarkStart w:colFirst="0" w:colLast="0" w:name="_heading=h.jym8s7ogwu9n" w:id="222"/>
      <w:bookmarkEnd w:id="222"/>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49">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4A">
      <w:pPr>
        <w:rPr/>
      </w:pPr>
      <w:r w:rsidDel="00000000" w:rsidR="00000000" w:rsidRPr="00000000">
        <w:rPr/>
        <w:drawing>
          <wp:inline distB="114300" distT="114300" distL="114300" distR="114300">
            <wp:extent cx="5943600" cy="1092200"/>
            <wp:effectExtent b="0" l="0" r="0" t="0"/>
            <wp:docPr id="25"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pStyle w:val="Heading3"/>
        <w:ind w:left="0" w:firstLine="0"/>
        <w:rPr/>
      </w:pPr>
      <w:bookmarkStart w:colFirst="0" w:colLast="0" w:name="_heading=h.lhdh9flvorts" w:id="223"/>
      <w:bookmarkEnd w:id="223"/>
      <w:r w:rsidDel="00000000" w:rsidR="00000000" w:rsidRPr="00000000">
        <w:rPr>
          <w:rtl w:val="0"/>
        </w:rPr>
        <w:t xml:space="preserve">3.16.1 SLEEPRESP Header</w:t>
      </w:r>
    </w:p>
    <w:p w:rsidR="00000000" w:rsidDel="00000000" w:rsidP="00000000" w:rsidRDefault="00000000" w:rsidRPr="00000000" w14:paraId="0000074C">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D">
      <w:pPr>
        <w:pStyle w:val="Heading3"/>
        <w:ind w:left="0" w:firstLine="0"/>
        <w:rPr/>
      </w:pPr>
      <w:bookmarkStart w:colFirst="0" w:colLast="0" w:name="_heading=h.ts4rruwfri54" w:id="224"/>
      <w:bookmarkEnd w:id="224"/>
      <w:sdt>
        <w:sdtPr>
          <w:tag w:val="goog_rdk_48"/>
        </w:sdtPr>
        <w:sdtContent>
          <w:commentRangeStart w:id="31"/>
        </w:sdtContent>
      </w:sdt>
      <w:r w:rsidDel="00000000" w:rsidR="00000000" w:rsidRPr="00000000">
        <w:rPr>
          <w:rtl w:val="0"/>
        </w:rPr>
        <w:t xml:space="preserve">3.16.2 </w:t>
      </w:r>
      <w:commentRangeEnd w:id="31"/>
      <w:r w:rsidDel="00000000" w:rsidR="00000000" w:rsidRPr="00000000">
        <w:commentReference w:id="31"/>
      </w:r>
      <w:r w:rsidDel="00000000" w:rsidR="00000000" w:rsidRPr="00000000">
        <w:rPr>
          <w:rtl w:val="0"/>
        </w:rPr>
        <w:t xml:space="preserve">Packet Identifier</w:t>
      </w:r>
    </w:p>
    <w:p w:rsidR="00000000" w:rsidDel="00000000" w:rsidP="00000000" w:rsidRDefault="00000000" w:rsidRPr="00000000" w14:paraId="0000074E">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4F">
      <w:pPr>
        <w:pStyle w:val="Heading2"/>
        <w:ind w:left="0" w:firstLine="0"/>
        <w:rPr/>
      </w:pPr>
      <w:bookmarkStart w:colFirst="0" w:colLast="0" w:name="_heading=h.20g8pmrelzu7" w:id="225"/>
      <w:bookmarkEnd w:id="225"/>
      <w:r w:rsidDel="00000000" w:rsidR="00000000" w:rsidRPr="00000000">
        <w:br w:type="page"/>
      </w:r>
      <w:r w:rsidDel="00000000" w:rsidR="00000000" w:rsidRPr="00000000">
        <w:rPr>
          <w:rtl w:val="0"/>
        </w:rPr>
      </w:r>
    </w:p>
    <w:p w:rsidR="00000000" w:rsidDel="00000000" w:rsidP="00000000" w:rsidRDefault="00000000" w:rsidRPr="00000000" w14:paraId="00000750">
      <w:pPr>
        <w:pStyle w:val="Heading2"/>
        <w:ind w:left="0" w:firstLine="0"/>
        <w:rPr/>
      </w:pPr>
      <w:bookmarkStart w:colFirst="0" w:colLast="0" w:name="_heading=h.15cqrsoyxc87" w:id="226"/>
      <w:bookmarkEnd w:id="226"/>
      <w:r w:rsidDel="00000000" w:rsidR="00000000" w:rsidRPr="00000000">
        <w:rPr>
          <w:rtl w:val="0"/>
        </w:rPr>
        <w:t xml:space="preserve">3.17 Protection Encapsulation</w:t>
      </w:r>
    </w:p>
    <w:p w:rsidR="00000000" w:rsidDel="00000000" w:rsidP="00000000" w:rsidRDefault="00000000" w:rsidRPr="00000000" w14:paraId="00000751">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52">
      <w:pPr>
        <w:rPr/>
      </w:pPr>
      <w:r w:rsidDel="00000000" w:rsidR="00000000" w:rsidRPr="00000000">
        <w:rPr/>
        <w:drawing>
          <wp:inline distB="114300" distT="114300" distL="114300" distR="114300">
            <wp:extent cx="5943600" cy="5803900"/>
            <wp:effectExtent b="0" l="0" r="0" t="0"/>
            <wp:docPr id="56" name="image31.png"/>
            <a:graphic>
              <a:graphicData uri="http://schemas.openxmlformats.org/drawingml/2006/picture">
                <pic:pic>
                  <pic:nvPicPr>
                    <pic:cNvPr id="0" name="image31.png"/>
                    <pic:cNvPicPr preferRelativeResize="0"/>
                  </pic:nvPicPr>
                  <pic:blipFill>
                    <a:blip r:embed="rId85"/>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54">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5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5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57">
      <w:pPr>
        <w:spacing w:line="276" w:lineRule="auto"/>
        <w:rPr>
          <w:rFonts w:ascii="Arial" w:cs="Arial" w:eastAsia="Arial" w:hAnsi="Arial"/>
          <w:sz w:val="22"/>
          <w:szCs w:val="22"/>
          <w:highlight w:val="yellow"/>
        </w:rPr>
      </w:pPr>
      <w:sdt>
        <w:sdtPr>
          <w:tag w:val="goog_rdk_49"/>
        </w:sdtPr>
        <w:sdtContent>
          <w:commentRangeStart w:id="32"/>
        </w:sdtContent>
      </w:sdt>
      <w:sdt>
        <w:sdtPr>
          <w:tag w:val="goog_rdk_50"/>
        </w:sdtPr>
        <w:sdtContent>
          <w:commentRangeStart w:id="33"/>
        </w:sdtContent>
      </w:sdt>
      <w:sdt>
        <w:sdtPr>
          <w:tag w:val="goog_rdk_51"/>
        </w:sdtPr>
        <w:sdtContent>
          <w:commentRangeStart w:id="34"/>
        </w:sdtContent>
      </w:sdt>
      <w:r w:rsidDel="00000000" w:rsidR="00000000" w:rsidRPr="00000000">
        <w:rPr>
          <w:rFonts w:ascii="Arial" w:cs="Arial" w:eastAsia="Arial" w:hAnsi="Arial"/>
          <w:sz w:val="22"/>
          <w:szCs w:val="22"/>
          <w:highlight w:val="yellow"/>
          <w:rtl w:val="0"/>
        </w:rPr>
        <w:t xml:space="preserve">When the PROTECTION packet is handled by a Gateway, it MUST be used to protect all MQTT-SN packets exchanged with a Client for which a shared key (indexed by its Sender Identifier) is available.</w:t>
      </w:r>
    </w:p>
    <w:p w:rsidR="00000000" w:rsidDel="00000000" w:rsidP="00000000" w:rsidRDefault="00000000" w:rsidRPr="00000000" w14:paraId="00000758">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9">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Gateway (so the Gateway has no access to a key shared with it on the basis of its Sender Identifier) and the Client and Gateway are not in a private network, it is recommended that the Gateway process only MQTT-SN packets received over a DTLS session initiated with mutual authentication by the Client.</w:t>
      </w:r>
    </w:p>
    <w:p w:rsidR="00000000" w:rsidDel="00000000" w:rsidP="00000000" w:rsidRDefault="00000000" w:rsidRPr="00000000" w14:paraId="0000075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Gateway for which a shared key (indexed by its </w:t>
      </w:r>
      <w:r w:rsidDel="00000000" w:rsidR="00000000" w:rsidRPr="00000000">
        <w:rPr>
          <w:rFonts w:ascii="Arial" w:cs="Arial" w:eastAsia="Arial" w:hAnsi="Arial"/>
          <w:color w:val="222222"/>
          <w:sz w:val="22"/>
          <w:szCs w:val="22"/>
          <w:highlight w:val="yellow"/>
          <w:rtl w:val="0"/>
        </w:rPr>
        <w:t xml:space="preserve">Gateway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5B">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C">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Gateway is not enrolled to the Client (so the Client has no access to a key shared with it on the basis of its Gateway Identifier) and the Client and Gateway are not in a private network, it is recommended for the Client to open a DTLS session and process only MQTT-SN packets received over it.</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75D">
      <w:pPr>
        <w:pStyle w:val="Heading3"/>
        <w:ind w:left="0" w:firstLine="0"/>
        <w:rPr/>
      </w:pPr>
      <w:bookmarkStart w:colFirst="0" w:colLast="0" w:name="_heading=h.j9tutdzg8gdj" w:id="227"/>
      <w:bookmarkEnd w:id="227"/>
      <w:r w:rsidDel="00000000" w:rsidR="00000000" w:rsidRPr="00000000">
        <w:rPr>
          <w:rtl w:val="0"/>
        </w:rPr>
        <w:t xml:space="preserve">3.17.1 Protection Encapsulation Header</w:t>
      </w:r>
    </w:p>
    <w:p w:rsidR="00000000" w:rsidDel="00000000" w:rsidP="00000000" w:rsidRDefault="00000000" w:rsidRPr="00000000" w14:paraId="0000075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sz w:val="22"/>
            <w:szCs w:val="22"/>
            <w:u w:val="single"/>
            <w:rtl w:val="0"/>
          </w:rPr>
          <w:t xml:space="preserve">section 2.1</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5F">
      <w:pPr>
        <w:pStyle w:val="Heading3"/>
        <w:ind w:left="0" w:firstLine="0"/>
        <w:rPr/>
      </w:pPr>
      <w:bookmarkStart w:colFirst="0" w:colLast="0" w:name="_heading=h.g1mmf1c4lvqh" w:id="228"/>
      <w:bookmarkEnd w:id="228"/>
      <w:r w:rsidDel="00000000" w:rsidR="00000000" w:rsidRPr="00000000">
        <w:rPr>
          <w:rtl w:val="0"/>
        </w:rPr>
        <w:t xml:space="preserve">3.17.2 Protection Flags</w:t>
      </w:r>
    </w:p>
    <w:p w:rsidR="00000000" w:rsidDel="00000000" w:rsidP="00000000" w:rsidRDefault="00000000" w:rsidRPr="00000000" w14:paraId="00000760">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61">
      <w:pPr>
        <w:pStyle w:val="Heading4"/>
        <w:spacing w:after="0" w:before="0" w:lineRule="auto"/>
        <w:ind w:left="0" w:firstLine="0"/>
        <w:rPr/>
      </w:pPr>
      <w:bookmarkStart w:colFirst="0" w:colLast="0" w:name="_heading=h.dgr37fcn70h7" w:id="229"/>
      <w:bookmarkEnd w:id="229"/>
      <w:r w:rsidDel="00000000" w:rsidR="00000000" w:rsidRPr="00000000">
        <w:rPr>
          <w:rtl w:val="0"/>
        </w:rPr>
        <w:t xml:space="preserve">3.17.2.1 Monotonic Counter Length</w:t>
      </w:r>
    </w:p>
    <w:p w:rsidR="00000000" w:rsidDel="00000000" w:rsidP="00000000" w:rsidRDefault="00000000" w:rsidRPr="00000000" w14:paraId="0000076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3">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64">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65">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66">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67">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68">
      <w:pPr>
        <w:pStyle w:val="Heading4"/>
        <w:spacing w:after="0" w:before="200" w:lineRule="auto"/>
        <w:ind w:left="0" w:firstLine="0"/>
        <w:rPr/>
      </w:pPr>
      <w:bookmarkStart w:colFirst="0" w:colLast="0" w:name="_heading=h.ur276rc44plv" w:id="230"/>
      <w:bookmarkEnd w:id="230"/>
      <w:r w:rsidDel="00000000" w:rsidR="00000000" w:rsidRPr="00000000">
        <w:rPr>
          <w:rtl w:val="0"/>
        </w:rPr>
        <w:t xml:space="preserve">3.17.2.2 Cryptographic Material Length</w:t>
      </w:r>
    </w:p>
    <w:p w:rsidR="00000000" w:rsidDel="00000000" w:rsidP="00000000" w:rsidRDefault="00000000" w:rsidRPr="00000000" w14:paraId="00000769">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A">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6B">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6C">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6D">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6E">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6F">
      <w:pPr>
        <w:pStyle w:val="Heading4"/>
        <w:spacing w:after="98" w:before="0" w:line="248.00000000000006" w:lineRule="auto"/>
        <w:ind w:left="0" w:firstLine="0"/>
        <w:rPr/>
      </w:pPr>
      <w:bookmarkStart w:colFirst="0" w:colLast="0" w:name="_heading=h.dvegbdq024g" w:id="231"/>
      <w:bookmarkEnd w:id="231"/>
      <w:r w:rsidDel="00000000" w:rsidR="00000000" w:rsidRPr="00000000">
        <w:rPr>
          <w:rtl w:val="0"/>
        </w:rPr>
        <w:t xml:space="preserve">3.17.2.3 Authentication Tag Length</w:t>
      </w:r>
    </w:p>
    <w:p w:rsidR="00000000" w:rsidDel="00000000" w:rsidP="00000000" w:rsidRDefault="00000000" w:rsidRPr="00000000" w14:paraId="0000077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71">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72">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73">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74">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75">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76">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77">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78">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79">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7A">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7B">
      <w:pPr>
        <w:pStyle w:val="Heading3"/>
        <w:ind w:left="0" w:firstLine="0"/>
        <w:rPr/>
      </w:pPr>
      <w:bookmarkStart w:colFirst="0" w:colLast="0" w:name="_heading=h.m1zk7agco355" w:id="232"/>
      <w:bookmarkEnd w:id="232"/>
      <w:r w:rsidDel="00000000" w:rsidR="00000000" w:rsidRPr="00000000">
        <w:rPr>
          <w:rtl w:val="0"/>
        </w:rPr>
        <w:t xml:space="preserve">3.17.3 Protection Scheme</w:t>
      </w:r>
    </w:p>
    <w:p w:rsidR="00000000" w:rsidDel="00000000" w:rsidP="00000000" w:rsidRDefault="00000000" w:rsidRPr="00000000" w14:paraId="0000077C">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7D">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E">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0">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81">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2">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5">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A">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C">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F">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4">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9">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E">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F">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0">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1">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3">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4">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8">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D">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2">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7">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7E3">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7E4">
      <w:pPr>
        <w:numPr>
          <w:ilvl w:val="0"/>
          <w:numId w:val="46"/>
        </w:numPr>
        <w:spacing w:after="0" w:before="0" w:line="276" w:lineRule="auto"/>
        <w:ind w:left="720" w:hanging="360"/>
        <w:rPr>
          <w:rFonts w:ascii="Arial" w:cs="Arial" w:eastAsia="Arial" w:hAnsi="Arial"/>
          <w:sz w:val="22"/>
          <w:szCs w:val="22"/>
        </w:rPr>
      </w:pPr>
      <w:sdt>
        <w:sdtPr>
          <w:tag w:val="goog_rdk_52"/>
        </w:sdtPr>
        <w:sdtContent>
          <w:commentRangeStart w:id="35"/>
        </w:sdtContent>
      </w:sdt>
      <w:r w:rsidDel="00000000" w:rsidR="00000000" w:rsidRPr="00000000">
        <w:rPr>
          <w:rFonts w:ascii="Arial" w:cs="Arial" w:eastAsia="Arial" w:hAnsi="Arial"/>
          <w:color w:val="222222"/>
          <w:sz w:val="22"/>
          <w:szCs w:val="22"/>
          <w:rtl w:val="0"/>
        </w:rPr>
        <w:t xml:space="preserve">Reference </w:t>
      </w:r>
      <w:hyperlink r:id="rId86">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7E5">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7E6">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8">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9">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7E7">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90">
        <w:r w:rsidDel="00000000" w:rsidR="00000000" w:rsidRPr="00000000">
          <w:rPr>
            <w:rFonts w:ascii="Arial" w:cs="Arial" w:eastAsia="Arial" w:hAnsi="Arial"/>
            <w:sz w:val="22"/>
            <w:szCs w:val="22"/>
            <w:rtl w:val="0"/>
          </w:rPr>
          <w:t xml:space="preserve"> </w:t>
        </w:r>
      </w:hyperlink>
      <w:hyperlink r:id="rId91">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2">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7E8">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7E9">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7EA">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7EB">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7EC">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7ED">
      <w:pPr>
        <w:pStyle w:val="Heading3"/>
        <w:ind w:left="0" w:firstLine="0"/>
        <w:rPr/>
      </w:pPr>
      <w:bookmarkStart w:colFirst="0" w:colLast="0" w:name="_heading=h.jo2d2fngx6hj" w:id="233"/>
      <w:bookmarkEnd w:id="233"/>
      <w:r w:rsidDel="00000000" w:rsidR="00000000" w:rsidRPr="00000000">
        <w:rPr>
          <w:rtl w:val="0"/>
        </w:rPr>
        <w:t xml:space="preserve">3.17.4 Sender Identifier</w:t>
      </w:r>
    </w:p>
    <w:p w:rsidR="00000000" w:rsidDel="00000000" w:rsidP="00000000" w:rsidRDefault="00000000" w:rsidRPr="00000000" w14:paraId="000007EE">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7EF">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Gateway</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F0">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Gateway Identifier truncated to the leftmost 64 bits (8 bytes); </w:t>
      </w:r>
    </w:p>
    <w:p w:rsidR="00000000" w:rsidDel="00000000" w:rsidP="00000000" w:rsidRDefault="00000000" w:rsidRPr="00000000" w14:paraId="000007F1">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F2">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7F3">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7F4">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5">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7F6">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7">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SHA256(Gateway Identifier) truncated to the leftmost 64 bits. The Gateway Identifier can be obtained from pre-configuration, from an ADVERTISE packet or from a GWINFO packet.</w:t>
      </w:r>
    </w:p>
    <w:p w:rsidR="00000000" w:rsidDel="00000000" w:rsidP="00000000" w:rsidRDefault="00000000" w:rsidRPr="00000000" w14:paraId="000007F8">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9">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Gateway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7FA">
      <w:pPr>
        <w:pStyle w:val="Heading3"/>
        <w:ind w:left="0" w:firstLine="0"/>
        <w:rPr/>
      </w:pPr>
      <w:bookmarkStart w:colFirst="0" w:colLast="0" w:name="_heading=h.vjl219ghlhvi" w:id="234"/>
      <w:bookmarkEnd w:id="234"/>
      <w:r w:rsidDel="00000000" w:rsidR="00000000" w:rsidRPr="00000000">
        <w:rPr>
          <w:rtl w:val="0"/>
        </w:rPr>
        <w:t xml:space="preserve">3.17.5 Random</w:t>
      </w:r>
    </w:p>
    <w:p w:rsidR="00000000" w:rsidDel="00000000" w:rsidP="00000000" w:rsidRDefault="00000000" w:rsidRPr="00000000" w14:paraId="000007FB">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7FC">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D">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3">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4">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7FE">
      <w:pPr>
        <w:pStyle w:val="Heading3"/>
        <w:ind w:left="0" w:firstLine="0"/>
        <w:rPr/>
      </w:pPr>
      <w:bookmarkStart w:colFirst="0" w:colLast="0" w:name="_heading=h.q30yx1mc4rc1" w:id="235"/>
      <w:bookmarkEnd w:id="235"/>
      <w:r w:rsidDel="00000000" w:rsidR="00000000" w:rsidRPr="00000000">
        <w:rPr>
          <w:rtl w:val="0"/>
        </w:rPr>
        <w:t xml:space="preserve">3.17.6 Cryptographic Material</w:t>
      </w:r>
    </w:p>
    <w:p w:rsidR="00000000" w:rsidDel="00000000" w:rsidP="00000000" w:rsidRDefault="00000000" w:rsidRPr="00000000" w14:paraId="000007FF">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00">
      <w:pPr>
        <w:pStyle w:val="Heading3"/>
        <w:ind w:left="0" w:firstLine="0"/>
        <w:rPr/>
      </w:pPr>
      <w:bookmarkStart w:colFirst="0" w:colLast="0" w:name="_heading=h.3y6o9vhqakro" w:id="236"/>
      <w:bookmarkEnd w:id="236"/>
      <w:r w:rsidDel="00000000" w:rsidR="00000000" w:rsidRPr="00000000">
        <w:rPr>
          <w:rtl w:val="0"/>
        </w:rPr>
        <w:t xml:space="preserve">3.17.7 Monotonic Counter</w:t>
      </w:r>
    </w:p>
    <w:p w:rsidR="00000000" w:rsidDel="00000000" w:rsidP="00000000" w:rsidRDefault="00000000" w:rsidRPr="00000000" w14:paraId="00000801">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02">
      <w:pPr>
        <w:pStyle w:val="Heading3"/>
        <w:ind w:left="0" w:firstLine="0"/>
        <w:rPr/>
      </w:pPr>
      <w:bookmarkStart w:colFirst="0" w:colLast="0" w:name="_heading=h.dovnwl46a7is" w:id="237"/>
      <w:bookmarkEnd w:id="237"/>
      <w:r w:rsidDel="00000000" w:rsidR="00000000" w:rsidRPr="00000000">
        <w:rPr>
          <w:rtl w:val="0"/>
        </w:rPr>
        <w:t xml:space="preserve">3.17.8 Protected MQTT-SN Packet</w:t>
      </w:r>
    </w:p>
    <w:p w:rsidR="00000000" w:rsidDel="00000000" w:rsidP="00000000" w:rsidRDefault="00000000" w:rsidRPr="00000000" w14:paraId="00000803">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04">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05">
      <w:pPr>
        <w:pStyle w:val="Heading3"/>
        <w:ind w:left="0" w:firstLine="0"/>
        <w:rPr/>
      </w:pPr>
      <w:bookmarkStart w:colFirst="0" w:colLast="0" w:name="_heading=h.j75p96o6vesm" w:id="238"/>
      <w:bookmarkEnd w:id="238"/>
      <w:r w:rsidDel="00000000" w:rsidR="00000000" w:rsidRPr="00000000">
        <w:rPr>
          <w:rtl w:val="0"/>
        </w:rPr>
        <w:t xml:space="preserve">3.17.9 Authentication Tag</w:t>
      </w:r>
    </w:p>
    <w:p w:rsidR="00000000" w:rsidDel="00000000" w:rsidP="00000000" w:rsidRDefault="00000000" w:rsidRPr="00000000" w14:paraId="00000806">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07">
      <w:pPr>
        <w:pStyle w:val="Heading2"/>
        <w:ind w:left="0" w:firstLine="0"/>
        <w:rPr/>
      </w:pPr>
      <w:bookmarkStart w:colFirst="0" w:colLast="0" w:name="_heading=h.1e03kqp" w:id="239"/>
      <w:bookmarkEnd w:id="239"/>
      <w:r w:rsidDel="00000000" w:rsidR="00000000" w:rsidRPr="00000000">
        <w:rPr>
          <w:rtl w:val="0"/>
        </w:rPr>
        <w:t xml:space="preserve">3.18 </w:t>
      </w:r>
      <w:sdt>
        <w:sdtPr>
          <w:tag w:val="goog_rdk_53"/>
        </w:sdtPr>
        <w:sdtContent>
          <w:commentRangeStart w:id="36"/>
        </w:sdtContent>
      </w:sdt>
      <w:r w:rsidDel="00000000" w:rsidR="00000000" w:rsidRPr="00000000">
        <w:rPr>
          <w:rtl w:val="0"/>
        </w:rPr>
        <w:t xml:space="preserve">Forwarder Encapsulation</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808">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809">
      <w:pPr>
        <w:spacing w:after="9" w:lineRule="auto"/>
        <w:ind w:left="-5" w:right="990" w:firstLine="0"/>
        <w:rPr/>
      </w:pPr>
      <w:r w:rsidDel="00000000" w:rsidR="00000000" w:rsidRPr="00000000">
        <w:rPr/>
        <w:drawing>
          <wp:inline distB="114300" distT="114300" distL="114300" distR="114300">
            <wp:extent cx="5943600" cy="2730500"/>
            <wp:effectExtent b="0" l="0" r="0" t="0"/>
            <wp:docPr id="52" name="image26.png"/>
            <a:graphic>
              <a:graphicData uri="http://schemas.openxmlformats.org/drawingml/2006/picture">
                <pic:pic>
                  <pic:nvPicPr>
                    <pic:cNvPr id="0" name="image26.png"/>
                    <pic:cNvPicPr preferRelativeResize="0"/>
                  </pic:nvPicPr>
                  <pic:blipFill>
                    <a:blip r:embed="rId9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pacing w:after="9" w:lineRule="auto"/>
        <w:ind w:left="-5" w:firstLine="0"/>
        <w:rPr/>
      </w:pPr>
      <w:r w:rsidDel="00000000" w:rsidR="00000000" w:rsidRPr="00000000">
        <w:rPr>
          <w:rtl w:val="0"/>
        </w:rPr>
        <w:t xml:space="preserve">MQTT-SN clients can also access a Gateway via a forwarder in case the gateway is not directly attached to their WSNs. The forwarder encapsulates the MQTT-SN Packets it receives from the Clients</w:t>
      </w:r>
      <w:r w:rsidDel="00000000" w:rsidR="00000000" w:rsidRPr="00000000">
        <w:rPr>
          <w:rtl w:val="0"/>
        </w:rPr>
        <w:t xml:space="preserve"> </w:t>
      </w:r>
      <w:r w:rsidDel="00000000" w:rsidR="00000000" w:rsidRPr="00000000">
        <w:rPr>
          <w:rtl w:val="0"/>
        </w:rPr>
        <w:t xml:space="preserve">and forwards them unchanged to the Gateway. In the opposite direction, it decapsulates the</w:t>
      </w:r>
      <w:r w:rsidDel="00000000" w:rsidR="00000000" w:rsidRPr="00000000">
        <w:rPr>
          <w:rtl w:val="0"/>
        </w:rPr>
        <w:t xml:space="preserve"> Packets</w:t>
      </w:r>
      <w:r w:rsidDel="00000000" w:rsidR="00000000" w:rsidRPr="00000000">
        <w:rPr>
          <w:rtl w:val="0"/>
        </w:rPr>
        <w:t xml:space="preserve"> it receives from the Gateway and sends them unchanged to the Clients.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0B">
      <w:pPr>
        <w:pStyle w:val="Heading3"/>
        <w:ind w:left="0" w:firstLine="0"/>
        <w:rPr/>
      </w:pPr>
      <w:bookmarkStart w:colFirst="0" w:colLast="0" w:name="_heading=h.3xzr3ei" w:id="240"/>
      <w:bookmarkEnd w:id="240"/>
      <w:r w:rsidDel="00000000" w:rsidR="00000000" w:rsidRPr="00000000">
        <w:rPr>
          <w:rtl w:val="0"/>
        </w:rPr>
        <w:t xml:space="preserve">3.18.1 Forwarder Encapsulation Header</w:t>
      </w:r>
    </w:p>
    <w:p w:rsidR="00000000" w:rsidDel="00000000" w:rsidP="00000000" w:rsidRDefault="00000000" w:rsidRPr="00000000" w14:paraId="0000080C">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section 2.1</w:t>
        </w:r>
      </w:hyperlink>
      <w:r w:rsidDel="00000000" w:rsidR="00000000" w:rsidRPr="00000000">
        <w:rPr>
          <w:rtl w:val="0"/>
        </w:rPr>
        <w:t xml:space="preserve"> for a detailed description.</w:t>
      </w:r>
    </w:p>
    <w:p w:rsidR="00000000" w:rsidDel="00000000" w:rsidP="00000000" w:rsidRDefault="00000000" w:rsidRPr="00000000" w14:paraId="0000080D">
      <w:pPr>
        <w:spacing w:after="174" w:before="0" w:lineRule="auto"/>
        <w:rPr/>
      </w:pPr>
      <w:r w:rsidDel="00000000" w:rsidR="00000000" w:rsidRPr="00000000">
        <w:rPr>
          <w:rtl w:val="0"/>
        </w:rPr>
        <w:t xml:space="preserve">The Length field specifies the number of bytes up to the end of the Wireless Node Identifier field, including the Length field itself.</w:t>
      </w:r>
    </w:p>
    <w:p w:rsidR="00000000" w:rsidDel="00000000" w:rsidP="00000000" w:rsidRDefault="00000000" w:rsidRPr="00000000" w14:paraId="0000080E">
      <w:pPr>
        <w:pStyle w:val="Heading3"/>
        <w:ind w:left="0" w:firstLine="0"/>
        <w:rPr/>
      </w:pPr>
      <w:bookmarkStart w:colFirst="0" w:colLast="0" w:name="_heading=h.sabnu4" w:id="241"/>
      <w:bookmarkEnd w:id="241"/>
      <w:sdt>
        <w:sdtPr>
          <w:tag w:val="goog_rdk_54"/>
        </w:sdtPr>
        <w:sdtContent>
          <w:commentRangeStart w:id="37"/>
        </w:sdtContent>
      </w:sdt>
      <w:r w:rsidDel="00000000" w:rsidR="00000000" w:rsidRPr="00000000">
        <w:rPr>
          <w:rtl w:val="0"/>
        </w:rPr>
        <w:t xml:space="preserve">3.18.2 Control Flags</w:t>
      </w:r>
    </w:p>
    <w:p w:rsidR="00000000" w:rsidDel="00000000" w:rsidP="00000000" w:rsidRDefault="00000000" w:rsidRPr="00000000" w14:paraId="0000080F">
      <w:pPr>
        <w:spacing w:after="174" w:before="0" w:lineRule="auto"/>
        <w:rPr/>
      </w:pPr>
      <w:r w:rsidDel="00000000" w:rsidR="00000000" w:rsidRPr="00000000">
        <w:rPr>
          <w:rtl w:val="0"/>
        </w:rPr>
        <w:t xml:space="preserve">The Control flags contain control information exchanged between the Gateway and the Forwarder. </w:t>
      </w:r>
    </w:p>
    <w:p w:rsidR="00000000" w:rsidDel="00000000" w:rsidP="00000000" w:rsidRDefault="00000000" w:rsidRPr="00000000" w14:paraId="00000810">
      <w:pPr>
        <w:pStyle w:val="Heading4"/>
        <w:ind w:left="0" w:firstLine="0"/>
        <w:rPr/>
      </w:pPr>
      <w:bookmarkStart w:colFirst="0" w:colLast="0" w:name="_heading=h.3c9z6hx" w:id="242"/>
      <w:bookmarkEnd w:id="242"/>
      <w:r w:rsidDel="00000000" w:rsidR="00000000" w:rsidRPr="00000000">
        <w:rPr>
          <w:rtl w:val="0"/>
        </w:rPr>
        <w:t xml:space="preserve">3.18.2.1 Radius</w:t>
      </w:r>
    </w:p>
    <w:p w:rsidR="00000000" w:rsidDel="00000000" w:rsidP="00000000" w:rsidRDefault="00000000" w:rsidRPr="00000000" w14:paraId="00000811">
      <w:pPr>
        <w:rPr/>
      </w:pPr>
      <w:commentRangeEnd w:id="37"/>
      <w:r w:rsidDel="00000000" w:rsidR="00000000" w:rsidRPr="00000000">
        <w:commentReference w:id="37"/>
      </w:r>
      <w:r w:rsidDel="00000000" w:rsidR="00000000" w:rsidRPr="00000000">
        <w:rPr>
          <w:b w:val="1"/>
          <w:rtl w:val="0"/>
        </w:rPr>
        <w:t xml:space="preserve">Position:</w:t>
      </w:r>
      <w:r w:rsidDel="00000000" w:rsidR="00000000" w:rsidRPr="00000000">
        <w:rPr>
          <w:rtl w:val="0"/>
        </w:rPr>
        <w:t xml:space="preserve"> bits 0 and 1 of the Control byte.</w:t>
      </w:r>
      <w:sdt>
        <w:sdtPr>
          <w:tag w:val="goog_rdk_55"/>
        </w:sdtPr>
        <w:sdtContent>
          <w:commentRangeStart w:id="38"/>
        </w:sdtContent>
      </w:sdt>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Transmission radius - only relevant in direction Gateway to Forwarder</w:t>
      </w:r>
      <w:commentRangeEnd w:id="38"/>
      <w:r w:rsidDel="00000000" w:rsidR="00000000" w:rsidRPr="00000000">
        <w:commentReference w:id="38"/>
      </w:r>
      <w:r w:rsidDel="00000000" w:rsidR="00000000" w:rsidRPr="00000000">
        <w:rPr>
          <w:rtl w:val="0"/>
        </w:rPr>
        <w:t xml:space="preserve">.</w:t>
      </w:r>
    </w:p>
    <w:p w:rsidR="00000000" w:rsidDel="00000000" w:rsidP="00000000" w:rsidRDefault="00000000" w:rsidRPr="00000000" w14:paraId="00000813">
      <w:pPr>
        <w:pStyle w:val="Heading3"/>
        <w:ind w:left="0" w:firstLine="0"/>
        <w:rPr/>
      </w:pPr>
      <w:bookmarkStart w:colFirst="0" w:colLast="0" w:name="_heading=h.1rf9gpq" w:id="243"/>
      <w:bookmarkEnd w:id="243"/>
      <w:r w:rsidDel="00000000" w:rsidR="00000000" w:rsidRPr="00000000">
        <w:rPr>
          <w:rtl w:val="0"/>
        </w:rPr>
        <w:t xml:space="preserve">3.18.3 Wireless Node Identifier</w:t>
      </w:r>
    </w:p>
    <w:p w:rsidR="00000000" w:rsidDel="00000000" w:rsidP="00000000" w:rsidRDefault="00000000" w:rsidRPr="00000000" w14:paraId="00000814">
      <w:pPr>
        <w:spacing w:after="174" w:before="0" w:lineRule="auto"/>
        <w:rPr/>
      </w:pPr>
      <w:r w:rsidDel="00000000" w:rsidR="00000000" w:rsidRPr="00000000">
        <w:rPr>
          <w:rtl w:val="0"/>
        </w:rPr>
        <w:t xml:space="preserve">Identifies the wireless node which has sent or should receive the encapsulated MQTT-SN packet. The mapping between this identifier and the address of the wireless node is implemented by the forwarder, if needed.</w:t>
      </w:r>
    </w:p>
    <w:p w:rsidR="00000000" w:rsidDel="00000000" w:rsidP="00000000" w:rsidRDefault="00000000" w:rsidRPr="00000000" w14:paraId="00000815">
      <w:pPr>
        <w:pStyle w:val="Heading3"/>
        <w:ind w:left="0" w:firstLine="0"/>
        <w:rPr/>
      </w:pPr>
      <w:bookmarkStart w:colFirst="0" w:colLast="0" w:name="_heading=h.4bewzdj" w:id="244"/>
      <w:bookmarkEnd w:id="244"/>
      <w:r w:rsidDel="00000000" w:rsidR="00000000" w:rsidRPr="00000000">
        <w:rPr>
          <w:rtl w:val="0"/>
        </w:rPr>
        <w:t xml:space="preserve">3.18.4 MQTT-SN Packet</w:t>
      </w:r>
    </w:p>
    <w:p w:rsidR="00000000" w:rsidDel="00000000" w:rsidP="00000000" w:rsidRDefault="00000000" w:rsidRPr="00000000" w14:paraId="00000816">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17">
      <w:pPr>
        <w:pStyle w:val="Heading2"/>
        <w:keepLines w:val="1"/>
        <w:spacing w:after="77" w:before="0" w:line="259" w:lineRule="auto"/>
        <w:ind w:left="0" w:firstLine="0"/>
        <w:rPr/>
      </w:pPr>
      <w:bookmarkStart w:colFirst="0" w:colLast="0" w:name="_heading=h.2dlolyb" w:id="245"/>
      <w:bookmarkEnd w:id="245"/>
      <w:r w:rsidDel="00000000" w:rsidR="00000000" w:rsidRPr="00000000">
        <w:rPr>
          <w:rtl w:val="0"/>
        </w:rPr>
        <w:t xml:space="preserve">3.19 </w:t>
      </w:r>
      <w:sdt>
        <w:sdtPr>
          <w:tag w:val="goog_rdk_56"/>
        </w:sdtPr>
        <w:sdtContent>
          <w:commentRangeStart w:id="39"/>
        </w:sdtContent>
      </w:sdt>
      <w:r w:rsidDel="00000000" w:rsidR="00000000" w:rsidRPr="00000000">
        <w:rPr>
          <w:rtl w:val="0"/>
        </w:rPr>
        <w:t xml:space="preserve">Gateway </w:t>
      </w:r>
      <w:commentRangeEnd w:id="39"/>
      <w:r w:rsidDel="00000000" w:rsidR="00000000" w:rsidRPr="00000000">
        <w:commentReference w:id="39"/>
      </w:r>
      <w:r w:rsidDel="00000000" w:rsidR="00000000" w:rsidRPr="00000000">
        <w:rPr>
          <w:rtl w:val="0"/>
        </w:rPr>
        <w:t xml:space="preserve">Discovery Packets</w:t>
      </w:r>
    </w:p>
    <w:p w:rsidR="00000000" w:rsidDel="00000000" w:rsidP="00000000" w:rsidRDefault="00000000" w:rsidRPr="00000000" w14:paraId="00000818">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9">
      <w:pPr>
        <w:pStyle w:val="Heading3"/>
        <w:keepLines w:val="1"/>
        <w:spacing w:after="77" w:before="0" w:line="259" w:lineRule="auto"/>
        <w:ind w:left="0" w:firstLine="0"/>
        <w:rPr/>
      </w:pPr>
      <w:bookmarkStart w:colFirst="0" w:colLast="0" w:name="_heading=h.d4gdb1y3emqv" w:id="246"/>
      <w:bookmarkEnd w:id="246"/>
      <w:r w:rsidDel="00000000" w:rsidR="00000000" w:rsidRPr="00000000">
        <w:rPr>
          <w:rtl w:val="0"/>
        </w:rPr>
        <w:t xml:space="preserve">3.19.1 </w:t>
      </w:r>
      <w:sdt>
        <w:sdtPr>
          <w:tag w:val="goog_rdk_57"/>
        </w:sdtPr>
        <w:sdtContent>
          <w:commentRangeStart w:id="40"/>
        </w:sdtContent>
      </w:sdt>
      <w:r w:rsidDel="00000000" w:rsidR="00000000" w:rsidRPr="00000000">
        <w:rPr>
          <w:rtl w:val="0"/>
        </w:rPr>
        <w:t xml:space="preserve">ADVERTISE - Gateway Advertisement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81A">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81B">
      <w:pPr>
        <w:rPr/>
      </w:pPr>
      <w:r w:rsidDel="00000000" w:rsidR="00000000" w:rsidRPr="00000000">
        <w:rPr/>
        <w:drawing>
          <wp:inline distB="114300" distT="114300" distL="114300" distR="114300">
            <wp:extent cx="5943600" cy="1295400"/>
            <wp:effectExtent b="0" l="0" r="0" t="0"/>
            <wp:docPr id="54"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1D">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1E">
      <w:pPr>
        <w:ind w:left="720" w:firstLine="0"/>
        <w:rPr/>
      </w:pPr>
      <w:r w:rsidDel="00000000" w:rsidR="00000000" w:rsidRPr="00000000">
        <w:rPr>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81F">
      <w:pPr>
        <w:pStyle w:val="Heading4"/>
        <w:ind w:left="0" w:firstLine="0"/>
        <w:rPr/>
      </w:pPr>
      <w:bookmarkStart w:colFirst="0" w:colLast="0" w:name="_heading=h.sqyw64" w:id="247"/>
      <w:bookmarkEnd w:id="247"/>
      <w:r w:rsidDel="00000000" w:rsidR="00000000" w:rsidRPr="00000000">
        <w:rPr>
          <w:rtl w:val="0"/>
        </w:rPr>
        <w:t xml:space="preserve">3.19.1.1 ADVERTISE Header</w:t>
      </w:r>
    </w:p>
    <w:p w:rsidR="00000000" w:rsidDel="00000000" w:rsidP="00000000" w:rsidRDefault="00000000" w:rsidRPr="00000000" w14:paraId="00000820">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section 2.1</w:t>
        </w:r>
      </w:hyperlink>
      <w:r w:rsidDel="00000000" w:rsidR="00000000" w:rsidRPr="00000000">
        <w:rPr>
          <w:rtl w:val="0"/>
        </w:rPr>
        <w:t xml:space="preserve"> for a detailed description.</w:t>
      </w:r>
    </w:p>
    <w:p w:rsidR="00000000" w:rsidDel="00000000" w:rsidP="00000000" w:rsidRDefault="00000000" w:rsidRPr="00000000" w14:paraId="00000821">
      <w:pPr>
        <w:pStyle w:val="Heading4"/>
        <w:ind w:left="0" w:firstLine="0"/>
        <w:rPr/>
      </w:pPr>
      <w:bookmarkStart w:colFirst="0" w:colLast="0" w:name="_heading=h.3cqmetx" w:id="248"/>
      <w:bookmarkEnd w:id="248"/>
      <w:r w:rsidDel="00000000" w:rsidR="00000000" w:rsidRPr="00000000">
        <w:rPr>
          <w:rtl w:val="0"/>
        </w:rPr>
        <w:t xml:space="preserve">3.19.1.2 Gateway Identifier</w:t>
      </w:r>
    </w:p>
    <w:p w:rsidR="00000000" w:rsidDel="00000000" w:rsidP="00000000" w:rsidRDefault="00000000" w:rsidRPr="00000000" w14:paraId="00000822">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23">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24">
      <w:pPr>
        <w:pStyle w:val="Heading4"/>
        <w:ind w:left="0" w:firstLine="0"/>
        <w:rPr/>
      </w:pPr>
      <w:bookmarkStart w:colFirst="0" w:colLast="0" w:name="_heading=h.1rvwp1q" w:id="249"/>
      <w:bookmarkEnd w:id="249"/>
      <w:r w:rsidDel="00000000" w:rsidR="00000000" w:rsidRPr="00000000">
        <w:rPr>
          <w:rtl w:val="0"/>
        </w:rPr>
        <w:t xml:space="preserve">3.19.1.3 Duration</w:t>
      </w:r>
    </w:p>
    <w:p w:rsidR="00000000" w:rsidDel="00000000" w:rsidP="00000000" w:rsidRDefault="00000000" w:rsidRPr="00000000" w14:paraId="00000825">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26">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27">
      <w:pPr>
        <w:pStyle w:val="Heading3"/>
        <w:keepLines w:val="1"/>
        <w:spacing w:after="77" w:before="0" w:line="259" w:lineRule="auto"/>
        <w:ind w:left="0" w:firstLine="0"/>
        <w:rPr/>
      </w:pPr>
      <w:bookmarkStart w:colFirst="0" w:colLast="0" w:name="_heading=h.4bvk7pj" w:id="250"/>
      <w:bookmarkEnd w:id="250"/>
      <w:r w:rsidDel="00000000" w:rsidR="00000000" w:rsidRPr="00000000">
        <w:rPr>
          <w:rtl w:val="0"/>
        </w:rPr>
        <w:t xml:space="preserve">3.19.2 </w:t>
      </w:r>
      <w:sdt>
        <w:sdtPr>
          <w:tag w:val="goog_rdk_58"/>
        </w:sdtPr>
        <w:sdtContent>
          <w:commentRangeStart w:id="41"/>
        </w:sdtContent>
      </w:sdt>
      <w:r w:rsidDel="00000000" w:rsidR="00000000" w:rsidRPr="00000000">
        <w:rPr>
          <w:rtl w:val="0"/>
        </w:rPr>
        <w:t xml:space="preserve">SEARCHGW - Search for A Gateway</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828">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829">
      <w:pPr>
        <w:rPr/>
      </w:pPr>
      <w:r w:rsidDel="00000000" w:rsidR="00000000" w:rsidRPr="00000000">
        <w:rPr/>
        <w:drawing>
          <wp:inline distB="114300" distT="114300" distL="114300" distR="114300">
            <wp:extent cx="5943600" cy="876300"/>
            <wp:effectExtent b="0" l="0" r="0" t="0"/>
            <wp:docPr id="26" name="image4.png"/>
            <a:graphic>
              <a:graphicData uri="http://schemas.openxmlformats.org/drawingml/2006/picture">
                <pic:pic>
                  <pic:nvPicPr>
                    <pic:cNvPr id="0" name="image4.png"/>
                    <pic:cNvPicPr preferRelativeResize="0"/>
                  </pic:nvPicPr>
                  <pic:blipFill>
                    <a:blip r:embed="rId9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The SEARCHGW packet is sent by a client when it searches for a </w:t>
      </w:r>
      <w:r w:rsidDel="00000000" w:rsidR="00000000" w:rsidRPr="00000000">
        <w:rPr>
          <w:color w:val="000000"/>
          <w:rtl w:val="0"/>
        </w:rPr>
        <w:t xml:space="preserve">Gateway</w:t>
      </w:r>
      <w:r w:rsidDel="00000000" w:rsidR="00000000" w:rsidRPr="00000000">
        <w:rPr>
          <w:rtl w:val="0"/>
        </w:rPr>
        <w:t xml:space="preserve">. The transmission radius of the SEARCHGW is limited and depends on the density of the clients’ deployment. For instance only </w:t>
      </w:r>
      <w:sdt>
        <w:sdtPr>
          <w:tag w:val="goog_rdk_59"/>
        </w:sdtPr>
        <w:sdtContent>
          <w:commentRangeStart w:id="42"/>
        </w:sdtContent>
      </w:sdt>
      <w:r w:rsidDel="00000000" w:rsidR="00000000" w:rsidRPr="00000000">
        <w:rPr>
          <w:rtl w:val="0"/>
        </w:rPr>
        <w:t xml:space="preserve">1-hop </w:t>
      </w:r>
      <w:commentRangeEnd w:id="42"/>
      <w:r w:rsidDel="00000000" w:rsidR="00000000" w:rsidRPr="00000000">
        <w:commentReference w:id="42"/>
      </w:r>
      <w:r w:rsidDel="00000000" w:rsidR="00000000" w:rsidRPr="00000000">
        <w:rPr>
          <w:rtl w:val="0"/>
        </w:rPr>
        <w:t xml:space="preserve">transmission in case of a very dense network in which every MQTT-SN client is reachable from each other within 1-hop transmission.</w:t>
      </w:r>
    </w:p>
    <w:p w:rsidR="00000000" w:rsidDel="00000000" w:rsidP="00000000" w:rsidRDefault="00000000" w:rsidRPr="00000000" w14:paraId="0000082B">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C">
      <w:pPr>
        <w:ind w:left="720" w:firstLine="0"/>
        <w:rPr/>
      </w:pPr>
      <w:r w:rsidDel="00000000" w:rsidR="00000000" w:rsidRPr="00000000">
        <w:rPr>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82D">
      <w:pPr>
        <w:pStyle w:val="Heading4"/>
        <w:ind w:left="0" w:firstLine="0"/>
        <w:rPr/>
      </w:pPr>
      <w:bookmarkStart w:colFirst="0" w:colLast="0" w:name="_heading=h.2r0uhxc" w:id="251"/>
      <w:bookmarkEnd w:id="251"/>
      <w:r w:rsidDel="00000000" w:rsidR="00000000" w:rsidRPr="00000000">
        <w:rPr>
          <w:rtl w:val="0"/>
        </w:rPr>
        <w:t xml:space="preserve">3.19.2.1 SEARCHGW Header</w:t>
      </w:r>
    </w:p>
    <w:p w:rsidR="00000000" w:rsidDel="00000000" w:rsidP="00000000" w:rsidRDefault="00000000" w:rsidRPr="00000000" w14:paraId="0000082E">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section 2.1</w:t>
        </w:r>
      </w:hyperlink>
      <w:r w:rsidDel="00000000" w:rsidR="00000000" w:rsidRPr="00000000">
        <w:rPr>
          <w:rtl w:val="0"/>
        </w:rPr>
        <w:t xml:space="preserve"> for a detailed description.</w:t>
      </w:r>
    </w:p>
    <w:p w:rsidR="00000000" w:rsidDel="00000000" w:rsidP="00000000" w:rsidRDefault="00000000" w:rsidRPr="00000000" w14:paraId="0000082F">
      <w:pPr>
        <w:pStyle w:val="Heading4"/>
        <w:ind w:left="0" w:firstLine="0"/>
        <w:rPr/>
      </w:pPr>
      <w:bookmarkStart w:colFirst="0" w:colLast="0" w:name="_heading=h.1664s55" w:id="252"/>
      <w:bookmarkEnd w:id="252"/>
      <w:r w:rsidDel="00000000" w:rsidR="00000000" w:rsidRPr="00000000">
        <w:rPr>
          <w:rtl w:val="0"/>
        </w:rPr>
        <w:t xml:space="preserve">3.19.2.2 Radius</w:t>
      </w:r>
    </w:p>
    <w:p w:rsidR="00000000" w:rsidDel="00000000" w:rsidP="00000000" w:rsidRDefault="00000000" w:rsidRPr="00000000" w14:paraId="00000830">
      <w:pPr>
        <w:spacing w:after="306" w:lineRule="auto"/>
        <w:rPr/>
      </w:pPr>
      <w:r w:rsidDel="00000000" w:rsidR="00000000" w:rsidRPr="00000000">
        <w:rPr>
          <w:rtl w:val="0"/>
        </w:rPr>
        <w:t xml:space="preserve">The transmission radius is also indicated to the underlying network layer when MQTT-SN gives this packet for transmission.</w:t>
      </w:r>
    </w:p>
    <w:p w:rsidR="00000000" w:rsidDel="00000000" w:rsidP="00000000" w:rsidRDefault="00000000" w:rsidRPr="00000000" w14:paraId="00000831">
      <w:pPr>
        <w:spacing w:after="306" w:lineRule="auto"/>
        <w:rPr>
          <w:highlight w:val="yellow"/>
        </w:rPr>
      </w:pPr>
      <w:r w:rsidDel="00000000" w:rsidR="00000000" w:rsidRPr="00000000">
        <w:rPr>
          <w:highlight w:val="yellow"/>
          <w:rtl w:val="0"/>
        </w:rPr>
        <w:t xml:space="preserve">A Client or a Gateway MUST NOT forward the SEARCHGW packet received if the Radius value is 0.</w:t>
      </w:r>
    </w:p>
    <w:p w:rsidR="00000000" w:rsidDel="00000000" w:rsidP="00000000" w:rsidRDefault="00000000" w:rsidRPr="00000000" w14:paraId="00000832">
      <w:pPr>
        <w:spacing w:after="306" w:lineRule="auto"/>
        <w:rPr>
          <w:highlight w:val="yellow"/>
        </w:rPr>
      </w:pPr>
      <w:r w:rsidDel="00000000" w:rsidR="00000000" w:rsidRPr="00000000">
        <w:rPr>
          <w:highlight w:val="yellow"/>
          <w:rtl w:val="0"/>
        </w:rPr>
        <w:t xml:space="preserve">If a Client or a Gateway forwards the SEARCHGW packet received, it MUST reduce the Radius value by 1.</w:t>
      </w:r>
    </w:p>
    <w:p w:rsidR="00000000" w:rsidDel="00000000" w:rsidP="00000000" w:rsidRDefault="00000000" w:rsidRPr="00000000" w14:paraId="00000833">
      <w:pPr>
        <w:pStyle w:val="Heading3"/>
        <w:keepLines w:val="1"/>
        <w:spacing w:after="77" w:before="0" w:line="259" w:lineRule="auto"/>
        <w:ind w:left="0" w:firstLine="0"/>
        <w:rPr/>
      </w:pPr>
      <w:bookmarkStart w:colFirst="0" w:colLast="0" w:name="_heading=h.3q5sasy" w:id="253"/>
      <w:bookmarkEnd w:id="253"/>
      <w:r w:rsidDel="00000000" w:rsidR="00000000" w:rsidRPr="00000000">
        <w:rPr>
          <w:rtl w:val="0"/>
        </w:rPr>
        <w:t xml:space="preserve">3.19.3 </w:t>
      </w:r>
      <w:sdt>
        <w:sdtPr>
          <w:tag w:val="goog_rdk_60"/>
        </w:sdtPr>
        <w:sdtContent>
          <w:commentRangeStart w:id="43"/>
        </w:sdtContent>
      </w:sdt>
      <w:r w:rsidDel="00000000" w:rsidR="00000000" w:rsidRPr="00000000">
        <w:rPr>
          <w:rtl w:val="0"/>
        </w:rPr>
        <w:t xml:space="preserve">GWINFO - Gateway Information</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834">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835">
      <w:pPr>
        <w:rPr/>
      </w:pPr>
      <w:r w:rsidDel="00000000" w:rsidR="00000000" w:rsidRPr="00000000">
        <w:rPr/>
        <w:drawing>
          <wp:inline distB="114300" distT="114300" distL="114300" distR="114300">
            <wp:extent cx="5943600" cy="1587500"/>
            <wp:effectExtent b="0" l="0" r="0" t="0"/>
            <wp:docPr id="63" name="image39.png"/>
            <a:graphic>
              <a:graphicData uri="http://schemas.openxmlformats.org/drawingml/2006/picture">
                <pic:pic>
                  <pic:nvPicPr>
                    <pic:cNvPr id="0" name="image39.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The GWINFO packet is sent as response to a SEARCHGW packet with the radius as indicated in the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37">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38">
      <w:pPr>
        <w:ind w:left="720" w:firstLine="0"/>
        <w:rPr>
          <w:shd w:fill="fff2cc" w:val="clear"/>
        </w:rPr>
      </w:pPr>
      <w:r w:rsidDel="00000000" w:rsidR="00000000" w:rsidRPr="00000000">
        <w:rPr>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839">
      <w:pPr>
        <w:pStyle w:val="Heading4"/>
        <w:ind w:left="0" w:firstLine="0"/>
        <w:rPr/>
      </w:pPr>
      <w:bookmarkStart w:colFirst="0" w:colLast="0" w:name="_heading=h.25b2l0r" w:id="254"/>
      <w:bookmarkEnd w:id="254"/>
      <w:r w:rsidDel="00000000" w:rsidR="00000000" w:rsidRPr="00000000">
        <w:rPr>
          <w:rtl w:val="0"/>
        </w:rPr>
        <w:t xml:space="preserve">3.19.3.1 GWINFO Header</w:t>
      </w:r>
    </w:p>
    <w:p w:rsidR="00000000" w:rsidDel="00000000" w:rsidP="00000000" w:rsidRDefault="00000000" w:rsidRPr="00000000" w14:paraId="0000083A">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section 2.1</w:t>
        </w:r>
      </w:hyperlink>
      <w:r w:rsidDel="00000000" w:rsidR="00000000" w:rsidRPr="00000000">
        <w:rPr>
          <w:rtl w:val="0"/>
        </w:rPr>
        <w:t xml:space="preserve"> for a detailed description.</w:t>
      </w:r>
    </w:p>
    <w:p w:rsidR="00000000" w:rsidDel="00000000" w:rsidP="00000000" w:rsidRDefault="00000000" w:rsidRPr="00000000" w14:paraId="0000083B">
      <w:pPr>
        <w:pStyle w:val="Heading4"/>
        <w:ind w:left="0" w:firstLine="0"/>
        <w:rPr/>
      </w:pPr>
      <w:bookmarkStart w:colFirst="0" w:colLast="0" w:name="_heading=h.kgcv8k" w:id="255"/>
      <w:bookmarkEnd w:id="255"/>
      <w:r w:rsidDel="00000000" w:rsidR="00000000" w:rsidRPr="00000000">
        <w:rPr>
          <w:rtl w:val="0"/>
        </w:rPr>
        <w:t xml:space="preserve">3.19.3.2 Gateway Identifier</w:t>
      </w:r>
    </w:p>
    <w:p w:rsidR="00000000" w:rsidDel="00000000" w:rsidP="00000000" w:rsidRDefault="00000000" w:rsidRPr="00000000" w14:paraId="0000083C">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3D">
      <w:pPr>
        <w:pStyle w:val="Heading4"/>
        <w:ind w:left="0" w:firstLine="0"/>
        <w:rPr/>
      </w:pPr>
      <w:bookmarkStart w:colFirst="0" w:colLast="0" w:name="_heading=h.34g0dwd" w:id="256"/>
      <w:bookmarkEnd w:id="256"/>
      <w:r w:rsidDel="00000000" w:rsidR="00000000" w:rsidRPr="00000000">
        <w:rPr>
          <w:rtl w:val="0"/>
        </w:rPr>
        <w:t xml:space="preserve">3.19.3.3 Gateway Address</w:t>
      </w:r>
    </w:p>
    <w:p w:rsidR="00000000" w:rsidDel="00000000" w:rsidP="00000000" w:rsidRDefault="00000000" w:rsidRPr="00000000" w14:paraId="0000083E">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3F">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40">
      <w:pPr>
        <w:spacing w:line="276" w:lineRule="auto"/>
        <w:ind w:left="0" w:firstLine="0"/>
        <w:rPr>
          <w:color w:val="222222"/>
        </w:rPr>
      </w:pPr>
      <w:r w:rsidDel="00000000" w:rsidR="00000000" w:rsidRPr="00000000">
        <w:rPr>
          <w:rtl w:val="0"/>
        </w:rPr>
      </w:r>
    </w:p>
    <w:p w:rsidR="00000000" w:rsidDel="00000000" w:rsidP="00000000" w:rsidRDefault="00000000" w:rsidRPr="00000000" w14:paraId="00000841">
      <w:pPr>
        <w:pStyle w:val="Heading1"/>
        <w:ind w:left="0" w:firstLine="0"/>
        <w:rPr>
          <w:rFonts w:ascii="Arial" w:cs="Arial" w:eastAsia="Arial" w:hAnsi="Arial"/>
        </w:rPr>
      </w:pPr>
      <w:bookmarkStart w:colFirst="0" w:colLast="0" w:name="_heading=h.2qk79lc" w:id="257"/>
      <w:bookmarkEnd w:id="25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42">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43">
      <w:pPr>
        <w:pStyle w:val="Heading2"/>
        <w:keepLines w:val="1"/>
        <w:spacing w:after="64" w:before="0" w:line="259" w:lineRule="auto"/>
        <w:ind w:left="0" w:firstLine="0"/>
        <w:rPr>
          <w:rFonts w:ascii="Arial" w:cs="Arial" w:eastAsia="Arial" w:hAnsi="Arial"/>
        </w:rPr>
      </w:pPr>
      <w:bookmarkStart w:colFirst="0" w:colLast="0" w:name="_heading=h.21od6so" w:id="258"/>
      <w:bookmarkEnd w:id="258"/>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44">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45">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46">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47">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48">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49">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A">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4B">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4C">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4D">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4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4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5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5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52">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53">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54">
      <w:pPr>
        <w:pStyle w:val="Heading3"/>
        <w:keepNext w:val="0"/>
        <w:pBdr>
          <w:top w:color="auto" w:space="0" w:sz="0" w:val="none"/>
        </w:pBdr>
        <w:spacing w:after="80" w:before="280" w:lineRule="auto"/>
        <w:ind w:left="0" w:right="0" w:firstLine="0"/>
        <w:rPr/>
      </w:pPr>
      <w:bookmarkStart w:colFirst="0" w:colLast="0" w:name="_heading=h.nasxg3iedd75" w:id="259"/>
      <w:bookmarkEnd w:id="259"/>
      <w:r w:rsidDel="00000000" w:rsidR="00000000" w:rsidRPr="00000000">
        <w:rPr>
          <w:rtl w:val="0"/>
        </w:rPr>
        <w:t xml:space="preserve">4.1.1 Storing Session State</w:t>
      </w:r>
    </w:p>
    <w:p w:rsidR="00000000" w:rsidDel="00000000" w:rsidP="00000000" w:rsidRDefault="00000000" w:rsidRPr="00000000" w14:paraId="00000855">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56">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57">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58">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59">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5A">
      <w:pPr>
        <w:pStyle w:val="Heading3"/>
        <w:keepLines w:val="1"/>
        <w:spacing w:after="64" w:before="0" w:line="259" w:lineRule="auto"/>
        <w:ind w:left="0" w:firstLine="0"/>
        <w:rPr/>
      </w:pPr>
      <w:bookmarkStart w:colFirst="0" w:colLast="0" w:name="_heading=h.434ayfz" w:id="260"/>
      <w:bookmarkEnd w:id="260"/>
      <w:r w:rsidDel="00000000" w:rsidR="00000000" w:rsidRPr="00000000">
        <w:rPr>
          <w:rtl w:val="0"/>
        </w:rPr>
        <w:t xml:space="preserve">4.1.2 Session Establishment</w:t>
      </w:r>
    </w:p>
    <w:p w:rsidR="00000000" w:rsidDel="00000000" w:rsidP="00000000" w:rsidRDefault="00000000" w:rsidRPr="00000000" w14:paraId="0000085B">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gateway that authentication interactions, with the AUTH packet, should take place.</w:t>
      </w:r>
    </w:p>
    <w:p w:rsidR="00000000" w:rsidDel="00000000" w:rsidP="00000000" w:rsidRDefault="00000000" w:rsidRPr="00000000" w14:paraId="0000085D">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5E">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2" name="image12.png"/>
            <a:graphic>
              <a:graphicData uri="http://schemas.openxmlformats.org/drawingml/2006/picture">
                <pic:pic>
                  <pic:nvPicPr>
                    <pic:cNvPr id="0" name="image12.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60">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4"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can not accept the CONNECT request the Gateway returns a CONNACK packet with the rejection Reason Code.</w:t>
      </w:r>
    </w:p>
    <w:p w:rsidR="00000000" w:rsidDel="00000000" w:rsidP="00000000" w:rsidRDefault="00000000" w:rsidRPr="00000000" w14:paraId="00000862">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63">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64">
      <w:pPr>
        <w:pStyle w:val="Heading2"/>
        <w:keepLines w:val="1"/>
        <w:spacing w:after="64" w:before="0" w:line="259" w:lineRule="auto"/>
        <w:ind w:left="0" w:firstLine="0"/>
        <w:rPr>
          <w:rFonts w:ascii="Arial" w:cs="Arial" w:eastAsia="Arial" w:hAnsi="Arial"/>
        </w:rPr>
      </w:pPr>
      <w:bookmarkStart w:colFirst="0" w:colLast="0" w:name="_heading=h.fc1j1f7dq6oy" w:id="261"/>
      <w:bookmarkEnd w:id="261"/>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65">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sz w:val="22"/>
          <w:szCs w:val="22"/>
          <w:rtl w:val="0"/>
        </w:rPr>
        <w:t xml:space="preserve">multicast </w:t>
      </w:r>
      <w:r w:rsidDel="00000000" w:rsidR="00000000" w:rsidRPr="00000000">
        <w:rPr>
          <w:sz w:val="22"/>
          <w:szCs w:val="22"/>
          <w:rtl w:val="0"/>
        </w:rPr>
        <w:t xml:space="preserve">Packets from a Client to more than one Gateway, and from a Gateway to more than one Client.</w:t>
      </w:r>
    </w:p>
    <w:p w:rsidR="00000000" w:rsidDel="00000000" w:rsidP="00000000" w:rsidRDefault="00000000" w:rsidRPr="00000000" w14:paraId="00000866">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67">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68">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69">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6A">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6B">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6C">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6D">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6E">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6F">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70">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7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72">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73">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74">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75">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76">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77">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78">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79">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A">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tag w:val="goog_rdk_61"/>
        </w:sdtPr>
        <w:sdtContent>
          <w:commentRangeStart w:id="44"/>
        </w:sdtContent>
      </w:sdt>
      <w:sdt>
        <w:sdtPr>
          <w:tag w:val="goog_rdk_62"/>
        </w:sdtPr>
        <w:sdtContent>
          <w:commentRangeStart w:id="45"/>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8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7C">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7D">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7E">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7F">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8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81">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82">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83">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84">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85">
      <w:pPr>
        <w:pStyle w:val="Heading2"/>
        <w:keepLines w:val="1"/>
        <w:spacing w:after="64" w:before="0" w:line="259" w:lineRule="auto"/>
        <w:ind w:left="0" w:firstLine="0"/>
        <w:rPr>
          <w:rFonts w:ascii="Arial" w:cs="Arial" w:eastAsia="Arial" w:hAnsi="Arial"/>
        </w:rPr>
      </w:pPr>
      <w:bookmarkStart w:colFirst="0" w:colLast="0" w:name="_heading=h.2i9l8ns" w:id="262"/>
      <w:bookmarkEnd w:id="26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8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Gateway being the receiver, or the role of the sender can be taken by the Server with the Client being the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87">
      <w:pPr>
        <w:pStyle w:val="Heading3"/>
        <w:ind w:left="0" w:firstLine="0"/>
        <w:rPr/>
      </w:pPr>
      <w:bookmarkStart w:colFirst="0" w:colLast="0" w:name="_heading=h.be76rdrlcegt" w:id="263"/>
      <w:bookmarkEnd w:id="26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88">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8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8A">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8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8C">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8D">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8E">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8F">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90">
      <w:pPr>
        <w:pStyle w:val="Heading3"/>
        <w:ind w:left="0" w:firstLine="0"/>
        <w:rPr>
          <w:rFonts w:ascii="Arial" w:cs="Arial" w:eastAsia="Arial" w:hAnsi="Arial"/>
        </w:rPr>
      </w:pPr>
      <w:bookmarkStart w:colFirst="0" w:colLast="0" w:name="_heading=h.xevivl" w:id="264"/>
      <w:bookmarkEnd w:id="26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9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92">
      <w:pPr>
        <w:spacing w:line="276" w:lineRule="auto"/>
        <w:rPr>
          <w:rFonts w:ascii="Arial" w:cs="Arial" w:eastAsia="Arial" w:hAnsi="Arial"/>
          <w:sz w:val="22"/>
          <w:szCs w:val="22"/>
        </w:rPr>
      </w:pPr>
      <w:bookmarkStart w:colFirst="0" w:colLast="0" w:name="_heading=h.3hej1je" w:id="265"/>
      <w:bookmarkEnd w:id="26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93">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94">
      <w:pPr>
        <w:spacing w:line="276" w:lineRule="auto"/>
        <w:rPr>
          <w:rFonts w:ascii="Arial" w:cs="Arial" w:eastAsia="Arial" w:hAnsi="Arial"/>
          <w:sz w:val="22"/>
          <w:szCs w:val="22"/>
        </w:rPr>
      </w:pPr>
      <w:bookmarkStart w:colFirst="0" w:colLast="0" w:name="_heading=h.1wjtbr7" w:id="266"/>
      <w:bookmarkEnd w:id="26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95">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96">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97">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98">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089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089A">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9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C">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9F">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A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2">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A3">
      <w:pPr>
        <w:pStyle w:val="Heading3"/>
        <w:ind w:left="0" w:firstLine="0"/>
        <w:rPr>
          <w:rFonts w:ascii="Arial" w:cs="Arial" w:eastAsia="Arial" w:hAnsi="Arial"/>
        </w:rPr>
      </w:pPr>
      <w:bookmarkStart w:colFirst="0" w:colLast="0" w:name="_heading=h.1au1eum" w:id="267"/>
      <w:bookmarkEnd w:id="26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A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A5">
      <w:pPr>
        <w:spacing w:line="276" w:lineRule="auto"/>
        <w:rPr>
          <w:rFonts w:ascii="Arial" w:cs="Arial" w:eastAsia="Arial" w:hAnsi="Arial"/>
          <w:sz w:val="22"/>
          <w:szCs w:val="22"/>
        </w:rPr>
      </w:pPr>
      <w:bookmarkStart w:colFirst="0" w:colLast="0" w:name="_heading=h.3utoxif" w:id="268"/>
      <w:bookmarkEnd w:id="26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A6">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A7">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A8">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A9">
      <w:pPr>
        <w:spacing w:line="276" w:lineRule="auto"/>
        <w:rPr>
          <w:rFonts w:ascii="Arial" w:cs="Arial" w:eastAsia="Arial" w:hAnsi="Arial"/>
          <w:sz w:val="22"/>
          <w:szCs w:val="22"/>
          <w:highlight w:val="yellow"/>
        </w:rPr>
      </w:pPr>
      <w:bookmarkStart w:colFirst="0" w:colLast="0" w:name="_heading=h.29yz7q8" w:id="269"/>
      <w:bookmarkEnd w:id="26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AA">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AB">
      <w:pPr>
        <w:spacing w:line="276" w:lineRule="auto"/>
        <w:rPr>
          <w:rFonts w:ascii="Arial" w:cs="Arial" w:eastAsia="Arial" w:hAnsi="Arial"/>
          <w:sz w:val="22"/>
          <w:szCs w:val="22"/>
        </w:rPr>
      </w:pPr>
      <w:bookmarkStart w:colFirst="0" w:colLast="0" w:name="_heading=h.p49hy1" w:id="270"/>
      <w:bookmarkEnd w:id="27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AC">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AD">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AE">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AF">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08B0">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08B1">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B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4">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5">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B6">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B7">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A">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C">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BD">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BE">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B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C0">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C1">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C2">
      <w:pPr>
        <w:pStyle w:val="Heading3"/>
        <w:ind w:left="0" w:firstLine="0"/>
        <w:rPr>
          <w:rFonts w:ascii="Arial" w:cs="Arial" w:eastAsia="Arial" w:hAnsi="Arial"/>
        </w:rPr>
      </w:pPr>
      <w:bookmarkStart w:colFirst="0" w:colLast="0" w:name="_heading=h.1o97atn" w:id="271"/>
      <w:bookmarkEnd w:id="27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C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C4">
      <w:pPr>
        <w:spacing w:line="276" w:lineRule="auto"/>
        <w:rPr>
          <w:rFonts w:ascii="Arial" w:cs="Arial" w:eastAsia="Arial" w:hAnsi="Arial"/>
          <w:sz w:val="22"/>
          <w:szCs w:val="22"/>
        </w:rPr>
      </w:pPr>
      <w:bookmarkStart w:colFirst="0" w:colLast="0" w:name="_heading=h.488uthg" w:id="272"/>
      <w:bookmarkEnd w:id="27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5">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C6">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C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deliver a PUBLISH packet for the first time</w:t>
      </w:r>
    </w:p>
    <w:p w:rsidR="00000000" w:rsidDel="00000000" w:rsidP="00000000" w:rsidRDefault="00000000" w:rsidRPr="00000000" w14:paraId="000008C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re-deliver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C9">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A">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CB">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CC">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C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CE">
      <w:pPr>
        <w:spacing w:line="276" w:lineRule="auto"/>
        <w:rPr>
          <w:rFonts w:ascii="Arial" w:cs="Arial" w:eastAsia="Arial" w:hAnsi="Arial"/>
          <w:b w:val="1"/>
          <w:color w:val="000000"/>
          <w:sz w:val="22"/>
          <w:szCs w:val="22"/>
        </w:rPr>
      </w:pPr>
      <w:bookmarkStart w:colFirst="0" w:colLast="0" w:name="_heading=h.2ne53p9" w:id="273"/>
      <w:bookmarkEnd w:id="27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CF">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D0">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1">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2">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D3">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D4">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8F6">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C">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D">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F">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00">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01">
      <w:pPr>
        <w:pStyle w:val="Heading2"/>
        <w:ind w:left="0" w:firstLine="0"/>
        <w:rPr/>
      </w:pPr>
      <w:bookmarkStart w:colFirst="0" w:colLast="0" w:name="_heading=h.6udnv5yl5cv5" w:id="274"/>
      <w:bookmarkEnd w:id="274"/>
      <w:r w:rsidDel="00000000" w:rsidR="00000000" w:rsidRPr="00000000">
        <w:rPr>
          <w:rtl w:val="0"/>
        </w:rPr>
        <w:t xml:space="preserve">4.4 Packet delivery retry</w:t>
      </w:r>
    </w:p>
    <w:p w:rsidR="00000000" w:rsidDel="00000000" w:rsidP="00000000" w:rsidRDefault="00000000" w:rsidRPr="00000000" w14:paraId="0000090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03">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04">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0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06">
      <w:pPr>
        <w:pStyle w:val="Heading3"/>
        <w:ind w:left="0" w:firstLine="0"/>
        <w:rPr/>
      </w:pPr>
      <w:bookmarkStart w:colFirst="0" w:colLast="0" w:name="_heading=h.kc8msbstg9e" w:id="275"/>
      <w:bookmarkEnd w:id="275"/>
      <w:r w:rsidDel="00000000" w:rsidR="00000000" w:rsidRPr="00000000">
        <w:rPr>
          <w:rtl w:val="0"/>
        </w:rPr>
        <w:t xml:space="preserve">4.4.1 Virtual Connection End</w:t>
      </w:r>
    </w:p>
    <w:p w:rsidR="00000000" w:rsidDel="00000000" w:rsidP="00000000" w:rsidRDefault="00000000" w:rsidRPr="00000000" w14:paraId="00000907">
      <w:pPr>
        <w:spacing w:after="240" w:before="240" w:line="276" w:lineRule="auto"/>
        <w:ind w:left="0" w:right="0" w:firstLine="0"/>
        <w:rPr>
          <w:rFonts w:ascii="Arial" w:cs="Arial" w:eastAsia="Arial" w:hAnsi="Arial"/>
          <w:sz w:val="22"/>
          <w:szCs w:val="22"/>
          <w:highlight w:val="yellow"/>
        </w:rPr>
      </w:pPr>
      <w:sdt>
        <w:sdtPr>
          <w:tag w:val="goog_rdk_63"/>
        </w:sdtPr>
        <w:sdtContent>
          <w:commentRangeStart w:id="46"/>
        </w:sdtContent>
      </w:sdt>
      <w:r w:rsidDel="00000000" w:rsidR="00000000" w:rsidRPr="00000000">
        <w:rPr>
          <w:rFonts w:ascii="Arial" w:cs="Arial" w:eastAsia="Arial" w:hAnsi="Arial"/>
          <w:sz w:val="22"/>
          <w:szCs w:val="22"/>
          <w:highlight w:val="yellow"/>
          <w:rtl w:val="0"/>
        </w:rPr>
        <w:t xml:space="preserve">When</w:t>
      </w:r>
      <w:commentRangeEnd w:id="46"/>
      <w:r w:rsidDel="00000000" w:rsidR="00000000" w:rsidRPr="00000000">
        <w:commentReference w:id="46"/>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0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re-deliver or retransmit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0A">
      <w:pPr>
        <w:pStyle w:val="Heading3"/>
        <w:keepLines w:val="1"/>
        <w:spacing w:after="64" w:before="0" w:line="259" w:lineRule="auto"/>
        <w:ind w:left="0" w:firstLine="0"/>
        <w:rPr/>
      </w:pPr>
      <w:bookmarkStart w:colFirst="0" w:colLast="0" w:name="_heading=h.17nz8yj" w:id="276"/>
      <w:bookmarkEnd w:id="276"/>
      <w:r w:rsidDel="00000000" w:rsidR="00000000" w:rsidRPr="00000000">
        <w:rPr>
          <w:rtl w:val="0"/>
        </w:rPr>
        <w:t xml:space="preserve">4.4.2 Unacknowledged Packets</w:t>
      </w:r>
    </w:p>
    <w:p w:rsidR="00000000" w:rsidDel="00000000" w:rsidP="00000000" w:rsidRDefault="00000000" w:rsidRPr="00000000" w14:paraId="000009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Gateways may also resend any packets for which a response is expected, but not received.</w:t>
      </w:r>
    </w:p>
    <w:p w:rsidR="00000000" w:rsidDel="00000000" w:rsidP="00000000" w:rsidRDefault="00000000" w:rsidRPr="00000000" w14:paraId="0000090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90D">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90E">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90F">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10">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11">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12">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13">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14">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15">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w:t>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kets:</w:t>
      </w:r>
    </w:p>
    <w:p w:rsidR="00000000" w:rsidDel="00000000" w:rsidP="00000000" w:rsidRDefault="00000000" w:rsidRPr="00000000" w14:paraId="00000918">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19">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sdt>
        <w:sdtPr>
          <w:tag w:val="goog_rdk_64"/>
        </w:sdtPr>
        <w:sdtContent>
          <w:commentRangeStart w:id="47"/>
        </w:sdtContent>
      </w:sdt>
      <w:r w:rsidDel="00000000" w:rsidR="00000000" w:rsidRPr="00000000">
        <w:rPr>
          <w:rFonts w:ascii="Arial" w:cs="Arial" w:eastAsia="Arial" w:hAnsi="Arial"/>
          <w:sz w:val="22"/>
          <w:szCs w:val="22"/>
          <w:rtl w:val="0"/>
        </w:rPr>
        <w:t xml:space="preserve">After another retry</w:t>
      </w:r>
      <w:commentRangeEnd w:id="47"/>
      <w:r w:rsidDel="00000000" w:rsidR="00000000" w:rsidRPr="00000000">
        <w:commentReference w:id="47"/>
      </w:r>
      <w:r w:rsidDel="00000000" w:rsidR="00000000" w:rsidRPr="00000000">
        <w:rPr>
          <w:rFonts w:ascii="Arial" w:cs="Arial" w:eastAsia="Arial" w:hAnsi="Arial"/>
          <w:sz w:val="22"/>
          <w:szCs w:val="22"/>
          <w:rtl w:val="0"/>
        </w:rPr>
        <w:t xml:space="preserve"> interval has passed without a response, it is deemed that there is no response.</w:t>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tag w:val="goog_rdk_65"/>
        </w:sdtPr>
        <w:sdtContent>
          <w:commentRangeStart w:id="48"/>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sdt>
        <w:sdtPr>
          <w:tag w:val="goog_rdk_66"/>
        </w:sdtPr>
        <w:sdtContent>
          <w:commentRangeStart w:id="49"/>
        </w:sdtContent>
      </w:sdt>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sz w:val="22"/>
          <w:szCs w:val="22"/>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3.14 PINGREQ</w:t>
        </w:r>
      </w:hyperlink>
      <w:r w:rsidDel="00000000" w:rsidR="00000000" w:rsidRPr="00000000">
        <w:rPr>
          <w:rFonts w:ascii="Arial" w:cs="Arial" w:eastAsia="Arial" w:hAnsi="Arial"/>
          <w:rtl w:val="0"/>
        </w:rPr>
        <w:t xml:space="preserve"> can </w:t>
      </w:r>
      <w:sdt>
        <w:sdtPr>
          <w:tag w:val="goog_rdk_67"/>
        </w:sdtPr>
        <w:sdtContent>
          <w:commentRangeStart w:id="50"/>
        </w:sdtContent>
      </w:sdt>
      <w:r w:rsidDel="00000000" w:rsidR="00000000" w:rsidRPr="00000000">
        <w:rPr>
          <w:rFonts w:ascii="Arial" w:cs="Arial" w:eastAsia="Arial" w:hAnsi="Arial"/>
          <w:rtl w:val="0"/>
        </w:rPr>
        <w:t xml:space="preserve">also </w:t>
      </w:r>
      <w:commentRangeEnd w:id="50"/>
      <w:r w:rsidDel="00000000" w:rsidR="00000000" w:rsidRPr="00000000">
        <w:commentReference w:id="50"/>
      </w:r>
      <w:r w:rsidDel="00000000" w:rsidR="00000000" w:rsidRPr="00000000">
        <w:rPr>
          <w:rFonts w:ascii="Arial" w:cs="Arial" w:eastAsia="Arial" w:hAnsi="Arial"/>
          <w:rtl w:val="0"/>
        </w:rPr>
        <w:t xml:space="preserve">be used to determine whether the </w:t>
      </w:r>
      <w:r w:rsidDel="00000000" w:rsidR="00000000" w:rsidRPr="00000000">
        <w:rPr>
          <w:rFonts w:ascii="Arial" w:cs="Arial" w:eastAsia="Arial" w:hAnsi="Arial"/>
          <w:rtl w:val="0"/>
        </w:rPr>
        <w:t xml:space="preserve">Virtual Connection </w:t>
      </w:r>
      <w:r w:rsidDel="00000000" w:rsidR="00000000" w:rsidRPr="00000000">
        <w:rPr>
          <w:rFonts w:ascii="Arial" w:cs="Arial" w:eastAsia="Arial" w:hAnsi="Arial"/>
          <w:rtl w:val="0"/>
        </w:rPr>
        <w:t xml:space="preserve">exists.</w:t>
      </w:r>
      <w:r w:rsidDel="00000000" w:rsidR="00000000" w:rsidRPr="00000000">
        <w:rPr>
          <w:rtl w:val="0"/>
        </w:rPr>
      </w:r>
    </w:p>
    <w:p w:rsidR="00000000" w:rsidDel="00000000" w:rsidP="00000000" w:rsidRDefault="00000000" w:rsidRPr="00000000" w14:paraId="00000922">
      <w:pPr>
        <w:pStyle w:val="Heading2"/>
        <w:ind w:left="0" w:firstLine="0"/>
        <w:rPr/>
      </w:pPr>
      <w:bookmarkStart w:colFirst="0" w:colLast="0" w:name="_heading=h.xoc2pfhnyfst" w:id="277"/>
      <w:bookmarkEnd w:id="277"/>
      <w:r w:rsidDel="00000000" w:rsidR="00000000" w:rsidRPr="00000000">
        <w:rPr>
          <w:rtl w:val="0"/>
        </w:rPr>
        <w:t xml:space="preserve">4.5 Application Message receipt</w:t>
      </w:r>
    </w:p>
    <w:p w:rsidR="00000000" w:rsidDel="00000000" w:rsidP="00000000" w:rsidRDefault="00000000" w:rsidRPr="00000000" w14:paraId="00000923">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5">
      <w:pPr>
        <w:pStyle w:val="Heading2"/>
        <w:ind w:left="0" w:firstLine="0"/>
        <w:rPr/>
      </w:pPr>
      <w:bookmarkStart w:colFirst="0" w:colLast="0" w:name="_heading=h.rrfw7sclv8s" w:id="278"/>
      <w:bookmarkEnd w:id="278"/>
      <w:r w:rsidDel="00000000" w:rsidR="00000000" w:rsidRPr="00000000">
        <w:rPr>
          <w:rtl w:val="0"/>
        </w:rPr>
        <w:t xml:space="preserve">4.6 Application Message ordering</w:t>
      </w:r>
    </w:p>
    <w:p w:rsidR="00000000" w:rsidDel="00000000" w:rsidP="00000000" w:rsidRDefault="00000000" w:rsidRPr="00000000" w14:paraId="0000092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28">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2A">
      <w:pPr>
        <w:pStyle w:val="Heading2"/>
        <w:keepNext w:val="0"/>
        <w:spacing w:after="80" w:before="360" w:lineRule="auto"/>
        <w:ind w:left="0" w:right="990" w:firstLine="0"/>
        <w:rPr/>
      </w:pPr>
      <w:bookmarkStart w:colFirst="0" w:colLast="0" w:name="_heading=h.sznt7pux1885" w:id="279"/>
      <w:bookmarkEnd w:id="279"/>
      <w:r w:rsidDel="00000000" w:rsidR="00000000" w:rsidRPr="00000000">
        <w:rPr>
          <w:rtl w:val="0"/>
        </w:rPr>
        <w:t xml:space="preserve">4.7 Topics</w:t>
      </w:r>
    </w:p>
    <w:p w:rsidR="00000000" w:rsidDel="00000000" w:rsidP="00000000" w:rsidRDefault="00000000" w:rsidRPr="00000000" w14:paraId="0000092B">
      <w:pPr>
        <w:pStyle w:val="Heading3"/>
        <w:keepNext w:val="0"/>
        <w:spacing w:after="80" w:before="360" w:lineRule="auto"/>
        <w:ind w:left="0" w:right="990" w:firstLine="0"/>
        <w:rPr/>
      </w:pPr>
      <w:bookmarkStart w:colFirst="0" w:colLast="0" w:name="_heading=h.g7vjj8m1vj3z" w:id="280"/>
      <w:bookmarkEnd w:id="28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2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2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2E">
      <w:pPr>
        <w:pStyle w:val="Heading4"/>
        <w:ind w:left="0" w:firstLine="0"/>
        <w:rPr/>
      </w:pPr>
      <w:bookmarkStart w:colFirst="0" w:colLast="0" w:name="_heading=h.q0s32id4lv9p" w:id="281"/>
      <w:bookmarkEnd w:id="281"/>
      <w:r w:rsidDel="00000000" w:rsidR="00000000" w:rsidRPr="00000000">
        <w:rPr>
          <w:rtl w:val="0"/>
        </w:rPr>
        <w:t xml:space="preserve">4.7.1.1 Topic wildcards</w:t>
      </w:r>
    </w:p>
    <w:p w:rsidR="00000000" w:rsidDel="00000000" w:rsidP="00000000" w:rsidRDefault="00000000" w:rsidRPr="00000000" w14:paraId="0000092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3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32">
      <w:pPr>
        <w:pStyle w:val="Heading5"/>
        <w:ind w:left="0" w:firstLine="0"/>
        <w:rPr/>
      </w:pPr>
      <w:bookmarkStart w:colFirst="0" w:colLast="0" w:name="_heading=h.3kbulner4ob4" w:id="282"/>
      <w:bookmarkEnd w:id="282"/>
      <w:r w:rsidDel="00000000" w:rsidR="00000000" w:rsidRPr="00000000">
        <w:rPr>
          <w:rtl w:val="0"/>
        </w:rPr>
        <w:t xml:space="preserve">4.7.1.1.1 Topic level separator</w:t>
      </w:r>
    </w:p>
    <w:p w:rsidR="00000000" w:rsidDel="00000000" w:rsidP="00000000" w:rsidRDefault="00000000" w:rsidRPr="00000000" w14:paraId="0000093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34">
      <w:pPr>
        <w:pStyle w:val="Heading5"/>
        <w:ind w:left="0" w:firstLine="0"/>
        <w:rPr/>
      </w:pPr>
      <w:bookmarkStart w:colFirst="0" w:colLast="0" w:name="_heading=h.ychcrpqsu69r" w:id="283"/>
      <w:bookmarkEnd w:id="283"/>
      <w:r w:rsidDel="00000000" w:rsidR="00000000" w:rsidRPr="00000000">
        <w:rPr>
          <w:rtl w:val="0"/>
        </w:rPr>
        <w:t xml:space="preserve">4.7.1.1.2 Multi-level wildcard</w:t>
      </w:r>
    </w:p>
    <w:p w:rsidR="00000000" w:rsidDel="00000000" w:rsidP="00000000" w:rsidRDefault="00000000" w:rsidRPr="00000000" w14:paraId="0000093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6">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7">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38">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39">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3A">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3B">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C">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3D">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3E">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3F">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40">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41">
      <w:pPr>
        <w:pStyle w:val="Heading5"/>
        <w:ind w:left="0" w:firstLine="0"/>
        <w:rPr/>
      </w:pPr>
      <w:bookmarkStart w:colFirst="0" w:colLast="0" w:name="_heading=h.x4yye38w41vd" w:id="284"/>
      <w:bookmarkEnd w:id="284"/>
      <w:r w:rsidDel="00000000" w:rsidR="00000000" w:rsidRPr="00000000">
        <w:rPr>
          <w:rtl w:val="0"/>
        </w:rPr>
        <w:t xml:space="preserve">4.7.1.1.3 Single-level wildcard</w:t>
      </w:r>
    </w:p>
    <w:p w:rsidR="00000000" w:rsidDel="00000000" w:rsidP="00000000" w:rsidRDefault="00000000" w:rsidRPr="00000000" w14:paraId="0000094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4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44">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5">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46">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47">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48">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49">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4A">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4B">
      <w:pPr>
        <w:pStyle w:val="Heading4"/>
        <w:ind w:left="0" w:firstLine="0"/>
        <w:rPr/>
      </w:pPr>
      <w:bookmarkStart w:colFirst="0" w:colLast="0" w:name="_heading=h.p61p07rh2x26" w:id="285"/>
      <w:bookmarkEnd w:id="285"/>
      <w:r w:rsidDel="00000000" w:rsidR="00000000" w:rsidRPr="00000000">
        <w:rPr>
          <w:rtl w:val="0"/>
        </w:rPr>
        <w:t xml:space="preserve">4.7.1.2 Topics beginning with $</w:t>
      </w:r>
    </w:p>
    <w:p w:rsidR="00000000" w:rsidDel="00000000" w:rsidP="00000000" w:rsidRDefault="00000000" w:rsidRPr="00000000" w14:paraId="0000094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4D">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E">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4F">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50">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1">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52">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53">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54">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55">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56">
      <w:pPr>
        <w:pStyle w:val="Heading4"/>
        <w:ind w:left="0" w:firstLine="0"/>
        <w:rPr/>
      </w:pPr>
      <w:bookmarkStart w:colFirst="0" w:colLast="0" w:name="_heading=h.rvcur5x0am" w:id="286"/>
      <w:bookmarkEnd w:id="286"/>
      <w:r w:rsidDel="00000000" w:rsidR="00000000" w:rsidRPr="00000000">
        <w:rPr>
          <w:rtl w:val="0"/>
        </w:rPr>
        <w:t xml:space="preserve">4.7.1.3 Topic semantic and usage</w:t>
      </w:r>
    </w:p>
    <w:p w:rsidR="00000000" w:rsidDel="00000000" w:rsidP="00000000" w:rsidRDefault="00000000" w:rsidRPr="00000000" w14:paraId="0000095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58">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59">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5A">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5B">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5C">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5D">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5E">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5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6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61">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2">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63">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4">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65">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66">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67">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68">
      <w:pPr>
        <w:pStyle w:val="Heading3"/>
        <w:keepLines w:val="1"/>
        <w:spacing w:after="64" w:before="0" w:line="276" w:lineRule="auto"/>
        <w:ind w:left="0" w:firstLine="0"/>
        <w:rPr/>
      </w:pPr>
      <w:bookmarkStart w:colFirst="0" w:colLast="0" w:name="_heading=h.1fyl9w3" w:id="287"/>
      <w:bookmarkEnd w:id="287"/>
      <w:r w:rsidDel="00000000" w:rsidR="00000000" w:rsidRPr="00000000">
        <w:rPr>
          <w:rtl w:val="0"/>
        </w:rPr>
        <w:t xml:space="preserve">4.7.2 Topic Aliases</w:t>
      </w:r>
    </w:p>
    <w:p w:rsidR="00000000" w:rsidDel="00000000" w:rsidP="00000000" w:rsidRDefault="00000000" w:rsidRPr="00000000" w14:paraId="0000096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6D">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Gateway) MUST use that Topic Alias and not the Topic Name in any PUBLISH packet.</w:t>
      </w:r>
      <w:r w:rsidDel="00000000" w:rsidR="00000000" w:rsidRPr="00000000">
        <w:rPr>
          <w:rtl w:val="0"/>
        </w:rPr>
      </w:r>
    </w:p>
    <w:p w:rsidR="00000000" w:rsidDel="00000000" w:rsidP="00000000" w:rsidRDefault="00000000" w:rsidRPr="00000000" w14:paraId="0000096E">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8"/>
      <w:bookmarkEnd w:id="28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6F">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Gateway is the same for all Clients that connect to it. </w:t>
      </w:r>
    </w:p>
    <w:p w:rsidR="00000000" w:rsidDel="00000000" w:rsidP="00000000" w:rsidRDefault="00000000" w:rsidRPr="00000000" w14:paraId="00000970">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71">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72">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73">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9"/>
      <w:bookmarkEnd w:id="28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74">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Gateway, not the Client.</w:t>
      </w:r>
    </w:p>
    <w:p w:rsidR="00000000" w:rsidDel="00000000" w:rsidP="00000000" w:rsidRDefault="00000000" w:rsidRPr="00000000" w14:paraId="00000975">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76">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77">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8">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79">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7A">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Gateway. If the Gateway successfully creates a Session Topic Alias, its value is returned in the REGACK packet.</w:t>
      </w:r>
    </w:p>
    <w:p w:rsidR="00000000" w:rsidDel="00000000" w:rsidP="00000000" w:rsidRDefault="00000000" w:rsidRPr="00000000" w14:paraId="0000097B">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Gateway needs to send a PUBLISH packet to a Client, and no Topic Alias, Predefined or Session, exists for the Topic Name. The Gateway creates a Session Topic Alias and informs the Client by sending it a REGISTER packet.</w:t>
      </w:r>
    </w:p>
    <w:p w:rsidR="00000000" w:rsidDel="00000000" w:rsidP="00000000" w:rsidRDefault="00000000" w:rsidRPr="00000000" w14:paraId="0000097C">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7D">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7E">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7F">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8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Gateway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1">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82">
      <w:pPr>
        <w:pStyle w:val="Heading2"/>
        <w:ind w:left="0" w:firstLine="0"/>
        <w:rPr/>
      </w:pPr>
      <w:bookmarkStart w:colFirst="0" w:colLast="0" w:name="_heading=h.zh9mgr3i86c2" w:id="290"/>
      <w:bookmarkEnd w:id="290"/>
      <w:r w:rsidDel="00000000" w:rsidR="00000000" w:rsidRPr="00000000">
        <w:rPr>
          <w:rtl w:val="0"/>
        </w:rPr>
        <w:t xml:space="preserve">4.8 Subscriptions</w:t>
      </w:r>
    </w:p>
    <w:p w:rsidR="00000000" w:rsidDel="00000000" w:rsidP="00000000" w:rsidRDefault="00000000" w:rsidRPr="00000000" w14:paraId="00000983">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84">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85">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86">
      <w:pPr>
        <w:pStyle w:val="Heading2"/>
        <w:spacing w:after="80" w:before="360" w:lineRule="auto"/>
        <w:ind w:left="0" w:firstLine="0"/>
        <w:rPr/>
      </w:pPr>
      <w:bookmarkStart w:colFirst="0" w:colLast="0" w:name="_heading=h.bfojn6tjnvgm" w:id="291"/>
      <w:bookmarkEnd w:id="291"/>
      <w:r w:rsidDel="00000000" w:rsidR="00000000" w:rsidRPr="00000000">
        <w:rPr>
          <w:rtl w:val="0"/>
        </w:rPr>
        <w:t xml:space="preserve">4.9 Flow Control</w:t>
      </w:r>
    </w:p>
    <w:p w:rsidR="00000000" w:rsidDel="00000000" w:rsidP="00000000" w:rsidRDefault="00000000" w:rsidRPr="00000000" w14:paraId="00000987">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88">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89">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8A">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8B">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8C">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8D">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8E">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8F">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9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rFonts w:ascii="Arial" w:cs="Arial" w:eastAsia="Arial" w:hAnsi="Arial"/>
            <w:color w:val="1155cc"/>
            <w:sz w:val="22"/>
            <w:szCs w:val="22"/>
            <w:u w:val="single"/>
            <w:rtl w:val="0"/>
          </w:rPr>
          <w:t xml:space="preserve">section 4.4</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92">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94">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5">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96">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sz w:val="22"/>
            <w:szCs w:val="22"/>
            <w:u w:val="single"/>
            <w:rtl w:val="0"/>
          </w:rPr>
          <w:t xml:space="preserve">section 3.12.7</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97">
      <w:pPr>
        <w:pStyle w:val="Heading2"/>
        <w:spacing w:line="276" w:lineRule="auto"/>
        <w:ind w:left="0" w:firstLine="0"/>
        <w:rPr/>
      </w:pPr>
      <w:bookmarkStart w:colFirst="0" w:colLast="0" w:name="_heading=h.k5nujtaz6h05" w:id="292"/>
      <w:bookmarkEnd w:id="292"/>
      <w:r w:rsidDel="00000000" w:rsidR="00000000" w:rsidRPr="00000000">
        <w:rPr>
          <w:rtl w:val="0"/>
        </w:rPr>
        <w:t xml:space="preserve">4.10 Server redirection</w:t>
      </w:r>
    </w:p>
    <w:p w:rsidR="00000000" w:rsidDel="00000000" w:rsidP="00000000" w:rsidRDefault="00000000" w:rsidRPr="00000000" w14:paraId="0000099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rFonts w:ascii="Arial" w:cs="Arial" w:eastAsia="Arial" w:hAnsi="Arial"/>
            <w:color w:val="1155cc"/>
            <w:sz w:val="22"/>
            <w:szCs w:val="22"/>
            <w:u w:val="single"/>
            <w:rtl w:val="0"/>
          </w:rPr>
          <w:t xml:space="preserve">section 4.12</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9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9B">
      <w:pPr>
        <w:pStyle w:val="Heading2"/>
        <w:spacing w:line="276" w:lineRule="auto"/>
        <w:ind w:left="0" w:firstLine="0"/>
        <w:rPr/>
      </w:pPr>
      <w:bookmarkStart w:colFirst="0" w:colLast="0" w:name="_heading=h.n3l7hni8c3ae" w:id="293"/>
      <w:bookmarkEnd w:id="293"/>
      <w:r w:rsidDel="00000000" w:rsidR="00000000" w:rsidRPr="00000000">
        <w:rPr>
          <w:rtl w:val="0"/>
        </w:rPr>
        <w:t xml:space="preserve">4.11 Authentication</w:t>
      </w:r>
    </w:p>
    <w:p w:rsidR="00000000" w:rsidDel="00000000" w:rsidP="00000000" w:rsidRDefault="00000000" w:rsidRPr="00000000" w14:paraId="0000099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9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rFonts w:ascii="Arial" w:cs="Arial" w:eastAsia="Arial" w:hAnsi="Arial"/>
            <w:color w:val="1155cc"/>
            <w:sz w:val="22"/>
            <w:szCs w:val="22"/>
            <w:u w:val="single"/>
            <w:rtl w:val="0"/>
          </w:rPr>
          <w:t xml:space="preserve">section 4.11.1.2</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9F">
      <w:pPr>
        <w:pStyle w:val="Heading3"/>
        <w:ind w:left="0" w:firstLine="0"/>
        <w:rPr/>
      </w:pPr>
      <w:bookmarkStart w:colFirst="0" w:colLast="0" w:name="_heading=h.wz7zobqrpqj8" w:id="294"/>
      <w:bookmarkEnd w:id="294"/>
      <w:r w:rsidDel="00000000" w:rsidR="00000000" w:rsidRPr="00000000">
        <w:rPr>
          <w:rtl w:val="0"/>
        </w:rPr>
        <w:t xml:space="preserve">4.11.1 CONNECT and AUTH packets</w:t>
      </w:r>
    </w:p>
    <w:p w:rsidR="00000000" w:rsidDel="00000000" w:rsidP="00000000" w:rsidRDefault="00000000" w:rsidRPr="00000000" w14:paraId="000009A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A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rFonts w:ascii="Arial" w:cs="Arial" w:eastAsia="Arial" w:hAnsi="Arial"/>
            <w:color w:val="1155cc"/>
            <w:sz w:val="22"/>
            <w:szCs w:val="22"/>
            <w:highlight w:val="yellow"/>
            <w:u w:val="single"/>
            <w:rtl w:val="0"/>
          </w:rPr>
          <w:t xml:space="preserve">section 2.3</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A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4">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A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A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A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C">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AD">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AE">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AF">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B0">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B1">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B2">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B3">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B4">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B5">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B6">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B7">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B8">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B9">
      <w:pPr>
        <w:pStyle w:val="Heading4"/>
        <w:ind w:left="0" w:firstLine="0"/>
        <w:rPr/>
      </w:pPr>
      <w:bookmarkStart w:colFirst="0" w:colLast="0" w:name="_heading=h.ut22r1f7l7us" w:id="295"/>
      <w:bookmarkEnd w:id="295"/>
      <w:r w:rsidDel="00000000" w:rsidR="00000000" w:rsidRPr="00000000">
        <w:rPr>
          <w:rtl w:val="0"/>
        </w:rPr>
        <w:t xml:space="preserve">4.11.1.1 Re-authentication</w:t>
      </w:r>
    </w:p>
    <w:p w:rsidR="00000000" w:rsidDel="00000000" w:rsidP="00000000" w:rsidRDefault="00000000" w:rsidRPr="00000000" w14:paraId="000009B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B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B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section 4.12</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BE">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F">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C0">
      <w:pPr>
        <w:pStyle w:val="Heading4"/>
        <w:ind w:left="0" w:firstLine="0"/>
        <w:rPr>
          <w:rFonts w:ascii="Arial" w:cs="Arial" w:eastAsia="Arial" w:hAnsi="Arial"/>
          <w:sz w:val="22"/>
          <w:szCs w:val="22"/>
        </w:rPr>
      </w:pPr>
      <w:bookmarkStart w:colFirst="0" w:colLast="0" w:name="_heading=h.nhp24wh46om4" w:id="296"/>
      <w:bookmarkEnd w:id="29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C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C2">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C3">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C4">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5">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C6">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C7">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C8">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9">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CA">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CB">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CC">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50" name="image45.png"/>
            <a:graphic>
              <a:graphicData uri="http://schemas.openxmlformats.org/drawingml/2006/picture">
                <pic:pic>
                  <pic:nvPicPr>
                    <pic:cNvPr id="0" name="image45.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CE">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CF">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D0">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1">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D2">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rFonts w:ascii="Arial" w:cs="Arial" w:eastAsia="Arial" w:hAnsi="Arial"/>
            <w:color w:val="1155cc"/>
            <w:sz w:val="22"/>
            <w:szCs w:val="22"/>
            <w:u w:val="single"/>
            <w:rtl w:val="0"/>
          </w:rPr>
          <w:t xml:space="preserve">section 1.7.4</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D3">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D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D5">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D6">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D7">
      <w:pPr>
        <w:pStyle w:val="Heading2"/>
        <w:ind w:left="0" w:firstLine="0"/>
        <w:rPr/>
      </w:pPr>
      <w:bookmarkStart w:colFirst="0" w:colLast="0" w:name="_heading=h.v8vlgf6xm72a" w:id="297"/>
      <w:bookmarkEnd w:id="297"/>
      <w:r w:rsidDel="00000000" w:rsidR="00000000" w:rsidRPr="00000000">
        <w:rPr>
          <w:rtl w:val="0"/>
        </w:rPr>
        <w:t xml:space="preserve">4.12 Handling errors</w:t>
      </w:r>
    </w:p>
    <w:p w:rsidR="00000000" w:rsidDel="00000000" w:rsidP="00000000" w:rsidRDefault="00000000" w:rsidRPr="00000000" w14:paraId="000009D8">
      <w:pPr>
        <w:pStyle w:val="Heading3"/>
        <w:ind w:left="0" w:firstLine="0"/>
        <w:rPr/>
      </w:pPr>
      <w:bookmarkStart w:colFirst="0" w:colLast="0" w:name="_heading=h.kbby30dtgah8" w:id="298"/>
      <w:bookmarkEnd w:id="298"/>
      <w:r w:rsidDel="00000000" w:rsidR="00000000" w:rsidRPr="00000000">
        <w:rPr>
          <w:rtl w:val="0"/>
        </w:rPr>
        <w:t xml:space="preserve">4.12.1 Malformed Packet and Protocol Errors</w:t>
      </w:r>
    </w:p>
    <w:p w:rsidR="00000000" w:rsidDel="00000000" w:rsidP="00000000" w:rsidRDefault="00000000" w:rsidRPr="00000000" w14:paraId="000009D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rFonts w:ascii="Arial" w:cs="Arial" w:eastAsia="Arial" w:hAnsi="Arial"/>
            <w:color w:val="1155cc"/>
            <w:sz w:val="22"/>
            <w:szCs w:val="22"/>
            <w:u w:val="single"/>
            <w:rtl w:val="0"/>
          </w:rPr>
          <w:t xml:space="preserve">section 1.3</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DA">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DB">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DC">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DD">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DE">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E0">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9E1">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E2">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E3">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E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rFonts w:ascii="Arial" w:cs="Arial" w:eastAsia="Arial" w:hAnsi="Arial"/>
            <w:color w:val="1155cc"/>
            <w:sz w:val="22"/>
            <w:szCs w:val="22"/>
            <w:u w:val="single"/>
            <w:rtl w:val="0"/>
          </w:rPr>
          <w:t xml:space="preserve">section 2.3</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E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E7">
      <w:pPr>
        <w:pStyle w:val="Heading3"/>
        <w:ind w:left="0" w:firstLine="0"/>
        <w:rPr/>
      </w:pPr>
      <w:bookmarkStart w:colFirst="0" w:colLast="0" w:name="_heading=h.j0ufrffgt029" w:id="299"/>
      <w:bookmarkEnd w:id="299"/>
      <w:r w:rsidDel="00000000" w:rsidR="00000000" w:rsidRPr="00000000">
        <w:rPr>
          <w:rtl w:val="0"/>
        </w:rPr>
        <w:t xml:space="preserve">4.12.2 Other errors</w:t>
      </w:r>
    </w:p>
    <w:p w:rsidR="00000000" w:rsidDel="00000000" w:rsidP="00000000" w:rsidRDefault="00000000" w:rsidRPr="00000000" w14:paraId="000009E8">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E9">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EA">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EB">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EC">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ED">
      <w:pPr>
        <w:pStyle w:val="Heading2"/>
        <w:ind w:left="0" w:firstLine="0"/>
        <w:rPr>
          <w:rFonts w:ascii="Arial" w:cs="Arial" w:eastAsia="Arial" w:hAnsi="Arial"/>
        </w:rPr>
      </w:pPr>
      <w:bookmarkStart w:colFirst="0" w:colLast="0" w:name="_heading=h.ly7c1y" w:id="300"/>
      <w:bookmarkEnd w:id="30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EE">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F1">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2">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3">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F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7">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8">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A">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FB">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C">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FD">
      <w:pPr>
        <w:pStyle w:val="Heading2"/>
        <w:keepLines w:val="1"/>
        <w:spacing w:after="64" w:before="0" w:line="259" w:lineRule="auto"/>
        <w:ind w:left="0" w:firstLine="0"/>
        <w:rPr>
          <w:rFonts w:ascii="Arial" w:cs="Arial" w:eastAsia="Arial" w:hAnsi="Arial"/>
        </w:rPr>
      </w:pPr>
      <w:bookmarkStart w:colFirst="0" w:colLast="0" w:name="_heading=h.3mj2wkv" w:id="301"/>
      <w:bookmarkEnd w:id="301"/>
      <w:r w:rsidDel="00000000" w:rsidR="00000000" w:rsidRPr="00000000">
        <w:rPr>
          <w:rFonts w:ascii="Arial" w:cs="Arial" w:eastAsia="Arial" w:hAnsi="Arial"/>
          <w:rtl w:val="0"/>
        </w:rPr>
        <w:t xml:space="preserve">4.14 Client states</w:t>
      </w:r>
    </w:p>
    <w:p w:rsidR="00000000" w:rsidDel="00000000" w:rsidP="00000000" w:rsidRDefault="00000000" w:rsidRPr="00000000" w14:paraId="000009F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Gateway:</w:t>
      </w:r>
    </w:p>
    <w:p w:rsidR="00000000" w:rsidDel="00000000" w:rsidP="00000000" w:rsidRDefault="00000000" w:rsidRPr="00000000" w14:paraId="000009FF">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0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0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0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03">
            <w:pPr>
              <w:rPr>
                <w:rFonts w:ascii="Arial" w:cs="Arial" w:eastAsia="Arial" w:hAnsi="Arial"/>
                <w:b w:val="1"/>
                <w:shd w:fill="d9d9d9" w:val="clear"/>
              </w:rPr>
            </w:pPr>
            <w:sdt>
              <w:sdtPr>
                <w:tag w:val="goog_rdk_68"/>
              </w:sdtPr>
              <w:sdtContent>
                <w:commentRangeStart w:id="51"/>
              </w:sdtContent>
            </w:sdt>
            <w:sdt>
              <w:sdtPr>
                <w:tag w:val="goog_rdk_69"/>
              </w:sdtPr>
              <w:sdtContent>
                <w:commentRangeStart w:id="52"/>
              </w:sdtContent>
            </w:sdt>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04">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tc>
        <w:tc>
          <w:tcPr/>
          <w:p w:rsidR="00000000" w:rsidDel="00000000" w:rsidP="00000000" w:rsidRDefault="00000000" w:rsidRPr="00000000" w14:paraId="00000A05">
            <w:pPr>
              <w:rPr>
                <w:rFonts w:ascii="Arial" w:cs="Arial" w:eastAsia="Arial" w:hAnsi="Arial"/>
                <w:b w:val="1"/>
              </w:rPr>
            </w:pPr>
            <w:commentRangeEnd w:id="51"/>
            <w:r w:rsidDel="00000000" w:rsidR="00000000" w:rsidRPr="00000000">
              <w:commentReference w:id="51"/>
            </w:r>
            <w:commentRangeEnd w:id="52"/>
            <w:r w:rsidDel="00000000" w:rsidR="00000000" w:rsidRPr="00000000">
              <w:commentReference w:id="52"/>
            </w: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06">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07">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r w:rsidDel="00000000" w:rsidR="00000000" w:rsidRPr="00000000">
              <w:rPr>
                <w:rtl w:val="0"/>
              </w:rPr>
            </w:r>
          </w:p>
          <w:p w:rsidR="00000000" w:rsidDel="00000000" w:rsidP="00000000" w:rsidRDefault="00000000" w:rsidRPr="00000000" w14:paraId="00000A08">
            <w:pPr>
              <w:rPr>
                <w:rFonts w:ascii="Arial" w:cs="Arial" w:eastAsia="Arial" w:hAnsi="Arial"/>
                <w:b w:val="1"/>
              </w:rPr>
            </w:pPr>
            <w:r w:rsidDel="00000000" w:rsidR="00000000" w:rsidRPr="00000000">
              <w:rPr>
                <w:rFonts w:ascii="Arial" w:cs="Arial" w:eastAsia="Arial" w:hAnsi="Arial"/>
                <w:rtl w:val="0"/>
              </w:rPr>
              <w:t xml:space="preserve">From here a Client may transition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0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A">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0B">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0C">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0D">
            <w:pPr>
              <w:rPr>
                <w:rFonts w:ascii="Arial" w:cs="Arial" w:eastAsia="Arial" w:hAnsi="Arial"/>
              </w:rPr>
            </w:pPr>
            <w:r w:rsidDel="00000000" w:rsidR="00000000" w:rsidRPr="00000000">
              <w:rPr>
                <w:rFonts w:ascii="Arial" w:cs="Arial" w:eastAsia="Arial" w:hAnsi="Arial"/>
                <w:rtl w:val="0"/>
              </w:rPr>
              <w:t xml:space="preserve">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0E">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0F">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0">
            <w:pPr>
              <w:rPr>
                <w:rFonts w:ascii="Arial" w:cs="Arial" w:eastAsia="Arial" w:hAnsi="Arial"/>
                <w:b w:val="1"/>
                <w:shd w:fill="d9d9d9" w:val="clear"/>
              </w:rPr>
            </w:pPr>
            <w:sdt>
              <w:sdtPr>
                <w:tag w:val="goog_rdk_70"/>
              </w:sdtPr>
              <w:sdtContent>
                <w:commentRangeStart w:id="53"/>
              </w:sdtContent>
            </w:sdt>
            <w:sdt>
              <w:sdtPr>
                <w:tag w:val="goog_rdk_71"/>
              </w:sdtPr>
              <w:sdtContent>
                <w:commentRangeStart w:id="54"/>
              </w:sdtContent>
            </w:sdt>
            <w:r w:rsidDel="00000000" w:rsidR="00000000" w:rsidRPr="00000000">
              <w:rPr>
                <w:rFonts w:ascii="Arial" w:cs="Arial" w:eastAsia="Arial" w:hAnsi="Arial"/>
                <w:b w:val="1"/>
                <w:shd w:fill="d9d9d9" w:val="clear"/>
                <w:rtl w:val="0"/>
              </w:rPr>
              <w:t xml:space="preserve">Asleep</w:t>
            </w:r>
            <w:commentRangeEnd w:id="53"/>
            <w:r w:rsidDel="00000000" w:rsidR="00000000" w:rsidRPr="00000000">
              <w:commentReference w:id="53"/>
            </w:r>
            <w:commentRangeEnd w:id="54"/>
            <w:r w:rsidDel="00000000" w:rsidR="00000000" w:rsidRPr="00000000">
              <w:commentReference w:id="54"/>
            </w:r>
            <w:r w:rsidDel="00000000" w:rsidR="00000000" w:rsidRPr="00000000">
              <w:rPr>
                <w:rtl w:val="0"/>
              </w:rPr>
            </w:r>
          </w:p>
        </w:tc>
        <w:tc>
          <w:tcPr/>
          <w:p w:rsidR="00000000" w:rsidDel="00000000" w:rsidP="00000000" w:rsidRDefault="00000000" w:rsidRPr="00000000" w14:paraId="00000A11">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sdt>
              <w:sdtPr>
                <w:tag w:val="goog_rdk_72"/>
              </w:sdtPr>
              <w:sdtContent>
                <w:commentRangeStart w:id="55"/>
              </w:sdtContent>
            </w:sdt>
            <w:r w:rsidDel="00000000" w:rsidR="00000000" w:rsidRPr="00000000">
              <w:rPr>
                <w:rFonts w:ascii="Arial" w:cs="Arial" w:eastAsia="Arial" w:hAnsi="Arial"/>
                <w:rtl w:val="0"/>
              </w:rPr>
              <w:t xml:space="preserve">Retry timeout</w:t>
            </w:r>
            <w:commentRangeEnd w:id="55"/>
            <w:r w:rsidDel="00000000" w:rsidR="00000000" w:rsidRPr="00000000">
              <w:commentReference w:id="55"/>
            </w:r>
            <w:r w:rsidDel="00000000" w:rsidR="00000000" w:rsidRPr="00000000">
              <w:rPr>
                <w:rFonts w:ascii="Arial" w:cs="Arial" w:eastAsia="Arial" w:hAnsi="Arial"/>
                <w:rtl w:val="0"/>
              </w:rPr>
              <w:t xml:space="preserve">). </w:t>
            </w:r>
          </w:p>
        </w:tc>
        <w:tc>
          <w:tcPr/>
          <w:p w:rsidR="00000000" w:rsidDel="00000000" w:rsidP="00000000" w:rsidRDefault="00000000" w:rsidRPr="00000000" w14:paraId="00000A12">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13">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4">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16">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17">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sdt>
              <w:sdtPr>
                <w:tag w:val="goog_rdk_73"/>
              </w:sdtPr>
              <w:sdtContent>
                <w:commentRangeStart w:id="56"/>
              </w:sdtContent>
            </w:sdt>
            <w:r w:rsidDel="00000000" w:rsidR="00000000" w:rsidRPr="00000000">
              <w:rPr>
                <w:rFonts w:ascii="Arial" w:cs="Arial" w:eastAsia="Arial" w:hAnsi="Arial"/>
                <w:rtl w:val="0"/>
              </w:rPr>
              <w:t xml:space="preserve">Retry timeout</w:t>
            </w:r>
            <w:commentRangeEnd w:id="56"/>
            <w:r w:rsidDel="00000000" w:rsidR="00000000" w:rsidRPr="00000000">
              <w:commentReference w:id="56"/>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18">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9">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1B">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1C">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Gateway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1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1E">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Gateway.</w:t>
      </w:r>
    </w:p>
    <w:p w:rsidR="00000000" w:rsidDel="00000000" w:rsidP="00000000" w:rsidRDefault="00000000" w:rsidRPr="00000000" w14:paraId="00000A1F">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0">
      <w:pPr>
        <w:rPr>
          <w:highlight w:val="yellow"/>
        </w:rPr>
      </w:pPr>
      <w:r w:rsidDel="00000000" w:rsidR="00000000" w:rsidRPr="00000000">
        <w:rPr>
          <w:highlight w:val="yellow"/>
          <w:rtl w:val="0"/>
        </w:rPr>
        <w:t xml:space="preserve">Whenever a CONNECT is received by a Gateway, any existing Virtual Connection for that Client MUST be deleted and a new one created with all CONNECT Packet processing, regardless of the state of the Client. </w:t>
      </w:r>
    </w:p>
    <w:p w:rsidR="00000000" w:rsidDel="00000000" w:rsidP="00000000" w:rsidRDefault="00000000" w:rsidRPr="00000000" w14:paraId="00000A21">
      <w:pPr>
        <w:rPr>
          <w:rFonts w:ascii="Arial" w:cs="Arial" w:eastAsia="Arial" w:hAnsi="Arial"/>
          <w:sz w:val="22"/>
          <w:szCs w:val="22"/>
        </w:rPr>
      </w:pPr>
      <w:r w:rsidDel="00000000" w:rsidR="00000000" w:rsidRPr="00000000">
        <w:rPr>
          <w:rFonts w:ascii="Arial" w:cs="Arial" w:eastAsia="Arial" w:hAnsi="Arial"/>
          <w:sz w:val="22"/>
          <w:szCs w:val="22"/>
          <w:rtl w:val="0"/>
        </w:rPr>
        <w:t xml:space="preserve">Figure 4-8 shows a graphical view of the states and transitions.</w:t>
      </w:r>
      <w:r w:rsidDel="00000000" w:rsidR="00000000" w:rsidRPr="00000000">
        <w:rPr>
          <w:rtl w:val="0"/>
        </w:rPr>
      </w:r>
    </w:p>
    <w:p w:rsidR="00000000" w:rsidDel="00000000" w:rsidP="00000000" w:rsidRDefault="00000000" w:rsidRPr="00000000" w14:paraId="00000A22">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23">
      <w:pPr>
        <w:spacing w:after="0" w:before="0" w:lineRule="auto"/>
        <w:rPr>
          <w:i w:val="1"/>
          <w:sz w:val="19"/>
          <w:szCs w:val="19"/>
        </w:rPr>
      </w:pPr>
      <w:r w:rsidDel="00000000" w:rsidR="00000000" w:rsidRPr="00000000">
        <w:rPr>
          <w:i w:val="1"/>
          <w:sz w:val="19"/>
          <w:szCs w:val="19"/>
          <w:rtl w:val="0"/>
        </w:rPr>
        <w:t xml:space="preserve">Figure 4-8 – Server View of Client States - informative</w:t>
      </w:r>
    </w:p>
    <w:p w:rsidR="00000000" w:rsidDel="00000000" w:rsidP="00000000" w:rsidRDefault="00000000" w:rsidRPr="00000000" w14:paraId="00000A24">
      <w:pPr>
        <w:spacing w:after="0" w:before="0" w:lineRule="auto"/>
        <w:rPr>
          <w:rFonts w:ascii="Arial" w:cs="Arial" w:eastAsia="Arial" w:hAnsi="Arial"/>
          <w:sz w:val="22"/>
          <w:szCs w:val="22"/>
        </w:rPr>
      </w:pPr>
      <w:r w:rsidDel="00000000" w:rsidR="00000000" w:rsidRPr="00000000">
        <w:rPr>
          <w:i w:val="1"/>
          <w:sz w:val="19"/>
          <w:szCs w:val="19"/>
        </w:rPr>
        <w:drawing>
          <wp:inline distB="114300" distT="114300" distL="114300" distR="114300">
            <wp:extent cx="5943600" cy="6362700"/>
            <wp:effectExtent b="0" l="0" r="0" t="0"/>
            <wp:docPr id="58" name="image41.jpg"/>
            <a:graphic>
              <a:graphicData uri="http://schemas.openxmlformats.org/drawingml/2006/picture">
                <pic:pic>
                  <pic:nvPicPr>
                    <pic:cNvPr id="0" name="image41.jpg"/>
                    <pic:cNvPicPr preferRelativeResize="0"/>
                  </pic:nvPicPr>
                  <pic:blipFill>
                    <a:blip r:embed="rId105"/>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Gateway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Gateway.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Gateway receives a CONNECT packet from that Client. This state is supervised by the Gateway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gateway does not receive any packet from the client for a time longer than the keep alive interval plus grace period, the Gateway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activate for example the Will feature for that client. The Disconnected state is governed by the Session Expiry timer - on expiry the Gateway is free to remove the Client session and delete the Client from its records. A Client moves into the Asleep state by issuing a SLEEPREQ packet, </w:t>
      </w:r>
      <w:sdt>
        <w:sdtPr>
          <w:tag w:val="goog_rdk_74"/>
        </w:sdtPr>
        <w:sdtContent>
          <w:commentRangeStart w:id="57"/>
        </w:sdtContent>
      </w:sdt>
      <w:r w:rsidDel="00000000" w:rsidR="00000000" w:rsidRPr="00000000">
        <w:rPr>
          <w:rFonts w:ascii="Arial" w:cs="Arial" w:eastAsia="Arial" w:hAnsi="Arial"/>
          <w:sz w:val="22"/>
          <w:szCs w:val="22"/>
          <w:rtl w:val="0"/>
        </w:rPr>
        <w:t xml:space="preserve">and confirming that request by waiting for a SLEEPRESP packet</w:t>
      </w:r>
      <w:commentRangeEnd w:id="57"/>
      <w:r w:rsidDel="00000000" w:rsidR="00000000" w:rsidRPr="00000000">
        <w:commentReference w:id="57"/>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6">
      <w:pPr>
        <w:spacing w:after="0" w:before="0" w:lineRule="auto"/>
        <w:rPr>
          <w:rFonts w:ascii="Arial" w:cs="Arial" w:eastAsia="Arial" w:hAnsi="Arial"/>
        </w:rPr>
      </w:pPr>
      <w:r w:rsidDel="00000000" w:rsidR="00000000" w:rsidRPr="00000000">
        <w:rPr>
          <w:i w:val="1"/>
          <w:sz w:val="19"/>
          <w:szCs w:val="19"/>
          <w:rtl w:val="0"/>
        </w:rPr>
        <w:t xml:space="preserve">Figure 4-9 – Client View of Client States - informative</w:t>
      </w:r>
      <w:r w:rsidDel="00000000" w:rsidR="00000000" w:rsidRPr="00000000">
        <w:rPr>
          <w:rtl w:val="0"/>
        </w:rPr>
      </w:r>
    </w:p>
    <w:p w:rsidR="00000000" w:rsidDel="00000000" w:rsidP="00000000" w:rsidRDefault="00000000" w:rsidRPr="00000000" w14:paraId="00000A27">
      <w:pPr>
        <w:rPr>
          <w:rFonts w:ascii="Arial" w:cs="Arial" w:eastAsia="Arial" w:hAnsi="Arial"/>
        </w:rPr>
      </w:pPr>
      <w:sdt>
        <w:sdtPr>
          <w:tag w:val="goog_rdk_75"/>
        </w:sdtPr>
        <w:sdtContent>
          <w:commentRangeStart w:id="58"/>
        </w:sdtContent>
      </w:sdt>
      <w:sdt>
        <w:sdtPr>
          <w:tag w:val="goog_rdk_76"/>
        </w:sdtPr>
        <w:sdtContent>
          <w:commentRangeStart w:id="59"/>
        </w:sdtContent>
      </w:sdt>
      <w:r w:rsidDel="00000000" w:rsidR="00000000" w:rsidRPr="00000000">
        <w:rPr>
          <w:rFonts w:ascii="Arial" w:cs="Arial" w:eastAsia="Arial" w:hAnsi="Arial"/>
        </w:rPr>
        <w:drawing>
          <wp:inline distB="114300" distT="114300" distL="114300" distR="114300">
            <wp:extent cx="5943600" cy="4953000"/>
            <wp:effectExtent b="0" l="0" r="0" t="0"/>
            <wp:docPr id="36" name="image27.jpg"/>
            <a:graphic>
              <a:graphicData uri="http://schemas.openxmlformats.org/drawingml/2006/picture">
                <pic:pic>
                  <pic:nvPicPr>
                    <pic:cNvPr id="0" name="image27.jpg"/>
                    <pic:cNvPicPr preferRelativeResize="0"/>
                  </pic:nvPicPr>
                  <pic:blipFill>
                    <a:blip r:embed="rId106"/>
                    <a:srcRect b="304" l="0" r="0" t="304"/>
                    <a:stretch>
                      <a:fillRect/>
                    </a:stretch>
                  </pic:blipFill>
                  <pic:spPr>
                    <a:xfrm>
                      <a:off x="0" y="0"/>
                      <a:ext cx="5943600" cy="4953000"/>
                    </a:xfrm>
                    <a:prstGeom prst="rect"/>
                    <a:ln/>
                  </pic:spPr>
                </pic:pic>
              </a:graphicData>
            </a:graphic>
          </wp:inline>
        </w:drawing>
      </w:r>
      <w:commentRangeEnd w:id="58"/>
      <w:r w:rsidDel="00000000" w:rsidR="00000000" w:rsidRPr="00000000">
        <w:commentReference w:id="58"/>
      </w:r>
      <w:commentRangeEnd w:id="59"/>
      <w:r w:rsidDel="00000000" w:rsidR="00000000" w:rsidRPr="00000000">
        <w:commentReference w:id="59"/>
      </w:r>
      <w:sdt>
        <w:sdtPr>
          <w:tag w:val="goog_rdk_77"/>
        </w:sdtPr>
        <w:sdtContent>
          <w:commentRangeStart w:id="60"/>
        </w:sdtContent>
      </w:sdt>
      <w:r w:rsidDel="00000000" w:rsidR="00000000" w:rsidRPr="00000000">
        <w:rPr>
          <w:rtl w:val="0"/>
        </w:rPr>
      </w:r>
    </w:p>
    <w:p w:rsidR="00000000" w:rsidDel="00000000" w:rsidP="00000000" w:rsidRDefault="00000000" w:rsidRPr="00000000" w14:paraId="00000A28">
      <w:pPr>
        <w:spacing w:after="0" w:line="276" w:lineRule="auto"/>
        <w:ind w:left="705" w:firstLine="0"/>
        <w:rPr>
          <w:rFonts w:ascii="Arial" w:cs="Arial" w:eastAsia="Arial" w:hAnsi="Arial"/>
          <w:b w:val="1"/>
          <w:sz w:val="22"/>
          <w:szCs w:val="22"/>
        </w:rPr>
      </w:pPr>
      <w:commentRangeEnd w:id="60"/>
      <w:r w:rsidDel="00000000" w:rsidR="00000000" w:rsidRPr="00000000">
        <w:commentReference w:id="60"/>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9">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2A">
      <w:pPr>
        <w:pStyle w:val="Heading3"/>
        <w:ind w:left="0" w:firstLine="0"/>
        <w:rPr/>
      </w:pPr>
      <w:bookmarkStart w:colFirst="0" w:colLast="0" w:name="_heading=h.qfa0p4gzzbmu" w:id="302"/>
      <w:bookmarkEnd w:id="302"/>
      <w:r w:rsidDel="00000000" w:rsidR="00000000" w:rsidRPr="00000000">
        <w:rPr>
          <w:rtl w:val="0"/>
        </w:rPr>
        <w:t xml:space="preserve">4.14.1 Session Timers</w:t>
      </w:r>
    </w:p>
    <w:p w:rsidR="00000000" w:rsidDel="00000000" w:rsidP="00000000" w:rsidRDefault="00000000" w:rsidRPr="00000000" w14:paraId="00000A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Gateways,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2C">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tag w:val="goog_rdk_78"/>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48">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49">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4A">
      <w:pPr>
        <w:pStyle w:val="Heading3"/>
        <w:keepLines w:val="1"/>
        <w:spacing w:after="94" w:before="200" w:line="259" w:lineRule="auto"/>
        <w:ind w:left="0" w:firstLine="0"/>
        <w:rPr/>
      </w:pPr>
      <w:bookmarkStart w:colFirst="0" w:colLast="0" w:name="_heading=h.pj8yyjomhafn" w:id="303"/>
      <w:bookmarkEnd w:id="303"/>
      <w:r w:rsidDel="00000000" w:rsidR="00000000" w:rsidRPr="00000000">
        <w:rPr>
          <w:rtl w:val="0"/>
        </w:rPr>
        <w:t xml:space="preserve">4.14.2 Sleeping Clients</w:t>
      </w:r>
    </w:p>
    <w:p w:rsidR="00000000" w:rsidDel="00000000" w:rsidP="00000000" w:rsidRDefault="00000000" w:rsidRPr="00000000" w14:paraId="00000A4B">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sdt>
        <w:sdtPr>
          <w:tag w:val="goog_rdk_79"/>
        </w:sdtPr>
        <w:sdtContent>
          <w:commentRangeStart w:id="61"/>
        </w:sdtContent>
      </w:sdt>
      <w:r w:rsidDel="00000000" w:rsidR="00000000" w:rsidRPr="00000000">
        <w:rPr>
          <w:rFonts w:ascii="Arial" w:cs="Arial" w:eastAsia="Arial" w:hAnsi="Arial"/>
          <w:sz w:val="22"/>
          <w:szCs w:val="22"/>
          <w:rtl w:val="0"/>
        </w:rPr>
        <w:t xml:space="preserve">may be on battery powered devices</w:t>
      </w:r>
      <w:commentRangeEnd w:id="61"/>
      <w:r w:rsidDel="00000000" w:rsidR="00000000" w:rsidRPr="00000000">
        <w:commentReference w:id="61"/>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Gateway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Gateway acknowledges that packet with a SLEEPRESP packet and considers the Client to be Asleep. </w:t>
      </w:r>
      <w:r w:rsidDel="00000000" w:rsidR="00000000" w:rsidRPr="00000000">
        <w:rPr>
          <w:rtl w:val="0"/>
        </w:rPr>
      </w:r>
    </w:p>
    <w:p w:rsidR="00000000" w:rsidDel="00000000" w:rsidP="00000000" w:rsidRDefault="00000000" w:rsidRPr="00000000" w14:paraId="00000A4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4E">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Gateway. The Gateway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F">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50">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Gateway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51">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Gateway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Gateway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Gateway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5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Gateway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Gateway to the Client, </w:t>
      </w:r>
      <w:r w:rsidDel="00000000" w:rsidR="00000000" w:rsidRPr="00000000">
        <w:rPr>
          <w:rFonts w:ascii="Arial" w:cs="Arial" w:eastAsia="Arial" w:hAnsi="Arial"/>
          <w:color w:val="000000"/>
          <w:sz w:val="22"/>
          <w:szCs w:val="22"/>
          <w:rtl w:val="0"/>
        </w:rPr>
        <w:t xml:space="preserve">the Gateway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5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Gateway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Gateway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Gateway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5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Gateway.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5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5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Gateway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Gateway. </w:t>
      </w:r>
      <w:sdt>
        <w:sdtPr>
          <w:tag w:val="goog_rdk_80"/>
        </w:sdtPr>
        <w:sdtContent>
          <w:commentRangeStart w:id="62"/>
        </w:sdtContent>
      </w:sdt>
      <w:r w:rsidDel="00000000" w:rsidR="00000000" w:rsidRPr="00000000">
        <w:rPr>
          <w:rFonts w:ascii="Arial" w:cs="Arial" w:eastAsia="Arial" w:hAnsi="Arial"/>
          <w:color w:val="000000"/>
          <w:sz w:val="22"/>
          <w:szCs w:val="22"/>
          <w:rtl w:val="0"/>
        </w:rPr>
        <w:t xml:space="preserve">Otherwise, it should return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Gateway. </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A57">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if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58">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59">
      <w:pPr>
        <w:spacing w:after="0" w:before="0" w:lineRule="auto"/>
        <w:rPr>
          <w:i w:val="1"/>
          <w:sz w:val="19"/>
          <w:szCs w:val="19"/>
        </w:rPr>
      </w:pPr>
      <w:r w:rsidDel="00000000" w:rsidR="00000000" w:rsidRPr="00000000">
        <w:rPr>
          <w:rtl w:val="0"/>
        </w:rPr>
      </w:r>
    </w:p>
    <w:p w:rsidR="00000000" w:rsidDel="00000000" w:rsidP="00000000" w:rsidRDefault="00000000" w:rsidRPr="00000000" w14:paraId="00000A5A">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5B">
      <w:pPr>
        <w:spacing w:after="0" w:before="0" w:lineRule="auto"/>
        <w:ind w:left="850.3937007874017" w:firstLine="0"/>
        <w:rPr>
          <w:rFonts w:ascii="Arial" w:cs="Arial" w:eastAsia="Arial" w:hAnsi="Arial"/>
          <w:sz w:val="22"/>
          <w:szCs w:val="22"/>
        </w:rPr>
      </w:pPr>
      <w:sdt>
        <w:sdtPr>
          <w:tag w:val="goog_rdk_81"/>
        </w:sdtPr>
        <w:sdtContent>
          <w:commentRangeStart w:id="63"/>
        </w:sdtContent>
      </w:sdt>
      <w:sdt>
        <w:sdtPr>
          <w:tag w:val="goog_rdk_82"/>
        </w:sdtPr>
        <w:sdtContent>
          <w:commentRangeStart w:id="64"/>
        </w:sdtContent>
      </w:sdt>
      <w:r w:rsidDel="00000000" w:rsidR="00000000" w:rsidRPr="00000000">
        <w:rPr>
          <w:rFonts w:ascii="Arial" w:cs="Arial" w:eastAsia="Arial" w:hAnsi="Arial"/>
          <w:sz w:val="24"/>
          <w:szCs w:val="24"/>
        </w:rPr>
        <w:drawing>
          <wp:inline distB="114300" distT="114300" distL="114300" distR="114300">
            <wp:extent cx="4220655" cy="6815138"/>
            <wp:effectExtent b="0" l="0" r="0" t="0"/>
            <wp:docPr id="27" name="image29.png"/>
            <a:graphic>
              <a:graphicData uri="http://schemas.openxmlformats.org/drawingml/2006/picture">
                <pic:pic>
                  <pic:nvPicPr>
                    <pic:cNvPr id="0" name="image29.png"/>
                    <pic:cNvPicPr preferRelativeResize="0"/>
                  </pic:nvPicPr>
                  <pic:blipFill>
                    <a:blip r:embed="rId107"/>
                    <a:srcRect b="0" l="0" r="0" t="0"/>
                    <a:stretch>
                      <a:fillRect/>
                    </a:stretch>
                  </pic:blipFill>
                  <pic:spPr>
                    <a:xfrm>
                      <a:off x="0" y="0"/>
                      <a:ext cx="4220655" cy="6815138"/>
                    </a:xfrm>
                    <a:prstGeom prst="rect"/>
                    <a:ln/>
                  </pic:spPr>
                </pic:pic>
              </a:graphicData>
            </a:graphic>
          </wp:inline>
        </w:drawing>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A5C">
      <w:pPr>
        <w:pStyle w:val="Heading2"/>
        <w:ind w:left="0" w:firstLine="0"/>
        <w:rPr>
          <w:rFonts w:ascii="Arial" w:cs="Arial" w:eastAsia="Arial" w:hAnsi="Arial"/>
        </w:rPr>
      </w:pPr>
      <w:bookmarkStart w:colFirst="0" w:colLast="0" w:name="_heading=h.mo7ahow0t2fa" w:id="304"/>
      <w:bookmarkEnd w:id="30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A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60">
      <w:pPr>
        <w:pStyle w:val="Heading1"/>
        <w:ind w:left="0" w:firstLine="0"/>
        <w:rPr/>
      </w:pPr>
      <w:bookmarkStart w:colFirst="0" w:colLast="0" w:name="_heading=h.ao41zqqg0txn" w:id="305"/>
      <w:bookmarkEnd w:id="30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61">
      <w:pPr>
        <w:pStyle w:val="Heading2"/>
        <w:ind w:left="0" w:firstLine="0"/>
        <w:rPr/>
      </w:pPr>
      <w:bookmarkStart w:colFirst="0" w:colLast="0" w:name="_heading=h.2w9qaq2wvr46" w:id="306"/>
      <w:bookmarkEnd w:id="306"/>
      <w:r w:rsidDel="00000000" w:rsidR="00000000" w:rsidRPr="00000000">
        <w:rPr>
          <w:rtl w:val="0"/>
        </w:rPr>
        <w:t xml:space="preserve">5.1 Introduction</w:t>
      </w:r>
    </w:p>
    <w:p w:rsidR="00000000" w:rsidDel="00000000" w:rsidP="00000000" w:rsidRDefault="00000000" w:rsidRPr="00000000" w14:paraId="00000A6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6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8">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9">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65">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66">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67">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68">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69">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6A">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6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6C">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6D">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6E">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6F">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7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1">
      <w:pPr>
        <w:pStyle w:val="Heading2"/>
        <w:ind w:left="0" w:firstLine="0"/>
        <w:rPr/>
      </w:pPr>
      <w:bookmarkStart w:colFirst="0" w:colLast="0" w:name="_heading=h.igt8todq2le2" w:id="307"/>
      <w:bookmarkEnd w:id="307"/>
      <w:r w:rsidDel="00000000" w:rsidR="00000000" w:rsidRPr="00000000">
        <w:rPr>
          <w:rtl w:val="0"/>
        </w:rPr>
        <w:t xml:space="preserve">5.2 MQTT-SN solutions: security and certification</w:t>
      </w:r>
    </w:p>
    <w:p w:rsidR="00000000" w:rsidDel="00000000" w:rsidP="00000000" w:rsidRDefault="00000000" w:rsidRPr="00000000" w14:paraId="00000A7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73">
      <w:pPr>
        <w:pStyle w:val="Heading2"/>
        <w:ind w:left="0" w:firstLine="0"/>
        <w:rPr/>
      </w:pPr>
      <w:bookmarkStart w:colFirst="0" w:colLast="0" w:name="_heading=h.t81ayj7ar2ac" w:id="308"/>
      <w:bookmarkEnd w:id="308"/>
      <w:r w:rsidDel="00000000" w:rsidR="00000000" w:rsidRPr="00000000">
        <w:rPr>
          <w:rtl w:val="0"/>
        </w:rPr>
        <w:t xml:space="preserve">5.3 Lightweight cryptography and constrained devices</w:t>
      </w:r>
    </w:p>
    <w:p w:rsidR="00000000" w:rsidDel="00000000" w:rsidP="00000000" w:rsidRDefault="00000000" w:rsidRPr="00000000" w14:paraId="00000A7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rFonts w:ascii="Arial" w:cs="Arial" w:eastAsia="Arial" w:hAnsi="Arial"/>
            <w:color w:val="1155cc"/>
            <w:u w:val="single"/>
            <w:shd w:fill="auto" w:val="clear"/>
            <w:rtl w:val="0"/>
          </w:rPr>
          <w:t xml:space="preserve">Section 4.2</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rFonts w:ascii="Arial" w:cs="Arial" w:eastAsia="Arial" w:hAnsi="Arial"/>
            <w:color w:val="1155cc"/>
            <w:u w:val="single"/>
            <w:shd w:fill="auto" w:val="clear"/>
            <w:rtl w:val="0"/>
          </w:rPr>
          <w:t xml:space="preserve">Section 3.26</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7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77">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78">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79">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5">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7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7C">
      <w:pPr>
        <w:pStyle w:val="Heading2"/>
        <w:ind w:left="0" w:firstLine="0"/>
        <w:rPr/>
      </w:pPr>
      <w:bookmarkStart w:colFirst="0" w:colLast="0" w:name="_heading=h.g0bezd2bi3zn" w:id="309"/>
      <w:bookmarkEnd w:id="309"/>
      <w:r w:rsidDel="00000000" w:rsidR="00000000" w:rsidRPr="00000000">
        <w:rPr>
          <w:rtl w:val="0"/>
        </w:rPr>
        <w:t xml:space="preserve">5.4 Implementation notes</w:t>
      </w:r>
    </w:p>
    <w:p w:rsidR="00000000" w:rsidDel="00000000" w:rsidP="00000000" w:rsidRDefault="00000000" w:rsidRPr="00000000" w14:paraId="00000A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8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81">
      <w:pPr>
        <w:pStyle w:val="Heading3"/>
        <w:ind w:left="0" w:firstLine="0"/>
        <w:rPr/>
      </w:pPr>
      <w:bookmarkStart w:colFirst="0" w:colLast="0" w:name="_heading=h.h5vxo4k0bdpo" w:id="310"/>
      <w:bookmarkEnd w:id="310"/>
      <w:r w:rsidDel="00000000" w:rsidR="00000000" w:rsidRPr="00000000">
        <w:rPr>
          <w:rtl w:val="0"/>
        </w:rPr>
        <w:t xml:space="preserve">5.4.1 Authentication of Clients by the Server</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rFonts w:ascii="Arial" w:cs="Arial" w:eastAsia="Arial" w:hAnsi="Arial"/>
            <w:color w:val="1155cc"/>
            <w:u w:val="single"/>
            <w:shd w:fill="auto" w:val="clear"/>
            <w:rtl w:val="0"/>
          </w:rPr>
          <w:t xml:space="preserve">section 4.11.1.2</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30">
        <w:r w:rsidDel="00000000" w:rsidR="00000000" w:rsidRPr="00000000">
          <w:rPr>
            <w:rFonts w:ascii="Arial" w:cs="Arial" w:eastAsia="Arial" w:hAnsi="Arial"/>
            <w:color w:val="000000"/>
            <w:shd w:fill="auto" w:val="clear"/>
            <w:rtl w:val="0"/>
          </w:rPr>
          <w:t xml:space="preserve"> </w:t>
        </w:r>
      </w:hyperlink>
      <w:hyperlink r:id="rId131">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rFonts w:ascii="Arial" w:cs="Arial" w:eastAsia="Arial" w:hAnsi="Arial"/>
            <w:color w:val="1155cc"/>
            <w:u w:val="single"/>
            <w:shd w:fill="auto" w:val="clear"/>
            <w:rtl w:val="0"/>
          </w:rPr>
          <w:t xml:space="preserve">Section 5.4.5</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8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2">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87">
      <w:pPr>
        <w:pStyle w:val="Heading3"/>
        <w:ind w:left="0" w:firstLine="0"/>
        <w:rPr/>
      </w:pPr>
      <w:bookmarkStart w:colFirst="0" w:colLast="0" w:name="_heading=h.lexe5j11rq4v" w:id="311"/>
      <w:bookmarkEnd w:id="311"/>
      <w:r w:rsidDel="00000000" w:rsidR="00000000" w:rsidRPr="00000000">
        <w:rPr>
          <w:rtl w:val="0"/>
        </w:rPr>
        <w:t xml:space="preserve">5.4.2 Authorization of Clients by the Server</w:t>
      </w:r>
    </w:p>
    <w:p w:rsidR="00000000" w:rsidDel="00000000" w:rsidP="00000000" w:rsidRDefault="00000000" w:rsidRPr="00000000" w14:paraId="00000A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rFonts w:ascii="Arial" w:cs="Arial" w:eastAsia="Arial" w:hAnsi="Arial"/>
            <w:color w:val="1155cc"/>
            <w:u w:val="single"/>
            <w:shd w:fill="auto" w:val="clear"/>
            <w:rtl w:val="0"/>
          </w:rPr>
          <w:t xml:space="preserve">section 4.1</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8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8C">
      <w:pPr>
        <w:pStyle w:val="Heading3"/>
        <w:ind w:left="0" w:firstLine="0"/>
        <w:rPr/>
      </w:pPr>
      <w:bookmarkStart w:colFirst="0" w:colLast="0" w:name="_heading=h.jysh3cxpsb6d" w:id="312"/>
      <w:bookmarkEnd w:id="312"/>
      <w:r w:rsidDel="00000000" w:rsidR="00000000" w:rsidRPr="00000000">
        <w:rPr>
          <w:rtl w:val="0"/>
        </w:rPr>
        <w:t xml:space="preserve">5.4.3 Authentication of the Server by the Client</w:t>
      </w:r>
    </w:p>
    <w:p w:rsidR="00000000" w:rsidDel="00000000" w:rsidP="00000000" w:rsidRDefault="00000000" w:rsidRPr="00000000" w14:paraId="00000A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3">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rFonts w:ascii="Arial" w:cs="Arial" w:eastAsia="Arial" w:hAnsi="Arial"/>
            <w:color w:val="1155cc"/>
            <w:u w:val="single"/>
            <w:shd w:fill="auto" w:val="clear"/>
            <w:rtl w:val="0"/>
          </w:rPr>
          <w:t xml:space="preserve">section 4.11</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9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91">
      <w:pPr>
        <w:pStyle w:val="Heading3"/>
        <w:ind w:left="0" w:firstLine="0"/>
        <w:rPr/>
      </w:pPr>
      <w:bookmarkStart w:colFirst="0" w:colLast="0" w:name="_heading=h.ot7sd3b9qzjh" w:id="313"/>
      <w:bookmarkEnd w:id="313"/>
      <w:r w:rsidDel="00000000" w:rsidR="00000000" w:rsidRPr="00000000">
        <w:rPr>
          <w:rtl w:val="0"/>
        </w:rPr>
        <w:t xml:space="preserve">5.4.4 Integrity of Application Messages and MQTT-SN Control Packets</w:t>
      </w:r>
    </w:p>
    <w:p w:rsidR="00000000" w:rsidDel="00000000" w:rsidP="00000000" w:rsidRDefault="00000000" w:rsidRPr="00000000" w14:paraId="00000A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9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95">
      <w:pPr>
        <w:pStyle w:val="Heading3"/>
        <w:ind w:left="0" w:firstLine="0"/>
        <w:rPr/>
      </w:pPr>
      <w:bookmarkStart w:colFirst="0" w:colLast="0" w:name="_heading=h.zdgt1oam65sj" w:id="314"/>
      <w:bookmarkEnd w:id="314"/>
      <w:r w:rsidDel="00000000" w:rsidR="00000000" w:rsidRPr="00000000">
        <w:rPr>
          <w:rtl w:val="0"/>
        </w:rPr>
        <w:t xml:space="preserve">5.4.5 Privacy of Application Messages and MQTT-SN Control Packets</w:t>
      </w:r>
    </w:p>
    <w:p w:rsidR="00000000" w:rsidDel="00000000" w:rsidP="00000000" w:rsidRDefault="00000000" w:rsidRPr="00000000" w14:paraId="00000A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9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9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9A">
      <w:pPr>
        <w:pStyle w:val="Heading3"/>
        <w:ind w:left="0" w:firstLine="0"/>
        <w:rPr/>
      </w:pPr>
      <w:bookmarkStart w:colFirst="0" w:colLast="0" w:name="_heading=h.xh57vyfcv2nk" w:id="315"/>
      <w:bookmarkEnd w:id="315"/>
      <w:r w:rsidDel="00000000" w:rsidR="00000000" w:rsidRPr="00000000">
        <w:rPr>
          <w:rtl w:val="0"/>
        </w:rPr>
        <w:t xml:space="preserve">5.4.6 Non-repudiation of message transmission</w:t>
      </w:r>
    </w:p>
    <w:p w:rsidR="00000000" w:rsidDel="00000000" w:rsidP="00000000" w:rsidRDefault="00000000" w:rsidRPr="00000000" w14:paraId="00000A9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9C">
      <w:pPr>
        <w:pStyle w:val="Heading3"/>
        <w:ind w:left="0" w:firstLine="0"/>
        <w:rPr/>
      </w:pPr>
      <w:bookmarkStart w:colFirst="0" w:colLast="0" w:name="_heading=h.e8wrqxkc3xaj" w:id="316"/>
      <w:bookmarkEnd w:id="316"/>
      <w:r w:rsidDel="00000000" w:rsidR="00000000" w:rsidRPr="00000000">
        <w:rPr>
          <w:rtl w:val="0"/>
        </w:rPr>
        <w:t xml:space="preserve">5.4.7 Detecting compromise of Clients and Servers</w:t>
      </w:r>
    </w:p>
    <w:p w:rsidR="00000000" w:rsidDel="00000000" w:rsidP="00000000" w:rsidRDefault="00000000" w:rsidRPr="00000000" w14:paraId="00000A9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9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9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A0">
      <w:pPr>
        <w:pStyle w:val="Heading3"/>
        <w:ind w:left="0" w:firstLine="0"/>
        <w:rPr/>
      </w:pPr>
      <w:bookmarkStart w:colFirst="0" w:colLast="0" w:name="_heading=h.z4zuc51rmam1" w:id="317"/>
      <w:bookmarkEnd w:id="317"/>
      <w:r w:rsidDel="00000000" w:rsidR="00000000" w:rsidRPr="00000000">
        <w:rPr>
          <w:rtl w:val="0"/>
        </w:rPr>
        <w:t xml:space="preserve">5.4.8 Detecting abnormal behaviors</w:t>
      </w:r>
    </w:p>
    <w:p w:rsidR="00000000" w:rsidDel="00000000" w:rsidP="00000000" w:rsidRDefault="00000000" w:rsidRPr="00000000" w14:paraId="00000AA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A2">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A3">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A4">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A5">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A6">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A7">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A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AB">
      <w:pPr>
        <w:pStyle w:val="Heading3"/>
        <w:ind w:left="0" w:firstLine="0"/>
        <w:rPr/>
      </w:pPr>
      <w:bookmarkStart w:colFirst="0" w:colLast="0" w:name="_heading=h.wh4qb21u9cfo" w:id="318"/>
      <w:bookmarkEnd w:id="318"/>
      <w:r w:rsidDel="00000000" w:rsidR="00000000" w:rsidRPr="00000000">
        <w:rPr>
          <w:rtl w:val="0"/>
        </w:rPr>
        <w:t xml:space="preserve">5.4.9 Handling of Disallowed Unicode code points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rFonts w:ascii="Arial" w:cs="Arial" w:eastAsia="Arial" w:hAnsi="Arial"/>
            <w:color w:val="1155cc"/>
            <w:u w:val="single"/>
            <w:shd w:fill="auto" w:val="clear"/>
            <w:rtl w:val="0"/>
          </w:rPr>
          <w:t xml:space="preserve">Section 1.7.4</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A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A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AF">
      <w:pPr>
        <w:pStyle w:val="Heading4"/>
        <w:ind w:left="0" w:firstLine="0"/>
        <w:rPr/>
      </w:pPr>
      <w:bookmarkStart w:colFirst="0" w:colLast="0" w:name="_heading=h.nz5eemy59ri" w:id="319"/>
      <w:bookmarkEnd w:id="319"/>
      <w:r w:rsidDel="00000000" w:rsidR="00000000" w:rsidRPr="00000000">
        <w:rPr>
          <w:rtl w:val="0"/>
        </w:rPr>
        <w:t xml:space="preserve">5.4.9.1 Considerations for the use of Disallowed Unicode code points</w:t>
      </w:r>
    </w:p>
    <w:p w:rsidR="00000000" w:rsidDel="00000000" w:rsidP="00000000" w:rsidRDefault="00000000" w:rsidRPr="00000000" w14:paraId="00000A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B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B2">
      <w:pPr>
        <w:pStyle w:val="Heading4"/>
        <w:ind w:left="0" w:firstLine="0"/>
        <w:rPr/>
      </w:pPr>
      <w:bookmarkStart w:colFirst="0" w:colLast="0" w:name="_heading=h.bynx7fjpvxum" w:id="320"/>
      <w:bookmarkEnd w:id="320"/>
      <w:r w:rsidDel="00000000" w:rsidR="00000000" w:rsidRPr="00000000">
        <w:rPr>
          <w:rtl w:val="0"/>
        </w:rPr>
        <w:t xml:space="preserve">5.4.9.2 Interactions between Publishers and Subscribers</w:t>
      </w:r>
    </w:p>
    <w:p w:rsidR="00000000" w:rsidDel="00000000" w:rsidP="00000000" w:rsidRDefault="00000000" w:rsidRPr="00000000" w14:paraId="00000A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B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B5">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B6">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B7">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B8">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B9">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BA">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BB">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BC">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BD">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BE">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C0">
      <w:pPr>
        <w:pStyle w:val="Heading4"/>
        <w:ind w:left="0" w:firstLine="0"/>
        <w:rPr/>
      </w:pPr>
      <w:bookmarkStart w:colFirst="0" w:colLast="0" w:name="_heading=h.d4dvwf8lgj0z" w:id="321"/>
      <w:bookmarkEnd w:id="321"/>
      <w:r w:rsidDel="00000000" w:rsidR="00000000" w:rsidRPr="00000000">
        <w:rPr>
          <w:rtl w:val="0"/>
        </w:rPr>
        <w:t xml:space="preserve">5.4.9.3 Remedies</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C2">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C3">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C4">
      <w:pPr>
        <w:pStyle w:val="Heading3"/>
        <w:ind w:left="0" w:firstLine="0"/>
        <w:rPr/>
      </w:pPr>
      <w:bookmarkStart w:colFirst="0" w:colLast="0" w:name="_heading=h.tdlqgir6zrnb" w:id="322"/>
      <w:bookmarkEnd w:id="322"/>
      <w:r w:rsidDel="00000000" w:rsidR="00000000" w:rsidRPr="00000000">
        <w:rPr>
          <w:rtl w:val="0"/>
        </w:rPr>
        <w:t xml:space="preserve">5.4.10 Other security considerations</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C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C8">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C9">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CA">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rFonts w:ascii="Arial" w:cs="Arial" w:eastAsia="Arial" w:hAnsi="Arial"/>
            <w:color w:val="1155cc"/>
            <w:u w:val="single"/>
            <w:shd w:fill="auto" w:val="clear"/>
            <w:rtl w:val="0"/>
          </w:rPr>
          <w:t xml:space="preserve">section 4.11.1</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B">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CC">
      <w:pPr>
        <w:pStyle w:val="Heading3"/>
        <w:ind w:left="0" w:firstLine="0"/>
        <w:rPr/>
      </w:pPr>
      <w:bookmarkStart w:colFirst="0" w:colLast="0" w:name="_heading=h.ndkmfsfe6rvr" w:id="323"/>
      <w:bookmarkEnd w:id="323"/>
      <w:r w:rsidDel="00000000" w:rsidR="00000000" w:rsidRPr="00000000">
        <w:rPr>
          <w:rtl w:val="0"/>
        </w:rPr>
        <w:t xml:space="preserve">5.4.11 Use of SOCKS</w:t>
      </w:r>
    </w:p>
    <w:p w:rsidR="00000000" w:rsidDel="00000000" w:rsidP="00000000" w:rsidRDefault="00000000" w:rsidRPr="00000000" w14:paraId="00000AC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8">
        <w:r w:rsidDel="00000000" w:rsidR="00000000" w:rsidRPr="00000000">
          <w:rPr>
            <w:rFonts w:ascii="Arial" w:cs="Arial" w:eastAsia="Arial" w:hAnsi="Arial"/>
            <w:color w:val="000000"/>
            <w:shd w:fill="auto" w:val="clear"/>
            <w:rtl w:val="0"/>
          </w:rPr>
          <w:t xml:space="preserve"> </w:t>
        </w:r>
      </w:hyperlink>
      <w:hyperlink r:id="rId149">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CE">
      <w:pPr>
        <w:pStyle w:val="Heading3"/>
        <w:ind w:left="0" w:firstLine="0"/>
        <w:rPr/>
      </w:pPr>
      <w:bookmarkStart w:colFirst="0" w:colLast="0" w:name="_heading=h.3e16slc3oya2" w:id="324"/>
      <w:bookmarkEnd w:id="324"/>
      <w:r w:rsidDel="00000000" w:rsidR="00000000" w:rsidRPr="00000000">
        <w:rPr>
          <w:rtl w:val="0"/>
        </w:rPr>
        <w:t xml:space="preserve">5.4.12 Security profiles</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D0">
      <w:pPr>
        <w:pStyle w:val="Heading4"/>
        <w:ind w:left="0" w:firstLine="0"/>
        <w:rPr/>
      </w:pPr>
      <w:bookmarkStart w:colFirst="0" w:colLast="0" w:name="_heading=h.mkfs4hgl2fw9" w:id="325"/>
      <w:bookmarkEnd w:id="325"/>
      <w:r w:rsidDel="00000000" w:rsidR="00000000" w:rsidRPr="00000000">
        <w:rPr>
          <w:rtl w:val="0"/>
        </w:rPr>
        <w:t xml:space="preserve">5.4.12.1 Clear communication profile</w:t>
      </w:r>
    </w:p>
    <w:p w:rsidR="00000000" w:rsidDel="00000000" w:rsidP="00000000" w:rsidRDefault="00000000" w:rsidRPr="00000000" w14:paraId="00000AD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D2">
      <w:pPr>
        <w:pStyle w:val="Heading4"/>
        <w:ind w:left="0" w:firstLine="0"/>
        <w:rPr/>
      </w:pPr>
      <w:bookmarkStart w:colFirst="0" w:colLast="0" w:name="_heading=h.z2enj073z0k8" w:id="326"/>
      <w:bookmarkEnd w:id="326"/>
      <w:r w:rsidDel="00000000" w:rsidR="00000000" w:rsidRPr="00000000">
        <w:rPr>
          <w:rtl w:val="0"/>
        </w:rPr>
        <w:t xml:space="preserve">5.4.12.2 Secured network communication profile</w:t>
      </w:r>
    </w:p>
    <w:p w:rsidR="00000000" w:rsidDel="00000000" w:rsidP="00000000" w:rsidRDefault="00000000" w:rsidRPr="00000000" w14:paraId="00000AD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D4">
      <w:pPr>
        <w:pStyle w:val="Heading4"/>
        <w:ind w:left="0" w:firstLine="0"/>
        <w:rPr/>
      </w:pPr>
      <w:bookmarkStart w:colFirst="0" w:colLast="0" w:name="_heading=h.uimbujrr2hqo" w:id="327"/>
      <w:bookmarkEnd w:id="327"/>
      <w:r w:rsidDel="00000000" w:rsidR="00000000" w:rsidRPr="00000000">
        <w:rPr>
          <w:rtl w:val="0"/>
        </w:rPr>
        <w:t xml:space="preserve">5.4.12.3 Secured transport profile</w:t>
      </w:r>
    </w:p>
    <w:p w:rsidR="00000000" w:rsidDel="00000000" w:rsidP="00000000" w:rsidRDefault="00000000" w:rsidRPr="00000000" w14:paraId="00000AD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D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5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D7">
      <w:pPr>
        <w:pStyle w:val="Heading4"/>
        <w:ind w:left="0" w:firstLine="0"/>
        <w:rPr/>
      </w:pPr>
      <w:bookmarkStart w:colFirst="0" w:colLast="0" w:name="_heading=h.5h0rls4zwxer" w:id="328"/>
      <w:bookmarkEnd w:id="328"/>
      <w:r w:rsidDel="00000000" w:rsidR="00000000" w:rsidRPr="00000000">
        <w:rPr>
          <w:rtl w:val="0"/>
        </w:rPr>
        <w:t xml:space="preserve">5.4.12.4 Industry specific security profiles</w:t>
      </w:r>
    </w:p>
    <w:p w:rsidR="00000000" w:rsidDel="00000000" w:rsidP="00000000" w:rsidRDefault="00000000" w:rsidRPr="00000000" w14:paraId="00000AD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D9">
      <w:pPr>
        <w:spacing w:after="0" w:before="0" w:line="276" w:lineRule="auto"/>
        <w:ind w:left="0" w:right="0" w:firstLine="0"/>
        <w:rPr>
          <w:rFonts w:ascii="Arial" w:cs="Arial" w:eastAsia="Arial" w:hAnsi="Arial"/>
          <w:color w:val="000000"/>
          <w:shd w:fill="auto" w:val="clear"/>
        </w:rPr>
      </w:pPr>
      <w:hyperlink r:id="rId151">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2">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DB">
      <w:pPr>
        <w:pStyle w:val="Heading1"/>
        <w:ind w:left="0" w:firstLine="0"/>
        <w:rPr>
          <w:rFonts w:ascii="Arial" w:cs="Arial" w:eastAsia="Arial" w:hAnsi="Arial"/>
        </w:rPr>
      </w:pPr>
      <w:bookmarkStart w:colFirst="0" w:colLast="0" w:name="_heading=h.2k82xt6" w:id="329"/>
      <w:bookmarkEnd w:id="329"/>
      <w:r w:rsidDel="00000000" w:rsidR="00000000" w:rsidRPr="00000000">
        <w:rPr>
          <w:rFonts w:ascii="Arial" w:cs="Arial" w:eastAsia="Arial" w:hAnsi="Arial"/>
          <w:rtl w:val="0"/>
        </w:rPr>
        <w:t xml:space="preserve">6 Conformance</w:t>
      </w:r>
    </w:p>
    <w:p w:rsidR="00000000" w:rsidDel="00000000" w:rsidP="00000000" w:rsidRDefault="00000000" w:rsidRPr="00000000" w14:paraId="00000ADC">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3">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DD">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4">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E">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5">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F">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E0">
      <w:pPr>
        <w:pStyle w:val="Heading1"/>
        <w:spacing w:after="360" w:before="360" w:lineRule="auto"/>
        <w:ind w:left="0" w:firstLine="0"/>
        <w:rPr/>
      </w:pPr>
      <w:bookmarkStart w:colFirst="0" w:colLast="0" w:name="_heading=h.bc8w7ov5oli4" w:id="330"/>
      <w:bookmarkEnd w:id="330"/>
      <w:r w:rsidDel="00000000" w:rsidR="00000000" w:rsidRPr="00000000">
        <w:rPr>
          <w:rtl w:val="0"/>
        </w:rPr>
        <w:t xml:space="preserve">Appendix A. Acknowledgments</w:t>
      </w:r>
    </w:p>
    <w:p w:rsidR="00000000" w:rsidDel="00000000" w:rsidP="00000000" w:rsidRDefault="00000000" w:rsidRPr="00000000" w14:paraId="00000AE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E2">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E3">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E4">
      <w:pPr>
        <w:pStyle w:val="Heading2"/>
        <w:spacing w:after="120" w:before="240" w:lineRule="auto"/>
        <w:ind w:left="0" w:firstLine="0"/>
        <w:rPr/>
      </w:pPr>
      <w:bookmarkStart w:colFirst="0" w:colLast="0" w:name="_heading=h.glow6i83isd5" w:id="331"/>
      <w:bookmarkEnd w:id="331"/>
      <w:r w:rsidDel="00000000" w:rsidR="00000000" w:rsidRPr="00000000">
        <w:rPr>
          <w:rtl w:val="0"/>
        </w:rPr>
        <w:t xml:space="preserve">A.1 Special Thanks</w:t>
      </w:r>
    </w:p>
    <w:p w:rsidR="00000000" w:rsidDel="00000000" w:rsidP="00000000" w:rsidRDefault="00000000" w:rsidRPr="00000000" w14:paraId="00000AE5">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E6">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E8">
      <w:pPr>
        <w:pStyle w:val="Heading2"/>
        <w:spacing w:after="120" w:before="240" w:lineRule="auto"/>
        <w:ind w:left="0" w:firstLine="0"/>
        <w:rPr/>
      </w:pPr>
      <w:bookmarkStart w:colFirst="0" w:colLast="0" w:name="_heading=h.tdeowwajj1wf" w:id="332"/>
      <w:bookmarkEnd w:id="332"/>
      <w:r w:rsidDel="00000000" w:rsidR="00000000" w:rsidRPr="00000000">
        <w:rPr>
          <w:rtl w:val="0"/>
        </w:rPr>
        <w:t xml:space="preserve">A.2 Participants</w:t>
      </w:r>
    </w:p>
    <w:p w:rsidR="00000000" w:rsidDel="00000000" w:rsidP="00000000" w:rsidRDefault="00000000" w:rsidRPr="00000000" w14:paraId="00000AE9">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EA">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EB">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EC">
      <w:pPr>
        <w:pStyle w:val="Heading1"/>
        <w:spacing w:after="0" w:before="0" w:lineRule="auto"/>
        <w:ind w:left="0" w:right="0" w:firstLine="0"/>
        <w:rPr>
          <w:rFonts w:ascii="Arial" w:cs="Arial" w:eastAsia="Arial" w:hAnsi="Arial"/>
        </w:rPr>
      </w:pPr>
      <w:bookmarkStart w:colFirst="0" w:colLast="0" w:name="_heading=h.v94r25kxc2gv" w:id="333"/>
      <w:bookmarkEnd w:id="33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ED">
      <w:pPr>
        <w:pStyle w:val="Heading1"/>
        <w:spacing w:after="200" w:before="0" w:lineRule="auto"/>
        <w:ind w:left="0" w:right="0" w:firstLine="0"/>
        <w:rPr/>
      </w:pPr>
      <w:bookmarkStart w:colFirst="0" w:colLast="0" w:name="_heading=h.xawx99h7jb7d" w:id="334"/>
      <w:bookmarkEnd w:id="33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EE">
      <w:pPr>
        <w:pStyle w:val="Heading2"/>
        <w:spacing w:after="0" w:before="0" w:lineRule="auto"/>
        <w:ind w:left="0" w:right="0" w:firstLine="0"/>
        <w:rPr/>
      </w:pPr>
      <w:bookmarkStart w:colFirst="0" w:colLast="0" w:name="_heading=h.x64cg1dbuhix" w:id="335"/>
      <w:bookmarkEnd w:id="335"/>
      <w:r w:rsidDel="00000000" w:rsidR="00000000" w:rsidRPr="00000000">
        <w:rPr>
          <w:rtl w:val="0"/>
        </w:rPr>
        <w:t xml:space="preserve">C.1 Example MQTT-SN Architectures</w:t>
      </w:r>
    </w:p>
    <w:p w:rsidR="00000000" w:rsidDel="00000000" w:rsidP="00000000" w:rsidRDefault="00000000" w:rsidRPr="00000000" w14:paraId="00000AE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Gateways,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Forwarders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sz w:val="22"/>
          <w:szCs w:val="22"/>
          <w:rtl w:val="0"/>
        </w:rPr>
        <w:t xml:space="preserve">Brokers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F0">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F1">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Gateway</w:t>
      </w:r>
    </w:p>
    <w:p w:rsidR="00000000" w:rsidDel="00000000" w:rsidP="00000000" w:rsidRDefault="00000000" w:rsidRPr="00000000" w14:paraId="00000AF2">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Gateway which is acting as an MQTT-SN Broker</w:t>
      </w:r>
    </w:p>
    <w:p w:rsidR="00000000" w:rsidDel="00000000" w:rsidP="00000000" w:rsidRDefault="00000000" w:rsidRPr="00000000" w14:paraId="00000AF3">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communicate with an MQTT Broker through an MQTT-SN Gateway</w:t>
      </w:r>
    </w:p>
    <w:p w:rsidR="00000000" w:rsidDel="00000000" w:rsidP="00000000" w:rsidRDefault="00000000" w:rsidRPr="00000000" w14:paraId="00000AF4">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Gateway by using PUBWOS packets.</w:t>
      </w:r>
    </w:p>
    <w:p w:rsidR="00000000" w:rsidDel="00000000" w:rsidP="00000000" w:rsidRDefault="00000000" w:rsidRPr="00000000" w14:paraId="00000AF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Gateway may or may not communicate with an MQTT Broker. Where an MQTT Broker is involved, the MQTT protocol is used between the MQTT Broker and the MQTT-SN Gateway. A Gateway may act as a Broker between MQTT-SN Clients. If it does not act as a Broker itself but is connected to an MQTT Broker, the Gateway’s main function is the translation between MQTT and MQTT-SN.</w:t>
      </w:r>
    </w:p>
    <w:p w:rsidR="00000000" w:rsidDel="00000000" w:rsidP="00000000" w:rsidRDefault="00000000" w:rsidRPr="00000000" w14:paraId="00000AF6">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section …)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F7">
      <w:pPr>
        <w:pStyle w:val="Heading3"/>
        <w:ind w:left="0" w:firstLine="0"/>
        <w:rPr>
          <w:rFonts w:ascii="Arial" w:cs="Arial" w:eastAsia="Arial" w:hAnsi="Arial"/>
        </w:rPr>
      </w:pPr>
      <w:bookmarkStart w:colFirst="0" w:colLast="0" w:name="_heading=h.2b4f1fsjt2po" w:id="336"/>
      <w:bookmarkEnd w:id="33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F8">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Broker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F9">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FA">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FB">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43.png"/>
            <a:graphic>
              <a:graphicData uri="http://schemas.openxmlformats.org/drawingml/2006/picture">
                <pic:pic>
                  <pic:nvPicPr>
                    <pic:cNvPr id="0" name="image43.png"/>
                    <pic:cNvPicPr preferRelativeResize="0"/>
                  </pic:nvPicPr>
                  <pic:blipFill>
                    <a:blip r:embed="rId156"/>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FD">
      <w:pPr>
        <w:pStyle w:val="Heading3"/>
        <w:spacing w:line="276" w:lineRule="auto"/>
        <w:ind w:left="0" w:firstLine="0"/>
        <w:rPr>
          <w:rFonts w:ascii="Arial" w:cs="Arial" w:eastAsia="Arial" w:hAnsi="Arial"/>
        </w:rPr>
      </w:pPr>
      <w:bookmarkStart w:colFirst="0" w:colLast="0" w:name="_heading=h.c0y537komx52" w:id="337"/>
      <w:bookmarkEnd w:id="33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FE">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Broker.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FF">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B00">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7" name="image40.png"/>
            <a:graphic>
              <a:graphicData uri="http://schemas.openxmlformats.org/drawingml/2006/picture">
                <pic:pic>
                  <pic:nvPicPr>
                    <pic:cNvPr id="0" name="image40.png"/>
                    <pic:cNvPicPr preferRelativeResize="0"/>
                  </pic:nvPicPr>
                  <pic:blipFill>
                    <a:blip r:embed="rId157"/>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01">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02">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03">
      <w:pPr>
        <w:pStyle w:val="Heading3"/>
        <w:keepLines w:val="1"/>
        <w:spacing w:after="64" w:before="0" w:line="276" w:lineRule="auto"/>
        <w:ind w:left="0" w:firstLine="0"/>
        <w:rPr/>
      </w:pPr>
      <w:bookmarkStart w:colFirst="0" w:colLast="0" w:name="_heading=h.ydw0bb14xbf" w:id="338"/>
      <w:bookmarkEnd w:id="338"/>
      <w:r w:rsidDel="00000000" w:rsidR="00000000" w:rsidRPr="00000000">
        <w:rPr>
          <w:rtl w:val="0"/>
        </w:rPr>
        <w:t xml:space="preserve">C.1.3 Forwarder </w:t>
      </w:r>
    </w:p>
    <w:p w:rsidR="00000000" w:rsidDel="00000000" w:rsidP="00000000" w:rsidRDefault="00000000" w:rsidRPr="00000000" w14:paraId="00000B04">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05">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06">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07">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3" name="image20.png"/>
            <a:graphic>
              <a:graphicData uri="http://schemas.openxmlformats.org/drawingml/2006/picture">
                <pic:pic>
                  <pic:nvPicPr>
                    <pic:cNvPr id="0" name="image20.png"/>
                    <pic:cNvPicPr preferRelativeResize="0"/>
                  </pic:nvPicPr>
                  <pic:blipFill>
                    <a:blip r:embed="rId158"/>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09">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60" name="image35.png"/>
            <a:graphic>
              <a:graphicData uri="http://schemas.openxmlformats.org/drawingml/2006/picture">
                <pic:pic>
                  <pic:nvPicPr>
                    <pic:cNvPr id="0" name="image35.png"/>
                    <pic:cNvPicPr preferRelativeResize="0"/>
                  </pic:nvPicPr>
                  <pic:blipFill>
                    <a:blip r:embed="rId159"/>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Style w:val="Heading3"/>
        <w:keepLines w:val="1"/>
        <w:spacing w:after="64" w:before="0" w:line="259" w:lineRule="auto"/>
        <w:ind w:left="0" w:firstLine="0"/>
        <w:rPr/>
      </w:pPr>
      <w:bookmarkStart w:colFirst="0" w:colLast="0" w:name="_heading=h.ss5hrr76rn" w:id="339"/>
      <w:bookmarkEnd w:id="339"/>
      <w:r w:rsidDel="00000000" w:rsidR="00000000" w:rsidRPr="00000000">
        <w:rPr>
          <w:rtl w:val="0"/>
        </w:rPr>
        <w:t xml:space="preserve">C.1.4 MQTT-SN Broker</w:t>
      </w:r>
    </w:p>
    <w:p w:rsidR="00000000" w:rsidDel="00000000" w:rsidP="00000000" w:rsidRDefault="00000000" w:rsidRPr="00000000" w14:paraId="00000B0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Broker, it will act as an intermediary between MQTT-SN Clients. </w:t>
      </w:r>
    </w:p>
    <w:p w:rsidR="00000000" w:rsidDel="00000000" w:rsidP="00000000" w:rsidRDefault="00000000" w:rsidRPr="00000000" w14:paraId="00000B0C">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and/or sending of PUBWOS packets - it is an implementation or administrative decision on how to handle them. </w:t>
      </w:r>
    </w:p>
    <w:p w:rsidR="00000000" w:rsidDel="00000000" w:rsidP="00000000" w:rsidRDefault="00000000" w:rsidRPr="00000000" w14:paraId="00000B0D">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0E">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6" name="image36.png"/>
            <a:graphic>
              <a:graphicData uri="http://schemas.openxmlformats.org/drawingml/2006/picture">
                <pic:pic>
                  <pic:nvPicPr>
                    <pic:cNvPr id="0" name="image36.png"/>
                    <pic:cNvPicPr preferRelativeResize="0"/>
                  </pic:nvPicPr>
                  <pic:blipFill>
                    <a:blip r:embed="rId160"/>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0F">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10">
      <w:pPr>
        <w:pStyle w:val="Heading2"/>
        <w:keepLines w:val="1"/>
        <w:spacing w:after="64" w:before="200" w:line="259" w:lineRule="auto"/>
        <w:ind w:left="0" w:firstLine="0"/>
        <w:rPr/>
      </w:pPr>
      <w:bookmarkStart w:colFirst="0" w:colLast="0" w:name="_heading=h.4ekjvzaoz0kn" w:id="340"/>
      <w:bookmarkEnd w:id="340"/>
      <w:r w:rsidDel="00000000" w:rsidR="00000000" w:rsidRPr="00000000">
        <w:rPr>
          <w:rtl w:val="0"/>
        </w:rPr>
        <w:t xml:space="preserve">C.2 Server Congestion</w:t>
      </w:r>
    </w:p>
    <w:p w:rsidR="00000000" w:rsidDel="00000000" w:rsidP="00000000" w:rsidRDefault="00000000" w:rsidRPr="00000000" w14:paraId="00000B11">
      <w:pPr>
        <w:spacing w:after="4" w:line="276" w:lineRule="auto"/>
        <w:ind w:left="-5" w:firstLine="0"/>
        <w:rPr>
          <w:rFonts w:ascii="Arial" w:cs="Arial" w:eastAsia="Arial" w:hAnsi="Arial"/>
          <w:sz w:val="22"/>
          <w:szCs w:val="22"/>
        </w:rPr>
      </w:pPr>
      <w:sdt>
        <w:sdtPr>
          <w:tag w:val="goog_rdk_83"/>
        </w:sdtPr>
        <w:sdtContent>
          <w:commentRangeStart w:id="65"/>
        </w:sdtContent>
      </w:sdt>
      <w:sdt>
        <w:sdtPr>
          <w:tag w:val="goog_rdk_84"/>
        </w:sdtPr>
        <w:sdtContent>
          <w:commentRangeStart w:id="66"/>
        </w:sdtContent>
      </w:sdt>
      <w:r w:rsidDel="00000000" w:rsidR="00000000" w:rsidRPr="00000000">
        <w:rPr>
          <w:rFonts w:ascii="Arial" w:cs="Arial" w:eastAsia="Arial" w:hAnsi="Arial"/>
          <w:sz w:val="22"/>
          <w:szCs w:val="22"/>
          <w:rtl w:val="0"/>
        </w:rPr>
        <w:t xml:space="preserve">For CONNECT, PUBLISH, SUBSCRIBE and REGISTER requests, the Gateway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commentRangeEnd w:id="65"/>
      <w:r w:rsidDel="00000000" w:rsidR="00000000" w:rsidRPr="00000000">
        <w:commentReference w:id="65"/>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B12">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Gateway.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13">
      <w:pPr>
        <w:pStyle w:val="Heading2"/>
        <w:ind w:left="0" w:firstLine="0"/>
        <w:rPr/>
      </w:pPr>
      <w:bookmarkStart w:colFirst="0" w:colLast="0" w:name="_heading=h.te266ghzmyuk" w:id="341"/>
      <w:bookmarkEnd w:id="341"/>
      <w:r w:rsidDel="00000000" w:rsidR="00000000" w:rsidRPr="00000000">
        <w:br w:type="page"/>
      </w:r>
      <w:r w:rsidDel="00000000" w:rsidR="00000000" w:rsidRPr="00000000">
        <w:rPr>
          <w:rtl w:val="0"/>
        </w:rPr>
      </w:r>
    </w:p>
    <w:p w:rsidR="00000000" w:rsidDel="00000000" w:rsidP="00000000" w:rsidRDefault="00000000" w:rsidRPr="00000000" w14:paraId="00000B14">
      <w:pPr>
        <w:pStyle w:val="Heading2"/>
        <w:ind w:left="0" w:firstLine="0"/>
        <w:rPr/>
      </w:pPr>
      <w:bookmarkStart w:colFirst="0" w:colLast="0" w:name="_heading=h.b7gl7rjnh27t" w:id="342"/>
      <w:bookmarkEnd w:id="342"/>
      <w:r w:rsidDel="00000000" w:rsidR="00000000" w:rsidRPr="00000000">
        <w:rPr>
          <w:rtl w:val="0"/>
        </w:rPr>
        <w:t xml:space="preserve">C.3 Example Timer and Counter Values</w:t>
      </w:r>
    </w:p>
    <w:p w:rsidR="00000000" w:rsidDel="00000000" w:rsidP="00000000" w:rsidRDefault="00000000" w:rsidRPr="00000000" w14:paraId="00000B15">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16">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7">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8">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9">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32">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Gateway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33">
      <w:pPr>
        <w:pStyle w:val="Heading2"/>
        <w:ind w:left="0" w:firstLine="0"/>
        <w:rPr>
          <w:rFonts w:ascii="Arial" w:cs="Arial" w:eastAsia="Arial" w:hAnsi="Arial"/>
        </w:rPr>
      </w:pPr>
      <w:bookmarkStart w:colFirst="0" w:colLast="0" w:name="_heading=h.5w55l32vza10" w:id="343"/>
      <w:bookmarkEnd w:id="343"/>
      <w:r w:rsidDel="00000000" w:rsidR="00000000" w:rsidRPr="00000000">
        <w:br w:type="page"/>
      </w:r>
      <w:r w:rsidDel="00000000" w:rsidR="00000000" w:rsidRPr="00000000">
        <w:rPr>
          <w:rtl w:val="0"/>
        </w:rPr>
      </w:r>
    </w:p>
    <w:p w:rsidR="00000000" w:rsidDel="00000000" w:rsidP="00000000" w:rsidRDefault="00000000" w:rsidRPr="00000000" w14:paraId="00000B34">
      <w:pPr>
        <w:pStyle w:val="Heading2"/>
        <w:ind w:left="0" w:firstLine="0"/>
        <w:rPr/>
      </w:pPr>
      <w:bookmarkStart w:colFirst="0" w:colLast="0" w:name="_heading=h.x5dohv2o2038" w:id="344"/>
      <w:bookmarkEnd w:id="344"/>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35">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36">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37">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38">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39">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3A">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3B">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3C">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3D">
      <w:pPr>
        <w:numPr>
          <w:ilvl w:val="0"/>
          <w:numId w:val="44"/>
        </w:numPr>
        <w:spacing w:after="280" w:before="0" w:line="276" w:lineRule="auto"/>
        <w:ind w:left="720" w:hanging="360"/>
        <w:rPr>
          <w:rFonts w:ascii="Arial" w:cs="Arial" w:eastAsia="Arial" w:hAnsi="Arial"/>
          <w:color w:val="333333"/>
          <w:sz w:val="22"/>
          <w:szCs w:val="22"/>
        </w:rPr>
      </w:pPr>
      <w:sdt>
        <w:sdtPr>
          <w:tag w:val="goog_rdk_85"/>
        </w:sdtPr>
        <w:sdtContent>
          <w:commentRangeStart w:id="67"/>
        </w:sdtContent>
      </w:sdt>
      <w:sdt>
        <w:sdtPr>
          <w:tag w:val="goog_rdk_86"/>
        </w:sdtPr>
        <w:sdtContent>
          <w:commentRangeStart w:id="68"/>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67"/>
      <w:r w:rsidDel="00000000" w:rsidR="00000000" w:rsidRPr="00000000">
        <w:commentReference w:id="67"/>
      </w:r>
      <w:commentRangeEnd w:id="68"/>
      <w:r w:rsidDel="00000000" w:rsidR="00000000" w:rsidRPr="00000000">
        <w:commentReference w:id="68"/>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3E">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3F">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40">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41">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42">
      <w:pPr>
        <w:pStyle w:val="Heading2"/>
        <w:keepLines w:val="1"/>
        <w:spacing w:after="77" w:before="0" w:line="259" w:lineRule="auto"/>
        <w:ind w:left="0" w:firstLine="0"/>
        <w:rPr/>
      </w:pPr>
      <w:bookmarkStart w:colFirst="0" w:colLast="0" w:name="_heading=h.gc2bf5yxnvwt" w:id="345"/>
      <w:bookmarkEnd w:id="345"/>
      <w:r w:rsidDel="00000000" w:rsidR="00000000" w:rsidRPr="00000000">
        <w:rPr>
          <w:rtl w:val="0"/>
        </w:rPr>
        <w:t xml:space="preserve">C</w:t>
      </w:r>
      <w:r w:rsidDel="00000000" w:rsidR="00000000" w:rsidRPr="00000000">
        <w:rPr>
          <w:rtl w:val="0"/>
        </w:rPr>
        <w:t xml:space="preserve">.5 PUBLISH with QoS -1</w:t>
      </w:r>
    </w:p>
    <w:p w:rsidR="00000000" w:rsidDel="00000000" w:rsidP="00000000" w:rsidRDefault="00000000" w:rsidRPr="00000000" w14:paraId="00000B43">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44">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2" name="image6.png"/>
            <a:graphic>
              <a:graphicData uri="http://schemas.openxmlformats.org/drawingml/2006/picture">
                <pic:pic>
                  <pic:nvPicPr>
                    <pic:cNvPr id="0" name="image6.png"/>
                    <pic:cNvPicPr preferRelativeResize="0"/>
                  </pic:nvPicPr>
                  <pic:blipFill>
                    <a:blip r:embed="rId1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B46">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r w:rsidDel="00000000" w:rsidR="00000000" w:rsidRPr="00000000">
        <w:rPr>
          <w:rtl w:val="0"/>
        </w:rPr>
      </w:r>
    </w:p>
    <w:p w:rsidR="00000000" w:rsidDel="00000000" w:rsidP="00000000" w:rsidRDefault="00000000" w:rsidRPr="00000000" w14:paraId="00000B47">
      <w:pPr>
        <w:pStyle w:val="Heading3"/>
        <w:ind w:left="0" w:firstLine="0"/>
        <w:rPr/>
      </w:pPr>
      <w:bookmarkStart w:colFirst="0" w:colLast="0" w:name="_heading=h.d1955xpjj9qi" w:id="346"/>
      <w:bookmarkEnd w:id="346"/>
      <w:r w:rsidDel="00000000" w:rsidR="00000000" w:rsidRPr="00000000">
        <w:rPr>
          <w:rtl w:val="0"/>
        </w:rPr>
        <w:t xml:space="preserve">C.5.1 PUBLISH Header</w:t>
      </w:r>
      <w:r w:rsidDel="00000000" w:rsidR="00000000" w:rsidRPr="00000000">
        <w:rPr>
          <w:rtl w:val="0"/>
        </w:rPr>
      </w:r>
    </w:p>
    <w:p w:rsidR="00000000" w:rsidDel="00000000" w:rsidP="00000000" w:rsidRDefault="00000000" w:rsidRPr="00000000" w14:paraId="00000B48">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49">
      <w:pPr>
        <w:pStyle w:val="Heading3"/>
        <w:ind w:left="0" w:firstLine="0"/>
        <w:rPr/>
      </w:pPr>
      <w:bookmarkStart w:colFirst="0" w:colLast="0" w:name="_heading=h.z6s5szoqybu9" w:id="347"/>
      <w:bookmarkEnd w:id="347"/>
      <w:r w:rsidDel="00000000" w:rsidR="00000000" w:rsidRPr="00000000">
        <w:rPr>
          <w:rtl w:val="0"/>
        </w:rPr>
        <w:t xml:space="preserve">C.5.2 PUBLISH Flags</w:t>
      </w:r>
    </w:p>
    <w:p w:rsidR="00000000" w:rsidDel="00000000" w:rsidP="00000000" w:rsidRDefault="00000000" w:rsidRPr="00000000" w14:paraId="00000B4A">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4B">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4C">
      <w:pPr>
        <w:pStyle w:val="Heading4"/>
        <w:spacing w:after="0" w:before="0" w:line="248.00000000000006" w:lineRule="auto"/>
        <w:ind w:left="0" w:right="6" w:firstLine="0"/>
        <w:rPr/>
      </w:pPr>
      <w:bookmarkStart w:colFirst="0" w:colLast="0" w:name="_heading=h.k49fswnusgzd" w:id="348"/>
      <w:bookmarkEnd w:id="348"/>
      <w:r w:rsidDel="00000000" w:rsidR="00000000" w:rsidRPr="00000000">
        <w:rPr>
          <w:rtl w:val="0"/>
        </w:rPr>
        <w:t xml:space="preserve">C.5.2.1 Topic Type</w:t>
      </w:r>
    </w:p>
    <w:p w:rsidR="00000000" w:rsidDel="00000000" w:rsidP="00000000" w:rsidRDefault="00000000" w:rsidRPr="00000000" w14:paraId="00000B4D">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4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4F">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50">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51">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52">
      <w:pPr>
        <w:numPr>
          <w:ilvl w:val="0"/>
          <w:numId w:val="13"/>
        </w:numPr>
        <w:spacing w:after="200" w:before="0" w:line="248.00000000000006" w:lineRule="auto"/>
        <w:ind w:left="720" w:right="6" w:hanging="360"/>
        <w:rPr>
          <w:rFonts w:ascii="Arial" w:cs="Arial" w:eastAsia="Arial" w:hAnsi="Arial"/>
        </w:rPr>
      </w:pPr>
      <w:sdt>
        <w:sdtPr>
          <w:tag w:val="goog_rdk_87"/>
        </w:sdtPr>
        <w:sdtContent>
          <w:commentRangeStart w:id="69"/>
        </w:sdtContent>
      </w:sdt>
      <w:sdt>
        <w:sdtPr>
          <w:tag w:val="goog_rdk_88"/>
        </w:sdtPr>
        <w:sdtContent>
          <w:commentRangeStart w:id="70"/>
        </w:sdtContent>
      </w:sdt>
      <w:r w:rsidDel="00000000" w:rsidR="00000000" w:rsidRPr="00000000">
        <w:rPr>
          <w:rFonts w:ascii="Arial" w:cs="Arial" w:eastAsia="Arial" w:hAnsi="Arial"/>
          <w:rtl w:val="0"/>
        </w:rPr>
        <w:t xml:space="preserve">0b10 - Short Topic Name. A two byte Topic Name, with the same syntax</w:t>
      </w:r>
      <w:commentRangeEnd w:id="69"/>
      <w:r w:rsidDel="00000000" w:rsidR="00000000" w:rsidRPr="00000000">
        <w:commentReference w:id="69"/>
      </w:r>
      <w:commentRangeEnd w:id="70"/>
      <w:r w:rsidDel="00000000" w:rsidR="00000000" w:rsidRPr="00000000">
        <w:commentReference w:id="70"/>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53">
      <w:pPr>
        <w:pStyle w:val="Heading4"/>
        <w:spacing w:after="0" w:before="0" w:line="248.00000000000006" w:lineRule="auto"/>
        <w:ind w:left="0" w:right="6" w:firstLine="0"/>
        <w:rPr/>
      </w:pPr>
      <w:bookmarkStart w:colFirst="0" w:colLast="0" w:name="_heading=h.f8v6o4gdlqm1" w:id="349"/>
      <w:bookmarkEnd w:id="349"/>
      <w:r w:rsidDel="00000000" w:rsidR="00000000" w:rsidRPr="00000000">
        <w:rPr>
          <w:rtl w:val="0"/>
        </w:rPr>
        <w:t xml:space="preserve">C.5.2.2 QoS</w:t>
      </w:r>
    </w:p>
    <w:p w:rsidR="00000000" w:rsidDel="00000000" w:rsidP="00000000" w:rsidRDefault="00000000" w:rsidRPr="00000000" w14:paraId="00000B54">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55">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56">
      <w:pPr>
        <w:pStyle w:val="Heading4"/>
        <w:spacing w:after="0" w:before="0" w:line="248.00000000000006" w:lineRule="auto"/>
        <w:ind w:left="0" w:right="6" w:firstLine="0"/>
        <w:rPr/>
      </w:pPr>
      <w:bookmarkStart w:colFirst="0" w:colLast="0" w:name="_heading=h.k1um9syapc89" w:id="350"/>
      <w:bookmarkEnd w:id="350"/>
      <w:r w:rsidDel="00000000" w:rsidR="00000000" w:rsidRPr="00000000">
        <w:rPr>
          <w:rtl w:val="0"/>
        </w:rPr>
        <w:t xml:space="preserve">C.5.2.3 DUP</w:t>
      </w:r>
    </w:p>
    <w:p w:rsidR="00000000" w:rsidDel="00000000" w:rsidP="00000000" w:rsidRDefault="00000000" w:rsidRPr="00000000" w14:paraId="00000B57">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58">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59">
      <w:pPr>
        <w:pStyle w:val="Heading4"/>
        <w:spacing w:after="0" w:before="0" w:line="246.99999999999994" w:lineRule="auto"/>
        <w:ind w:left="0" w:right="6" w:firstLine="0"/>
        <w:rPr/>
      </w:pPr>
      <w:bookmarkStart w:colFirst="0" w:colLast="0" w:name="_heading=h.fdqzktr96rsl" w:id="351"/>
      <w:bookmarkEnd w:id="351"/>
      <w:r w:rsidDel="00000000" w:rsidR="00000000" w:rsidRPr="00000000">
        <w:rPr>
          <w:rtl w:val="0"/>
        </w:rPr>
        <w:t xml:space="preserve">C.5.2.4 Retain</w:t>
      </w:r>
    </w:p>
    <w:p w:rsidR="00000000" w:rsidDel="00000000" w:rsidP="00000000" w:rsidRDefault="00000000" w:rsidRPr="00000000" w14:paraId="00000B5A">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5B">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5C">
      <w:pPr>
        <w:pStyle w:val="Heading3"/>
        <w:ind w:left="0" w:firstLine="0"/>
        <w:rPr/>
      </w:pPr>
      <w:bookmarkStart w:colFirst="0" w:colLast="0" w:name="_heading=h.vdd4u1anmq9" w:id="352"/>
      <w:bookmarkEnd w:id="352"/>
      <w:r w:rsidDel="00000000" w:rsidR="00000000" w:rsidRPr="00000000">
        <w:rPr>
          <w:rtl w:val="0"/>
        </w:rPr>
        <w:t xml:space="preserve">C.5.3 Topic Alias </w:t>
      </w:r>
    </w:p>
    <w:p w:rsidR="00000000" w:rsidDel="00000000" w:rsidP="00000000" w:rsidRDefault="00000000" w:rsidRPr="00000000" w14:paraId="00000B5D">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5E">
      <w:pPr>
        <w:pStyle w:val="Heading3"/>
        <w:spacing w:after="200" w:before="0" w:line="248.00000000000006" w:lineRule="auto"/>
        <w:ind w:left="0" w:firstLine="0"/>
        <w:rPr/>
      </w:pPr>
      <w:bookmarkStart w:colFirst="0" w:colLast="0" w:name="_heading=h.qpk20o16bg3e" w:id="353"/>
      <w:bookmarkEnd w:id="353"/>
      <w:r w:rsidDel="00000000" w:rsidR="00000000" w:rsidRPr="00000000">
        <w:rPr>
          <w:rtl w:val="0"/>
        </w:rPr>
        <w:t xml:space="preserve">C.5.4 Topic Short Name</w:t>
      </w:r>
    </w:p>
    <w:p w:rsidR="00000000" w:rsidDel="00000000" w:rsidP="00000000" w:rsidRDefault="00000000" w:rsidRPr="00000000" w14:paraId="00000B5F">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60">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61">
      <w:pPr>
        <w:pStyle w:val="Heading3"/>
        <w:ind w:left="0" w:firstLine="0"/>
        <w:rPr/>
      </w:pPr>
      <w:bookmarkStart w:colFirst="0" w:colLast="0" w:name="_heading=h.n3kci6se3415" w:id="354"/>
      <w:bookmarkEnd w:id="354"/>
      <w:r w:rsidDel="00000000" w:rsidR="00000000" w:rsidRPr="00000000">
        <w:rPr>
          <w:rtl w:val="0"/>
        </w:rPr>
        <w:t xml:space="preserve">C.5.5 Topic Name Length</w:t>
      </w:r>
    </w:p>
    <w:p w:rsidR="00000000" w:rsidDel="00000000" w:rsidP="00000000" w:rsidRDefault="00000000" w:rsidRPr="00000000" w14:paraId="00000B62">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3">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64">
      <w:pPr>
        <w:pStyle w:val="Heading3"/>
        <w:ind w:left="0" w:firstLine="0"/>
        <w:rPr/>
      </w:pPr>
      <w:bookmarkStart w:colFirst="0" w:colLast="0" w:name="_heading=h.fuo62t3iil3s" w:id="355"/>
      <w:bookmarkEnd w:id="355"/>
      <w:r w:rsidDel="00000000" w:rsidR="00000000" w:rsidRPr="00000000">
        <w:rPr>
          <w:rtl w:val="0"/>
        </w:rPr>
        <w:t xml:space="preserve">C.5.6 Topic Name</w:t>
      </w:r>
    </w:p>
    <w:p w:rsidR="00000000" w:rsidDel="00000000" w:rsidP="00000000" w:rsidRDefault="00000000" w:rsidRPr="00000000" w14:paraId="00000B65">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6">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67">
      <w:pPr>
        <w:pStyle w:val="Heading3"/>
        <w:ind w:left="0" w:firstLine="0"/>
        <w:rPr/>
      </w:pPr>
      <w:bookmarkStart w:colFirst="0" w:colLast="0" w:name="_heading=h.krzmgvozyfdn" w:id="356"/>
      <w:bookmarkEnd w:id="356"/>
      <w:r w:rsidDel="00000000" w:rsidR="00000000" w:rsidRPr="00000000">
        <w:rPr>
          <w:rtl w:val="0"/>
        </w:rPr>
        <w:t xml:space="preserve">C.5.7 Payload</w:t>
      </w:r>
    </w:p>
    <w:p w:rsidR="00000000" w:rsidDel="00000000" w:rsidP="00000000" w:rsidRDefault="00000000" w:rsidRPr="00000000" w14:paraId="00000B68">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69">
      <w:pPr>
        <w:pStyle w:val="Heading3"/>
        <w:spacing w:after="306" w:lineRule="auto"/>
        <w:ind w:left="-5" w:firstLine="0"/>
        <w:rPr/>
      </w:pPr>
      <w:bookmarkStart w:colFirst="0" w:colLast="0" w:name="_heading=h.q6351elzwqpo" w:id="357"/>
      <w:bookmarkEnd w:id="357"/>
      <w:r w:rsidDel="00000000" w:rsidR="00000000" w:rsidRPr="00000000">
        <w:rPr>
          <w:rtl w:val="0"/>
        </w:rPr>
        <w:t xml:space="preserve">C.5.8 PUBLISH with QoS -1 Actions</w:t>
      </w:r>
    </w:p>
    <w:p w:rsidR="00000000" w:rsidDel="00000000" w:rsidP="00000000" w:rsidRDefault="00000000" w:rsidRPr="00000000" w14:paraId="00000B6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6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6C">
      <w:pPr>
        <w:pStyle w:val="Heading2"/>
        <w:keepLines w:val="1"/>
        <w:spacing w:after="64" w:before="0" w:line="259" w:lineRule="auto"/>
        <w:ind w:left="0" w:firstLine="0"/>
        <w:rPr/>
      </w:pPr>
      <w:bookmarkStart w:colFirst="0" w:colLast="0" w:name="_heading=h.em3zx8yhqijk" w:id="358"/>
      <w:bookmarkEnd w:id="358"/>
      <w:r w:rsidDel="00000000" w:rsidR="00000000" w:rsidRPr="00000000">
        <w:br w:type="page"/>
      </w:r>
      <w:r w:rsidDel="00000000" w:rsidR="00000000" w:rsidRPr="00000000">
        <w:rPr>
          <w:rtl w:val="0"/>
        </w:rPr>
      </w:r>
    </w:p>
    <w:p w:rsidR="00000000" w:rsidDel="00000000" w:rsidP="00000000" w:rsidRDefault="00000000" w:rsidRPr="00000000" w14:paraId="00000B6D">
      <w:pPr>
        <w:pStyle w:val="Heading2"/>
        <w:keepLines w:val="1"/>
        <w:spacing w:after="64" w:before="0" w:line="259" w:lineRule="auto"/>
        <w:ind w:left="0" w:firstLine="0"/>
        <w:rPr/>
      </w:pPr>
      <w:bookmarkStart w:colFirst="0" w:colLast="0" w:name="_heading=h.kble35c09nw4" w:id="359"/>
      <w:bookmarkEnd w:id="359"/>
      <w:r w:rsidDel="00000000" w:rsidR="00000000" w:rsidRPr="00000000">
        <w:rPr>
          <w:rtl w:val="0"/>
        </w:rPr>
        <w:t xml:space="preserve">C.6 Gateway Advertisement and Discovery</w:t>
      </w:r>
    </w:p>
    <w:p w:rsidR="00000000" w:rsidDel="00000000" w:rsidP="00000000" w:rsidRDefault="00000000" w:rsidRPr="00000000" w14:paraId="00000B6E">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6F">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70">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71">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72">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simple Transparent Gateway which is not currently connected to an MQTT Broker, should not advertise.</w:t>
      </w:r>
    </w:p>
    <w:p w:rsidR="00000000" w:rsidDel="00000000" w:rsidP="00000000" w:rsidRDefault="00000000" w:rsidRPr="00000000" w14:paraId="00000B73">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74">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75">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76">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77">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78">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79">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7A">
      <w:pPr>
        <w:keepLines w:val="1"/>
        <w:spacing w:after="77" w:before="0" w:lineRule="auto"/>
        <w:ind w:left="0" w:firstLine="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p>
    <w:p w:rsidR="00000000" w:rsidDel="00000000" w:rsidP="00000000" w:rsidRDefault="00000000" w:rsidRPr="00000000" w14:paraId="00000B7B">
      <w:pPr>
        <w:pStyle w:val="Heading3"/>
        <w:keepLines w:val="1"/>
        <w:pBdr>
          <w:top w:color="auto" w:space="0" w:sz="0" w:val="none"/>
        </w:pBdr>
        <w:spacing w:after="77" w:before="320" w:lineRule="auto"/>
        <w:ind w:left="0" w:firstLine="0"/>
        <w:rPr/>
      </w:pPr>
      <w:bookmarkStart w:colFirst="0" w:colLast="0" w:name="_heading=h.j8kxyxmbtnjv" w:id="360"/>
      <w:bookmarkEnd w:id="360"/>
      <w:r w:rsidDel="00000000" w:rsidR="00000000" w:rsidRPr="00000000">
        <w:rPr>
          <w:rtl w:val="0"/>
        </w:rPr>
        <w:t xml:space="preserve">C.6.1 Transmission Radius</w:t>
      </w:r>
    </w:p>
    <w:p w:rsidR="00000000" w:rsidDel="00000000" w:rsidP="00000000" w:rsidRDefault="00000000" w:rsidRPr="00000000" w14:paraId="00000B7C">
      <w:pPr>
        <w:spacing w:after="0" w:lineRule="auto"/>
        <w:ind w:left="0" w:firstLine="0"/>
        <w:rPr/>
      </w:pPr>
      <w:r w:rsidDel="00000000" w:rsidR="00000000" w:rsidRPr="00000000">
        <w:rPr>
          <w:rtl w:val="0"/>
        </w:rPr>
        <w:t xml:space="preserve">In some mesh network configurations individual nodes may forward requests on to neighbors to eventually reach the destination. SEARCHGW packets are intended to be broadcast and forwarded on by recipients to maximise the chance of finding a suitable Gateway. This does mean that the packets could be forwarded indefinitely. </w:t>
      </w:r>
    </w:p>
    <w:p w:rsidR="00000000" w:rsidDel="00000000" w:rsidP="00000000" w:rsidRDefault="00000000" w:rsidRPr="00000000" w14:paraId="00000B7D">
      <w:pPr>
        <w:spacing w:after="0" w:lineRule="auto"/>
        <w:ind w:left="0" w:firstLine="0"/>
        <w:rPr/>
      </w:pPr>
      <w:r w:rsidDel="00000000" w:rsidR="00000000" w:rsidRPr="00000000">
        <w:rPr>
          <w:rtl w:val="0"/>
        </w:rPr>
        <w:t xml:space="preserve">To avoid overloading networks in this way, the SEARCHGW packet has a transmission radius field which can limit the number of times the packet is forwarded. This might be to a single hop (transmission radius of 1) in the case of a dense deployment of MQTT-SN nodes.</w:t>
      </w:r>
    </w:p>
    <w:p w:rsidR="00000000" w:rsidDel="00000000" w:rsidP="00000000" w:rsidRDefault="00000000" w:rsidRPr="00000000" w14:paraId="00000B7E">
      <w:pPr>
        <w:spacing w:after="0" w:lineRule="auto"/>
        <w:ind w:left="0" w:firstLine="0"/>
        <w:rPr>
          <w:color w:val="000000"/>
        </w:rPr>
      </w:pPr>
      <w:r w:rsidDel="00000000" w:rsidR="00000000" w:rsidRPr="00000000">
        <w:rPr>
          <w:rtl w:val="0"/>
        </w:rPr>
        <w:t xml:space="preserve">The GWINFO response to a SEARCHGW request uses the same transmission radius as in the SEARCHGW packet that triggered it. In both cases, the transmission radius is also passed to the Underlying Network layer when these two packets are transmitted.</w:t>
      </w:r>
      <w:r w:rsidDel="00000000" w:rsidR="00000000" w:rsidRPr="00000000">
        <w:rPr>
          <w:rtl w:val="0"/>
        </w:rPr>
      </w:r>
    </w:p>
    <w:p w:rsidR="00000000" w:rsidDel="00000000" w:rsidP="00000000" w:rsidRDefault="00000000" w:rsidRPr="00000000" w14:paraId="00000B7F">
      <w:pPr>
        <w:pStyle w:val="Heading1"/>
        <w:spacing w:after="360" w:before="360" w:lineRule="auto"/>
        <w:ind w:left="0" w:firstLine="0"/>
        <w:rPr>
          <w:rFonts w:ascii="Arial" w:cs="Arial" w:eastAsia="Arial" w:hAnsi="Arial"/>
          <w:highlight w:val="yellow"/>
        </w:rPr>
      </w:pPr>
      <w:bookmarkStart w:colFirst="0" w:colLast="0" w:name="_heading=h.ewpzaw2f211a" w:id="361"/>
      <w:bookmarkEnd w:id="361"/>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80">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81">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82">
      <w:pPr>
        <w:rPr>
          <w:rFonts w:ascii="Arial" w:cs="Arial" w:eastAsia="Arial" w:hAnsi="Arial"/>
          <w:highlight w:val="yellow"/>
        </w:rPr>
      </w:pPr>
      <w:sdt>
        <w:sdtPr>
          <w:tag w:val="goog_rdk_89"/>
        </w:sdtPr>
        <w:sdtContent>
          <w:commentRangeStart w:id="71"/>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71"/>
      <w:r w:rsidDel="00000000" w:rsidR="00000000" w:rsidRPr="00000000">
        <w:commentReference w:id="71"/>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3">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8">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F8">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F9">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BFD">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SLEEPREQ/SLEEPRESP.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Move Move Advertise, GWINFO and SEARCHGW to the end of Chapter 3. Move C.2 Advertisement and Discovery Appendix to end of document. Redraft Client States section. Add Server Keepalive to CONNACK.</w:t>
            </w:r>
          </w:p>
        </w:tc>
      </w:tr>
    </w:tbl>
    <w:p w:rsidR="00000000" w:rsidDel="00000000" w:rsidP="00000000" w:rsidRDefault="00000000" w:rsidRPr="00000000" w14:paraId="00000C45">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2"/>
      <w:bookmarkEnd w:id="362"/>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3" w:date="2025-04-09T14:14:17Z">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24" w:date="2025-04-09T15:32:04Z">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25" w:date="2025-04-10T15:17:15Z">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32" w:date="2023-10-20T09:26:02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3" w:date="2024-01-04T16:48:28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4" w:date="2025-04-20T13:32:09Z">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69" w:date="2025-04-09T14:19:26Z">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70" w:date="2025-04-09T15:36:30Z">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20" w:date="2024-08-06T14:31:51Z">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21" w:date="2024-08-07T10:20:14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22" w:date="2025-03-05T18:04:37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Richard Coppen" w:id="42" w:date="2024-03-19T12:22:45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5" w:date="2025-05-28T06:40:19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ADVERTISE, SEARCHGW, GWINFO, Forwarder Encapsulation. If we decide to remove those messages, this section can also be removed.</w:t>
      </w:r>
    </w:p>
  </w:comment>
  <w:comment w:author="davide.lenzarini@u-blox.com" w:id="10" w:date="2025-05-28T07:01:08Z">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ADVERTISE, SEARCHGW, GWINFO, Forwarder Encapsulation. If we decide to remove those messages, this section can also be removed.</w:t>
      </w:r>
    </w:p>
  </w:comment>
  <w:comment w:author="davide.lenzarini@u-blox.com" w:id="3" w:date="2025-05-28T06:28:15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"Network Address" is defined below</w:t>
      </w:r>
    </w:p>
  </w:comment>
  <w:comment w:author="davide.lenzarini@u-blox.com" w:id="0" w:date="2023-12-08T14:05:17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6" w:date="2024-08-12T14:36:51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7" w:date="2024-08-12T14:36:51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8" w:date="2024-08-12T14:36:51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1" w:date="2024-08-12T14:36:51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7" w:date="2024-08-12T14:36:51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8" w:date="2024-08-12T14:36:51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50" w:date="2024-03-20T09:00:07Z">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davide.lenzarini@u-blox.com" w:id="7" w:date="2025-05-28T06:50:46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replace with "set of target topics" as the "Topic Filter" is not yet defined as this point</w:t>
      </w:r>
    </w:p>
  </w:comment>
  <w:comment w:author="davide.lenzarini@u-blox.com" w:id="41" w:date="2025-05-28T06:37:57Z">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davide.lenzarini@u-blox.com" w:id="39" w:date="2025-05-28T06:37:49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davide.lenzarini@u-blox.com" w:id="40" w:date="2025-05-28T06:37:49Z">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davide.lenzarini@u-blox.com" w:id="6" w:date="2025-05-28T06:49:12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replace with "means to identify the topics of interest" as the "Topic Filter" is not yet defined as this point</w:t>
      </w:r>
    </w:p>
  </w:comment>
  <w:comment w:author="davide.lenzarini@u-blox.com" w:id="4" w:date="2025-05-28T06:36:45Z">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are only required for ADVERTISE, SEARCHGW, GWINFO, Forwarder Encapsulation. If we decide to remove those messages, this section can also be removed.</w:t>
      </w:r>
    </w:p>
  </w:comment>
  <w:comment w:author="davide.lenzarini@u-blox.com" w:id="36" w:date="2025-05-28T06:38:48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to remove this message as the mesh networks have already protocols for routing and reaching the proper destination.</w:t>
      </w:r>
    </w:p>
  </w:comment>
  <w:comment w:author="davide.lenzarini@u-blox.com" w:id="8" w:date="2025-05-28T06:55:09Z">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definition of "Publish Packet". Can we introduce the term "Publish Packet": A publish packet has an Application Message as payload.</w:t>
      </w:r>
    </w:p>
  </w:comment>
  <w:comment w:author="davide.lenzarini@u-blox.com" w:id="43" w:date="2025-05-28T06:38:07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davide.lenzarini@u-blox.com" w:id="9" w:date="2025-05-28T06:57:22Z">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"Forwarder Encapsulation". If we decide to remove this message, this section can also be removed.</w:t>
      </w:r>
    </w:p>
  </w:comment>
  <w:comment w:author="Andrew Banks" w:id="29" w:date="2025-05-29T15:46:15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make the terminology consistent and use either Server or Gateway.</w:t>
      </w:r>
    </w:p>
  </w:comment>
  <w:comment w:author="Simon Johnson" w:id="60" w:date="2025-05-28T09:07:48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S-Publish in Awake - is that not AFTER the AWAKE state</w:t>
      </w:r>
    </w:p>
  </w:comment>
  <w:comment w:author="davide.lenzarini@u-blox.com" w:id="57" w:date="2025-05-28T09:07:32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optional</w:t>
      </w:r>
    </w:p>
  </w:comment>
  <w:comment w:author="Andrew Banks" w:id="30" w:date="2025-05-29T15:45:10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some conformance clauses missing here. For example its not clear whether the server deletes the Virtual Connection when it receives the SLEEPREQ and hence starts the Session expiry timer. If the Client wakes without having received SLEEPRESP and continues without sending CONNECT to establish a new Virtual Connection, it may see no response from the Server, because it has deleted the Virtual Connection.</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if the client wants to save power and delete the Virtual Connection it can send DISCONNECT. So, may be we should reserve SLEEPREQ t to be where the client wishes to pause, keep the Virtual Connection and resume without sending CONNECT to establish a new one.</w:t>
      </w:r>
    </w:p>
  </w:comment>
  <w:comment w:author="Simon Johnson" w:id="51" w:date="2025-05-28T08:56:07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show how we GET to ACTIVE - ie CONNECT</w:t>
      </w:r>
    </w:p>
  </w:comment>
  <w:comment w:author="Ian Craggs" w:id="52" w:date="2025-05-28T09:20:44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58" w:date="2025-05-28T09:08:34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 can go to sleep also without waiting the SLEEPRESP</w:t>
      </w:r>
    </w:p>
  </w:comment>
  <w:comment w:author="Simon Johnson" w:id="53" w:date="2025-05-28T09:00:04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added the shoulder tap packet did we not?</w:t>
      </w:r>
    </w:p>
  </w:comment>
  <w:comment w:author="Ian Craggs" w:id="54" w:date="2025-05-28T09:20:23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but that doesn't involve any state transitions - it's a prompt for the client to send a PINGREQ if it wants</w:t>
      </w:r>
    </w:p>
  </w:comment>
  <w:comment w:author="davide.lenzarini@u-blox.com" w:id="56" w:date="2025-05-28T09:04:17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in the drawing</w:t>
      </w:r>
    </w:p>
  </w:comment>
  <w:comment w:author="Simon Johnson" w:id="62" w:date="2025-05-28T09:14:48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davide.lenzarini@u-blox.com" w:id="55" w:date="2025-05-28T09:03:06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missing in the drawing</w:t>
      </w:r>
    </w:p>
  </w:comment>
  <w:comment w:author="Simon Johnson" w:id="59" w:date="2025-05-28T09:06:43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about the going to sleep section</w:t>
      </w:r>
    </w:p>
  </w:comment>
  <w:comment w:author="davide.lenzarini@u-blox.com" w:id="63" w:date="2025-05-28T09:19:34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to "Asleep" via DISCONNECT?</w:t>
      </w:r>
    </w:p>
  </w:comment>
  <w:comment w:author="Ian Craggs" w:id="64" w:date="2025-05-28T09:23:48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the diagram needs to be updated</w:t>
      </w:r>
    </w:p>
  </w:comment>
  <w:comment w:author="Simon Johnson" w:id="49" w:date="2025-05-28T10:10:44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not need to increment packet id in some cases (CONNECT)</w:t>
      </w:r>
    </w:p>
  </w:comment>
  <w:comment w:author="Stefan Hagen" w:id="35" w:date="2024-03-03T17:43:50Z">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48" w:date="2025-05-28T10:09:53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davide.lenzarini@u-blox.com" w:id="47" w:date="2025-05-28T10:08:27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recommend to replace with "After the Maximum Retry Count interval is reached without a response"</w:t>
      </w:r>
    </w:p>
  </w:comment>
  <w:comment w:author="Andrew Banks" w:id="61" w:date="2025-05-29T10:51:53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running on batter powered devices</w:t>
      </w:r>
    </w:p>
  </w:comment>
  <w:comment w:author="Ian Craggs" w:id="65" w:date="2025-04-16T16:59:17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exists the MQTT Reason Code "Server Busy". Should we use that rather than duplicating?</w:t>
      </w:r>
    </w:p>
  </w:comment>
  <w:comment w:author="Simon Johnson" w:id="66" w:date="2025-05-01T12:41:08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w:t>
      </w:r>
    </w:p>
  </w:comment>
  <w:comment w:author="Andrew Banks" w:id="46" w:date="2025-04-28T15:22:13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Andrew Banks" w:id="19" w:date="2025-04-28T14:46:28Z">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71" w:date="2025-02-05T10:40:54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3" w:date="2025-04-18T16:50:19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4" w:date="2024-02-07T16:41:05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5" w:date="2024-06-24T14:39:36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6" w:date="2025-02-27T14:34:47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7" w:date="2025-05-28T07:20:22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8" w:date="2025-05-28T08:15:48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67" w:date="2024-08-08T12:22:41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68" w:date="2025-04-20T13:09:29Z">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11" w:date="2023-12-08T14:31:19Z">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2" w:date="2024-01-11T09:01:06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44" w:date="2023-11-23T17:39:04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45" w:date="2023-11-23T17:42:22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4B" w15:done="0"/>
  <w15:commentEx w15:paraId="00000C4C" w15:paraIdParent="00000C4B" w15:done="0"/>
  <w15:commentEx w15:paraId="00000C4D" w15:paraIdParent="00000C4B" w15:done="0"/>
  <w15:commentEx w15:paraId="00000C4E" w15:done="0"/>
  <w15:commentEx w15:paraId="00000C50" w15:paraIdParent="00000C4E" w15:done="0"/>
  <w15:commentEx w15:paraId="00000C51" w15:paraIdParent="00000C4E" w15:done="0"/>
  <w15:commentEx w15:paraId="00000C52" w15:done="0"/>
  <w15:commentEx w15:paraId="00000C53" w15:paraIdParent="00000C52" w15:done="0"/>
  <w15:commentEx w15:paraId="00000C55" w15:done="0"/>
  <w15:commentEx w15:paraId="00000C56" w15:done="0"/>
  <w15:commentEx w15:paraId="00000C57" w15:paraIdParent="00000C56" w15:done="0"/>
  <w15:commentEx w15:paraId="00000C58" w15:done="0"/>
  <w15:commentEx w15:paraId="00000C59" w15:done="0"/>
  <w15:commentEx w15:paraId="00000C5A" w15:done="0"/>
  <w15:commentEx w15:paraId="00000C5B" w15:done="0"/>
  <w15:commentEx w15:paraId="00000C5C" w15:done="0"/>
  <w15:commentEx w15:paraId="00000C5D" w15:done="0"/>
  <w15:commentEx w15:paraId="00000C5F" w15:done="0"/>
  <w15:commentEx w15:paraId="00000C61" w15:done="0"/>
  <w15:commentEx w15:paraId="00000C63" w15:done="0"/>
  <w15:commentEx w15:paraId="00000C65" w15:done="0"/>
  <w15:commentEx w15:paraId="00000C67" w15:done="0"/>
  <w15:commentEx w15:paraId="00000C69" w15:done="0"/>
  <w15:commentEx w15:paraId="00000C6A" w15:done="0"/>
  <w15:commentEx w15:paraId="00000C6B" w15:done="0"/>
  <w15:commentEx w15:paraId="00000C6C" w15:done="0"/>
  <w15:commentEx w15:paraId="00000C6D" w15:done="0"/>
  <w15:commentEx w15:paraId="00000C6E" w15:done="0"/>
  <w15:commentEx w15:paraId="00000C6F" w15:done="0"/>
  <w15:commentEx w15:paraId="00000C70" w15:done="0"/>
  <w15:commentEx w15:paraId="00000C71" w15:done="0"/>
  <w15:commentEx w15:paraId="00000C72" w15:done="0"/>
  <w15:commentEx w15:paraId="00000C73" w15:done="0"/>
  <w15:commentEx w15:paraId="00000C74" w15:done="0"/>
  <w15:commentEx w15:paraId="00000C75" w15:done="0"/>
  <w15:commentEx w15:paraId="00000C76" w15:done="0"/>
  <w15:commentEx w15:paraId="00000C77" w15:done="0"/>
  <w15:commentEx w15:paraId="00000C7A" w15:done="0"/>
  <w15:commentEx w15:paraId="00000C7B" w15:done="0"/>
  <w15:commentEx w15:paraId="00000C7C" w15:paraIdParent="00000C7B" w15:done="0"/>
  <w15:commentEx w15:paraId="00000C7D" w15:done="0"/>
  <w15:commentEx w15:paraId="00000C7E" w15:done="0"/>
  <w15:commentEx w15:paraId="00000C7F" w15:paraIdParent="00000C7E" w15:done="0"/>
  <w15:commentEx w15:paraId="00000C80" w15:done="0"/>
  <w15:commentEx w15:paraId="00000C81" w15:done="0"/>
  <w15:commentEx w15:paraId="00000C82" w15:done="0"/>
  <w15:commentEx w15:paraId="00000C83" w15:done="0"/>
  <w15:commentEx w15:paraId="00000C84" w15:done="0"/>
  <w15:commentEx w15:paraId="00000C85" w15:paraIdParent="00000C84" w15:done="0"/>
  <w15:commentEx w15:paraId="00000C86" w15:done="0"/>
  <w15:commentEx w15:paraId="00000C87" w15:done="0"/>
  <w15:commentEx w15:paraId="00000C88" w15:done="0"/>
  <w15:commentEx w15:paraId="00000C89" w15:done="0"/>
  <w15:commentEx w15:paraId="00000C8A" w15:done="0"/>
  <w15:commentEx w15:paraId="00000C8B" w15:done="0"/>
  <w15:commentEx w15:paraId="00000C8C" w15:paraIdParent="00000C8B" w15:done="0"/>
  <w15:commentEx w15:paraId="00000C8F" w15:done="0"/>
  <w15:commentEx w15:paraId="00000C94" w15:done="0"/>
  <w15:commentEx w15:paraId="00000C95" w15:done="0"/>
  <w15:commentEx w15:paraId="00000C96" w15:done="0"/>
  <w15:commentEx w15:paraId="00000C97" w15:done="0"/>
  <w15:commentEx w15:paraId="00000C98" w15:done="0"/>
  <w15:commentEx w15:paraId="00000C99" w15:paraIdParent="00000C98" w15:done="0"/>
  <w15:commentEx w15:paraId="00000C9A" w15:paraIdParent="00000C98" w15:done="0"/>
  <w15:commentEx w15:paraId="00000C9B" w15:paraIdParent="00000C98" w15:done="0"/>
  <w15:commentEx w15:paraId="00000C9C" w15:paraIdParent="00000C98" w15:done="0"/>
  <w15:commentEx w15:paraId="00000C9F" w15:done="0"/>
  <w15:commentEx w15:paraId="00000CA0" w15:paraIdParent="00000C9F" w15:done="0"/>
  <w15:commentEx w15:paraId="00000CA1" w15:done="0"/>
  <w15:commentEx w15:paraId="00000CA2" w15:paraIdParent="00000CA1" w15:done="0"/>
  <w15:commentEx w15:paraId="00000CA4" w15:done="0"/>
  <w15:commentEx w15:paraId="00000CA6" w15:paraIdParent="00000CA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4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6">
    <w:pPr>
      <w:rPr/>
    </w:pPr>
    <w:r w:rsidDel="00000000" w:rsidR="00000000" w:rsidRPr="00000000">
      <w:rPr/>
      <w:drawing>
        <wp:inline distB="114300" distT="114300" distL="114300" distR="114300">
          <wp:extent cx="2200275" cy="457200"/>
          <wp:effectExtent b="0" l="0" r="0" t="0"/>
          <wp:docPr id="68" name="image33.png"/>
          <a:graphic>
            <a:graphicData uri="http://schemas.openxmlformats.org/drawingml/2006/picture">
              <pic:pic>
                <pic:nvPicPr>
                  <pic:cNvPr id="0" name="image3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image" Target="media/image29.png"/><Relationship Id="rId106" Type="http://schemas.openxmlformats.org/officeDocument/2006/relationships/image" Target="media/image27.jpg"/><Relationship Id="rId105" Type="http://schemas.openxmlformats.org/officeDocument/2006/relationships/image" Target="media/image41.jpg"/><Relationship Id="rId104" Type="http://schemas.openxmlformats.org/officeDocument/2006/relationships/image" Target="media/image45.png"/><Relationship Id="rId109" Type="http://schemas.openxmlformats.org/officeDocument/2006/relationships/hyperlink" Target="https://docs.oasis-open.org/mqtt/mqtt/v5.0/mqtt-v5.0.html" TargetMode="External"/><Relationship Id="rId108" Type="http://schemas.openxmlformats.org/officeDocument/2006/relationships/hyperlink" Target="https://docs.oasis-open.org/mqtt/mqtt/v3.1.1/os/mqtt-v3.1.1-os.html"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8.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4511" TargetMode="External"/><Relationship Id="rId128" Type="http://schemas.openxmlformats.org/officeDocument/2006/relationships/hyperlink" Target="https://docs.oasis-open.org/mqtt/mqtt/v5.0/cos02/mqtt-v5.0-cos02.html#RFC4511" TargetMode="External"/><Relationship Id="rId127" Type="http://schemas.openxmlformats.org/officeDocument/2006/relationships/hyperlink" Target="https://docs.oasis-open.org/mqtt/mqtt/v5.0/cos02/mqtt-v5.0-cos02.html#ISO29192" TargetMode="External"/><Relationship Id="rId126" Type="http://schemas.openxmlformats.org/officeDocument/2006/relationships/hyperlink" Target="https://docs.oasis-open.org/mqtt/mqtt/v5.0/cos02/mqtt-v5.0-cos02.html#ISO29192"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FIPS1402"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FIPS1402"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CHACHA20"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AES" TargetMode="External"/><Relationship Id="rId123" Type="http://schemas.openxmlformats.org/officeDocument/2006/relationships/hyperlink" Target="https://docs.oasis-open.org/mqtt/mqtt/v5.0/cos02/mqtt-v5.0-cos02.html#AES" TargetMode="External"/><Relationship Id="rId122" Type="http://schemas.openxmlformats.org/officeDocument/2006/relationships/hyperlink" Target="https://media.defense.gov/2022/Sep/07/2003071834/-1/-1/0/CSA_CNSA_2.0_ALGORITHMS_.PDF" TargetMode="External"/><Relationship Id="rId95" Type="http://schemas.openxmlformats.org/officeDocument/2006/relationships/image" Target="media/image26.png"/><Relationship Id="rId94" Type="http://schemas.openxmlformats.org/officeDocument/2006/relationships/hyperlink" Target="https://en.wikipedia.org/wiki/Galois/Counter_Mode" TargetMode="External"/><Relationship Id="rId97" Type="http://schemas.openxmlformats.org/officeDocument/2006/relationships/image" Target="media/image4.png"/><Relationship Id="rId96" Type="http://schemas.openxmlformats.org/officeDocument/2006/relationships/image" Target="media/image28.png"/><Relationship Id="rId11" Type="http://schemas.openxmlformats.org/officeDocument/2006/relationships/hyperlink" Target="mailto:davide.lenzarini@u-blox.com" TargetMode="External"/><Relationship Id="rId99" Type="http://schemas.openxmlformats.org/officeDocument/2006/relationships/image" Target="media/image12.png"/><Relationship Id="rId10" Type="http://schemas.openxmlformats.org/officeDocument/2006/relationships/hyperlink" Target="mailto:icraggs@gmail.com" TargetMode="External"/><Relationship Id="rId98" Type="http://schemas.openxmlformats.org/officeDocument/2006/relationships/image" Target="media/image39.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www.rfc-editor.org/rfc/rfc3610" TargetMode="External"/><Relationship Id="rId90"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93" Type="http://schemas.openxmlformats.org/officeDocument/2006/relationships/hyperlink" Target="https://en.wikipedia.org/wiki/CCM_mode" TargetMode="External"/><Relationship Id="rId92"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118" Type="http://schemas.openxmlformats.org/officeDocument/2006/relationships/hyperlink" Target="https://docs.oasis-open.org/mqtt/mqtt/v5.0/cos02/mqtt-v5.0-cos02.html#PCIDSS" TargetMode="External"/><Relationship Id="rId117" Type="http://schemas.openxmlformats.org/officeDocument/2006/relationships/hyperlink" Target="https://docs.oasis-open.org/mqtt/mqtt/v5.0/cos02/mqtt-v5.0-cos02.html#NISTCSF" TargetMode="External"/><Relationship Id="rId116" Type="http://schemas.openxmlformats.org/officeDocument/2006/relationships/hyperlink" Target="https://docs.oasis-open.org/mqtt/mqtt/v5.0/cos02/mqtt-v5.0-cos02.html#NISTCSF" TargetMode="External"/><Relationship Id="rId115" Type="http://schemas.openxmlformats.org/officeDocument/2006/relationships/hyperlink" Target="https://docs.oasis-open.org/mqtt/mqtt/v5.0/cos02/mqtt-v5.0-cos02.html#SARBANES" TargetMode="External"/><Relationship Id="rId119" Type="http://schemas.openxmlformats.org/officeDocument/2006/relationships/hyperlink" Target="https://docs.oasis-open.org/mqtt/mqtt/v5.0/cos02/mqtt-v5.0-cos02.html#PCIDSS"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USEUPRIVSH"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SARBANES"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PCIDSS" TargetMode="External"/><Relationship Id="rId112" Type="http://schemas.openxmlformats.org/officeDocument/2006/relationships/hyperlink" Target="https://docs.oasis-open.org/mqtt/mqtt/v5.0/cos02/mqtt-v5.0-cos02.html#PCIDSS" TargetMode="External"/><Relationship Id="rId111" Type="http://schemas.openxmlformats.org/officeDocument/2006/relationships/hyperlink" Target="https://docs.oasis-open.org/mqtt/mqtt/v5.0/cos02/mqtt-v5.0-cos02.html#USEUPRIVSH" TargetMode="External"/><Relationship Id="rId84" Type="http://schemas.openxmlformats.org/officeDocument/2006/relationships/image" Target="media/image17.png"/><Relationship Id="rId83" Type="http://schemas.openxmlformats.org/officeDocument/2006/relationships/image" Target="media/image34.png"/><Relationship Id="rId86" Type="http://schemas.openxmlformats.org/officeDocument/2006/relationships/hyperlink" Target="https://www.rfc-editor.org/rfc/rfc2104" TargetMode="External"/><Relationship Id="rId85" Type="http://schemas.openxmlformats.org/officeDocument/2006/relationships/image" Target="media/image31.png"/><Relationship Id="rId88"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150" Type="http://schemas.openxmlformats.org/officeDocument/2006/relationships/hyperlink" Target="https://docs.oasis-open.org/mqtt/mqtt/v5.0/cos02/mqtt-v5.0-cos02.html#RFC5246" TargetMode="External"/><Relationship Id="rId87" Type="http://schemas.openxmlformats.org/officeDocument/2006/relationships/hyperlink" Target="https://nvlpubs.nist.gov/nistpubs/FIPS/NIST.FIPS.198-1.pdf" TargetMode="External"/><Relationship Id="rId89" Type="http://schemas.openxmlformats.org/officeDocument/2006/relationships/hyperlink" Target="https://nvlpubs.nist.gov/nistpubs/SpecialPublications/NIST.SP.800-38b.pdf" TargetMode="External"/><Relationship Id="rId80" Type="http://schemas.openxmlformats.org/officeDocument/2006/relationships/image" Target="media/image42.png"/><Relationship Id="rId82" Type="http://schemas.openxmlformats.org/officeDocument/2006/relationships/hyperlink" Target="https://docs.google.com/document/d/1Q_l-TOttOqktQmnupRv7Un1Y8KzULIxc/edit?pli=1#heading=h.23ckvvd" TargetMode="External"/><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RFC1928"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1928"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IEEE8021AR" TargetMode="External"/><Relationship Id="rId142" Type="http://schemas.openxmlformats.org/officeDocument/2006/relationships/hyperlink" Target="https://docs.oasis-open.org/mqtt/mqtt/v5.0/cos02/mqtt-v5.0-cos02.html#IEEE8021AR" TargetMode="External"/><Relationship Id="rId141" Type="http://schemas.openxmlformats.org/officeDocument/2006/relationships/hyperlink" Target="https://docs.oasis-open.org/mqtt/mqtt/v5.0/cos02/mqtt-v5.0-cos02.html#RFC6960" TargetMode="External"/><Relationship Id="rId140" Type="http://schemas.openxmlformats.org/officeDocument/2006/relationships/hyperlink" Target="https://docs.oasis-open.org/mqtt/mqtt/v5.0/cos02/mqtt-v5.0-cos02.html#RFC6960"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6960"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6960"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528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5280" TargetMode="External"/><Relationship Id="rId73" Type="http://schemas.openxmlformats.org/officeDocument/2006/relationships/image" Target="media/image19.png"/><Relationship Id="rId72" Type="http://schemas.openxmlformats.org/officeDocument/2006/relationships/image" Target="media/image18.png"/><Relationship Id="rId75" Type="http://schemas.openxmlformats.org/officeDocument/2006/relationships/image" Target="media/image1.png"/><Relationship Id="rId74" Type="http://schemas.openxmlformats.org/officeDocument/2006/relationships/image" Target="media/image13.png"/><Relationship Id="rId77" Type="http://schemas.openxmlformats.org/officeDocument/2006/relationships/image" Target="media/image30.png"/><Relationship Id="rId76" Type="http://schemas.openxmlformats.org/officeDocument/2006/relationships/image" Target="media/image24.png"/><Relationship Id="rId79" Type="http://schemas.openxmlformats.org/officeDocument/2006/relationships/image" Target="media/image14.png"/><Relationship Id="rId78" Type="http://schemas.openxmlformats.org/officeDocument/2006/relationships/image" Target="media/image10.png"/><Relationship Id="rId71" Type="http://schemas.openxmlformats.org/officeDocument/2006/relationships/image" Target="media/image22.png"/><Relationship Id="rId70" Type="http://schemas.openxmlformats.org/officeDocument/2006/relationships/image" Target="media/image7.png"/><Relationship Id="rId139" Type="http://schemas.openxmlformats.org/officeDocument/2006/relationships/hyperlink" Target="https://docs.oasis-open.org/mqtt/mqtt/v5.0/cos02/mqtt-v5.0-cos02.html#RFC5280" TargetMode="External"/><Relationship Id="rId138" Type="http://schemas.openxmlformats.org/officeDocument/2006/relationships/hyperlink" Target="https://docs.oasis-open.org/mqtt/mqtt/v5.0/cos02/mqtt-v5.0-cos02.html#RFC5280" TargetMode="External"/><Relationship Id="rId137" Type="http://schemas.openxmlformats.org/officeDocument/2006/relationships/hyperlink" Target="https://docs.oasis-open.org/mqtt/mqtt/v5.0/cos02/mqtt-v5.0-cos02.html#RFC5246" TargetMode="External"/><Relationship Id="rId132" Type="http://schemas.openxmlformats.org/officeDocument/2006/relationships/hyperlink" Target="https://datatracker.ietf.org/doc/rfc9147/" TargetMode="External"/><Relationship Id="rId131" Type="http://schemas.openxmlformats.org/officeDocument/2006/relationships/hyperlink" Target="https://docs.oasis-open.org/mqtt/mqtt/v5.0/cos02/mqtt-v5.0-cos02.html#RFC6749" TargetMode="External"/><Relationship Id="rId130" Type="http://schemas.openxmlformats.org/officeDocument/2006/relationships/hyperlink" Target="https://docs.oasis-open.org/mqtt/mqtt/v5.0/cos02/mqtt-v5.0-cos02.html#RFC6749" TargetMode="External"/><Relationship Id="rId136" Type="http://schemas.openxmlformats.org/officeDocument/2006/relationships/hyperlink" Target="https://datatracker.ietf.org/doc/rfc9147/"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32.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5.png"/><Relationship Id="rId63" Type="http://schemas.openxmlformats.org/officeDocument/2006/relationships/image" Target="media/image3.png"/><Relationship Id="rId66" Type="http://schemas.openxmlformats.org/officeDocument/2006/relationships/image" Target="media/image44.png"/><Relationship Id="rId65" Type="http://schemas.openxmlformats.org/officeDocument/2006/relationships/image" Target="media/image21.png"/><Relationship Id="rId68" Type="http://schemas.openxmlformats.org/officeDocument/2006/relationships/image" Target="media/image9.png"/><Relationship Id="rId67" Type="http://schemas.openxmlformats.org/officeDocument/2006/relationships/image" Target="media/image8.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7.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161" Type="http://schemas.openxmlformats.org/officeDocument/2006/relationships/image" Target="media/image6.png"/><Relationship Id="rId54" Type="http://schemas.openxmlformats.org/officeDocument/2006/relationships/hyperlink" Target="https://www.rfc-editor.org/info/rfc3552" TargetMode="External"/><Relationship Id="rId160" Type="http://schemas.openxmlformats.org/officeDocument/2006/relationships/image" Target="media/image36.png"/><Relationship Id="rId57" Type="http://schemas.openxmlformats.org/officeDocument/2006/relationships/image" Target="media/image2.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35.png"/><Relationship Id="rId59" Type="http://schemas.openxmlformats.org/officeDocument/2006/relationships/hyperlink" Target="https://docs.oasis-open.org/mqtt/mqtt/v5.0/cos02/mqtt-v5.0-cos02.html#RFC3629" TargetMode="External"/><Relationship Id="rId154" Type="http://schemas.openxmlformats.org/officeDocument/2006/relationships/hyperlink" Target="https://www.oasis-open.org/policies-guidelines/oasis-defined-terms-2017-05-26#dConformanceClause" TargetMode="External"/><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www.oasis-open.org/policies-guidelines/tc-process#wpComponentsConfClause" TargetMode="External"/><Relationship Id="rId152" Type="http://schemas.openxmlformats.org/officeDocument/2006/relationships/hyperlink" Target="https://media.defense.gov/2022/Sep/07/2003071834/-1/-1/0/CSA_CNSA_2.0_ALGORITHMS_.PDF" TargetMode="External"/><Relationship Id="rId151" Type="http://schemas.openxmlformats.org/officeDocument/2006/relationships/hyperlink" Target="https://docs.oasis-open.org/mqtt/mqtt/v5.0/cos02/mqtt-v5.0-cos02.html#NSAB" TargetMode="External"/><Relationship Id="rId158" Type="http://schemas.openxmlformats.org/officeDocument/2006/relationships/image" Target="media/image20.png"/><Relationship Id="rId157" Type="http://schemas.openxmlformats.org/officeDocument/2006/relationships/image" Target="media/image40.png"/><Relationship Id="rId156" Type="http://schemas.openxmlformats.org/officeDocument/2006/relationships/image" Target="media/image43.png"/><Relationship Id="rId155" Type="http://schemas.openxmlformats.org/officeDocument/2006/relationships/hyperlink" Target="https://docs.oasis-open.org/templates/TCHandbook/ConformanceGuidelin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c2XInA0x5OZCwK9X/iHaLOMGg==">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iS6Zib5TJ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3A0KC0FBQUJUVXV0UmZ3EqoN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tcTsu9YyQpMGCgtBQUFCZlZLdVc4OBILQUFBQlRVdXRSZnca5wEKCXRleHQvaHRtbB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wAQC4AQAY4YLq4pIyILXE7LvWMjAAQhBraXguMTg3a3l4ZnZodnlq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KTP8qzxMjikz/Ks8TJKLQoKdGV4dC9wbGFpbhIfU0VBUkNIR1cgLSBTZWFyY2ggZm9yIEEgR2F0ZXdheVoMNmxhbHZ4bnJkcXVtcgIgAHgAmgEGCAAQABgAqgFcElpUaGUgR1cgZGlzY292ZXJ5IGFuZCBhZHZlcnRpc2luZyBzaG91bGQgYmUgb3V0IG9mIHNjb3BlLiBJIHByb3Bvc2UgdG8gcmVtb3ZlIHRoaXMgbWVzc2FnZS6wAQC4AQAYpM/yrPEyIKTP8qzxMjAAQhBraXguOHhkNmU0aXhzdXo1Iv0DCgtBQUFCa015RkhqaxLLAwoLQUFBQmtNeUZIamsSC0FBQUJrTXlGSGpr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jxicj48YnI+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JBQoLQUFBQmtNeUZIMXcSlwU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ucCCgtBQUFCa2NGazRmbxK1AgoLQUFBQmtjRms0Zm8SC0FBQUJrY0ZrNGZvGjUKCXRleHQvaHRtbBIobWF5IGJlIHJ1bm5pbmcgb24gYmF0dGVyIHBvd2VyZWQgZGV2aWNlcyI2Cgp0ZXh0L3BsYWluEihtYXkgYmUgcnVubmluZyBvbiBiYXR0ZXIgcG93ZXJlZCBkZXZpY2VzKhsiFTExNjA4MTg5OTE3MTEzNDUzMDAwMygAOAAwqoGu3fEyOKqBrt3xMkovCgp0ZXh0L3BsYWluEiFtYXkgYmUgb24gYmF0dGVyeSBwb3dlcmVkIGRldmljZXNaDDlxaXRydXh0em41ZXICIAB4AJoBBggAEAAYAKoBKhIobWF5IGJlIHJ1bm5pbmcgb24gYmF0dGVyIHBvd2VyZWQgZGV2aWNlc7ABALgBABiqga7d8TIgqoGu3fEyMABCEGtpeC54ZGRtaGhienlyb3o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LgDAoLQUFBQmlqNkp4UlkSrgwKC0FBQUJpajZKeFJZEgtBQUFCaWo2SnhSWRroAwoJdGV4dC9odG1s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IuMDCgp0ZXh0L3BsYWluEtQDSWYgd2Uga2VlcCB0aGlzIGhlcmUgaW5zdGVhZCBvZiBpbiB0aGUgQ09OTkFDSyBzZWN0aW9uIHdlIG91Z2h0IHRvIGJlIGV4cGxpY2l0IGluIHNheWluZyB0aGF0IHRoZSByZXRyaWVkIFBhY2tldHMgbXVzdCBmbG93IGFmdGVyIENPTk5BQ0sgaXMgc2VudCBvciByZWNlaXZlZC7CoAoK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kgkKC0FBQUJpajZCblU0EuAI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XAgoLQUFBQmlDMWxiY28SpQIKC0FBQUJpQzFsYmNvEgtBQUFCaUMxbGJjbxo6Cgl0ZXh0L2h0bWwSLUFkZGVkIGFuIE1RVFQtU04gc3BlY2lmaWMgc3VjY2VzcyBSZWFzb24gQ29kZSI7Cgp0ZXh0L3BsYWluEi1BZGRlZCBhbiBNUVRULVNOIHNwZWNpZmljIHN1Y2Nlc3MgUmVhc29uIENvZGUqGyIVMTAzOTc0MTE4OTE0NDAzMDc4ODc2KAA4ADDM07vO5DI4zNO7zuQyShAKCnRleHQvcGxhaW4SAjI2WgxidDhqcG1icDJna3NyAiAAeACaAQYIABAAGACqAS8SLUFkZGVkIGFuIE1RVFQtU04gc3BlY2lmaWMgc3VjY2VzcyBSZWFzb24gQ29kZbABALgBABjM07vO5DIgzNO7zuQyMABCEGtpeC5ocTkxemVmbTk1ZWIi7A4KC0FBQUJHSkpwbFlNEroO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R/div8T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8uvFmuUyMABCEGtpeC5leDRhcWt4YmFlbWw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lxUKC0FBQUJCTFJHTDRBEuUUCgtBQUFCQkxSR0w0QRILQUFBQkJMUkdMNEEa0QMKCXRleHQvaHRtbBLDA0Zyb20gPGEgaHJlZj0iaHR0cHM6Ly93d3cuZ29vZ2xlLmNvbS91cmw/cT1odHRwczovL2lzc3Vlcy5vYXNpcy1vcGVuLm9yZy9icm93c2UvTVFUVC02MDQmYW1wO3NhPUQmYW1wO3NvdXJjZT1kb2NzJmFtcDt1c3Q9MTc0ODgwMzc1OTcwMzQzMyZhbXA7dXNnPUFPdlZhdzJaZTZWN2RCWVlGNFAwMXdLUmMzemg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Q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IAQK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FaDHAyYmlocHYwdndzcnICIAB4AIgBApoBBggAEAAYAKoBxgMSwwNGcm9tIDxhIGhyZWY9Imh0dHBzOi8vd3d3Lmdvb2dsZS5jb20vdXJsP3E9aHR0cHM6Ly9pc3N1ZXMub2FzaXMtb3Blbi5vcmcvYnJvd3NlL01RVFQtNjA0JmFtcDtzYT1EJmFtcDtzb3VyY2U9ZG9jcyZhbXA7dXN0PTE3NDg4MDM3NTk3MDM0MzMmYW1wO3VzZz1BT3ZWYXcyWmU2VjdkQllZRjRQMDF3S1JjM3po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BGKiWjuq/MSD1pprqvzEwAEIQa2l4LjJpMTlycDVpcGM1bD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MXphODV3ZmJiMzBmMg5oLmp5bThzN29nd3U5bjIOaC5saGRoOWZsdm9ydHMyDmgudHM0cnJ1d2ZyaTU0Mg5oLjIwZzhwbXJlbHp1NzIOaC4xNWNxcnNveXhjODcyDmguajl0dXRkemc4Z2RqMg5oLmcxbW1mMWM0bHZxaDIOaC5kZ3IzN2ZjbjcwaDcyDmgudXIyNzZyYzQ0cGx2Mg1oLmR2ZWdiZHEwMjRnMg5oLm0xems3YWdjbzM1NTIOaC5qbzJkMmZuZ3g2aGoyDmgudmpsMjE5Z2hsaHZpMg5oLnEzMHl4MW1jNHJjMTIOaC4zeTZvOXZocWFrcm8yDmguZG92bndsNDZhN2lzMg5oLmo3NXA5Nm82dmVzbTIJaC4xZTAza3FwMgloLjN4enIzZWkyCGguc2FibnU0MgloLjNjOXo2aHg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CWguMmk5bDhuczIOaC5iZTc2cmRybGNlZ3Q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jM5YnhvOXlmdDl2Z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lChRzdWdnZXN0LmRoZDA2YnU5NjlyOBINU2ltb24gSm9obnNvbmozChRzdWdnZXN0LnRubjh4c3lhYjRqeBIbZGF2aWRlLmxlbnphcmluaUB1LWJsb3guY29tajMKFHN1Z2dlc3QuOWUydDEzZDU2b3I1EhtkYXZpZGUubGVuemFyaW5pQHUtYmxveC5jb21qIgoUc3VnZ2VzdC55aXM0MG84dTk2d2QSCklhbiBDcmFnZ3NqMwoUc3VnZ2VzdC51Z283N2Q4emUxbXM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JQoUc3VnZ2VzdC5kZDd3d3d2YXZuNGMSDVNpbW9uIEpvaG5zb25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jMKFHN1Z2dlc3QuaHplcWp3c3RtbHpxEhtkYXZpZGUubGVuemFyaW5pQHUtYmxveC5jb21qIQoUc3VnZ2VzdC5jZzZwdnN3a3pvOWUSCUFub255bW91c2ozChRzdWdnZXN0LmJ4MmF2b3V4d21rMBIbZGF2aWRlLmxlbnphcmluaUB1LWJsb3guY29tajMKFHN1Z2dlc3Quazg4OW1zamRvdzA4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lChRzdWdnZXN0LjZjdXgyb3B4Zm96MBINU2ltb24gSm9obnNvbmohChRzdWdnZXN0LnhzY29vbHFzcXFybxIJQW5vbnltb3VzajMKFHN1Z2dlc3QuOGFoa2VkbHFkcGtj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JoZGMxODNmcHQ2NhIbZGF2aWRlLmxlbnphcmluaUB1LWJsb3guY29tajMKFHN1Z2dlc3QubmU0MGJhbWRoZzk4EhtkYXZpZGUubGVuemFyaW5pQHUtYmxveC5jb21qMwoUc3VnZ2VzdC5qdHoweWo0YjM4ZzASG2RhdmlkZS5sZW56YXJpbmlAdS1ibG94LmNvbWoyChNzdWdnZXN0LnNlbjczMmw5OGlkEhtkYXZpZGUubGVuemFyaW5pQHUtYmxveC5jb21qMwoUc3VnZ2VzdC4yd2EwMHJiYzQ2YzM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zMXVwemNhdW41Y3k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seG5yajFmeWprdjc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NTZwdWlmOXdxMDltEhtkYXZpZGUubGVuemFyaW5pQHUtYmxveC5jb21qMwoUc3VnZ2VzdC5odmk0Yjc4b21ucjESG2RhdmlkZS5sZW56YXJpbmlAdS1ibG94LmNvbWozChRzdWdnZXN0Lmt3MXJsajl2d2RzN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50ZWNzdWxhbW03N2kSG2RhdmlkZS5sZW56YXJpbmlAdS1ibG94LmNvbW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53MmI2d2szcHh2ZXY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jMKFHN1Z2dlc3QudHVuMmJla3dwa295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JzY2w1dmd4NHdndxIbZGF2aWRlLmxlbnphcmluaUB1LWJsb3guY29t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jMKFHN1Z2dlc3QubXBuM3F3ZHdraWQ0EhtkYXZpZGUubGVuemFyaW5pQHUtYmxveC5jb21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jMKFHN1Z2dlc3QubDl3anFqeTl3d2E3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IKFHN1Z2dlc3QudXZtNWx2M3Z5OHR5EgpJYW4gQ3JhZ2dz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UKFHN1Z2dlc3Qud3J6aTJrOGdtZjNtEg1TaW1vbiBKb2huc29u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