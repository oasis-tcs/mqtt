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01 August 2024</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w:t>
      </w:r>
      <w:r w:rsidDel="00000000" w:rsidR="00000000" w:rsidRPr="00000000">
        <w:rPr>
          <w:rFonts w:ascii="Arial" w:cs="Arial" w:eastAsia="Arial" w:hAnsi="Arial"/>
          <w:color w:val="000000"/>
          <w:sz w:val="20"/>
          <w:szCs w:val="20"/>
          <w:shd w:fill="auto" w:val="clear"/>
          <w:rtl w:val="0"/>
        </w:rPr>
        <w:t xml:space="preserve">anks </w:t>
      </w:r>
      <w:r w:rsidDel="00000000" w:rsidR="00000000" w:rsidRPr="00000000">
        <w:rPr>
          <w:rFonts w:ascii="Arial" w:cs="Arial" w:eastAsia="Arial" w:hAnsi="Arial"/>
          <w:color w:val="000000"/>
          <w:sz w:val="20"/>
          <w:szCs w:val="20"/>
          <w:shd w:fill="auto" w:val="clear"/>
          <w:rtl w:val="0"/>
        </w:rPr>
        <w:t xml:space="preserve">(andrewdjbanks@gmail.com</w:t>
      </w:r>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Davide Lenzarini (</w:t>
      </w:r>
      <w:hyperlink r:id="rId11">
        <w:r w:rsidDel="00000000" w:rsidR="00000000" w:rsidRPr="00000000">
          <w:rPr>
            <w:rFonts w:ascii="Arial" w:cs="Arial" w:eastAsia="Arial" w:hAnsi="Arial"/>
            <w:color w:val="000000"/>
            <w:sz w:val="20"/>
            <w:szCs w:val="20"/>
            <w:shd w:fill="auto" w:val="clear"/>
            <w:rtl w:val="0"/>
          </w:rPr>
          <w:t xml:space="preserve">davide.lenzarini@u-blox.com</w:t>
        </w:r>
      </w:hyperlink>
      <w:r w:rsidDel="00000000" w:rsidR="00000000" w:rsidRPr="00000000">
        <w:rPr>
          <w:rFonts w:ascii="Arial" w:cs="Arial" w:eastAsia="Arial" w:hAnsi="Arial"/>
          <w:color w:val="000000"/>
          <w:sz w:val="20"/>
          <w:szCs w:val="20"/>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Ian Craggs (</w:t>
      </w:r>
      <w:hyperlink r:id="rId12">
        <w:r w:rsidDel="00000000" w:rsidR="00000000" w:rsidRPr="00000000">
          <w:rPr>
            <w:rFonts w:ascii="Arial" w:cs="Arial" w:eastAsia="Arial" w:hAnsi="Arial"/>
            <w:color w:val="000000"/>
            <w:sz w:val="20"/>
            <w:szCs w:val="20"/>
            <w:shd w:fill="auto" w:val="clear"/>
            <w:rtl w:val="0"/>
          </w:rPr>
          <w:t xml:space="preserve">icraggs@gmail.com</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Rahul Gupta (</w:t>
      </w:r>
      <w:hyperlink r:id="rId13">
        <w:r w:rsidDel="00000000" w:rsidR="00000000" w:rsidRPr="00000000">
          <w:rPr>
            <w:rFonts w:ascii="Arial" w:cs="Arial" w:eastAsia="Arial" w:hAnsi="Arial"/>
            <w:color w:val="000000"/>
            <w:sz w:val="20"/>
            <w:szCs w:val="20"/>
            <w:shd w:fill="auto" w:val="clear"/>
            <w:rtl w:val="0"/>
          </w:rPr>
          <w:t xml:space="preserve">rahul.gupta@us.ibm.com</w:t>
        </w:r>
      </w:hyperlink>
      <w:r w:rsidDel="00000000" w:rsidR="00000000" w:rsidRPr="00000000">
        <w:rPr>
          <w:rFonts w:ascii="Arial" w:cs="Arial" w:eastAsia="Arial" w:hAnsi="Arial"/>
          <w:color w:val="000000"/>
          <w:sz w:val="20"/>
          <w:szCs w:val="20"/>
          <w:shd w:fill="auto" w:val="clear"/>
          <w:rtl w:val="0"/>
        </w:rPr>
        <w:t xml:space="preserve">), </w:t>
      </w:r>
      <w:hyperlink r:id="rId14">
        <w:r w:rsidDel="00000000" w:rsidR="00000000" w:rsidRPr="00000000">
          <w:rPr>
            <w:rFonts w:ascii="Arial" w:cs="Arial" w:eastAsia="Arial" w:hAnsi="Arial"/>
            <w:color w:val="000000"/>
            <w:sz w:val="20"/>
            <w:szCs w:val="20"/>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Simon Johnson (</w:t>
      </w:r>
      <w:hyperlink r:id="rId15">
        <w:r w:rsidDel="00000000" w:rsidR="00000000" w:rsidRPr="00000000">
          <w:rPr>
            <w:rFonts w:ascii="Arial" w:cs="Arial" w:eastAsia="Arial" w:hAnsi="Arial"/>
            <w:color w:val="000000"/>
            <w:sz w:val="20"/>
            <w:szCs w:val="20"/>
            <w:shd w:fill="auto" w:val="clear"/>
            <w:rtl w:val="0"/>
          </w:rPr>
          <w:t xml:space="preserve">simon</w:t>
        </w:r>
      </w:hyperlink>
      <w:r w:rsidDel="00000000" w:rsidR="00000000" w:rsidRPr="00000000">
        <w:rPr>
          <w:rFonts w:ascii="Arial" w:cs="Arial" w:eastAsia="Arial" w:hAnsi="Arial"/>
          <w:color w:val="000000"/>
          <w:sz w:val="20"/>
          <w:szCs w:val="20"/>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Stefan Hagen (</w:t>
      </w:r>
      <w:hyperlink r:id="rId16">
        <w:r w:rsidDel="00000000" w:rsidR="00000000" w:rsidRPr="00000000">
          <w:rPr>
            <w:rFonts w:ascii="Arial" w:cs="Arial" w:eastAsia="Arial" w:hAnsi="Arial"/>
            <w:color w:val="000000"/>
            <w:sz w:val="20"/>
            <w:szCs w:val="20"/>
            <w:shd w:fill="auto" w:val="clear"/>
            <w:rtl w:val="0"/>
          </w:rPr>
          <w:t xml:space="preserve">stefan@hagen.link</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Tara E. Walker (</w:t>
      </w:r>
      <w:hyperlink r:id="rId17">
        <w:r w:rsidDel="00000000" w:rsidR="00000000" w:rsidRPr="00000000">
          <w:rPr>
            <w:rFonts w:ascii="Arial" w:cs="Arial" w:eastAsia="Arial" w:hAnsi="Arial"/>
            <w:color w:val="000000"/>
            <w:sz w:val="20"/>
            <w:szCs w:val="20"/>
            <w:shd w:fill="auto" w:val="clear"/>
            <w:rtl w:val="0"/>
          </w:rPr>
          <w:t xml:space="preserve">tara.walker@microsoft.com</w:t>
        </w:r>
      </w:hyperlink>
      <w:r w:rsidDel="00000000" w:rsidR="00000000" w:rsidRPr="00000000">
        <w:rPr>
          <w:rFonts w:ascii="Arial" w:cs="Arial" w:eastAsia="Arial" w:hAnsi="Arial"/>
          <w:color w:val="000000"/>
          <w:sz w:val="20"/>
          <w:szCs w:val="20"/>
          <w:shd w:fill="auto" w:val="clear"/>
          <w:rtl w:val="0"/>
        </w:rPr>
        <w:t xml:space="preserve">), </w:t>
      </w:r>
      <w:hyperlink r:id="rId18">
        <w:r w:rsidDel="00000000" w:rsidR="00000000" w:rsidRPr="00000000">
          <w:rPr>
            <w:rFonts w:ascii="Arial" w:cs="Arial" w:eastAsia="Arial" w:hAnsi="Arial"/>
            <w:color w:val="000000"/>
            <w:sz w:val="20"/>
            <w:szCs w:val="20"/>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4">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01 August 2024.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0">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3">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v1.2</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 Gateway Advertisement</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 - Search for A Gateway</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 - Gateway Information</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 - Connection Request</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Packet Identifier</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Maximum Packet Size</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 (ClientID)</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3.1.4.17 CONNECT Actions</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 - Connect Acknowledgement</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 - Authentication Exchange</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Packet Identifier</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3.1.6.6 Auth Actions</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 - Register Topic Alias Request</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Packet Identifier</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Topic Alias</w:t>
              <w:tab/>
              <w:t xml:space="preserve">44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3.1.7.5 Register Actions</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 - Register Topic Alias Response</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Packet Identifier</w:t>
              <w:tab/>
              <w:t xml:space="preserve">45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Topic Alias</w:t>
              <w:tab/>
              <w:t xml:space="preserve">45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PUBWOS - Publish Without Session</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PUBWOS Flags</w:t>
              <w:tab/>
              <w:t xml:space="preserve">46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PUBWOS Actions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 QoS 0</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3.1.11.5 PUBLISH - QoS 0 Actions</w:t>
              <w:tab/>
              <w:t xml:space="preserve">48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 QoS 1 and 2</w:t>
              <w:tab/>
              <w:t xml:space="preserve">48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Identifier</w:t>
              <w:tab/>
              <w:t xml:space="preserve">49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PUBLISH Actions</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50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51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Identifier</w:t>
              <w:tab/>
              <w:t xml:space="preserve">51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51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3.1.13.4 PUBACK Actions</w:t>
              <w:tab/>
              <w:t xml:space="preserve">51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51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51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Identifier</w:t>
              <w:tab/>
              <w:t xml:space="preserve">52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52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3.1.14.4 PUBREC Actions</w:t>
              <w:tab/>
              <w:t xml:space="preserve">52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Identifier</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3.1.15.4 PUBREL Actions</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 Publish Complete (QoS 2 delivery part 3)</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53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3.1.16.4 PUBCOMP Actions</w:t>
              <w:tab/>
              <w:t xml:space="preserve">53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 - Subscribe Request</w:t>
              <w:tab/>
              <w:t xml:space="preserve">53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Identifier</w:t>
              <w:tab/>
              <w:t xml:space="preserve">54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3.1.17.5 SUBSCRIBE Actions</w:t>
              <w:tab/>
              <w:t xml:space="preserve">54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 - Subscribe Acknowledgement</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 - Unsubscribe Request</w:t>
              <w:tab/>
              <w:t xml:space="preserve">56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3.1.19.4 UNSUBSCRIBE Actions</w:t>
              <w:tab/>
              <w:t xml:space="preserve">57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 - Unsubscribe Acknowledgement</w:t>
              <w:tab/>
              <w:t xml:space="preserve">58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 - Ping Request</w:t>
              <w:tab/>
              <w:t xml:space="preserve">58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Packet Identifier</w:t>
              <w:tab/>
              <w:t xml:space="preserve">59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3.1.21.4 PINGREQ Actions</w:t>
              <w:tab/>
              <w:t xml:space="preserve">59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 - Ping Response</w:t>
              <w:tab/>
              <w:t xml:space="preserve">59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60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Packet Identifier</w:t>
              <w:tab/>
              <w:t xml:space="preserve">60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Application Messages Remaining</w:t>
              <w:tab/>
              <w:t xml:space="preserve">60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 - Disconnect Notification</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61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61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61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3.1.23.6 DISCONNECT Actions</w:t>
              <w:tab/>
              <w:t xml:space="preserve">62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62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63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63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63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63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63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63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63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65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65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65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Identifier</w:t>
              <w:tab/>
              <w:t xml:space="preserve">67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68</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68</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70</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71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 Any number of deliveries</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73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74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74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75</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4.4.1 Unacknowledged Packets</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77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80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80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Enhanced authentication</w:t>
              <w:tab/>
              <w:t xml:space="preserve">80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Re-authentication</w:t>
              <w:tab/>
              <w:t xml:space="preserve">82</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83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83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83</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84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85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86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89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89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91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Clean start</w:t>
              <w:tab/>
              <w:t xml:space="preserve">92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Registration</w:t>
              <w:tab/>
              <w:t xml:space="preserve">92</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Topic Mapping and Aliasing</w:t>
              <w:tab/>
              <w:t xml:space="preserve">93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Predefined topic aliases and short topic names</w:t>
              <w:tab/>
              <w:t xml:space="preserve">93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Topic Subscribe/Unsubscribe Procedure</w:t>
              <w:tab/>
              <w:t xml:space="preserve">93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Client’s Publish Procedure</w:t>
              <w:tab/>
              <w:t xml:space="preserve">94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Gateway’s Publish Procedure</w:t>
              <w:tab/>
              <w:t xml:space="preserve">94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Keep Alive and PING Procedure</w:t>
              <w:tab/>
              <w:t xml:space="preserve">95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Client’s Disconnect Procedure</w:t>
              <w:tab/>
              <w:t xml:space="preserve">95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Retained Messages</w:t>
              <w:tab/>
              <w:t xml:space="preserve">97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Optional Features</w:t>
              <w:tab/>
              <w:t xml:space="preserve">98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99</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3biudxg4e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100</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101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102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103</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103</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104</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104</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104</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104</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105</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105</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106</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107</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107</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108</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113</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113</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113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113</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113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E">
      <w:pPr>
        <w:rPr>
          <w:rFonts w:ascii="Arial" w:cs="Arial" w:eastAsia="Arial" w:hAnsi="Arial"/>
        </w:rPr>
        <w:sectPr>
          <w:headerReference r:id="rId34" w:type="default"/>
          <w:headerReference r:id="rId35" w:type="first"/>
          <w:footerReference r:id="rId36" w:type="default"/>
          <w:footerReference r:id="rId37"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2F">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31">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3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38">
        <w:r w:rsidDel="00000000" w:rsidR="00000000" w:rsidRPr="00000000">
          <w:rPr>
            <w:rFonts w:ascii="Arial" w:cs="Arial" w:eastAsia="Arial" w:hAnsi="Arial"/>
            <w:rtl w:val="0"/>
          </w:rPr>
          <w:t xml:space="preserve"> </w:t>
        </w:r>
      </w:hyperlink>
      <w:hyperlink r:id="rId39">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2">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33">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34">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5">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36">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37">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8">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3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3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3F">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0">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42">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4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44">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45">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Th</w:t>
      </w:r>
      <w:sdt>
        <w:sdtPr>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4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4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4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4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4D">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4E">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4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5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51">
      <w:pPr>
        <w:numPr>
          <w:ilvl w:val="0"/>
          <w:numId w:val="26"/>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52">
      <w:pPr>
        <w:numPr>
          <w:ilvl w:val="0"/>
          <w:numId w:val="26"/>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53">
      <w:pPr>
        <w:numPr>
          <w:ilvl w:val="0"/>
          <w:numId w:val="26"/>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sender ID</w:t>
      </w:r>
    </w:p>
    <w:p w:rsidR="00000000" w:rsidDel="00000000" w:rsidP="00000000" w:rsidRDefault="00000000" w:rsidRPr="00000000" w14:paraId="0000015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5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an MQTT-SN endpoint.</w:t>
      </w:r>
    </w:p>
    <w:p w:rsidR="00000000" w:rsidDel="00000000" w:rsidP="00000000" w:rsidRDefault="00000000" w:rsidRPr="00000000" w14:paraId="0000015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5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5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5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5A">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5B">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5C">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5D">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5E">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0">
      <w:pPr>
        <w:numPr>
          <w:ilvl w:val="0"/>
          <w:numId w:val="49"/>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2">
      <w:pPr>
        <w:numPr>
          <w:ilvl w:val="0"/>
          <w:numId w:val="6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6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6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6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67">
      <w:pPr>
        <w:numPr>
          <w:ilvl w:val="0"/>
          <w:numId w:val="5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68">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69">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6A">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6B">
      <w:pPr>
        <w:numPr>
          <w:ilvl w:val="0"/>
          <w:numId w:val="5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6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D">
      <w:pPr>
        <w:numPr>
          <w:ilvl w:val="0"/>
          <w:numId w:val="5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F">
      <w:pPr>
        <w:numPr>
          <w:ilvl w:val="0"/>
          <w:numId w:val="6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70">
      <w:pPr>
        <w:numPr>
          <w:ilvl w:val="0"/>
          <w:numId w:val="6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71">
      <w:pPr>
        <w:numPr>
          <w:ilvl w:val="0"/>
          <w:numId w:val="6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7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73">
      <w:pPr>
        <w:numPr>
          <w:ilvl w:val="0"/>
          <w:numId w:val="3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74">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75">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76">
      <w:pPr>
        <w:numPr>
          <w:ilvl w:val="0"/>
          <w:numId w:val="3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77">
      <w:pPr>
        <w:spacing w:after="240" w:before="0" w:line="276" w:lineRule="auto"/>
        <w:ind w:left="0" w:right="0" w:firstLine="0"/>
        <w:rPr>
          <w:rFonts w:ascii="Arial" w:cs="Arial" w:eastAsia="Arial" w:hAnsi="Arial"/>
          <w:b w:val="1"/>
          <w:color w:val="000000"/>
          <w:sz w:val="22"/>
          <w:szCs w:val="22"/>
          <w:shd w:fill="auto" w:val="clear"/>
        </w:rPr>
      </w:pPr>
      <w:sdt>
        <w:sdtPr>
          <w:tag w:val="goog_rdk_6"/>
        </w:sdtPr>
        <w:sdtContent>
          <w:commentRangeStart w:id="6"/>
        </w:sdtContent>
      </w:sdt>
      <w:r w:rsidDel="00000000" w:rsidR="00000000" w:rsidRPr="00000000">
        <w:rPr>
          <w:rFonts w:ascii="Arial" w:cs="Arial" w:eastAsia="Arial" w:hAnsi="Arial"/>
          <w:b w:val="1"/>
          <w:color w:val="000000"/>
          <w:sz w:val="22"/>
          <w:szCs w:val="22"/>
          <w:shd w:fill="auto" w:val="clear"/>
          <w:rtl w:val="0"/>
        </w:rPr>
        <w:t xml:space="preserve">MQTT Server: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7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7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7B">
      <w:pPr>
        <w:numPr>
          <w:ilvl w:val="0"/>
          <w:numId w:val="2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7C">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7D">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7E">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7F">
      <w:pPr>
        <w:numPr>
          <w:ilvl w:val="0"/>
          <w:numId w:val="2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80">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8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8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8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84">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8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86">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8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88">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8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8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8B">
      <w:pPr>
        <w:spacing w:after="240" w:before="240" w:line="276" w:lineRule="auto"/>
        <w:ind w:left="0" w:right="0" w:firstLine="0"/>
        <w:rPr>
          <w:rFonts w:ascii="Arial" w:cs="Arial" w:eastAsia="Arial" w:hAnsi="Arial"/>
          <w:color w:val="000000"/>
          <w:sz w:val="22"/>
          <w:szCs w:val="22"/>
          <w:shd w:fill="auto" w:val="clear"/>
        </w:rPr>
      </w:pPr>
      <w:sdt>
        <w:sdtPr>
          <w:tag w:val="goog_rdk_7"/>
        </w:sdtPr>
        <w:sdtContent>
          <w:commentRangeStart w:id="7"/>
        </w:sdtContent>
      </w:sdt>
      <w:sdt>
        <w:sdtPr>
          <w:tag w:val="goog_rdk_8"/>
        </w:sdtPr>
        <w:sdtContent>
          <w:commentRangeStart w:id="8"/>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8C">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8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8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8F">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9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9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9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9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9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9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Publish Packet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3.1.17.2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4.26</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9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9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9A">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9B">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9C">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9D">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9E">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9F">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A0">
      <w:pPr>
        <w:spacing w:after="240" w:before="240" w:lineRule="auto"/>
        <w:ind w:left="0" w:right="0" w:firstLine="0"/>
        <w:rPr>
          <w:rFonts w:ascii="Arial" w:cs="Arial" w:eastAsia="Arial" w:hAnsi="Arial"/>
          <w:color w:val="202124"/>
        </w:rPr>
      </w:pPr>
      <w:hyperlink r:id="rId43">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A1">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A2">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A3">
      <w:pPr>
        <w:spacing w:after="240" w:before="240" w:lineRule="auto"/>
        <w:ind w:left="0" w:right="0" w:firstLine="0"/>
        <w:rPr>
          <w:rFonts w:ascii="Arial" w:cs="Arial" w:eastAsia="Arial" w:hAnsi="Arial"/>
          <w:color w:val="202124"/>
        </w:rPr>
      </w:pPr>
      <w:hyperlink r:id="rId44">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A4">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A5">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A6">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A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A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A9">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AA">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AB">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AF">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B0">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B2">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B3">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B5">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B6">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B7">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1B8">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1B9">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BA">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1BB">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BC">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BE">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C0">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C2">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C3">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7">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48">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C4">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8">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9">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B">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C">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F">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D7">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D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49">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0">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9">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1">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D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DB">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2">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DF">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E0">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E1">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9"/>
        </w:sdtPr>
        <w:sdtContent>
          <w:commentRangeStart w:id="9"/>
        </w:sdtContent>
      </w:sdt>
      <w:sdt>
        <w:sdtPr>
          <w:tag w:val="goog_rdk_10"/>
        </w:sdtPr>
        <w:sdtContent>
          <w:commentRangeStart w:id="10"/>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9"/>
      <w:r w:rsidDel="00000000" w:rsidR="00000000" w:rsidRPr="00000000">
        <w:commentReference w:id="9"/>
      </w:r>
      <w:commentRangeEnd w:id="10"/>
      <w:r w:rsidDel="00000000" w:rsidR="00000000" w:rsidRPr="00000000">
        <w:commentReference w:id="10"/>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E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E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E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E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E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E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E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E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E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F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20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E">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21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0">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2">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2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4">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3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4">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46">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7">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A">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B">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4D">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E">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1">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3">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4">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56">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7">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A">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B">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D">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E">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F">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61">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62">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63">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6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65">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66">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67">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8">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A">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B">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C">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D">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E">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2">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A">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E">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2">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A">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E">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2">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7">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C">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1">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6">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w:t>
            </w:r>
            <w:sdt>
              <w:sdtPr>
                <w:tag w:val="goog_rdk_11"/>
              </w:sdtPr>
              <w:sdtContent>
                <w:commentRangeStart w:id="11"/>
              </w:sdtContent>
            </w:sdt>
            <w:r w:rsidDel="00000000" w:rsidR="00000000" w:rsidRPr="00000000">
              <w:rPr>
                <w:rFonts w:ascii="Arial" w:cs="Arial" w:eastAsia="Arial" w:hAnsi="Arial"/>
                <w:rtl w:val="0"/>
              </w:rPr>
              <w:t xml:space="preserve"> or broker</w:t>
            </w:r>
            <w:commentRangeEnd w:id="11"/>
            <w:r w:rsidDel="00000000" w:rsidR="00000000" w:rsidRPr="00000000">
              <w:commentReference w:id="11"/>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F">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3">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7">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B">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F">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3">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7">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jc w:val="center"/>
              <w:rPr>
                <w:rFonts w:ascii="Arial" w:cs="Arial" w:eastAsia="Arial" w:hAnsi="Arial"/>
                <w:color w:val="000000"/>
              </w:rPr>
            </w:pPr>
            <w:r w:rsidDel="00000000" w:rsidR="00000000" w:rsidRPr="00000000">
              <w:rPr>
                <w:rFonts w:ascii="Arial" w:cs="Arial" w:eastAsia="Arial" w:hAnsi="Arial"/>
                <w:color w:val="000000"/>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jc w:val="center"/>
              <w:rPr>
                <w:rFonts w:ascii="Arial" w:cs="Arial" w:eastAsia="Arial" w:hAnsi="Arial"/>
                <w:color w:val="000000"/>
              </w:rPr>
            </w:pPr>
            <w:r w:rsidDel="00000000" w:rsidR="00000000" w:rsidRPr="00000000">
              <w:rPr>
                <w:rFonts w:ascii="Arial" w:cs="Arial" w:eastAsia="Arial" w:hAnsi="Arial"/>
                <w:color w:val="000000"/>
                <w:rtl w:val="0"/>
              </w:rPr>
              <w:t xml:space="preserve">Client to Gateway or</w:t>
            </w:r>
          </w:p>
          <w:p w:rsidR="00000000" w:rsidDel="00000000" w:rsidP="00000000" w:rsidRDefault="00000000" w:rsidRPr="00000000" w14:paraId="000002CA">
            <w:pPr>
              <w:jc w:val="center"/>
              <w:rPr>
                <w:rFonts w:ascii="Arial" w:cs="Arial" w:eastAsia="Arial" w:hAnsi="Arial"/>
                <w:color w:val="000000"/>
              </w:rPr>
            </w:pPr>
            <w:r w:rsidDel="00000000" w:rsidR="00000000" w:rsidRPr="00000000">
              <w:rPr>
                <w:rFonts w:ascii="Arial" w:cs="Arial" w:eastAsia="Arial" w:hAnsi="Arial"/>
                <w:color w:val="000000"/>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Arial" w:cs="Arial" w:eastAsia="Arial" w:hAnsi="Arial"/>
                <w:color w:val="000000"/>
              </w:rPr>
            </w:pPr>
            <w:r w:rsidDel="00000000" w:rsidR="00000000" w:rsidRPr="00000000">
              <w:rPr>
                <w:rFonts w:ascii="Arial" w:cs="Arial" w:eastAsia="Arial" w:hAnsi="Arial"/>
                <w:color w:val="000000"/>
                <w:rtl w:val="0"/>
              </w:rPr>
              <w:t xml:space="preserve">Disconnect notification</w:t>
            </w:r>
          </w:p>
        </w:tc>
      </w:tr>
      <w:tr>
        <w:trPr>
          <w:cantSplit w:val="0"/>
          <w:tblHeader w:val="0"/>
          <w:trPrChange w:author="davide.lenzarini@u-blox.com" w:id="0" w:date="2024-07-30T18:04:29Z">
            <w:trPr>
              <w:cantSplit w:val="0"/>
              <w:tblHeader w:val="0"/>
            </w:trPr>
          </w:trPrChange>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C">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jc w:val="center"/>
              <w:rPr>
                <w:rFonts w:ascii="Arial" w:cs="Arial" w:eastAsia="Arial" w:hAnsi="Arial"/>
                <w:color w:val="000000"/>
              </w:rPr>
            </w:pPr>
            <w:r w:rsidDel="00000000" w:rsidR="00000000" w:rsidRPr="00000000">
              <w:rPr>
                <w:rFonts w:ascii="Arial" w:cs="Arial" w:eastAsia="Arial" w:hAnsi="Arial"/>
                <w:color w:val="000000"/>
                <w:rtl w:val="0"/>
              </w:rPr>
              <w:t xml:space="preserve">0x19</w:t>
            </w:r>
          </w:p>
        </w:tc>
        <w:sdt>
          <w:sdtPr>
            <w:tag w:val="goog_rdk_12"/>
          </w:sdtPr>
          <w:sdtContent>
            <w:tc>
              <w:tcPr>
                <w:tcBorders>
                  <w:top w:color="000000" w:space="0" w:sz="4" w:val="single"/>
                  <w:left w:color="000000" w:space="0" w:sz="4" w:val="single"/>
                  <w:bottom w:color="000000" w:space="0" w:sz="4" w:val="single"/>
                  <w:right w:color="000000" w:space="0" w:sz="4" w:val="single"/>
                </w:tcBorders>
                <w:tcPrChange w:author="davide.lenzarini@u-blox.com" w:id="0" w:date="2024-07-30T18:04:29Z">
                  <w:tcPr>
                    <w:tcBorders>
                      <w:top w:color="000000" w:space="0" w:sz="4" w:val="single"/>
                      <w:left w:color="000000" w:space="0" w:sz="4" w:val="single"/>
                      <w:bottom w:color="000000" w:space="0" w:sz="4" w:val="single"/>
                      <w:right w:color="000000" w:space="0" w:sz="4" w:val="single"/>
                    </w:tcBorders>
                  </w:tcPr>
                </w:tcPrChange>
              </w:tcPr>
              <w:sdt>
                <w:sdtPr>
                  <w:tag w:val="goog_rdk_16"/>
                </w:sdtPr>
                <w:sdtContent>
                  <w:p w:rsidR="00000000" w:rsidDel="00000000" w:rsidP="00000000" w:rsidRDefault="00000000" w:rsidRPr="00000000" w14:paraId="000002CE">
                    <w:pPr>
                      <w:jc w:val="center"/>
                      <w:rPr>
                        <w:rFonts w:ascii="Arial" w:cs="Arial" w:eastAsia="Arial" w:hAnsi="Arial"/>
                        <w:rPrChange w:author="davide.lenzarini@u-blox.com" w:id="0" w:date="2024-07-30T18:04:29Z">
                          <w:rPr>
                            <w:rFonts w:ascii="Arial" w:cs="Arial" w:eastAsia="Arial" w:hAnsi="Arial"/>
                            <w:color w:val="000000"/>
                          </w:rPr>
                        </w:rPrChange>
                      </w:rPr>
                    </w:pPr>
                    <w:sdt>
                      <w:sdtPr>
                        <w:tag w:val="goog_rdk_14"/>
                      </w:sdtPr>
                      <w:sdtContent>
                        <w:ins w:author="davide.lenzarini@u-blox.com" w:id="1" w:date="2024-07-30T18:04:29Z">
                          <w:r w:rsidDel="00000000" w:rsidR="00000000" w:rsidRPr="00000000">
                            <w:rPr>
                              <w:rFonts w:ascii="Arial" w:cs="Arial" w:eastAsia="Arial" w:hAnsi="Arial"/>
                              <w:color w:val="000000"/>
                              <w:rtl w:val="0"/>
                            </w:rPr>
                            <w:t xml:space="preserve">Gateway to Client</w:t>
                          </w:r>
                        </w:ins>
                      </w:sdtContent>
                    </w:sdt>
                    <w:sdt>
                      <w:sdtPr>
                        <w:tag w:val="goog_rdk_15"/>
                      </w:sdtPr>
                      <w:sdtContent>
                        <w:r w:rsidDel="00000000" w:rsidR="00000000" w:rsidRPr="00000000">
                          <w:rPr>
                            <w:rtl w:val="0"/>
                          </w:rPr>
                        </w:r>
                      </w:sdtContent>
                    </w:sdt>
                  </w:p>
                </w:sdtContent>
              </w:sdt>
            </w:tc>
          </w:sdtContent>
        </w:sdt>
        <w:tc>
          <w:tcPr>
            <w:tcBorders>
              <w:top w:color="000000" w:space="0" w:sz="4" w:val="single"/>
              <w:left w:color="000000" w:space="0" w:sz="4" w:val="single"/>
              <w:bottom w:color="000000" w:space="0" w:sz="4" w:val="single"/>
              <w:right w:color="000000" w:space="0" w:sz="4" w:val="single"/>
            </w:tcBorders>
            <w:tcPrChange w:author="davide.lenzarini@u-blox.com" w:id="0" w:date="2024-07-30T18:04:29Z">
              <w:tcPr>
                <w:tcBorders>
                  <w:top w:color="000000" w:space="0" w:sz="4" w:val="single"/>
                  <w:left w:color="000000" w:space="0" w:sz="4" w:val="single"/>
                  <w:bottom w:color="000000" w:space="0" w:sz="4" w:val="single"/>
                  <w:right w:color="000000" w:space="0" w:sz="4" w:val="single"/>
                </w:tcBorders>
              </w:tcPr>
            </w:tcPrChange>
          </w:tcPr>
          <w:p w:rsidR="00000000" w:rsidDel="00000000" w:rsidP="00000000" w:rsidRDefault="00000000" w:rsidRPr="00000000" w14:paraId="000002CF">
            <w:pPr>
              <w:rPr>
                <w:rFonts w:ascii="Arial" w:cs="Arial" w:eastAsia="Arial" w:hAnsi="Arial"/>
                <w:color w:val="000000"/>
              </w:rPr>
            </w:pPr>
            <w:r w:rsidDel="00000000" w:rsidR="00000000" w:rsidRPr="00000000">
              <w:rPr>
                <w:rFonts w:ascii="Arial" w:cs="Arial" w:eastAsia="Arial" w:hAnsi="Arial"/>
                <w:color w:val="000000"/>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0">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color w:val="666666"/>
              </w:rPr>
            </w:pPr>
            <w:sdt>
              <w:sdtPr>
                <w:tag w:val="goog_rdk_18"/>
              </w:sdtPr>
              <w:sdtContent>
                <w:ins w:author="davide.lenzarini@u-blox.com" w:id="2" w:date="2024-07-30T18:05:31Z">
                  <w:r w:rsidDel="00000000" w:rsidR="00000000" w:rsidRPr="00000000">
                    <w:rPr>
                      <w:rFonts w:ascii="Arial" w:cs="Arial" w:eastAsia="Arial" w:hAnsi="Arial"/>
                      <w:color w:val="666666"/>
                      <w:rtl w:val="0"/>
                    </w:rPr>
                    <w:t xml:space="preserve">Forbidden</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Arial" w:cs="Arial" w:eastAsia="Arial" w:hAnsi="Arial"/>
                <w:color w:val="666666"/>
              </w:rPr>
            </w:pPr>
            <w:sdt>
              <w:sdtPr>
                <w:tag w:val="goog_rdk_20"/>
              </w:sdtPr>
              <w:sdtContent>
                <w:ins w:author="davide.lenzarini@u-blox.com" w:id="3" w:date="2024-07-30T18:05:49Z">
                  <w:r w:rsidDel="00000000" w:rsidR="00000000" w:rsidRPr="00000000">
                    <w:rPr>
                      <w:rFonts w:ascii="Arial" w:cs="Arial" w:eastAsia="Arial" w:hAnsi="Arial"/>
                      <w:color w:val="666666"/>
                      <w:rtl w:val="0"/>
                    </w:rPr>
                    <w:t xml:space="preserve">Reserved</w:t>
                  </w:r>
                </w:ins>
              </w:sdtContent>
            </w:sdt>
            <w:sdt>
              <w:sdtPr>
                <w:tag w:val="goog_rdk_21"/>
              </w:sdtPr>
              <w:sdtContent>
                <w:del w:author="davide.lenzarini@u-blox.com" w:id="3" w:date="2024-07-30T18:05:49Z">
                  <w:r w:rsidDel="00000000" w:rsidR="00000000" w:rsidRPr="00000000">
                    <w:rPr>
                      <w:rFonts w:ascii="Arial" w:cs="Arial" w:eastAsia="Arial" w:hAnsi="Arial"/>
                      <w:color w:val="666666"/>
                      <w:rtl w:val="0"/>
                    </w:rPr>
                    <w:delText xml:space="preserve">Forbidden</w:delText>
                  </w:r>
                </w:del>
              </w:sdtContent>
            </w:sdt>
            <w:r w:rsidDel="00000000" w:rsidR="00000000" w:rsidRPr="00000000">
              <w:rPr>
                <w:rFonts w:ascii="Arial" w:cs="Arial" w:eastAsia="Arial" w:hAnsi="Arial"/>
                <w:color w:val="666666"/>
                <w:rtl w:val="0"/>
              </w:rPr>
              <w:t xml:space="preserve">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4">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color w:val="666666"/>
              </w:rPr>
            </w:pPr>
            <w:sdt>
              <w:sdtPr>
                <w:tag w:val="goog_rdk_23"/>
              </w:sdtPr>
              <w:sdtContent>
                <w:ins w:author="davide.lenzarini@u-blox.com" w:id="4" w:date="2024-07-30T18:05:34Z">
                  <w:r w:rsidDel="00000000" w:rsidR="00000000" w:rsidRPr="00000000">
                    <w:rPr>
                      <w:rFonts w:ascii="Arial" w:cs="Arial" w:eastAsia="Arial" w:hAnsi="Arial"/>
                      <w:color w:val="666666"/>
                      <w:rtl w:val="0"/>
                    </w:rPr>
                    <w:t xml:space="preserve">Forbidden</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Arial" w:cs="Arial" w:eastAsia="Arial" w:hAnsi="Arial"/>
                <w:color w:val="666666"/>
              </w:rPr>
            </w:pPr>
            <w:sdt>
              <w:sdtPr>
                <w:tag w:val="goog_rdk_25"/>
              </w:sdtPr>
              <w:sdtContent>
                <w:ins w:author="davide.lenzarini@u-blox.com" w:id="5" w:date="2024-07-30T18:05:56Z">
                  <w:r w:rsidDel="00000000" w:rsidR="00000000" w:rsidRPr="00000000">
                    <w:rPr>
                      <w:rFonts w:ascii="Arial" w:cs="Arial" w:eastAsia="Arial" w:hAnsi="Arial"/>
                      <w:color w:val="666666"/>
                      <w:rtl w:val="0"/>
                    </w:rPr>
                    <w:t xml:space="preserve">Reserved</w:t>
                  </w:r>
                </w:ins>
              </w:sdtContent>
            </w:sdt>
            <w:sdt>
              <w:sdtPr>
                <w:tag w:val="goog_rdk_26"/>
              </w:sdtPr>
              <w:sdtContent>
                <w:del w:author="davide.lenzarini@u-blox.com" w:id="5" w:date="2024-07-30T18:05:56Z">
                  <w:r w:rsidDel="00000000" w:rsidR="00000000" w:rsidRPr="00000000">
                    <w:rPr>
                      <w:rFonts w:ascii="Arial" w:cs="Arial" w:eastAsia="Arial" w:hAnsi="Arial"/>
                      <w:color w:val="666666"/>
                      <w:rtl w:val="0"/>
                    </w:rPr>
                    <w:delText xml:space="preserve">Forbidden</w:delText>
                  </w:r>
                </w:del>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8">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D">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E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E4">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5">
            <w:pPr>
              <w:jc w:val="center"/>
              <w:rPr>
                <w:rFonts w:ascii="Arial" w:cs="Arial" w:eastAsia="Arial" w:hAnsi="Arial"/>
                <w:b w:val="1"/>
              </w:rPr>
            </w:pPr>
            <w:sdt>
              <w:sdtPr>
                <w:tag w:val="goog_rdk_27"/>
              </w:sdtPr>
              <w:sdtContent>
                <w:commentRangeStart w:id="12"/>
              </w:sdtContent>
            </w:sdt>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6">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7">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8">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9">
            <w:pPr>
              <w:jc w:val="center"/>
              <w:rPr>
                <w:rFonts w:ascii="Arial" w:cs="Arial" w:eastAsia="Arial" w:hAnsi="Arial"/>
                <w:b w:val="1"/>
              </w:rPr>
            </w:pPr>
            <w:commentRangeEnd w:id="12"/>
            <w:r w:rsidDel="00000000" w:rsidR="00000000" w:rsidRPr="00000000">
              <w:commentReference w:id="12"/>
            </w: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D">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E">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1">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2">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5">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6">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9">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A">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D">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E">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1">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2">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5">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6">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9">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D">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1">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5">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9">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D">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1">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5">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9">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D">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1">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5">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9">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D">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61">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63">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64">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28"/>
        </w:sdtPr>
        <w:sdtContent>
          <w:commentRangeStart w:id="13"/>
        </w:sdtContent>
      </w:sdt>
      <w:sdt>
        <w:sdtPr>
          <w:tag w:val="goog_rdk_29"/>
        </w:sdtPr>
        <w:sdtContent>
          <w:commentRangeStart w:id="14"/>
        </w:sdtContent>
      </w:sdt>
      <w:r w:rsidDel="00000000" w:rsidR="00000000" w:rsidRPr="00000000">
        <w:rPr>
          <w:rFonts w:ascii="Arial" w:cs="Arial" w:eastAsia="Arial" w:hAnsi="Arial"/>
          <w:rtl w:val="0"/>
        </w:rPr>
        <w:t xml:space="preserve">MQTT-SN Control Packets that require a Packet Identifier are shown below</w:t>
      </w:r>
      <w:commentRangeEnd w:id="13"/>
      <w:r w:rsidDel="00000000" w:rsidR="00000000" w:rsidRPr="00000000">
        <w:commentReference w:id="13"/>
      </w:r>
      <w:commentRangeEnd w:id="14"/>
      <w:r w:rsidDel="00000000" w:rsidR="00000000" w:rsidRPr="00000000">
        <w:commentReference w:id="14"/>
      </w:r>
      <w:r w:rsidDel="00000000" w:rsidR="00000000" w:rsidRPr="00000000">
        <w:rPr>
          <w:rFonts w:ascii="Arial" w:cs="Arial" w:eastAsia="Arial" w:hAnsi="Arial"/>
          <w:rtl w:val="0"/>
        </w:rPr>
        <w:t xml:space="preserve">:</w:t>
      </w:r>
    </w:p>
    <w:p w:rsidR="00000000" w:rsidDel="00000000" w:rsidP="00000000" w:rsidRDefault="00000000" w:rsidRPr="00000000" w14:paraId="00000365">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66">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67">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8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93">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95">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97">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30"/>
        </w:sdtPr>
        <w:sdtContent>
          <w:commentRangeStart w:id="15"/>
        </w:sdtContent>
      </w:sdt>
      <w:sdt>
        <w:sdtPr>
          <w:tag w:val="goog_rdk_31"/>
        </w:sdtPr>
        <w:sdtContent>
          <w:commentRangeStart w:id="16"/>
        </w:sdtContent>
      </w:sdt>
      <w:r w:rsidDel="00000000" w:rsidR="00000000" w:rsidRPr="00000000">
        <w:rPr>
          <w:rFonts w:ascii="Arial" w:cs="Arial" w:eastAsia="Arial" w:hAnsi="Arial"/>
          <w:highlight w:val="yellow"/>
          <w:rtl w:val="0"/>
        </w:rPr>
        <w:t xml:space="preserve">SUBSCRIBE, UNSUBSCRIBE, or PUBLISH</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99">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9A">
      <w:pPr>
        <w:rPr>
          <w:rFonts w:ascii="Arial" w:cs="Arial" w:eastAsia="Arial" w:hAnsi="Arial"/>
        </w:rPr>
      </w:pPr>
      <w:sdt>
        <w:sdtPr>
          <w:tag w:val="goog_rdk_32"/>
        </w:sdtPr>
        <w:sdtContent>
          <w:commentRangeStart w:id="17"/>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9B">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w:t>
      </w:r>
      <w:sdt>
        <w:sdtPr>
          <w:tag w:val="goog_rdk_33"/>
        </w:sdtPr>
        <w:sdtContent>
          <w:commentRangeStart w:id="18"/>
        </w:sdtContent>
      </w:sdt>
      <w:r w:rsidDel="00000000" w:rsidR="00000000" w:rsidRPr="00000000">
        <w:rPr>
          <w:rFonts w:ascii="Arial" w:cs="Arial" w:eastAsia="Arial" w:hAnsi="Arial"/>
          <w:rtl w:val="0"/>
        </w:rPr>
        <w:t xml:space="preserve">command </w:t>
      </w:r>
      <w:commentRangeEnd w:id="18"/>
      <w:r w:rsidDel="00000000" w:rsidR="00000000" w:rsidRPr="00000000">
        <w:commentReference w:id="18"/>
      </w:r>
      <w:r w:rsidDel="00000000" w:rsidR="00000000" w:rsidRPr="00000000">
        <w:rPr>
          <w:rFonts w:ascii="Arial" w:cs="Arial" w:eastAsia="Arial" w:hAnsi="Arial"/>
          <w:rtl w:val="0"/>
        </w:rPr>
        <w:t xml:space="preserve">at any time.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9C">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9D">
      <w:pPr>
        <w:rPr>
          <w:rFonts w:ascii="Arial" w:cs="Arial" w:eastAsia="Arial" w:hAnsi="Arial"/>
        </w:rPr>
      </w:pPr>
      <w:sdt>
        <w:sdtPr>
          <w:tag w:val="goog_rdk_34"/>
        </w:sdtPr>
        <w:sdtContent>
          <w:commentRangeStart w:id="19"/>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9E">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9F">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A0">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38"/>
      </w:sdtPr>
      <w:sdtContent>
        <w:p w:rsidR="00000000" w:rsidDel="00000000" w:rsidP="00000000" w:rsidRDefault="00000000" w:rsidRPr="00000000" w14:paraId="000003A1">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6"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35"/>
            </w:sdtPr>
            <w:sdtContent>
              <w:commentRangeStart w:id="20"/>
            </w:sdtContent>
          </w:sdt>
          <w:commentRangeEnd w:id="20"/>
          <w:r w:rsidDel="00000000" w:rsidR="00000000" w:rsidRPr="00000000">
            <w:commentReference w:id="20"/>
          </w:r>
          <w:sdt>
            <w:sdtPr>
              <w:tag w:val="goog_rdk_36"/>
            </w:sdtPr>
            <w:sdtContent>
              <w:commentRangeStart w:id="21"/>
            </w:sdtContent>
          </w:sdt>
          <w:commentRangeEnd w:id="21"/>
          <w:r w:rsidDel="00000000" w:rsidR="00000000" w:rsidRPr="00000000">
            <w:commentReference w:id="21"/>
          </w:r>
          <w:sdt>
            <w:sdtPr>
              <w:tag w:val="goog_rdk_37"/>
            </w:sdtPr>
            <w:sdtContent>
              <w:r w:rsidDel="00000000" w:rsidR="00000000" w:rsidRPr="00000000">
                <w:rPr>
                  <w:rtl w:val="0"/>
                </w:rPr>
              </w:r>
            </w:sdtContent>
          </w:sdt>
        </w:p>
      </w:sdtContent>
    </w:sdt>
    <w:p w:rsidR="00000000" w:rsidDel="00000000" w:rsidP="00000000" w:rsidRDefault="00000000" w:rsidRPr="00000000" w14:paraId="000003A2">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sdt>
        <w:sdtPr>
          <w:tag w:val="goog_rdk_39"/>
        </w:sdtPr>
        <w:sdtContent>
          <w:commentRangeStart w:id="22"/>
        </w:sdtContent>
      </w:sdt>
      <w:r w:rsidDel="00000000" w:rsidR="00000000" w:rsidRPr="00000000">
        <w:rPr>
          <w:rFonts w:ascii="Arial" w:cs="Arial" w:eastAsia="Arial" w:hAnsi="Arial"/>
          <w:rtl w:val="0"/>
        </w:rPr>
        <w:t xml:space="preserve">Protocol </w:t>
      </w:r>
      <w:sdt>
        <w:sdtPr>
          <w:tag w:val="goog_rdk_40"/>
        </w:sdtPr>
        <w:sdtContent>
          <w:ins w:author="davide.lenzarini@u-blox.com" w:id="7" w:date="2024-07-30T18:33:07Z">
            <w:r w:rsidDel="00000000" w:rsidR="00000000" w:rsidRPr="00000000">
              <w:rPr>
                <w:rFonts w:ascii="Arial" w:cs="Arial" w:eastAsia="Arial" w:hAnsi="Arial"/>
                <w:rtl w:val="0"/>
              </w:rPr>
              <w:t xml:space="preserve">Version</w:t>
            </w:r>
          </w:ins>
        </w:sdtContent>
      </w:sdt>
      <w:sdt>
        <w:sdtPr>
          <w:tag w:val="goog_rdk_41"/>
        </w:sdtPr>
        <w:sdtContent>
          <w:del w:author="davide.lenzarini@u-blox.com" w:id="7" w:date="2024-07-30T18:33:07Z">
            <w:r w:rsidDel="00000000" w:rsidR="00000000" w:rsidRPr="00000000">
              <w:rPr>
                <w:rFonts w:ascii="Arial" w:cs="Arial" w:eastAsia="Arial" w:hAnsi="Arial"/>
                <w:rtl w:val="0"/>
              </w:rPr>
              <w:delText xml:space="preserve">Id</w:delText>
            </w:r>
          </w:del>
        </w:sdtContent>
      </w:sdt>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3A3">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w:t>
      </w:r>
      <w:sdt>
        <w:sdtPr>
          <w:tag w:val="goog_rdk_42"/>
        </w:sdtPr>
        <w:sdtContent>
          <w:ins w:author="davide.lenzarini@u-blox.com" w:id="8" w:date="2024-07-30T18:33:12Z">
            <w:r w:rsidDel="00000000" w:rsidR="00000000" w:rsidRPr="00000000">
              <w:rPr>
                <w:rFonts w:ascii="Arial" w:cs="Arial" w:eastAsia="Arial" w:hAnsi="Arial"/>
                <w:i w:val="1"/>
                <w:rtl w:val="0"/>
              </w:rPr>
              <w:t xml:space="preserve">Version</w:t>
            </w:r>
          </w:ins>
        </w:sdtContent>
      </w:sdt>
      <w:sdt>
        <w:sdtPr>
          <w:tag w:val="goog_rdk_43"/>
        </w:sdtPr>
        <w:sdtContent>
          <w:del w:author="davide.lenzarini@u-blox.com" w:id="8" w:date="2024-07-30T18:33:12Z">
            <w:r w:rsidDel="00000000" w:rsidR="00000000" w:rsidRPr="00000000">
              <w:rPr>
                <w:rFonts w:ascii="Arial" w:cs="Arial" w:eastAsia="Arial" w:hAnsi="Arial"/>
                <w:i w:val="1"/>
                <w:rtl w:val="0"/>
              </w:rPr>
              <w:delText xml:space="preserve">Id</w:delText>
            </w:r>
          </w:del>
        </w:sdtContent>
      </w:sdt>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A4">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A5">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sdt>
        <w:sdtPr>
          <w:tag w:val="goog_rdk_44"/>
        </w:sdtPr>
        <w:sdtContent>
          <w:commentRangeStart w:id="23"/>
        </w:sdtContent>
      </w:sdt>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A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3A7">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A8">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A9">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AA">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AC">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AD">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AE">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AF">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B0">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B7">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B8">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sdt>
              <w:sdtPr>
                <w:tag w:val="goog_rdk_45"/>
              </w:sdtPr>
              <w:sdtContent>
                <w:commentRangeStart w:id="24"/>
              </w:sdtContent>
            </w:sdt>
            <w:sdt>
              <w:sdtPr>
                <w:tag w:val="goog_rdk_46"/>
              </w:sdtPr>
              <w:sdtContent>
                <w:commentRangeStart w:id="25"/>
              </w:sdtContent>
            </w:sdt>
            <w:r w:rsidDel="00000000" w:rsidR="00000000" w:rsidRPr="00000000">
              <w:rPr>
                <w:rFonts w:ascii="Arial" w:cs="Arial" w:eastAsia="Arial" w:hAnsi="Arial"/>
                <w:rtl w:val="0"/>
              </w:rPr>
              <w:t xml:space="preserve">MQTT or MQTT-SN  protocol requested by the Client.</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sdt>
              <w:sdtPr>
                <w:tag w:val="goog_rdk_47"/>
              </w:sdtPr>
              <w:sdtContent>
                <w:commentRangeStart w:id="26"/>
              </w:sdtContent>
            </w:sdt>
            <w:sdt>
              <w:sdtPr>
                <w:tag w:val="goog_rdk_48"/>
              </w:sdtPr>
              <w:sdtContent>
                <w:commentRangeStart w:id="27"/>
              </w:sdtContent>
            </w:sdt>
            <w:r w:rsidDel="00000000" w:rsidR="00000000" w:rsidRPr="00000000">
              <w:rPr>
                <w:rFonts w:ascii="Arial" w:cs="Arial" w:eastAsia="Arial" w:hAnsi="Arial"/>
                <w:rtl w:val="0"/>
              </w:rPr>
              <w:t xml:space="preserve">MQTT Server</w:t>
            </w:r>
            <w:commentRangeEnd w:id="26"/>
            <w:r w:rsidDel="00000000" w:rsidR="00000000" w:rsidRPr="00000000">
              <w:commentReference w:id="26"/>
            </w:r>
            <w:commentRangeEnd w:id="27"/>
            <w:r w:rsidDel="00000000" w:rsidR="00000000" w:rsidRPr="00000000">
              <w:commentReference w:id="27"/>
            </w:r>
            <w:r w:rsidDel="00000000" w:rsidR="00000000" w:rsidRPr="00000000">
              <w:rPr>
                <w:rFonts w:ascii="Arial" w:cs="Arial" w:eastAsia="Arial" w:hAnsi="Arial"/>
                <w:rtl w:val="0"/>
              </w:rPr>
              <w:t xml:space="preserve"> is not available.</w:t>
            </w:r>
          </w:p>
        </w:tc>
      </w:tr>
      <w:tr>
        <w:trPr>
          <w:cantSplit w:val="0"/>
          <w:trHeight w:val="778.9414062499999" w:hRule="atLeast"/>
          <w:tblHeader w:val="0"/>
        </w:trPr>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30">
            <w:pPr>
              <w:spacing w:after="9" w:lineRule="auto"/>
              <w:ind w:right="4"/>
              <w:rPr>
                <w:rFonts w:ascii="Arial" w:cs="Arial" w:eastAsia="Arial" w:hAnsi="Arial"/>
              </w:rPr>
            </w:pPr>
            <w:sdt>
              <w:sdtPr>
                <w:tag w:val="goog_rdk_49"/>
              </w:sdtPr>
              <w:sdtContent>
                <w:commentRangeStart w:id="28"/>
              </w:sdtContent>
            </w:sdt>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31">
            <w:pPr>
              <w:spacing w:after="9" w:lineRule="auto"/>
              <w:ind w:right="4"/>
              <w:rPr>
                <w:rFonts w:ascii="Arial" w:cs="Arial" w:eastAsia="Arial" w:hAnsi="Arial"/>
              </w:rPr>
            </w:pPr>
            <w:commentRangeEnd w:id="28"/>
            <w:r w:rsidDel="00000000" w:rsidR="00000000" w:rsidRPr="00000000">
              <w:commentReference w:id="28"/>
            </w: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3E">
            <w:pPr>
              <w:spacing w:after="9" w:lineRule="auto"/>
              <w:ind w:right="4"/>
              <w:rPr>
                <w:rFonts w:ascii="Arial" w:cs="Arial" w:eastAsia="Arial" w:hAnsi="Arial"/>
              </w:rPr>
            </w:pPr>
            <w:sdt>
              <w:sdtPr>
                <w:tag w:val="goog_rdk_50"/>
              </w:sdtPr>
              <w:sdtContent>
                <w:commentRangeStart w:id="29"/>
              </w:sdtContent>
            </w:sdt>
            <w:sdt>
              <w:sdtPr>
                <w:tag w:val="goog_rdk_51"/>
              </w:sdtPr>
              <w:sdtContent>
                <w:commentRangeStart w:id="30"/>
              </w:sdtContent>
            </w:sdt>
            <w:r w:rsidDel="00000000" w:rsidR="00000000" w:rsidRPr="00000000">
              <w:rPr>
                <w:rFonts w:ascii="Arial" w:cs="Arial" w:eastAsia="Arial" w:hAnsi="Arial"/>
                <w:rtl w:val="0"/>
              </w:rPr>
              <w:t xml:space="preserve">PUBACK, PUBREC, SUBACK, UNSUBACK</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sdt>
              <w:sdtPr>
                <w:tag w:val="goog_rdk_52"/>
              </w:sdtPr>
              <w:sdtContent>
                <w:commentRangeStart w:id="31"/>
              </w:sdtContent>
            </w:sdt>
            <w:sdt>
              <w:sdtPr>
                <w:tag w:val="goog_rdk_53"/>
              </w:sdtPr>
              <w:sdtContent>
                <w:commentRangeStart w:id="32"/>
              </w:sdtContent>
            </w:sdt>
            <w:r w:rsidDel="00000000" w:rsidR="00000000" w:rsidRPr="00000000">
              <w:rPr>
                <w:rFonts w:ascii="Arial" w:cs="Arial" w:eastAsia="Arial" w:hAnsi="Arial"/>
                <w:rtl w:val="0"/>
              </w:rPr>
              <w:t xml:space="preserve">PUBCOMP</w:t>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4A">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4B">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4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4E">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4F">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0">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51">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5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5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5">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57">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45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A">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5B">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5C">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5F">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60">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61">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62">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6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64">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65">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6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67">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6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6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B">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6C">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6D">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6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73">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7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78">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79">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7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7D">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7E">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81">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82">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83">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8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8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88">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89">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8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8D">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8E">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9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93">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9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98">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99">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9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D">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9E">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9F">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A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A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A3">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A4">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A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A8">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A9">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A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C">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AD">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AE">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A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B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1">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B2">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B3">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B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B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6">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B7">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B8">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B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B">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BC">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BD">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B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C0">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C1">
            <w:pPr>
              <w:spacing w:after="9" w:lineRule="auto"/>
              <w:ind w:right="4"/>
              <w:rPr>
                <w:rFonts w:ascii="Arial" w:cs="Arial" w:eastAsia="Arial" w:hAnsi="Arial"/>
              </w:rPr>
            </w:pPr>
            <w:sdt>
              <w:sdtPr>
                <w:tag w:val="goog_rdk_54"/>
              </w:sdtPr>
              <w:sdtContent>
                <w:commentRangeStart w:id="33"/>
              </w:sdtContent>
            </w:sdt>
            <w:sdt>
              <w:sdtPr>
                <w:tag w:val="goog_rdk_55"/>
              </w:sdtPr>
              <w:sdtContent>
                <w:commentRangeStart w:id="34"/>
              </w:sdtContent>
            </w:sdt>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C2">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C3">
            <w:pPr>
              <w:keepNext w:val="1"/>
              <w:spacing w:after="9" w:lineRule="auto"/>
              <w:ind w:right="4"/>
              <w:rPr>
                <w:rFonts w:ascii="Arial" w:cs="Arial" w:eastAsia="Arial" w:hAnsi="Arial"/>
              </w:rPr>
            </w:pPr>
            <w:commentRangeEnd w:id="33"/>
            <w:r w:rsidDel="00000000" w:rsidR="00000000" w:rsidRPr="00000000">
              <w:commentReference w:id="33"/>
            </w:r>
            <w:commentRangeEnd w:id="34"/>
            <w:r w:rsidDel="00000000" w:rsidR="00000000" w:rsidRPr="00000000">
              <w:commentReference w:id="34"/>
            </w:r>
            <w:r w:rsidDel="00000000" w:rsidR="00000000" w:rsidRPr="00000000">
              <w:rPr>
                <w:rFonts w:ascii="Arial" w:cs="Arial" w:eastAsia="Arial" w:hAnsi="Arial"/>
                <w:rtl w:val="0"/>
              </w:rPr>
              <w:t xml:space="preserve">SUBACK, UNSUBACK, PUBACK, REGACK</w:t>
            </w:r>
          </w:p>
        </w:tc>
        <w:tc>
          <w:tcPr/>
          <w:p w:rsidR="00000000" w:rsidDel="00000000" w:rsidP="00000000" w:rsidRDefault="00000000" w:rsidRPr="00000000" w14:paraId="000004C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C5">
            <w:pPr>
              <w:spacing w:after="9" w:lineRule="auto"/>
              <w:ind w:right="4"/>
              <w:rPr>
                <w:rFonts w:ascii="Arial" w:cs="Arial" w:eastAsia="Arial" w:hAnsi="Arial"/>
              </w:rPr>
            </w:pPr>
            <w:r w:rsidDel="00000000" w:rsidR="00000000" w:rsidRPr="00000000">
              <w:rPr>
                <w:rFonts w:ascii="Arial" w:cs="Arial" w:eastAsia="Arial" w:hAnsi="Arial"/>
                <w:rtl w:val="0"/>
              </w:rPr>
              <w:t xml:space="preserve">245-255</w:t>
            </w:r>
          </w:p>
        </w:tc>
        <w:tc>
          <w:tcPr/>
          <w:p w:rsidR="00000000" w:rsidDel="00000000" w:rsidP="00000000" w:rsidRDefault="00000000" w:rsidRPr="00000000" w14:paraId="000004C6">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4C7">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C8">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C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CB">
      <w:pPr>
        <w:rPr/>
      </w:pPr>
      <w:r w:rsidDel="00000000" w:rsidR="00000000" w:rsidRPr="00000000">
        <w:rPr>
          <w:rtl w:val="0"/>
        </w:rPr>
        <w:t xml:space="preserve">Note(s):</w:t>
      </w:r>
    </w:p>
    <w:sdt>
      <w:sdtPr>
        <w:tag w:val="goog_rdk_57"/>
      </w:sdtPr>
      <w:sdtContent>
        <w:p w:rsidR="00000000" w:rsidDel="00000000" w:rsidP="00000000" w:rsidRDefault="00000000" w:rsidRPr="00000000" w14:paraId="000004CC">
          <w:pPr>
            <w:numPr>
              <w:ilvl w:val="0"/>
              <w:numId w:val="65"/>
            </w:numPr>
            <w:spacing w:after="0" w:before="0" w:lineRule="auto"/>
            <w:ind w:left="720" w:hanging="360"/>
            <w:rPr>
              <w:ins w:author="davide.lenzarini@u-blox.com" w:id="9"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56"/>
            </w:sdtPr>
            <w:sdtContent>
              <w:ins w:author="davide.lenzarini@u-blox.com" w:id="9" w:date="2024-02-07T16:36:36Z">
                <w:r w:rsidDel="00000000" w:rsidR="00000000" w:rsidRPr="00000000">
                  <w:rPr>
                    <w:rtl w:val="0"/>
                  </w:rPr>
                </w:r>
              </w:ins>
            </w:sdtContent>
          </w:sdt>
        </w:p>
      </w:sdtContent>
    </w:sdt>
    <w:p w:rsidR="00000000" w:rsidDel="00000000" w:rsidP="00000000" w:rsidRDefault="00000000" w:rsidRPr="00000000" w14:paraId="000004CD">
      <w:pPr>
        <w:numPr>
          <w:ilvl w:val="0"/>
          <w:numId w:val="65"/>
        </w:numPr>
        <w:spacing w:after="0" w:before="0" w:lineRule="auto"/>
        <w:ind w:left="720" w:hanging="360"/>
        <w:rPr>
          <w:rFonts w:ascii="Arial" w:cs="Arial" w:eastAsia="Arial" w:hAnsi="Arial"/>
          <w:u w:val="none"/>
        </w:rPr>
      </w:pPr>
      <w:sdt>
        <w:sdtPr>
          <w:tag w:val="goog_rdk_58"/>
        </w:sdtPr>
        <w:sdtContent>
          <w:ins w:author="davide.lenzarini@u-blox.com" w:id="9" w:date="2024-02-07T16:36:36Z"/>
          <w:sdt>
            <w:sdtPr>
              <w:tag w:val="goog_rdk_59"/>
            </w:sdtPr>
            <w:sdtContent>
              <w:commentRangeStart w:id="35"/>
            </w:sdtContent>
          </w:sdt>
          <w:ins w:author="davide.lenzarini@u-blox.com" w:id="9" w:date="2024-02-07T16:36:36Z">
            <w:sdt>
              <w:sdtPr>
                <w:tag w:val="goog_rdk_60"/>
              </w:sdtPr>
              <w:sdtContent>
                <w:commentRangeStart w:id="36"/>
              </w:sdtContent>
            </w:sdt>
            <w:r w:rsidDel="00000000" w:rsidR="00000000" w:rsidRPr="00000000">
              <w:rPr>
                <w:rFonts w:ascii="Arial" w:cs="Arial" w:eastAsia="Arial" w:hAnsi="Arial"/>
                <w:rtl w:val="0"/>
              </w:rPr>
              <w:t xml:space="preserve">The MQTT-SN dedicated range of reason codes is from 0xE6 (230) to 0xFF(255).</w:t>
            </w:r>
          </w:ins>
        </w:sdtContent>
      </w:sdt>
      <w:commentRangeEnd w:id="35"/>
      <w:r w:rsidDel="00000000" w:rsidR="00000000" w:rsidRPr="00000000">
        <w:commentReference w:id="35"/>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4CE">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CF">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D0">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D1">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D2">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D3">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D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D5">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D6">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7">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8">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9">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DA">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DB">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DC">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DD">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w:t>
            </w:r>
            <w:sdt>
              <w:sdtPr>
                <w:tag w:val="goog_rdk_61"/>
              </w:sdtPr>
              <w:sdtContent>
                <w:del w:author="davide.lenzarini@u-blox.com" w:id="10" w:date="2024-07-30T18:59:31Z">
                  <w:r w:rsidDel="00000000" w:rsidR="00000000" w:rsidRPr="00000000">
                    <w:rPr>
                      <w:rFonts w:ascii="Arial" w:cs="Arial" w:eastAsia="Arial" w:hAnsi="Arial"/>
                      <w:rtl w:val="0"/>
                    </w:rPr>
                    <w:delText xml:space="preserve">gateway </w:delText>
                  </w:r>
                </w:del>
              </w:sdtContent>
            </w:sdt>
            <w:r w:rsidDel="00000000" w:rsidR="00000000" w:rsidRPr="00000000">
              <w:rPr>
                <w:rFonts w:ascii="Arial" w:cs="Arial" w:eastAsia="Arial" w:hAnsi="Arial"/>
                <w:rtl w:val="0"/>
              </w:rPr>
              <w:t xml:space="preserve">session.</w:t>
            </w:r>
          </w:p>
        </w:tc>
      </w:tr>
      <w:tr>
        <w:trPr>
          <w:cantSplit w:val="0"/>
          <w:tblHeader w:val="0"/>
        </w:trPr>
        <w:tc>
          <w:tcPr>
            <w:vAlign w:val="center"/>
          </w:tcPr>
          <w:p w:rsidR="00000000" w:rsidDel="00000000" w:rsidP="00000000" w:rsidRDefault="00000000" w:rsidRPr="00000000" w14:paraId="000004DE">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DF">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w:t>
            </w:r>
            <w:sdt>
              <w:sdtPr>
                <w:tag w:val="goog_rdk_62"/>
              </w:sdtPr>
              <w:sdtContent>
                <w:del w:author="davide.lenzarini@u-blox.com" w:id="11" w:date="2024-07-30T18:59:38Z">
                  <w:r w:rsidDel="00000000" w:rsidR="00000000" w:rsidRPr="00000000">
                    <w:rPr>
                      <w:rFonts w:ascii="Arial" w:cs="Arial" w:eastAsia="Arial" w:hAnsi="Arial"/>
                      <w:rtl w:val="0"/>
                    </w:rPr>
                    <w:delText xml:space="preserve">gateway </w:delText>
                  </w:r>
                </w:del>
              </w:sdtContent>
            </w:sdt>
            <w:r w:rsidDel="00000000" w:rsidR="00000000" w:rsidRPr="00000000">
              <w:rPr>
                <w:rFonts w:ascii="Arial" w:cs="Arial" w:eastAsia="Arial" w:hAnsi="Arial"/>
                <w:rtl w:val="0"/>
              </w:rPr>
              <w:t xml:space="preserve">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E2">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E3">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E4">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E5">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63"/>
              </w:sdtPr>
              <w:sdtContent>
                <w:commentRangeStart w:id="37"/>
              </w:sdtContent>
            </w:sdt>
            <w:r w:rsidDel="00000000" w:rsidR="00000000" w:rsidRPr="00000000">
              <w:rPr>
                <w:rFonts w:ascii="Arial" w:cs="Arial" w:eastAsia="Arial" w:hAnsi="Arial"/>
                <w:rtl w:val="0"/>
              </w:rPr>
              <w:t xml:space="preserve">no negotiation.</w:t>
            </w:r>
            <w:commentRangeEnd w:id="37"/>
            <w:r w:rsidDel="00000000" w:rsidR="00000000" w:rsidRPr="00000000">
              <w:commentReference w:id="37"/>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6">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7">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8">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9">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EB">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64"/>
        </w:sdtPr>
        <w:sdtContent>
          <w:commentRangeStart w:id="38"/>
        </w:sdtContent>
      </w:sdt>
      <w:r w:rsidDel="00000000" w:rsidR="00000000" w:rsidRPr="00000000">
        <w:rPr>
          <w:rFonts w:ascii="Arial" w:cs="Arial" w:eastAsia="Arial" w:hAnsi="Arial"/>
          <w:rtl w:val="0"/>
        </w:rPr>
        <w:t xml:space="preserve"> topic names and aliases.</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4EC">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ED">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EE">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EF">
      <w:pPr>
        <w:pStyle w:val="Heading2"/>
        <w:keepLines w:val="1"/>
        <w:spacing w:after="64" w:before="0" w:line="259" w:lineRule="auto"/>
        <w:ind w:left="0" w:firstLine="0"/>
        <w:rPr>
          <w:rFonts w:ascii="Arial" w:cs="Arial" w:eastAsia="Arial" w:hAnsi="Arial"/>
        </w:rPr>
      </w:pPr>
      <w:bookmarkStart w:colFirst="0" w:colLast="0" w:name="_heading=h.3ygebqi" w:id="42"/>
      <w:bookmarkEnd w:id="42"/>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F0">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F1">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 - Gateway Advertisement</w:t>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F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F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F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F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F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F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F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F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F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F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F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0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0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0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E">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1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17">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1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20">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9">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B">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2C">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2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E">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2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3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3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32">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33">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34">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35">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36">
      <w:pPr>
        <w:pStyle w:val="Heading3"/>
        <w:keepLines w:val="1"/>
        <w:spacing w:after="77" w:before="0" w:line="259" w:lineRule="auto"/>
        <w:ind w:left="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 - Search for A Gateway</w:t>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7">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38">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39">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3A">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3B">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3C">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3D">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3E">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3F">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40">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41">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49">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4A">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52">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53">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5C">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65"/>
        </w:sdtPr>
        <w:sdtContent>
          <w:commentRangeStart w:id="39"/>
        </w:sdtContent>
      </w:sdt>
      <w:r w:rsidDel="00000000" w:rsidR="00000000" w:rsidRPr="00000000">
        <w:rPr>
          <w:rFonts w:ascii="Arial" w:cs="Arial" w:eastAsia="Arial" w:hAnsi="Arial"/>
          <w:rtl w:val="0"/>
        </w:rPr>
        <w:t xml:space="preserve">1-hop </w:t>
      </w:r>
      <w:commentRangeEnd w:id="39"/>
      <w:r w:rsidDel="00000000" w:rsidR="00000000" w:rsidRPr="00000000">
        <w:commentReference w:id="39"/>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5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5E">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sdt>
        <w:sdtPr>
          <w:tag w:val="goog_rdk_66"/>
        </w:sdtPr>
        <w:sdtContent>
          <w:del w:author="davide.lenzarini@u-blox.com" w:id="12" w:date="2024-07-30T19:04:29Z">
            <w:r w:rsidDel="00000000" w:rsidR="00000000" w:rsidRPr="00000000">
              <w:rPr>
                <w:rFonts w:ascii="Arial" w:cs="Arial" w:eastAsia="Arial" w:hAnsi="Arial"/>
                <w:shd w:fill="fff2cc" w:val="clear"/>
                <w:rtl w:val="0"/>
              </w:rPr>
              <w:delText xml:space="preserve">.</w:delText>
            </w:r>
          </w:del>
        </w:sdtContent>
      </w:sdt>
      <w:r w:rsidDel="00000000" w:rsidR="00000000" w:rsidRPr="00000000">
        <w:rPr>
          <w:rFonts w:ascii="Arial" w:cs="Arial" w:eastAsia="Arial" w:hAnsi="Arial"/>
          <w:shd w:fill="fff2cc" w:val="clear"/>
          <w:rtl w:val="0"/>
        </w:rPr>
        <w:t xml:space="preserve">.</w:t>
      </w:r>
      <w:r w:rsidDel="00000000" w:rsidR="00000000" w:rsidRPr="00000000">
        <w:rPr>
          <w:rtl w:val="0"/>
        </w:rPr>
      </w:r>
    </w:p>
    <w:p w:rsidR="00000000" w:rsidDel="00000000" w:rsidP="00000000" w:rsidRDefault="00000000" w:rsidRPr="00000000" w14:paraId="0000055F">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6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61">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62">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63">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64">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65">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 - Gateway Information</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66">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67">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68">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69">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6A">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6B">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6C">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6D">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6E">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6F">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70">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78">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79">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81">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82">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8A">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8B">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94">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9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96">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7">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9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9">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9A">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w:t>
      </w:r>
      <w:sdt>
        <w:sdtPr>
          <w:tag w:val="goog_rdk_67"/>
        </w:sdtPr>
        <w:sdtContent>
          <w:commentRangeStart w:id="40"/>
        </w:sdtContent>
      </w:sdt>
      <w:r w:rsidDel="00000000" w:rsidR="00000000" w:rsidRPr="00000000">
        <w:rPr>
          <w:rFonts w:ascii="Arial" w:cs="Arial" w:eastAsia="Arial" w:hAnsi="Arial"/>
          <w:rtl w:val="0"/>
        </w:rPr>
        <w:t xml:space="preserve">1-byte long</w:t>
      </w:r>
      <w:commentRangeEnd w:id="40"/>
      <w:r w:rsidDel="00000000" w:rsidR="00000000" w:rsidRPr="00000000">
        <w:commentReference w:id="40"/>
      </w:r>
      <w:r w:rsidDel="00000000" w:rsidR="00000000" w:rsidRPr="00000000">
        <w:rPr>
          <w:rFonts w:ascii="Arial" w:cs="Arial" w:eastAsia="Arial" w:hAnsi="Arial"/>
          <w:rtl w:val="0"/>
        </w:rPr>
        <w:t xml:space="preserve">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9B">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9C">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w:t>
      </w:r>
      <w:sdt>
        <w:sdtPr>
          <w:tag w:val="goog_rdk_68"/>
        </w:sdtPr>
        <w:sdtContent>
          <w:del w:author="davide.lenzarini@u-blox.com" w:id="13" w:date="2024-07-30T19:09:11Z">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rtl w:val="0"/>
        </w:rPr>
        <w:t xml:space="preserve">Optional, only included if the packet is sent by a client.</w:t>
      </w:r>
    </w:p>
    <w:p w:rsidR="00000000" w:rsidDel="00000000" w:rsidP="00000000" w:rsidRDefault="00000000" w:rsidRPr="00000000" w14:paraId="0000059D">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 - Connection Request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9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9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A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A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A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A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A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A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A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AC">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BA">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C8">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C9">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D9">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DF">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E3">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E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E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E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F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F2">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F3">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00">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60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606">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07">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0B">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E">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0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1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1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1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1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1C">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1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2A">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2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38">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39">
            <w:pPr>
              <w:jc w:val="center"/>
              <w:rPr>
                <w:rFonts w:ascii="Arial" w:cs="Arial" w:eastAsia="Arial" w:hAnsi="Arial"/>
              </w:rPr>
            </w:pPr>
            <w:sdt>
              <w:sdtPr>
                <w:tag w:val="goog_rdk_69"/>
              </w:sdtPr>
              <w:sdtContent>
                <w:commentRangeStart w:id="41"/>
              </w:sdtContent>
            </w:sdt>
            <w:sdt>
              <w:sdtPr>
                <w:tag w:val="goog_rdk_70"/>
              </w:sdtPr>
              <w:sdtContent>
                <w:commentRangeStart w:id="42"/>
              </w:sdtContent>
            </w:sdt>
            <w:r w:rsidDel="00000000" w:rsidR="00000000" w:rsidRPr="00000000">
              <w:rPr>
                <w:rFonts w:ascii="Arial" w:cs="Arial" w:eastAsia="Arial" w:hAnsi="Arial"/>
                <w:rtl w:val="0"/>
              </w:rPr>
              <w:t xml:space="preserve">Protocol Version</w:t>
            </w:r>
            <w:commentRangeEnd w:id="41"/>
            <w:r w:rsidDel="00000000" w:rsidR="00000000" w:rsidRPr="00000000">
              <w:commentReference w:id="41"/>
            </w:r>
            <w:commentRangeEnd w:id="42"/>
            <w:r w:rsidDel="00000000" w:rsidR="00000000" w:rsidRPr="00000000">
              <w:commentReference w:id="42"/>
            </w:r>
            <w:r w:rsidDel="00000000" w:rsidR="00000000" w:rsidRPr="00000000">
              <w:rPr>
                <w:rtl w:val="0"/>
              </w:rPr>
            </w:r>
          </w:p>
        </w:tc>
      </w:tr>
      <w:tr>
        <w:trPr>
          <w:cantSplit w:val="0"/>
          <w:tblHeader w:val="0"/>
        </w:trPr>
        <w:tc>
          <w:tcPr/>
          <w:p w:rsidR="00000000" w:rsidDel="00000000" w:rsidP="00000000" w:rsidRDefault="00000000" w:rsidRPr="00000000" w14:paraId="00000646">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47">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54">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55">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62">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63">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70">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71">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E">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7F">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8C">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8D">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9A">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9B">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A8">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A9">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B6">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7">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C4">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5">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D2">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D3">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E0">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E1">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EE">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EF">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FC">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FD">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0A">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0B">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18">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19">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26">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27">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34">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35">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42">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43">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50">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51">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5E">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5F">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6D">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w:t>
      </w:r>
      <w:sdt>
        <w:sdtPr>
          <w:tag w:val="goog_rdk_71"/>
        </w:sdtPr>
        <w:sdtContent>
          <w:ins w:author="davide.lenzarini@u-blox.com" w:id="14" w:date="2024-07-30T19:14:35Z">
            <w:r w:rsidDel="00000000" w:rsidR="00000000" w:rsidRPr="00000000">
              <w:rPr>
                <w:rFonts w:ascii="Arial" w:cs="Arial" w:eastAsia="Arial" w:hAnsi="Arial"/>
                <w:rtl w:val="0"/>
              </w:rPr>
              <w:t xml:space="preserve">a Virtual Connection able to create </w:t>
            </w:r>
          </w:ins>
        </w:sdtContent>
      </w:sdt>
      <w:r w:rsidDel="00000000" w:rsidR="00000000" w:rsidRPr="00000000">
        <w:rPr>
          <w:rFonts w:ascii="Arial" w:cs="Arial" w:eastAsia="Arial" w:hAnsi="Arial"/>
          <w:rtl w:val="0"/>
        </w:rPr>
        <w:t xml:space="preserve">or continue a Session. </w:t>
      </w:r>
      <w:r w:rsidDel="00000000" w:rsidR="00000000" w:rsidRPr="00000000">
        <w:rPr>
          <w:rtl w:val="0"/>
        </w:rPr>
      </w:r>
    </w:p>
    <w:p w:rsidR="00000000" w:rsidDel="00000000" w:rsidP="00000000" w:rsidRDefault="00000000" w:rsidRPr="00000000" w14:paraId="0000076E">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6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70">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71">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72">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7">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8">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79">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w:t>
      </w:r>
      <w:sdt>
        <w:sdtPr>
          <w:tag w:val="goog_rdk_72"/>
        </w:sdtPr>
        <w:sdtContent>
          <w:commentRangeStart w:id="43"/>
        </w:sdtContent>
      </w:sdt>
      <w:r w:rsidDel="00000000" w:rsidR="00000000" w:rsidRPr="00000000">
        <w:rPr>
          <w:rFonts w:ascii="Arial" w:cs="Arial" w:eastAsia="Arial" w:hAnsi="Arial"/>
          <w:rtl w:val="0"/>
        </w:rPr>
        <w:t xml:space="preserve">CONNACK </w:t>
      </w:r>
      <w:commentRangeEnd w:id="43"/>
      <w:r w:rsidDel="00000000" w:rsidR="00000000" w:rsidRPr="00000000">
        <w:commentReference w:id="43"/>
      </w:r>
      <w:r w:rsidDel="00000000" w:rsidR="00000000" w:rsidRPr="00000000">
        <w:rPr>
          <w:rFonts w:ascii="Arial" w:cs="Arial" w:eastAsia="Arial" w:hAnsi="Arial"/>
          <w:rtl w:val="0"/>
        </w:rPr>
        <w:t xml:space="preserve">packet. It should ideally be populated with a random integer value.</w:t>
      </w:r>
    </w:p>
    <w:p w:rsidR="00000000" w:rsidDel="00000000" w:rsidP="00000000" w:rsidRDefault="00000000" w:rsidRPr="00000000" w14:paraId="0000077A">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7B">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7C">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7D">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7E">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7F">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80">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8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82">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83">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8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86">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7">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88">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89">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8A">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8B">
      <w:pPr>
        <w:rPr>
          <w:rFonts w:ascii="Arial" w:cs="Arial" w:eastAsia="Arial" w:hAnsi="Arial"/>
          <w:color w:val="000000"/>
        </w:rPr>
      </w:pPr>
      <w:sdt>
        <w:sdtPr>
          <w:tag w:val="goog_rdk_73"/>
        </w:sdtPr>
        <w:sdtContent>
          <w:commentRangeStart w:id="44"/>
        </w:sdtContent>
      </w:sdt>
      <w:sdt>
        <w:sdtPr>
          <w:tag w:val="goog_rdk_74"/>
        </w:sdtPr>
        <w:sdtContent>
          <w:commentRangeStart w:id="45"/>
        </w:sdtContent>
      </w:sdt>
      <w:sdt>
        <w:sdtPr>
          <w:tag w:val="goog_rdk_75"/>
        </w:sdtPr>
        <w:sdtContent>
          <w:commentRangeStart w:id="46"/>
        </w:sdtContent>
      </w:sdt>
      <w:sdt>
        <w:sdtPr>
          <w:tag w:val="goog_rdk_76"/>
        </w:sdtPr>
        <w:sdtContent>
          <w:commentRangeStart w:id="47"/>
        </w:sdtContent>
      </w:sdt>
      <w:sdt>
        <w:sdtPr>
          <w:tag w:val="goog_rdk_77"/>
        </w:sdtPr>
        <w:sdtContent>
          <w:commentRangeStart w:id="48"/>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w:t>
      </w:r>
      <w:sdt>
        <w:sdtPr>
          <w:tag w:val="goog_rdk_78"/>
        </w:sdtPr>
        <w:sdtContent>
          <w:commentRangeStart w:id="49"/>
        </w:sdtContent>
      </w:sdt>
      <w:r w:rsidDel="00000000" w:rsidR="00000000" w:rsidRPr="00000000">
        <w:rPr>
          <w:rFonts w:ascii="Arial" w:cs="Arial" w:eastAsia="Arial" w:hAnsi="Arial"/>
          <w:highlight w:val="yellow"/>
          <w:rtl w:val="0"/>
        </w:rPr>
        <w:t xml:space="preserve">see state description in table 3.6</w:t>
      </w:r>
      <w:commentRangeEnd w:id="49"/>
      <w:r w:rsidDel="00000000" w:rsidR="00000000" w:rsidRPr="00000000">
        <w:commentReference w:id="49"/>
      </w:r>
      <w:r w:rsidDel="00000000" w:rsidR="00000000" w:rsidRPr="00000000">
        <w:rPr>
          <w:rFonts w:ascii="Arial" w:cs="Arial" w:eastAsia="Arial" w:hAnsi="Arial"/>
          <w:highlight w:val="yellow"/>
          <w:rtl w:val="0"/>
        </w:rPr>
        <w:t xml:space="preserve">).</w:t>
      </w: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78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sdt>
        <w:sdtPr>
          <w:tag w:val="goog_rdk_79"/>
        </w:sdtPr>
        <w:sdtContent>
          <w:commentRangeStart w:id="50"/>
        </w:sdtContent>
      </w:sdt>
      <w:hyperlink w:anchor="_heading=h.17nz8yj">
        <w:r w:rsidDel="00000000" w:rsidR="00000000" w:rsidRPr="00000000">
          <w:rPr>
            <w:rFonts w:ascii="Arial" w:cs="Arial" w:eastAsia="Arial" w:hAnsi="Arial"/>
            <w:color w:val="1155cc"/>
            <w:highlight w:val="yellow"/>
            <w:u w:val="single"/>
            <w:rtl w:val="0"/>
          </w:rPr>
          <w:t xml:space="preserve">section 4.24</w:t>
        </w:r>
      </w:hyperlink>
      <w:commentRangeEnd w:id="50"/>
      <w:r w:rsidDel="00000000" w:rsidR="00000000" w:rsidRPr="00000000">
        <w:commentReference w:id="50"/>
      </w:r>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8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78E">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8F">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90">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91">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92">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93">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94">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95">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6">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7">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8">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99">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9A">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9B">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C">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9D">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9E">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9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A0">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1">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A2">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A3">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A4">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5">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A6">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8">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A9">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AA">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AB">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AC">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AD">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AE">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AF">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0">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B1">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I/O error or network failure detected by the Server.</w:t>
      </w:r>
      <w:r w:rsidDel="00000000" w:rsidR="00000000" w:rsidRPr="00000000">
        <w:rPr>
          <w:rtl w:val="0"/>
        </w:rPr>
      </w:r>
    </w:p>
    <w:p w:rsidR="00000000" w:rsidDel="00000000" w:rsidP="00000000" w:rsidRDefault="00000000" w:rsidRPr="00000000" w14:paraId="000007B2">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B3">
      <w:pPr>
        <w:numPr>
          <w:ilvl w:val="0"/>
          <w:numId w:val="31"/>
        </w:numPr>
        <w:spacing w:after="240" w:before="0"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0"/>
          <w:szCs w:val="20"/>
          <w:rtl w:val="0"/>
        </w:rPr>
        <w:t xml:space="preserve">The Server deletes the Virtual Connection because of a protocol error.</w:t>
      </w:r>
    </w:p>
    <w:p w:rsidR="00000000" w:rsidDel="00000000" w:rsidP="00000000" w:rsidRDefault="00000000" w:rsidRPr="00000000" w14:paraId="000007B4">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 been published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5">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Virtual Connection is deleted or the </w:t>
      </w:r>
      <w:r w:rsidDel="00000000" w:rsidR="00000000" w:rsidRPr="00000000">
        <w:rPr>
          <w:rFonts w:ascii="Arial" w:cs="Arial" w:eastAsia="Arial" w:hAnsi="Arial"/>
          <w:color w:val="000000"/>
          <w:sz w:val="20"/>
          <w:szCs w:val="20"/>
          <w:rtl w:val="0"/>
        </w:rPr>
        <w:t xml:space="preserve">Session</w:t>
      </w:r>
      <w:r w:rsidDel="00000000" w:rsidR="00000000" w:rsidRPr="00000000">
        <w:rPr>
          <w:rFonts w:ascii="Arial" w:cs="Arial" w:eastAsia="Arial" w:hAnsi="Arial"/>
          <w:color w:val="000000"/>
          <w:sz w:val="20"/>
          <w:szCs w:val="20"/>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B6">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Short 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7">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8">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BA">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B">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BC">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BD">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E">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F">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0">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1">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2">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3">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4">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5">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C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C7">
      <w:pPr>
        <w:numPr>
          <w:ilvl w:val="0"/>
          <w:numId w:val="38"/>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w:anchor="_heading=h.1jlao46">
        <w:r w:rsidDel="00000000" w:rsidR="00000000" w:rsidRPr="00000000">
          <w:rPr>
            <w:rFonts w:ascii="Arial" w:cs="Arial" w:eastAsia="Arial" w:hAnsi="Arial"/>
            <w:color w:val="1155cc"/>
            <w:highlight w:val="yellow"/>
            <w:u w:val="single"/>
            <w:rtl w:val="0"/>
          </w:rPr>
          <w:t xml:space="preserve"> section 3.1.4</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8">
      <w:pPr>
        <w:numPr>
          <w:ilvl w:val="0"/>
          <w:numId w:val="38"/>
        </w:numPr>
        <w:spacing w:after="240" w:before="0" w:lineRule="auto"/>
        <w:ind w:left="720" w:right="0" w:hanging="360"/>
        <w:rPr>
          <w:rFonts w:ascii="Arial" w:cs="Arial" w:eastAsia="Arial" w:hAnsi="Arial"/>
          <w:u w:val="none"/>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u w:val="single"/>
            <w:rtl w:val="0"/>
          </w:rPr>
          <w:t xml:space="preserve">section 3.1.5</w:t>
        </w:r>
      </w:hyperlink>
      <w:r w:rsidDel="00000000" w:rsidR="00000000" w:rsidRPr="00000000">
        <w:rPr>
          <w:rFonts w:ascii="Arial" w:cs="Arial" w:eastAsia="Arial" w:hAnsi="Arial"/>
          <w:rtl w:val="0"/>
        </w:rPr>
        <w:t xml:space="preserve"> and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7C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CA">
      <w:pPr>
        <w:numPr>
          <w:ilvl w:val="0"/>
          <w:numId w:val="22"/>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highlight w:val="yellow"/>
            <w:u w:val="single"/>
            <w:rtl w:val="0"/>
          </w:rPr>
          <w:t xml:space="preserve">section 4.12</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 section 3.1.2.5. </w:t>
      </w:r>
    </w:p>
    <w:p w:rsidR="00000000" w:rsidDel="00000000" w:rsidP="00000000" w:rsidRDefault="00000000" w:rsidRPr="00000000" w14:paraId="000007CB">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CC">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CD">
      <w:pPr>
        <w:numPr>
          <w:ilvl w:val="0"/>
          <w:numId w:val="22"/>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7CE">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CF">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D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80"/>
        </w:sdtPr>
        <w:sdtContent>
          <w:commentRangeStart w:id="51"/>
        </w:sdtContent>
      </w:sdt>
      <w:sdt>
        <w:sdtPr>
          <w:tag w:val="goog_rdk_81"/>
        </w:sdtPr>
        <w:sdtContent>
          <w:commentRangeStart w:id="52"/>
        </w:sdtContent>
      </w:sdt>
      <w:sdt>
        <w:sdtPr>
          <w:tag w:val="goog_rdk_82"/>
        </w:sdtPr>
        <w:sdtContent>
          <w:commentRangeStart w:id="53"/>
        </w:sdtContent>
      </w:sdt>
      <w:r w:rsidDel="00000000" w:rsidR="00000000" w:rsidRPr="00000000">
        <w:rPr>
          <w:rFonts w:ascii="Arial" w:cs="Arial" w:eastAsia="Arial" w:hAnsi="Arial"/>
          <w:rtl w:val="0"/>
        </w:rPr>
        <w:t xml:space="preserve">ents are allowed to send further MQTT Control Packets im</w:t>
      </w:r>
      <w:commentRangeEnd w:id="51"/>
      <w:r w:rsidDel="00000000" w:rsidR="00000000" w:rsidRPr="00000000">
        <w:commentReference w:id="51"/>
      </w:r>
      <w:commentRangeEnd w:id="52"/>
      <w:r w:rsidDel="00000000" w:rsidR="00000000" w:rsidRPr="00000000">
        <w:commentReference w:id="52"/>
      </w:r>
      <w:commentRangeEnd w:id="53"/>
      <w:r w:rsidDel="00000000" w:rsidR="00000000" w:rsidRPr="00000000">
        <w:commentReference w:id="53"/>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D1">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2">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D3">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4">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D5">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6">
      <w:pPr>
        <w:spacing w:after="240" w:before="240" w:lineRule="auto"/>
        <w:ind w:left="580" w:right="0" w:firstLine="0"/>
        <w:rPr>
          <w:rFonts w:ascii="Arial" w:cs="Arial" w:eastAsia="Arial" w:hAnsi="Arial"/>
        </w:rPr>
      </w:pPr>
      <w:sdt>
        <w:sdtPr>
          <w:tag w:val="goog_rdk_83"/>
        </w:sdtPr>
        <w:sdtContent>
          <w:commentRangeStart w:id="54"/>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7D7">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 - Connect Acknowledgement</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8">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D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E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E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E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E7">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F6">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F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805">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06">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15">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21">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22">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23">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2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2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31">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32">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33">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3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42">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4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51">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52">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60">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61">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6F">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70">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E">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7F">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D">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8E">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C">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D">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B">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C">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A">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B">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9">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A">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8">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9">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E7">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8">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F6">
            <w:pPr>
              <w:rPr>
                <w:rFonts w:ascii="Arial" w:cs="Arial" w:eastAsia="Arial" w:hAnsi="Arial"/>
              </w:rPr>
            </w:pPr>
            <w:sdt>
              <w:sdtPr>
                <w:tag w:val="goog_rdk_84"/>
              </w:sdtPr>
              <w:sdtContent>
                <w:commentRangeStart w:id="55"/>
              </w:sdtContent>
            </w:sdt>
            <w:r w:rsidDel="00000000" w:rsidR="00000000" w:rsidRPr="00000000">
              <w:rPr>
                <w:rFonts w:ascii="Arial" w:cs="Arial" w:eastAsia="Arial" w:hAnsi="Arial"/>
                <w:rtl w:val="0"/>
              </w:rPr>
              <w:t xml:space="preserve">Byte 11</w:t>
            </w:r>
            <w:commentRangeEnd w:id="55"/>
            <w:r w:rsidDel="00000000" w:rsidR="00000000" w:rsidRPr="00000000">
              <w:commentReference w:id="55"/>
            </w:r>
            <w:r w:rsidDel="00000000" w:rsidR="00000000" w:rsidRPr="00000000">
              <w:rPr>
                <w:rFonts w:ascii="Arial" w:cs="Arial" w:eastAsia="Arial" w:hAnsi="Arial"/>
                <w:rtl w:val="0"/>
              </w:rPr>
              <w:t xml:space="preserve">…N</w:t>
            </w:r>
          </w:p>
        </w:tc>
        <w:tc>
          <w:tcPr>
            <w:gridSpan w:val="14"/>
          </w:tcPr>
          <w:p w:rsidR="00000000" w:rsidDel="00000000" w:rsidP="00000000" w:rsidRDefault="00000000" w:rsidRPr="00000000" w14:paraId="000008F7">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906">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907">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8">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9">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A">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B">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C">
      <w:pPr>
        <w:numPr>
          <w:ilvl w:val="0"/>
          <w:numId w:val="59"/>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D">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90E">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0F">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1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11">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85"/>
        </w:sdtPr>
        <w:sdtContent>
          <w:commentRangeStart w:id="56"/>
        </w:sdtContent>
      </w:sdt>
      <w:r w:rsidDel="00000000" w:rsidR="00000000" w:rsidRPr="00000000">
        <w:rPr>
          <w:rFonts w:ascii="Arial" w:cs="Arial" w:eastAsia="Arial" w:hAnsi="Arial"/>
          <w:rtl w:val="0"/>
        </w:rPr>
        <w:t xml:space="preserve">should</w:t>
      </w:r>
      <w:commentRangeEnd w:id="56"/>
      <w:r w:rsidDel="00000000" w:rsidR="00000000" w:rsidRPr="00000000">
        <w:commentReference w:id="56"/>
      </w:r>
      <w:r w:rsidDel="00000000" w:rsidR="00000000" w:rsidRPr="00000000">
        <w:rPr>
          <w:rFonts w:ascii="Arial" w:cs="Arial" w:eastAsia="Arial" w:hAnsi="Arial"/>
          <w:rtl w:val="0"/>
        </w:rPr>
        <w:t xml:space="preserve"> be considered.</w:t>
      </w:r>
    </w:p>
    <w:p w:rsidR="00000000" w:rsidDel="00000000" w:rsidP="00000000" w:rsidRDefault="00000000" w:rsidRPr="00000000" w14:paraId="00000912">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13">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1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sdt>
        <w:sdtPr>
          <w:tag w:val="goog_rdk_86"/>
        </w:sdtPr>
        <w:sdtContent>
          <w:commentRangeStart w:id="57"/>
        </w:sdtContent>
      </w:sdt>
      <w:r w:rsidDel="00000000" w:rsidR="00000000" w:rsidRPr="00000000">
        <w:rPr>
          <w:rFonts w:ascii="Arial" w:cs="Arial" w:eastAsia="Arial" w:hAnsi="Arial"/>
          <w:rtl w:val="0"/>
        </w:rPr>
        <w:t xml:space="preserve">CONNECT </w:t>
      </w:r>
      <w:commentRangeEnd w:id="57"/>
      <w:r w:rsidDel="00000000" w:rsidR="00000000" w:rsidRPr="00000000">
        <w:commentReference w:id="57"/>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915">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916">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917">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87"/>
        </w:sdtPr>
        <w:sdtContent>
          <w:commentRangeStart w:id="58"/>
        </w:sdtContent>
      </w:sdt>
      <w:sdt>
        <w:sdtPr>
          <w:tag w:val="goog_rdk_88"/>
        </w:sdtPr>
        <w:sdtContent>
          <w:commentRangeStart w:id="59"/>
        </w:sdtContent>
      </w:sdt>
      <w:r w:rsidDel="00000000" w:rsidR="00000000" w:rsidRPr="00000000">
        <w:rPr>
          <w:highlight w:val="yellow"/>
          <w:rtl w:val="0"/>
        </w:rPr>
        <w:t xml:space="preserve">128</w:t>
      </w:r>
      <w:commentRangeEnd w:id="58"/>
      <w:r w:rsidDel="00000000" w:rsidR="00000000" w:rsidRPr="00000000">
        <w:commentReference w:id="58"/>
      </w:r>
      <w:commentRangeEnd w:id="59"/>
      <w:r w:rsidDel="00000000" w:rsidR="00000000" w:rsidRPr="00000000">
        <w:commentReference w:id="59"/>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8">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9">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A">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B">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C">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D">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E">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F">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0">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21">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2">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23">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24">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25">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6">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927">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8">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9">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2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2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2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2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3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3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3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33">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3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3C">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3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45">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4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4E">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4F">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57">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58">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60">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61">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69">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6A">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72">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73">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97C">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7D">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7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7F">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80">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sdt>
        <w:sdtPr>
          <w:tag w:val="goog_rdk_89"/>
        </w:sdtPr>
        <w:sdtContent>
          <w:commentRangeStart w:id="60"/>
        </w:sdtContent>
      </w:sdt>
      <w:r w:rsidDel="00000000" w:rsidR="00000000" w:rsidRPr="00000000">
        <w:rPr>
          <w:rFonts w:ascii="Arial" w:cs="Arial" w:eastAsia="Arial" w:hAnsi="Arial"/>
          <w:rtl w:val="0"/>
        </w:rPr>
        <w:t xml:space="preserve">CONNECT, </w:t>
      </w:r>
      <w:commentRangeEnd w:id="60"/>
      <w:r w:rsidDel="00000000" w:rsidR="00000000" w:rsidRPr="00000000">
        <w:commentReference w:id="60"/>
      </w:r>
      <w:r w:rsidDel="00000000" w:rsidR="00000000" w:rsidRPr="00000000">
        <w:rPr>
          <w:rFonts w:ascii="Arial" w:cs="Arial" w:eastAsia="Arial" w:hAnsi="Arial"/>
          <w:rtl w:val="0"/>
        </w:rPr>
        <w:t xml:space="preserve">AUTH or CONNACK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81">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82">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983">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84">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85">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86">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87">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88">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9">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8A">
      <w:pPr>
        <w:ind w:left="720" w:firstLine="0"/>
        <w:rPr>
          <w:rFonts w:ascii="Arial" w:cs="Arial" w:eastAsia="Arial" w:hAnsi="Arial"/>
          <w:highlight w:val="white"/>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p>
    <w:p w:rsidR="00000000" w:rsidDel="00000000" w:rsidP="00000000" w:rsidRDefault="00000000" w:rsidRPr="00000000" w14:paraId="0000098B">
      <w:pPr>
        <w:pStyle w:val="Heading4"/>
        <w:ind w:left="0" w:firstLine="0"/>
        <w:rPr/>
      </w:pPr>
      <w:bookmarkStart w:colFirst="0" w:colLast="0" w:name="_heading=h.psc1lxe4uzxw" w:id="94"/>
      <w:bookmarkEnd w:id="94"/>
      <w:r w:rsidDel="00000000" w:rsidR="00000000" w:rsidRPr="00000000">
        <w:rPr>
          <w:rtl w:val="0"/>
        </w:rPr>
        <w:t xml:space="preserve">3.1.6.6 Auth Actions</w:t>
      </w:r>
    </w:p>
    <w:p w:rsidR="00000000" w:rsidDel="00000000" w:rsidP="00000000" w:rsidRDefault="00000000" w:rsidRPr="00000000" w14:paraId="0000098C">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extended authentication.</w:t>
      </w:r>
    </w:p>
    <w:p w:rsidR="00000000" w:rsidDel="00000000" w:rsidP="00000000" w:rsidRDefault="00000000" w:rsidRPr="00000000" w14:paraId="0000098D">
      <w:pPr>
        <w:pStyle w:val="Heading3"/>
        <w:keepLines w:val="1"/>
        <w:spacing w:after="118" w:before="0" w:line="259" w:lineRule="auto"/>
        <w:ind w:left="0" w:firstLine="0"/>
        <w:rPr>
          <w:rFonts w:ascii="Arial" w:cs="Arial" w:eastAsia="Arial" w:hAnsi="Arial"/>
        </w:rPr>
      </w:pPr>
      <w:bookmarkStart w:colFirst="0" w:colLast="0" w:name="_heading=h.45jfvxd" w:id="95"/>
      <w:bookmarkEnd w:id="95"/>
      <w:r w:rsidDel="00000000" w:rsidR="00000000" w:rsidRPr="00000000">
        <w:rPr>
          <w:rtl w:val="0"/>
        </w:rPr>
        <w:t xml:space="preserve">3.1.7 </w:t>
      </w:r>
      <w:r w:rsidDel="00000000" w:rsidR="00000000" w:rsidRPr="00000000">
        <w:rPr>
          <w:rFonts w:ascii="Arial" w:cs="Arial" w:eastAsia="Arial" w:hAnsi="Arial"/>
          <w:rtl w:val="0"/>
        </w:rPr>
        <w:t xml:space="preserve">REGISTER - Register Topic Alias Request</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8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8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9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9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9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9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9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9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9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97">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9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A0">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A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A9">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AA">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B2">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B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B">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BC">
            <w:pPr>
              <w:jc w:val="center"/>
              <w:rPr>
                <w:rFonts w:ascii="Arial" w:cs="Arial" w:eastAsia="Arial" w:hAnsi="Arial"/>
              </w:rPr>
            </w:pPr>
            <w:r w:rsidDel="00000000" w:rsidR="00000000" w:rsidRPr="00000000">
              <w:rPr>
                <w:rFonts w:ascii="Arial" w:cs="Arial" w:eastAsia="Arial" w:hAnsi="Arial"/>
                <w:rtl w:val="0"/>
              </w:rPr>
              <w:t xml:space="preserve">Topic Alias MSB</w:t>
            </w:r>
            <w:r w:rsidDel="00000000" w:rsidR="00000000" w:rsidRPr="00000000">
              <w:rPr>
                <w:rtl w:val="0"/>
              </w:rPr>
            </w:r>
          </w:p>
        </w:tc>
      </w:tr>
      <w:tr>
        <w:trPr>
          <w:cantSplit w:val="0"/>
          <w:tblHeader w:val="0"/>
        </w:trPr>
        <w:tc>
          <w:tcPr/>
          <w:p w:rsidR="00000000" w:rsidDel="00000000" w:rsidP="00000000" w:rsidRDefault="00000000" w:rsidRPr="00000000" w14:paraId="000009C4">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C5">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CD">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CE">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D7">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8">
      <w:pPr>
        <w:pStyle w:val="Heading4"/>
        <w:ind w:left="0" w:firstLine="0"/>
        <w:rPr>
          <w:rFonts w:ascii="Arial" w:cs="Arial" w:eastAsia="Arial" w:hAnsi="Arial"/>
        </w:rPr>
      </w:pPr>
      <w:bookmarkStart w:colFirst="0" w:colLast="0" w:name="_heading=h.2koq656" w:id="96"/>
      <w:bookmarkEnd w:id="96"/>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D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DA">
      <w:pPr>
        <w:pStyle w:val="Heading4"/>
        <w:ind w:left="0" w:firstLine="0"/>
        <w:rPr>
          <w:rFonts w:ascii="Arial" w:cs="Arial" w:eastAsia="Arial" w:hAnsi="Arial"/>
        </w:rPr>
      </w:pPr>
      <w:bookmarkStart w:colFirst="0" w:colLast="0" w:name="_heading=h.3jtnz0s" w:id="97"/>
      <w:bookmarkEnd w:id="97"/>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D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DC">
      <w:pPr>
        <w:pStyle w:val="Heading4"/>
        <w:ind w:left="0" w:firstLine="0"/>
        <w:rPr>
          <w:rFonts w:ascii="Arial" w:cs="Arial" w:eastAsia="Arial" w:hAnsi="Arial"/>
        </w:rPr>
      </w:pPr>
      <w:bookmarkStart w:colFirst="0" w:colLast="0" w:name="_heading=h.zu0gcz" w:id="98"/>
      <w:bookmarkEnd w:id="98"/>
      <w:r w:rsidDel="00000000" w:rsidR="00000000" w:rsidRPr="00000000">
        <w:rPr>
          <w:rFonts w:ascii="Arial" w:cs="Arial" w:eastAsia="Arial" w:hAnsi="Arial"/>
          <w:rtl w:val="0"/>
        </w:rPr>
        <w:t xml:space="preserve">3.1.7.3 Topic Alias</w:t>
      </w:r>
    </w:p>
    <w:p w:rsidR="00000000" w:rsidDel="00000000" w:rsidP="00000000" w:rsidRDefault="00000000" w:rsidRPr="00000000" w14:paraId="000009DD">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DE">
      <w:pPr>
        <w:pStyle w:val="Heading4"/>
        <w:ind w:left="0" w:firstLine="0"/>
        <w:rPr>
          <w:rFonts w:ascii="Arial" w:cs="Arial" w:eastAsia="Arial" w:hAnsi="Arial"/>
        </w:rPr>
      </w:pPr>
      <w:bookmarkStart w:colFirst="0" w:colLast="0" w:name="_heading=h.1yyy98l" w:id="99"/>
      <w:bookmarkEnd w:id="99"/>
      <w:r w:rsidDel="00000000" w:rsidR="00000000" w:rsidRPr="00000000">
        <w:rPr>
          <w:rFonts w:ascii="Arial" w:cs="Arial" w:eastAsia="Arial" w:hAnsi="Arial"/>
          <w:rtl w:val="0"/>
        </w:rPr>
        <w:t xml:space="preserve">3.1.7.4 Topic Name</w:t>
      </w:r>
    </w:p>
    <w:p w:rsidR="00000000" w:rsidDel="00000000" w:rsidP="00000000" w:rsidRDefault="00000000" w:rsidRPr="00000000" w14:paraId="000009DF">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E0">
      <w:pPr>
        <w:pStyle w:val="Heading4"/>
        <w:spacing w:after="306" w:before="0" w:line="248.00000000000006" w:lineRule="auto"/>
        <w:ind w:left="0" w:right="990" w:firstLine="0"/>
        <w:jc w:val="both"/>
        <w:rPr/>
      </w:pPr>
      <w:bookmarkStart w:colFirst="0" w:colLast="0" w:name="_heading=h.2jnkuws4c71i" w:id="100"/>
      <w:bookmarkEnd w:id="100"/>
      <w:r w:rsidDel="00000000" w:rsidR="00000000" w:rsidRPr="00000000">
        <w:rPr>
          <w:rtl w:val="0"/>
        </w:rPr>
        <w:t xml:space="preserve">3.1.7.5 Register Actions</w:t>
      </w:r>
    </w:p>
    <w:p w:rsidR="00000000" w:rsidDel="00000000" w:rsidP="00000000" w:rsidRDefault="00000000" w:rsidRPr="00000000" w14:paraId="000009E1">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9E2">
      <w:pPr>
        <w:pStyle w:val="Heading3"/>
        <w:keepLines w:val="1"/>
        <w:spacing w:after="77" w:before="0" w:line="259" w:lineRule="auto"/>
        <w:ind w:left="0" w:firstLine="0"/>
        <w:rPr>
          <w:rFonts w:ascii="Arial" w:cs="Arial" w:eastAsia="Arial" w:hAnsi="Arial"/>
        </w:rPr>
      </w:pPr>
      <w:bookmarkStart w:colFirst="0" w:colLast="0" w:name="_heading=h.4iylrwe" w:id="101"/>
      <w:bookmarkEnd w:id="101"/>
      <w:r w:rsidDel="00000000" w:rsidR="00000000" w:rsidRPr="00000000">
        <w:rPr>
          <w:rtl w:val="0"/>
        </w:rPr>
        <w:t xml:space="preserve">3.1.8 </w:t>
      </w:r>
      <w:r w:rsidDel="00000000" w:rsidR="00000000" w:rsidRPr="00000000">
        <w:rPr>
          <w:rFonts w:ascii="Arial" w:cs="Arial" w:eastAsia="Arial" w:hAnsi="Arial"/>
          <w:rtl w:val="0"/>
        </w:rPr>
        <w:t xml:space="preserve">REGACK - Register Topic Alias Response</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E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E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E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E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E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E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E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E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E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EE">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E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F9">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F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A04">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A05">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10">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A11">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2">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3">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A14">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6">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A17">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1A">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1B">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C">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D">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1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21">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22">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23">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25">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2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30">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31">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B">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3C">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46">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47">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51">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52">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5D">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5E">
      <w:pPr>
        <w:pStyle w:val="Heading4"/>
        <w:ind w:left="0" w:right="4" w:firstLine="0"/>
        <w:rPr>
          <w:rFonts w:ascii="Arial" w:cs="Arial" w:eastAsia="Arial" w:hAnsi="Arial"/>
        </w:rPr>
      </w:pPr>
      <w:bookmarkStart w:colFirst="0" w:colLast="0" w:name="_heading=h.2y3w247" w:id="102"/>
      <w:bookmarkEnd w:id="102"/>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5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60">
      <w:pPr>
        <w:pStyle w:val="Heading4"/>
        <w:ind w:left="0" w:right="4" w:firstLine="0"/>
        <w:rPr>
          <w:rFonts w:ascii="Arial" w:cs="Arial" w:eastAsia="Arial" w:hAnsi="Arial"/>
        </w:rPr>
      </w:pPr>
      <w:bookmarkStart w:colFirst="0" w:colLast="0" w:name="_heading=h.1d96cc0" w:id="103"/>
      <w:bookmarkEnd w:id="103"/>
      <w:r w:rsidDel="00000000" w:rsidR="00000000" w:rsidRPr="00000000">
        <w:rPr>
          <w:rFonts w:ascii="Arial" w:cs="Arial" w:eastAsia="Arial" w:hAnsi="Arial"/>
          <w:rtl w:val="0"/>
        </w:rPr>
        <w:t xml:space="preserve">3.1.8.2 REGACK Flags</w:t>
      </w:r>
    </w:p>
    <w:p w:rsidR="00000000" w:rsidDel="00000000" w:rsidP="00000000" w:rsidRDefault="00000000" w:rsidRPr="00000000" w14:paraId="00000A61">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A62">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6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64">
      <w:pPr>
        <w:pStyle w:val="Heading4"/>
        <w:ind w:left="0" w:firstLine="0"/>
        <w:rPr>
          <w:rFonts w:ascii="Arial" w:cs="Arial" w:eastAsia="Arial" w:hAnsi="Arial"/>
        </w:rPr>
      </w:pPr>
      <w:bookmarkStart w:colFirst="0" w:colLast="0" w:name="_heading=h.2ce457m" w:id="104"/>
      <w:bookmarkEnd w:id="104"/>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65">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66">
      <w:pPr>
        <w:pStyle w:val="Heading4"/>
        <w:ind w:left="0" w:right="4" w:firstLine="0"/>
        <w:rPr>
          <w:rFonts w:ascii="Arial" w:cs="Arial" w:eastAsia="Arial" w:hAnsi="Arial"/>
        </w:rPr>
      </w:pPr>
      <w:bookmarkStart w:colFirst="0" w:colLast="0" w:name="_heading=h.3x8tuzt" w:id="105"/>
      <w:bookmarkEnd w:id="105"/>
      <w:r w:rsidDel="00000000" w:rsidR="00000000" w:rsidRPr="00000000">
        <w:rPr>
          <w:rFonts w:ascii="Arial" w:cs="Arial" w:eastAsia="Arial" w:hAnsi="Arial"/>
          <w:rtl w:val="0"/>
        </w:rPr>
        <w:t xml:space="preserve">3.1.8.4 Topic Alias</w:t>
      </w:r>
    </w:p>
    <w:p w:rsidR="00000000" w:rsidDel="00000000" w:rsidP="00000000" w:rsidRDefault="00000000" w:rsidRPr="00000000" w14:paraId="00000A6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68">
      <w:pPr>
        <w:pStyle w:val="Heading4"/>
        <w:ind w:left="0" w:right="4" w:firstLine="0"/>
        <w:rPr>
          <w:rFonts w:ascii="Arial" w:cs="Arial" w:eastAsia="Arial" w:hAnsi="Arial"/>
        </w:rPr>
      </w:pPr>
      <w:bookmarkStart w:colFirst="0" w:colLast="0" w:name="_heading=h.rjefff" w:id="106"/>
      <w:bookmarkEnd w:id="106"/>
      <w:r w:rsidDel="00000000" w:rsidR="00000000" w:rsidRPr="00000000">
        <w:rPr>
          <w:rFonts w:ascii="Arial" w:cs="Arial" w:eastAsia="Arial" w:hAnsi="Arial"/>
          <w:rtl w:val="0"/>
        </w:rPr>
        <w:t xml:space="preserve">3.1.8.5 Reason Code</w:t>
      </w:r>
    </w:p>
    <w:p w:rsidR="00000000" w:rsidDel="00000000" w:rsidP="00000000" w:rsidRDefault="00000000" w:rsidRPr="00000000" w14:paraId="00000A69">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A6A">
      <w:pPr>
        <w:pStyle w:val="Heading3"/>
        <w:ind w:left="0" w:firstLine="0"/>
        <w:rPr/>
      </w:pPr>
      <w:bookmarkStart w:colFirst="0" w:colLast="0" w:name="_heading=h.3bj1y38" w:id="107"/>
      <w:bookmarkEnd w:id="107"/>
      <w:r w:rsidDel="00000000" w:rsidR="00000000" w:rsidRPr="00000000">
        <w:rPr>
          <w:rtl w:val="0"/>
        </w:rPr>
        <w:t xml:space="preserve">3.1.9 Publish Variants</w:t>
      </w:r>
    </w:p>
    <w:p w:rsidR="00000000" w:rsidDel="00000000" w:rsidP="00000000" w:rsidRDefault="00000000" w:rsidRPr="00000000" w14:paraId="00000A6B">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6C">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A6D">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A6E">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A6F">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A70">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A71">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A72">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A73">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A74">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A75">
      <w:pPr>
        <w:pStyle w:val="Heading3"/>
        <w:keepLines w:val="1"/>
        <w:spacing w:after="77" w:before="0" w:line="259" w:lineRule="auto"/>
        <w:ind w:left="0" w:firstLine="0"/>
        <w:rPr/>
      </w:pPr>
      <w:bookmarkStart w:colFirst="0" w:colLast="0" w:name="_heading=h.j8sehv" w:id="108"/>
      <w:bookmarkEnd w:id="108"/>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7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7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7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7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7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7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8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8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8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85">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8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94">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95">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A3">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A4">
            <w:pPr>
              <w:jc w:val="center"/>
              <w:rPr>
                <w:rFonts w:ascii="Arial" w:cs="Arial" w:eastAsia="Arial" w:hAnsi="Arial"/>
                <w:b w:val="1"/>
                <w:i w:val="1"/>
              </w:rPr>
            </w:pPr>
            <w:r w:rsidDel="00000000" w:rsidR="00000000" w:rsidRPr="00000000">
              <w:rPr>
                <w:rFonts w:ascii="Arial" w:cs="Arial" w:eastAsia="Arial" w:hAnsi="Arial"/>
                <w:b w:val="1"/>
                <w:i w:val="1"/>
                <w:rtl w:val="0"/>
              </w:rPr>
              <w:t xml:space="preserve">PUBWOS FLAGS</w:t>
            </w:r>
          </w:p>
        </w:tc>
      </w:tr>
      <w:tr>
        <w:trPr>
          <w:cantSplit w:val="0"/>
          <w:trHeight w:val="200" w:hRule="atLeast"/>
          <w:tblHeader w:val="0"/>
        </w:trPr>
        <w:tc>
          <w:tcPr>
            <w:vMerge w:val="continue"/>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B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B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B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B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B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C2">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C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C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D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1">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E0">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EF">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F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AFF">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B00">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B0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2">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B0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4">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B05">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B0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07">
      <w:pPr>
        <w:pStyle w:val="Heading4"/>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3.1.10.2 PUBWOS Flags</w:t>
      </w:r>
    </w:p>
    <w:p w:rsidR="00000000" w:rsidDel="00000000" w:rsidP="00000000" w:rsidRDefault="00000000" w:rsidRPr="00000000" w14:paraId="00000B08">
      <w:pPr>
        <w:ind w:right="4"/>
        <w:rPr>
          <w:rFonts w:ascii="Arial" w:cs="Arial" w:eastAsia="Arial" w:hAnsi="Arial"/>
        </w:rPr>
      </w:pPr>
      <w:r w:rsidDel="00000000" w:rsidR="00000000" w:rsidRPr="00000000">
        <w:rPr>
          <w:rFonts w:ascii="Arial" w:cs="Arial" w:eastAsia="Arial" w:hAnsi="Arial"/>
          <w:rtl w:val="0"/>
        </w:rPr>
        <w:t xml:space="preserve">The PUBWOS Flags field is 1-byte located in the Byte 3 position of the PUBWOS control packet. </w:t>
      </w:r>
    </w:p>
    <w:p w:rsidR="00000000" w:rsidDel="00000000" w:rsidP="00000000" w:rsidRDefault="00000000" w:rsidRPr="00000000" w14:paraId="00000B09">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B0A">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B0B">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0C">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3.1.10.3 Topic Data</w:t>
      </w:r>
    </w:p>
    <w:p w:rsidR="00000000" w:rsidDel="00000000" w:rsidP="00000000" w:rsidRDefault="00000000" w:rsidRPr="00000000" w14:paraId="00000B0D">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0E">
      <w:pPr>
        <w:pStyle w:val="Heading4"/>
        <w:ind w:left="0" w:right="4" w:firstLine="0"/>
        <w:rPr>
          <w:rFonts w:ascii="Arial" w:cs="Arial" w:eastAsia="Arial" w:hAnsi="Arial"/>
        </w:rPr>
      </w:pPr>
      <w:bookmarkStart w:colFirst="0" w:colLast="0" w:name="_heading=h.2hio093" w:id="112"/>
      <w:bookmarkEnd w:id="112"/>
      <w:r w:rsidDel="00000000" w:rsidR="00000000" w:rsidRPr="00000000">
        <w:rPr>
          <w:rFonts w:ascii="Arial" w:cs="Arial" w:eastAsia="Arial" w:hAnsi="Arial"/>
          <w:rtl w:val="0"/>
        </w:rPr>
        <w:t xml:space="preserve">3.1.10.4 Data</w:t>
      </w:r>
    </w:p>
    <w:p w:rsidR="00000000" w:rsidDel="00000000" w:rsidP="00000000" w:rsidRDefault="00000000" w:rsidRPr="00000000" w14:paraId="00000B0F">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10">
      <w:pPr>
        <w:pStyle w:val="Heading4"/>
        <w:spacing w:after="306" w:lineRule="auto"/>
        <w:ind w:left="-5" w:firstLine="0"/>
        <w:rPr/>
      </w:pPr>
      <w:bookmarkStart w:colFirst="0" w:colLast="0" w:name="_heading=h.whhpchgpz502" w:id="113"/>
      <w:bookmarkEnd w:id="113"/>
      <w:r w:rsidDel="00000000" w:rsidR="00000000" w:rsidRPr="00000000">
        <w:rPr>
          <w:rtl w:val="0"/>
        </w:rPr>
        <w:t xml:space="preserve">3.1.12.7 PUBWOS Actions</w:t>
      </w:r>
    </w:p>
    <w:p w:rsidR="00000000" w:rsidDel="00000000" w:rsidP="00000000" w:rsidRDefault="00000000" w:rsidRPr="00000000" w14:paraId="00000B1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B1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[MQTT-SN-3.1.12.7-1]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13">
      <w:pPr>
        <w:pStyle w:val="Heading3"/>
        <w:keepLines w:val="1"/>
        <w:spacing w:after="77" w:before="0" w:line="259" w:lineRule="auto"/>
        <w:ind w:left="0" w:firstLine="0"/>
        <w:rPr>
          <w:rFonts w:ascii="Arial" w:cs="Arial" w:eastAsia="Arial" w:hAnsi="Arial"/>
        </w:rPr>
      </w:pPr>
      <w:bookmarkStart w:colFirst="0" w:colLast="0" w:name="_heading=h.wnyagw" w:id="114"/>
      <w:bookmarkEnd w:id="114"/>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1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1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1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1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1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1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1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2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2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23">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2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32">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33">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41">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42">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51">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52">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55">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5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5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5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5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5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6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6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6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7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71">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80">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F">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9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9F">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MUST be associated with a valid Client Session</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A0">
      <w:pPr>
        <w:pStyle w:val="Heading4"/>
        <w:ind w:left="0" w:right="4" w:firstLine="0"/>
        <w:rPr>
          <w:rFonts w:ascii="Arial" w:cs="Arial" w:eastAsia="Arial" w:hAnsi="Arial"/>
        </w:rPr>
      </w:pPr>
      <w:bookmarkStart w:colFirst="0" w:colLast="0" w:name="_heading=h.3gnlt4p" w:id="115"/>
      <w:bookmarkEnd w:id="115"/>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A1">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A2">
      <w:pPr>
        <w:pStyle w:val="Heading4"/>
        <w:ind w:left="0" w:right="4" w:firstLine="0"/>
        <w:rPr>
          <w:rFonts w:ascii="Arial" w:cs="Arial" w:eastAsia="Arial" w:hAnsi="Arial"/>
        </w:rPr>
      </w:pPr>
      <w:bookmarkStart w:colFirst="0" w:colLast="0" w:name="_heading=h.1vsw3ci" w:id="116"/>
      <w:bookmarkEnd w:id="116"/>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A3">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A4">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A5">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A7">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A8">
      <w:pPr>
        <w:pStyle w:val="Heading4"/>
        <w:ind w:left="0" w:right="4" w:firstLine="0"/>
        <w:rPr>
          <w:rFonts w:ascii="Arial" w:cs="Arial" w:eastAsia="Arial" w:hAnsi="Arial"/>
        </w:rPr>
      </w:pPr>
      <w:bookmarkStart w:colFirst="0" w:colLast="0" w:name="_heading=h.4fsjm0b" w:id="117"/>
      <w:bookmarkEnd w:id="117"/>
      <w:r w:rsidDel="00000000" w:rsidR="00000000" w:rsidRPr="00000000">
        <w:rPr>
          <w:rFonts w:ascii="Arial" w:cs="Arial" w:eastAsia="Arial" w:hAnsi="Arial"/>
          <w:rtl w:val="0"/>
        </w:rPr>
        <w:t xml:space="preserve">3.1.11.3 Topic Data</w:t>
      </w:r>
    </w:p>
    <w:p w:rsidR="00000000" w:rsidDel="00000000" w:rsidP="00000000" w:rsidRDefault="00000000" w:rsidRPr="00000000" w14:paraId="00000BA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AA">
      <w:pPr>
        <w:pStyle w:val="Heading4"/>
        <w:ind w:left="0" w:right="4" w:firstLine="0"/>
        <w:rPr>
          <w:rFonts w:ascii="Arial" w:cs="Arial" w:eastAsia="Arial" w:hAnsi="Arial"/>
        </w:rPr>
      </w:pPr>
      <w:bookmarkStart w:colFirst="0" w:colLast="0" w:name="_heading=h.2uxtw84" w:id="118"/>
      <w:bookmarkEnd w:id="118"/>
      <w:r w:rsidDel="00000000" w:rsidR="00000000" w:rsidRPr="00000000">
        <w:rPr>
          <w:rFonts w:ascii="Arial" w:cs="Arial" w:eastAsia="Arial" w:hAnsi="Arial"/>
          <w:rtl w:val="0"/>
        </w:rPr>
        <w:t xml:space="preserve">3.1.11.4 Data</w:t>
      </w:r>
    </w:p>
    <w:p w:rsidR="00000000" w:rsidDel="00000000" w:rsidP="00000000" w:rsidRDefault="00000000" w:rsidRPr="00000000" w14:paraId="00000BAB">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C">
      <w:pPr>
        <w:pStyle w:val="Heading4"/>
        <w:ind w:left="0" w:firstLine="0"/>
        <w:rPr/>
      </w:pPr>
      <w:bookmarkStart w:colFirst="0" w:colLast="0" w:name="_heading=h.inu1col38lh0" w:id="119"/>
      <w:bookmarkEnd w:id="119"/>
      <w:r w:rsidDel="00000000" w:rsidR="00000000" w:rsidRPr="00000000">
        <w:rPr>
          <w:rtl w:val="0"/>
        </w:rPr>
        <w:t xml:space="preserve">3.1.11.5 </w:t>
      </w:r>
      <w:r w:rsidDel="00000000" w:rsidR="00000000" w:rsidRPr="00000000">
        <w:rPr>
          <w:rtl w:val="0"/>
        </w:rPr>
        <w:t xml:space="preserve">PUBLISH - QoS 0 Actions</w:t>
      </w:r>
    </w:p>
    <w:p w:rsidR="00000000" w:rsidDel="00000000" w:rsidP="00000000" w:rsidRDefault="00000000" w:rsidRPr="00000000" w14:paraId="00000BAD">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AE">
      <w:pPr>
        <w:pStyle w:val="Heading3"/>
        <w:keepLines w:val="1"/>
        <w:spacing w:after="77" w:before="0" w:line="259" w:lineRule="auto"/>
        <w:ind w:left="0" w:firstLine="0"/>
        <w:rPr>
          <w:rFonts w:ascii="Arial" w:cs="Arial" w:eastAsia="Arial" w:hAnsi="Arial"/>
        </w:rPr>
      </w:pPr>
      <w:bookmarkStart w:colFirst="0" w:colLast="0" w:name="_heading=h.1a346fx" w:id="120"/>
      <w:bookmarkEnd w:id="120"/>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A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B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B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B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B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B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B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B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E">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B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CD">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CE">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DC">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DD">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EC">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ED">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EF">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F0">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F2">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F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F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F8">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F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F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F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C0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0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C0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C0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0C">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C0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1B">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1C">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2A">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B">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39">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A">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48">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49">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58">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59">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valid Client Session </w:t>
      </w:r>
      <w:r w:rsidDel="00000000" w:rsidR="00000000" w:rsidRPr="00000000">
        <w:rPr>
          <w:rFonts w:ascii="Arial" w:cs="Arial" w:eastAsia="Arial" w:hAnsi="Arial"/>
          <w:color w:val="ff0000"/>
          <w:rtl w:val="0"/>
        </w:rPr>
        <w:t xml:space="preserve">[MQTT-SN-3.1.12-1].</w:t>
      </w:r>
    </w:p>
    <w:p w:rsidR="00000000" w:rsidDel="00000000" w:rsidP="00000000" w:rsidRDefault="00000000" w:rsidRPr="00000000" w14:paraId="00000C5A">
      <w:pPr>
        <w:pStyle w:val="Heading4"/>
        <w:ind w:left="0" w:right="4" w:firstLine="0"/>
        <w:rPr>
          <w:rFonts w:ascii="Arial" w:cs="Arial" w:eastAsia="Arial" w:hAnsi="Arial"/>
        </w:rPr>
      </w:pPr>
      <w:bookmarkStart w:colFirst="0" w:colLast="0" w:name="_heading=h.3u2rp3q" w:id="121"/>
      <w:bookmarkEnd w:id="121"/>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5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5C">
      <w:pPr>
        <w:pStyle w:val="Heading4"/>
        <w:ind w:left="0" w:right="4" w:firstLine="0"/>
        <w:rPr>
          <w:rFonts w:ascii="Arial" w:cs="Arial" w:eastAsia="Arial" w:hAnsi="Arial"/>
        </w:rPr>
      </w:pPr>
      <w:bookmarkStart w:colFirst="0" w:colLast="0" w:name="_heading=h.2981zbj" w:id="122"/>
      <w:bookmarkEnd w:id="122"/>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5D">
      <w:pPr>
        <w:ind w:right="4"/>
        <w:rPr>
          <w:rFonts w:ascii="Arial" w:cs="Arial" w:eastAsia="Arial" w:hAnsi="Arial"/>
        </w:rPr>
      </w:pPr>
      <w:bookmarkStart w:colFirst="0" w:colLast="0" w:name="_heading=h.odc9jc" w:id="123"/>
      <w:bookmarkEnd w:id="123"/>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5E">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24"/>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1">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2">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3">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4">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8">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C">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0">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4">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C75">
      <w:pPr>
        <w:spacing w:after="0" w:before="0" w:line="248.00000000000006" w:lineRule="auto"/>
        <w:ind w:left="720" w:right="6"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Table 3‑2 - QoS definitions</w:t>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78">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an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C79">
      <w:pPr>
        <w:pStyle w:val="Heading4"/>
        <w:ind w:left="0" w:right="4" w:firstLine="0"/>
        <w:rPr>
          <w:rFonts w:ascii="Arial" w:cs="Arial" w:eastAsia="Arial" w:hAnsi="Arial"/>
        </w:rPr>
      </w:pPr>
      <w:bookmarkStart w:colFirst="0" w:colLast="0" w:name="_heading=h.1nia2ey" w:id="124"/>
      <w:bookmarkEnd w:id="124"/>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7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7B">
      <w:pPr>
        <w:pStyle w:val="Heading4"/>
        <w:ind w:left="0" w:right="4" w:firstLine="0"/>
        <w:rPr>
          <w:rFonts w:ascii="Arial" w:cs="Arial" w:eastAsia="Arial" w:hAnsi="Arial"/>
        </w:rPr>
      </w:pPr>
      <w:bookmarkStart w:colFirst="0" w:colLast="0" w:name="_heading=h.47hxl2r" w:id="125"/>
      <w:bookmarkEnd w:id="125"/>
      <w:r w:rsidDel="00000000" w:rsidR="00000000" w:rsidRPr="00000000">
        <w:rPr>
          <w:rFonts w:ascii="Arial" w:cs="Arial" w:eastAsia="Arial" w:hAnsi="Arial"/>
          <w:rtl w:val="0"/>
        </w:rPr>
        <w:t xml:space="preserve">3.1.12.5 Topic Data</w:t>
      </w:r>
    </w:p>
    <w:p w:rsidR="00000000" w:rsidDel="00000000" w:rsidP="00000000" w:rsidRDefault="00000000" w:rsidRPr="00000000" w14:paraId="00000C7C">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7D">
      <w:pPr>
        <w:pStyle w:val="Heading4"/>
        <w:ind w:left="0" w:right="4" w:firstLine="0"/>
        <w:rPr>
          <w:rFonts w:ascii="Arial" w:cs="Arial" w:eastAsia="Arial" w:hAnsi="Arial"/>
        </w:rPr>
      </w:pPr>
      <w:bookmarkStart w:colFirst="0" w:colLast="0" w:name="_heading=h.2mn7vak" w:id="126"/>
      <w:bookmarkEnd w:id="126"/>
      <w:r w:rsidDel="00000000" w:rsidR="00000000" w:rsidRPr="00000000">
        <w:rPr>
          <w:rFonts w:ascii="Arial" w:cs="Arial" w:eastAsia="Arial" w:hAnsi="Arial"/>
          <w:rtl w:val="0"/>
        </w:rPr>
        <w:t xml:space="preserve">3.1.12.6 Data</w:t>
      </w:r>
    </w:p>
    <w:p w:rsidR="00000000" w:rsidDel="00000000" w:rsidP="00000000" w:rsidRDefault="00000000" w:rsidRPr="00000000" w14:paraId="00000C7E">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7F">
      <w:pPr>
        <w:pStyle w:val="Heading4"/>
        <w:spacing w:after="306" w:lineRule="auto"/>
        <w:ind w:left="-5" w:firstLine="0"/>
        <w:rPr/>
      </w:pPr>
      <w:bookmarkStart w:colFirst="0" w:colLast="0" w:name="_heading=h.3hu8nopr74va" w:id="127"/>
      <w:bookmarkEnd w:id="127"/>
      <w:r w:rsidDel="00000000" w:rsidR="00000000" w:rsidRPr="00000000">
        <w:rPr>
          <w:rtl w:val="0"/>
        </w:rPr>
        <w:t xml:space="preserve">3.1.12.7 PUBLISH Actions</w:t>
      </w:r>
    </w:p>
    <w:p w:rsidR="00000000" w:rsidDel="00000000" w:rsidP="00000000" w:rsidRDefault="00000000" w:rsidRPr="00000000" w14:paraId="00000C80">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rtl w:val="0"/>
        </w:rPr>
        <w:t xml:space="preserve">[MQTT-SN-3.1.12.7-1]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C81">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Table 3‑3 Expected PUBLISH packet response</w:t>
      </w:r>
    </w:p>
    <w:tbl>
      <w:tblPr>
        <w:tblStyle w:val="Table25"/>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2">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3">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4">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5">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6">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7">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8">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9">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C8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C8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the Subscription Identifier carried in the SUBSCRIBE packet, if there was one. </w:t>
      </w:r>
    </w:p>
    <w:p w:rsidR="00000000" w:rsidDel="00000000" w:rsidP="00000000" w:rsidRDefault="00000000" w:rsidRPr="00000000" w14:paraId="00000C8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C8D">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C8E">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F">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C90">
      <w:pPr>
        <w:spacing w:after="240" w:before="240" w:lineRule="auto"/>
        <w:ind w:left="0" w:right="0" w:firstLine="0"/>
        <w:rPr>
          <w:rFonts w:ascii="Arial" w:cs="Arial" w:eastAsia="Arial" w:hAnsi="Arial"/>
        </w:rPr>
      </w:pPr>
      <w:sdt>
        <w:sdtPr>
          <w:tag w:val="goog_rdk_90"/>
        </w:sdtPr>
        <w:sdtContent>
          <w:commentRangeStart w:id="61"/>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with a Reason Code of 128 or greater from the </w:t>
      </w:r>
      <w:sdt>
        <w:sdtPr>
          <w:tag w:val="goog_rdk_91"/>
        </w:sdtPr>
        <w:sdtContent>
          <w:commentRangeStart w:id="62"/>
        </w:sdtContent>
      </w:sdt>
      <w:r w:rsidDel="00000000" w:rsidR="00000000" w:rsidRPr="00000000">
        <w:rPr>
          <w:rFonts w:ascii="Arial" w:cs="Arial" w:eastAsia="Arial" w:hAnsi="Arial"/>
          <w:highlight w:val="yellow"/>
          <w:rtl w:val="0"/>
        </w:rPr>
        <w:t xml:space="preserve">Server</w:t>
      </w:r>
      <w:commentRangeEnd w:id="62"/>
      <w:r w:rsidDel="00000000" w:rsidR="00000000" w:rsidRPr="00000000">
        <w:commentReference w:id="62"/>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it 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C91">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2">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C93">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p>
    <w:p w:rsidR="00000000" w:rsidDel="00000000" w:rsidP="00000000" w:rsidRDefault="00000000" w:rsidRPr="00000000" w14:paraId="00000C94">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5">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p w:rsidR="00000000" w:rsidDel="00000000" w:rsidP="00000000" w:rsidRDefault="00000000" w:rsidRPr="00000000" w14:paraId="00000C96">
      <w:pPr>
        <w:pStyle w:val="Heading3"/>
        <w:keepLines w:val="1"/>
        <w:spacing w:after="77" w:before="0" w:line="259" w:lineRule="auto"/>
        <w:ind w:left="0" w:firstLine="0"/>
        <w:rPr>
          <w:rFonts w:ascii="Arial" w:cs="Arial" w:eastAsia="Arial" w:hAnsi="Arial"/>
        </w:rPr>
      </w:pPr>
      <w:bookmarkStart w:colFirst="0" w:colLast="0" w:name="_heading=h.11si5id" w:id="128"/>
      <w:bookmarkEnd w:id="128"/>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9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9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9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9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9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9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9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9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9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A0">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A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A9">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A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B2">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B3">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BB">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BC">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C4">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C5">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CE">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CF">
      <w:pPr>
        <w:pStyle w:val="Heading4"/>
        <w:ind w:left="0" w:right="4" w:firstLine="0"/>
        <w:rPr>
          <w:rFonts w:ascii="Arial" w:cs="Arial" w:eastAsia="Arial" w:hAnsi="Arial"/>
        </w:rPr>
      </w:pPr>
      <w:bookmarkStart w:colFirst="0" w:colLast="0" w:name="_heading=h.3ls5o66" w:id="129"/>
      <w:bookmarkEnd w:id="12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D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D1">
      <w:pPr>
        <w:pStyle w:val="Heading4"/>
        <w:ind w:left="0" w:right="4" w:firstLine="0"/>
        <w:rPr>
          <w:rFonts w:ascii="Arial" w:cs="Arial" w:eastAsia="Arial" w:hAnsi="Arial"/>
        </w:rPr>
      </w:pPr>
      <w:bookmarkStart w:colFirst="0" w:colLast="0" w:name="_heading=h.20xfydz" w:id="130"/>
      <w:bookmarkEnd w:id="130"/>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D2">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D3">
      <w:pPr>
        <w:pStyle w:val="Heading4"/>
        <w:ind w:left="0" w:right="4" w:firstLine="0"/>
        <w:rPr>
          <w:rFonts w:ascii="Arial" w:cs="Arial" w:eastAsia="Arial" w:hAnsi="Arial"/>
        </w:rPr>
      </w:pPr>
      <w:bookmarkStart w:colFirst="0" w:colLast="0" w:name="_heading=h.4kx3h1s" w:id="131"/>
      <w:bookmarkEnd w:id="131"/>
      <w:r w:rsidDel="00000000" w:rsidR="00000000" w:rsidRPr="00000000">
        <w:rPr>
          <w:rFonts w:ascii="Arial" w:cs="Arial" w:eastAsia="Arial" w:hAnsi="Arial"/>
          <w:rtl w:val="0"/>
        </w:rPr>
        <w:t xml:space="preserve">3.1.13.3 Reason Code</w:t>
      </w:r>
    </w:p>
    <w:p w:rsidR="00000000" w:rsidDel="00000000" w:rsidP="00000000" w:rsidRDefault="00000000" w:rsidRPr="00000000" w14:paraId="00000CD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CD5">
      <w:pPr>
        <w:pStyle w:val="Heading4"/>
        <w:spacing w:after="174" w:before="0" w:line="248.00000000000006" w:lineRule="auto"/>
        <w:ind w:left="0" w:firstLine="0"/>
        <w:jc w:val="both"/>
        <w:rPr/>
      </w:pPr>
      <w:bookmarkStart w:colFirst="0" w:colLast="0" w:name="_heading=h.xgybvs5ktz8v" w:id="132"/>
      <w:bookmarkEnd w:id="132"/>
      <w:r w:rsidDel="00000000" w:rsidR="00000000" w:rsidRPr="00000000">
        <w:rPr>
          <w:rtl w:val="0"/>
        </w:rPr>
        <w:t xml:space="preserve">3.1.13.4 </w:t>
      </w:r>
      <w:r w:rsidDel="00000000" w:rsidR="00000000" w:rsidRPr="00000000">
        <w:rPr>
          <w:rtl w:val="0"/>
        </w:rPr>
        <w:t xml:space="preserve">PUBACK Actions</w:t>
      </w:r>
    </w:p>
    <w:p w:rsidR="00000000" w:rsidDel="00000000" w:rsidP="00000000" w:rsidRDefault="00000000" w:rsidRPr="00000000" w14:paraId="00000CD6">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CD7">
      <w:pPr>
        <w:pStyle w:val="Heading3"/>
        <w:keepLines w:val="1"/>
        <w:spacing w:after="109" w:before="0" w:line="259" w:lineRule="auto"/>
        <w:ind w:left="0" w:right="4" w:firstLine="0"/>
        <w:rPr>
          <w:rFonts w:ascii="Arial" w:cs="Arial" w:eastAsia="Arial" w:hAnsi="Arial"/>
        </w:rPr>
      </w:pPr>
      <w:bookmarkStart w:colFirst="0" w:colLast="0" w:name="_heading=h.302dr9l" w:id="133"/>
      <w:bookmarkEnd w:id="133"/>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D8">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D9">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DA">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DB">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DC">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DD">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DE">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DF">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E0">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E1">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E2">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EA">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EB">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F3">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F4">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FC">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FD">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05">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06">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D0F">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D10">
      <w:pPr>
        <w:pStyle w:val="Heading4"/>
        <w:ind w:left="0" w:right="4" w:firstLine="0"/>
        <w:rPr>
          <w:rFonts w:ascii="Arial" w:cs="Arial" w:eastAsia="Arial" w:hAnsi="Arial"/>
        </w:rPr>
      </w:pPr>
      <w:bookmarkStart w:colFirst="0" w:colLast="0" w:name="_heading=h.1f7o1he" w:id="134"/>
      <w:bookmarkEnd w:id="134"/>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D1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12">
      <w:pPr>
        <w:pStyle w:val="Heading4"/>
        <w:ind w:left="0" w:right="4" w:firstLine="0"/>
        <w:rPr>
          <w:rFonts w:ascii="Arial" w:cs="Arial" w:eastAsia="Arial" w:hAnsi="Arial"/>
        </w:rPr>
      </w:pPr>
      <w:bookmarkStart w:colFirst="0" w:colLast="0" w:name="_heading=h.3z7bk57" w:id="135"/>
      <w:bookmarkEnd w:id="135"/>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D13">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14">
      <w:pPr>
        <w:pStyle w:val="Heading4"/>
        <w:ind w:left="0" w:right="4" w:firstLine="0"/>
        <w:rPr>
          <w:rFonts w:ascii="Arial" w:cs="Arial" w:eastAsia="Arial" w:hAnsi="Arial"/>
        </w:rPr>
      </w:pPr>
      <w:bookmarkStart w:colFirst="0" w:colLast="0" w:name="_heading=h.e5jf58hkzqw8" w:id="136"/>
      <w:bookmarkEnd w:id="136"/>
      <w:r w:rsidDel="00000000" w:rsidR="00000000" w:rsidRPr="00000000">
        <w:rPr>
          <w:rFonts w:ascii="Arial" w:cs="Arial" w:eastAsia="Arial" w:hAnsi="Arial"/>
          <w:rtl w:val="0"/>
        </w:rPr>
        <w:t xml:space="preserve">3.1.14.3 Reason Code</w:t>
      </w:r>
    </w:p>
    <w:p w:rsidR="00000000" w:rsidDel="00000000" w:rsidP="00000000" w:rsidRDefault="00000000" w:rsidRPr="00000000" w14:paraId="00000D1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D16">
      <w:pPr>
        <w:pStyle w:val="Heading4"/>
        <w:spacing w:after="174" w:before="0" w:line="248.00000000000006" w:lineRule="auto"/>
        <w:ind w:left="0" w:firstLine="0"/>
        <w:jc w:val="both"/>
        <w:rPr/>
      </w:pPr>
      <w:bookmarkStart w:colFirst="0" w:colLast="0" w:name="_heading=h.kktb96s9v8sj" w:id="137"/>
      <w:bookmarkEnd w:id="137"/>
      <w:r w:rsidDel="00000000" w:rsidR="00000000" w:rsidRPr="00000000">
        <w:rPr>
          <w:rtl w:val="0"/>
        </w:rPr>
        <w:t xml:space="preserve">3.1.14.4 </w:t>
      </w:r>
      <w:r w:rsidDel="00000000" w:rsidR="00000000" w:rsidRPr="00000000">
        <w:rPr>
          <w:rtl w:val="0"/>
        </w:rPr>
        <w:t xml:space="preserve">PUBREC Actions</w:t>
      </w:r>
    </w:p>
    <w:p w:rsidR="00000000" w:rsidDel="00000000" w:rsidP="00000000" w:rsidRDefault="00000000" w:rsidRPr="00000000" w14:paraId="00000D1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D18">
      <w:pPr>
        <w:pStyle w:val="Heading3"/>
        <w:keepLines w:val="1"/>
        <w:spacing w:after="109" w:before="0" w:line="259" w:lineRule="auto"/>
        <w:ind w:left="0" w:right="4" w:firstLine="0"/>
        <w:rPr>
          <w:rFonts w:ascii="Arial" w:cs="Arial" w:eastAsia="Arial" w:hAnsi="Arial"/>
        </w:rPr>
      </w:pPr>
      <w:bookmarkStart w:colFirst="0" w:colLast="0" w:name="_heading=h.2eclud0" w:id="138"/>
      <w:bookmarkEnd w:id="138"/>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19">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1A">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1B">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1C">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1D">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1E">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1F">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20">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21">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22">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23">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2B">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2C">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34">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35">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3D">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3E">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46">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47">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50">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51">
      <w:pPr>
        <w:pStyle w:val="Heading4"/>
        <w:ind w:left="0" w:right="4" w:firstLine="0"/>
        <w:rPr>
          <w:rFonts w:ascii="Arial" w:cs="Arial" w:eastAsia="Arial" w:hAnsi="Arial"/>
        </w:rPr>
      </w:pPr>
      <w:bookmarkStart w:colFirst="0" w:colLast="0" w:name="_heading=h.thw4kt" w:id="139"/>
      <w:bookmarkEnd w:id="139"/>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52">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53">
      <w:pPr>
        <w:pStyle w:val="Heading4"/>
        <w:ind w:left="0" w:right="4" w:firstLine="0"/>
        <w:rPr>
          <w:rFonts w:ascii="Arial" w:cs="Arial" w:eastAsia="Arial" w:hAnsi="Arial"/>
        </w:rPr>
      </w:pPr>
      <w:bookmarkStart w:colFirst="0" w:colLast="0" w:name="_heading=h.3dhjn8m" w:id="140"/>
      <w:bookmarkEnd w:id="140"/>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5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55">
      <w:pPr>
        <w:pStyle w:val="Heading4"/>
        <w:ind w:left="0" w:right="4" w:firstLine="0"/>
        <w:rPr>
          <w:rFonts w:ascii="Arial" w:cs="Arial" w:eastAsia="Arial" w:hAnsi="Arial"/>
        </w:rPr>
      </w:pPr>
      <w:bookmarkStart w:colFirst="0" w:colLast="0" w:name="_heading=h.o7qegribw1em" w:id="141"/>
      <w:bookmarkEnd w:id="141"/>
      <w:r w:rsidDel="00000000" w:rsidR="00000000" w:rsidRPr="00000000">
        <w:rPr>
          <w:rFonts w:ascii="Arial" w:cs="Arial" w:eastAsia="Arial" w:hAnsi="Arial"/>
          <w:rtl w:val="0"/>
        </w:rPr>
        <w:t xml:space="preserve">3.1.15.3 Reason Code</w:t>
      </w:r>
    </w:p>
    <w:p w:rsidR="00000000" w:rsidDel="00000000" w:rsidP="00000000" w:rsidRDefault="00000000" w:rsidRPr="00000000" w14:paraId="00000D5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57">
      <w:pPr>
        <w:pStyle w:val="Heading4"/>
        <w:spacing w:after="174" w:before="0" w:line="248.00000000000006" w:lineRule="auto"/>
        <w:ind w:left="0" w:firstLine="0"/>
        <w:jc w:val="both"/>
        <w:rPr/>
      </w:pPr>
      <w:bookmarkStart w:colFirst="0" w:colLast="0" w:name="_heading=h.nj4sqaal9xm4" w:id="142"/>
      <w:bookmarkEnd w:id="142"/>
      <w:r w:rsidDel="00000000" w:rsidR="00000000" w:rsidRPr="00000000">
        <w:rPr>
          <w:rtl w:val="0"/>
        </w:rPr>
        <w:t xml:space="preserve">3.1.15.4 PUBREL Actions</w:t>
      </w:r>
    </w:p>
    <w:p w:rsidR="00000000" w:rsidDel="00000000" w:rsidP="00000000" w:rsidRDefault="00000000" w:rsidRPr="00000000" w14:paraId="00000D58">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59">
      <w:pPr>
        <w:pStyle w:val="Heading3"/>
        <w:keepLines w:val="1"/>
        <w:spacing w:after="109" w:before="0" w:line="259" w:lineRule="auto"/>
        <w:ind w:left="0" w:right="4" w:firstLine="0"/>
        <w:rPr>
          <w:rFonts w:ascii="Arial" w:cs="Arial" w:eastAsia="Arial" w:hAnsi="Arial"/>
        </w:rPr>
      </w:pPr>
      <w:bookmarkStart w:colFirst="0" w:colLast="0" w:name="_heading=h.1smtxgf" w:id="143"/>
      <w:bookmarkEnd w:id="143"/>
      <w:r w:rsidDel="00000000" w:rsidR="00000000" w:rsidRPr="00000000">
        <w:rPr>
          <w:rtl w:val="0"/>
        </w:rPr>
        <w:t xml:space="preserve">3.1.16 </w:t>
      </w:r>
      <w:r w:rsidDel="00000000" w:rsidR="00000000" w:rsidRPr="00000000">
        <w:rPr>
          <w:rFonts w:ascii="Arial" w:cs="Arial" w:eastAsia="Arial" w:hAnsi="Arial"/>
          <w:rtl w:val="0"/>
        </w:rPr>
        <w:t xml:space="preserve">PUBCOMP - Publish Complete (QoS 2 delivery part 3)</w:t>
      </w:r>
    </w:p>
    <w:tbl>
      <w:tblPr>
        <w:tblStyle w:val="Table2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5A">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5B">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5C">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5D">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5E">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5F">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60">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61">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62">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63">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64">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6C">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6D">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75">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76">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7E">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7F">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87">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88">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91">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92">
      <w:pPr>
        <w:pStyle w:val="Heading4"/>
        <w:ind w:left="0" w:right="4" w:firstLine="0"/>
        <w:rPr>
          <w:rFonts w:ascii="Arial" w:cs="Arial" w:eastAsia="Arial" w:hAnsi="Arial"/>
        </w:rPr>
      </w:pPr>
      <w:bookmarkStart w:colFirst="0" w:colLast="0" w:name="_heading=h.4cmhg48" w:id="144"/>
      <w:bookmarkEnd w:id="144"/>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9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94">
      <w:pPr>
        <w:pStyle w:val="Heading4"/>
        <w:ind w:left="0" w:right="4" w:firstLine="0"/>
        <w:rPr>
          <w:rFonts w:ascii="Arial" w:cs="Arial" w:eastAsia="Arial" w:hAnsi="Arial"/>
        </w:rPr>
      </w:pPr>
      <w:bookmarkStart w:colFirst="0" w:colLast="0" w:name="_heading=h.2rrrqc1" w:id="145"/>
      <w:bookmarkEnd w:id="145"/>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95">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96">
      <w:pPr>
        <w:pStyle w:val="Heading4"/>
        <w:ind w:left="0" w:right="4" w:firstLine="0"/>
        <w:rPr>
          <w:rFonts w:ascii="Arial" w:cs="Arial" w:eastAsia="Arial" w:hAnsi="Arial"/>
        </w:rPr>
      </w:pPr>
      <w:bookmarkStart w:colFirst="0" w:colLast="0" w:name="_heading=h.j9ce9nedlrkd" w:id="146"/>
      <w:bookmarkEnd w:id="146"/>
      <w:r w:rsidDel="00000000" w:rsidR="00000000" w:rsidRPr="00000000">
        <w:rPr>
          <w:rFonts w:ascii="Arial" w:cs="Arial" w:eastAsia="Arial" w:hAnsi="Arial"/>
          <w:rtl w:val="0"/>
        </w:rPr>
        <w:t xml:space="preserve">3.1.16.3 Reason Code</w:t>
      </w:r>
    </w:p>
    <w:p w:rsidR="00000000" w:rsidDel="00000000" w:rsidP="00000000" w:rsidRDefault="00000000" w:rsidRPr="00000000" w14:paraId="00000D9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98">
      <w:pPr>
        <w:pStyle w:val="Heading4"/>
        <w:spacing w:after="174" w:before="0" w:line="248.00000000000006" w:lineRule="auto"/>
        <w:ind w:left="0" w:firstLine="0"/>
        <w:jc w:val="both"/>
        <w:rPr/>
      </w:pPr>
      <w:bookmarkStart w:colFirst="0" w:colLast="0" w:name="_heading=h.wwlbpe629g7j" w:id="147"/>
      <w:bookmarkEnd w:id="147"/>
      <w:r w:rsidDel="00000000" w:rsidR="00000000" w:rsidRPr="00000000">
        <w:rPr>
          <w:rtl w:val="0"/>
        </w:rPr>
        <w:t xml:space="preserve">3.1.16.4 PUBCOMP Actions</w:t>
      </w:r>
    </w:p>
    <w:p w:rsidR="00000000" w:rsidDel="00000000" w:rsidP="00000000" w:rsidRDefault="00000000" w:rsidRPr="00000000" w14:paraId="00000D99">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9A">
      <w:pPr>
        <w:pStyle w:val="Heading3"/>
        <w:keepLines w:val="1"/>
        <w:spacing w:after="118" w:before="0" w:line="259" w:lineRule="auto"/>
        <w:ind w:left="0" w:firstLine="0"/>
        <w:rPr>
          <w:rFonts w:ascii="Arial" w:cs="Arial" w:eastAsia="Arial" w:hAnsi="Arial"/>
        </w:rPr>
      </w:pPr>
      <w:bookmarkStart w:colFirst="0" w:colLast="0" w:name="_heading=h.16x20ju" w:id="148"/>
      <w:bookmarkEnd w:id="148"/>
      <w:r w:rsidDel="00000000" w:rsidR="00000000" w:rsidRPr="00000000">
        <w:rPr>
          <w:rtl w:val="0"/>
        </w:rPr>
        <w:t xml:space="preserve">3.1.17 </w:t>
      </w:r>
      <w:r w:rsidDel="00000000" w:rsidR="00000000" w:rsidRPr="00000000">
        <w:rPr>
          <w:rFonts w:ascii="Arial" w:cs="Arial" w:eastAsia="Arial" w:hAnsi="Arial"/>
          <w:rtl w:val="0"/>
        </w:rPr>
        <w:t xml:space="preserve">SUBSCRIBE - Subscribe Request</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9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9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9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9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A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A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A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A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A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A9">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A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B7">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B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C5">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C6">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D4">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D5">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D7">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D8">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DB">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DD">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E0">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E1">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E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F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F2">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F3">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00">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01">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0E">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E0F">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E13">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17">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18">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1D">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E1E">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E2C">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E2D">
      <w:pPr>
        <w:pStyle w:val="Heading4"/>
        <w:ind w:left="0" w:firstLine="0"/>
        <w:rPr>
          <w:rFonts w:ascii="Arial" w:cs="Arial" w:eastAsia="Arial" w:hAnsi="Arial"/>
        </w:rPr>
      </w:pPr>
      <w:bookmarkStart w:colFirst="0" w:colLast="0" w:name="_heading=h.3qwpj7n" w:id="149"/>
      <w:bookmarkEnd w:id="149"/>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E2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2F">
      <w:pPr>
        <w:pStyle w:val="Heading4"/>
        <w:ind w:left="0" w:firstLine="0"/>
        <w:rPr>
          <w:rFonts w:ascii="Arial" w:cs="Arial" w:eastAsia="Arial" w:hAnsi="Arial"/>
        </w:rPr>
      </w:pPr>
      <w:bookmarkStart w:colFirst="0" w:colLast="0" w:name="_heading=h.261ztfg" w:id="150"/>
      <w:bookmarkEnd w:id="150"/>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E30">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E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E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onnection.</w:t>
      </w:r>
    </w:p>
    <w:p w:rsidR="00000000" w:rsidDel="00000000" w:rsidP="00000000" w:rsidRDefault="00000000" w:rsidRPr="00000000" w14:paraId="00000E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E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E3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E3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E3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E3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3A">
      <w:pPr>
        <w:pStyle w:val="Heading4"/>
        <w:ind w:left="0" w:right="4" w:firstLine="0"/>
        <w:rPr>
          <w:rFonts w:ascii="Arial" w:cs="Arial" w:eastAsia="Arial" w:hAnsi="Arial"/>
        </w:rPr>
      </w:pPr>
      <w:bookmarkStart w:colFirst="0" w:colLast="0" w:name="_heading=h.l7a3n9" w:id="151"/>
      <w:bookmarkEnd w:id="151"/>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3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3C">
      <w:pPr>
        <w:pStyle w:val="Heading4"/>
        <w:ind w:left="0" w:right="4" w:firstLine="0"/>
        <w:rPr>
          <w:rFonts w:ascii="Arial" w:cs="Arial" w:eastAsia="Arial" w:hAnsi="Arial"/>
        </w:rPr>
      </w:pPr>
      <w:bookmarkStart w:colFirst="0" w:colLast="0" w:name="_heading=h.356xmb2" w:id="152"/>
      <w:bookmarkEnd w:id="152"/>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3D">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3E">
      <w:pPr>
        <w:pStyle w:val="Heading4"/>
        <w:keepNext w:val="0"/>
        <w:pBdr>
          <w:top w:color="auto" w:space="0" w:sz="0" w:val="none"/>
        </w:pBdr>
        <w:spacing w:after="80" w:before="280" w:line="248.00000000000006" w:lineRule="auto"/>
        <w:ind w:left="-15" w:firstLine="0"/>
        <w:jc w:val="both"/>
        <w:rPr/>
      </w:pPr>
      <w:bookmarkStart w:colFirst="0" w:colLast="0" w:name="_heading=h.8f4jncpi264u" w:id="153"/>
      <w:bookmarkEnd w:id="153"/>
      <w:r w:rsidDel="00000000" w:rsidR="00000000" w:rsidRPr="00000000">
        <w:rPr>
          <w:rtl w:val="0"/>
        </w:rPr>
        <w:t xml:space="preserve">3.1.17.5 SUBSCRIBE Actions</w:t>
      </w:r>
    </w:p>
    <w:p w:rsidR="00000000" w:rsidDel="00000000" w:rsidP="00000000" w:rsidRDefault="00000000" w:rsidRPr="00000000" w14:paraId="00000E3F">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[MQTT-SN-3.1.17.5-2]</w:t>
      </w:r>
      <w:r w:rsidDel="00000000" w:rsidR="00000000" w:rsidRPr="00000000">
        <w:rPr>
          <w:rFonts w:ascii="Arial" w:cs="Arial" w:eastAsia="Arial" w:hAnsi="Arial"/>
          <w:rtl w:val="0"/>
        </w:rPr>
        <w:t xml:space="preserve">.</w:t>
      </w:r>
    </w:p>
    <w:p w:rsidR="00000000" w:rsidDel="00000000" w:rsidP="00000000" w:rsidRDefault="00000000" w:rsidRPr="00000000" w14:paraId="00000E40">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p>
    <w:p w:rsidR="00000000" w:rsidDel="00000000" w:rsidP="00000000" w:rsidRDefault="00000000" w:rsidRPr="00000000" w14:paraId="00000E41">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but Application Messages MUST NOT be lost due to replacing the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[MQTT-SN-3.1.17.5-4]</w:t>
      </w:r>
      <w:r w:rsidDel="00000000" w:rsidR="00000000" w:rsidRPr="00000000">
        <w:rPr>
          <w:rFonts w:ascii="Arial" w:cs="Arial" w:eastAsia="Arial" w:hAnsi="Arial"/>
          <w:rtl w:val="0"/>
        </w:rPr>
        <w:t xml:space="preserve">.</w:t>
      </w:r>
    </w:p>
    <w:p w:rsidR="00000000" w:rsidDel="00000000" w:rsidP="00000000" w:rsidRDefault="00000000" w:rsidRPr="00000000" w14:paraId="00000E42">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E43">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E44">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rtl w:val="0"/>
        </w:rPr>
        <w:t xml:space="preserve">Application M</w:t>
      </w:r>
      <w:r w:rsidDel="00000000" w:rsidR="00000000" w:rsidRPr="00000000">
        <w:rPr>
          <w:rFonts w:ascii="Arial" w:cs="Arial" w:eastAsia="Arial" w:hAnsi="Arial"/>
          <w:rtl w:val="0"/>
        </w:rPr>
        <w:t xml:space="preserve">essage is received by the Client. On the other hand, a QoS 2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E45">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6">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E47">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8">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E49">
      <w:pPr>
        <w:pStyle w:val="Heading3"/>
        <w:keepLines w:val="1"/>
        <w:spacing w:after="77" w:before="0" w:line="259" w:lineRule="auto"/>
        <w:ind w:left="0" w:firstLine="0"/>
        <w:rPr>
          <w:rFonts w:ascii="Arial" w:cs="Arial" w:eastAsia="Arial" w:hAnsi="Arial"/>
        </w:rPr>
      </w:pPr>
      <w:bookmarkStart w:colFirst="0" w:colLast="0" w:name="_heading=h.1kc7wiv" w:id="154"/>
      <w:bookmarkEnd w:id="154"/>
      <w:r w:rsidDel="00000000" w:rsidR="00000000" w:rsidRPr="00000000">
        <w:rPr>
          <w:rtl w:val="0"/>
        </w:rPr>
        <w:t xml:space="preserve">3.1.18 </w:t>
      </w:r>
      <w:r w:rsidDel="00000000" w:rsidR="00000000" w:rsidRPr="00000000">
        <w:rPr>
          <w:rFonts w:ascii="Arial" w:cs="Arial" w:eastAsia="Arial" w:hAnsi="Arial"/>
          <w:rtl w:val="0"/>
        </w:rPr>
        <w:t xml:space="preserve">SUBACK - Subscribe Acknowledgement</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4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4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4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4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5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5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5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5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5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58">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5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66">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6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74">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75">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83">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84">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86">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87">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8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8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8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8F">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90">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93">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9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9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A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A1">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A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AF">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B0">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BD">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BE">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CB">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CC">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D9">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DA">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E8">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E9">
      <w:pPr>
        <w:pStyle w:val="Heading4"/>
        <w:ind w:left="0" w:right="4" w:firstLine="0"/>
        <w:rPr>
          <w:rFonts w:ascii="Arial" w:cs="Arial" w:eastAsia="Arial" w:hAnsi="Arial"/>
        </w:rPr>
      </w:pPr>
      <w:bookmarkStart w:colFirst="0" w:colLast="0" w:name="_heading=h.44bvf6o" w:id="155"/>
      <w:bookmarkEnd w:id="15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E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EB">
      <w:pPr>
        <w:pStyle w:val="Heading4"/>
        <w:ind w:left="0" w:right="4" w:firstLine="0"/>
        <w:rPr>
          <w:rFonts w:ascii="Arial" w:cs="Arial" w:eastAsia="Arial" w:hAnsi="Arial"/>
        </w:rPr>
      </w:pPr>
      <w:bookmarkStart w:colFirst="0" w:colLast="0" w:name="_heading=h.2jh5peh" w:id="156"/>
      <w:bookmarkEnd w:id="156"/>
      <w:r w:rsidDel="00000000" w:rsidR="00000000" w:rsidRPr="00000000">
        <w:rPr>
          <w:rFonts w:ascii="Arial" w:cs="Arial" w:eastAsia="Arial" w:hAnsi="Arial"/>
          <w:rtl w:val="0"/>
        </w:rPr>
        <w:t xml:space="preserve">3.1.18.2 Flags</w:t>
      </w:r>
    </w:p>
    <w:p w:rsidR="00000000" w:rsidDel="00000000" w:rsidP="00000000" w:rsidRDefault="00000000" w:rsidRPr="00000000" w14:paraId="00000EEC">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92"/>
        </w:sdtPr>
        <w:sdtContent>
          <w:commentRangeStart w:id="63"/>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63"/>
      <w:r w:rsidDel="00000000" w:rsidR="00000000" w:rsidRPr="00000000">
        <w:commentReference w:id="63"/>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EE">
      <w:pPr>
        <w:pStyle w:val="Heading4"/>
        <w:ind w:left="0" w:right="4" w:firstLine="0"/>
        <w:rPr>
          <w:rFonts w:ascii="Arial" w:cs="Arial" w:eastAsia="Arial" w:hAnsi="Arial"/>
        </w:rPr>
      </w:pPr>
      <w:bookmarkStart w:colFirst="0" w:colLast="0" w:name="_heading=h.ymfzma" w:id="157"/>
      <w:bookmarkEnd w:id="157"/>
      <w:r w:rsidDel="00000000" w:rsidR="00000000" w:rsidRPr="00000000">
        <w:rPr>
          <w:rFonts w:ascii="Arial" w:cs="Arial" w:eastAsia="Arial" w:hAnsi="Arial"/>
          <w:rtl w:val="0"/>
        </w:rPr>
        <w:t xml:space="preserve">3.1.18.3 Topic Data</w:t>
      </w:r>
    </w:p>
    <w:p w:rsidR="00000000" w:rsidDel="00000000" w:rsidP="00000000" w:rsidRDefault="00000000" w:rsidRPr="00000000" w14:paraId="00000EEF">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93"/>
        </w:sdtPr>
        <w:sdtContent>
          <w:ins w:author="davide.lenzarini@u-blox.com" w:id="15" w:date="2024-03-20T08:37:30Z">
            <w:r w:rsidDel="00000000" w:rsidR="00000000" w:rsidRPr="00000000">
              <w:rPr>
                <w:rFonts w:ascii="Arial" w:cs="Arial" w:eastAsia="Arial" w:hAnsi="Arial"/>
                <w:rtl w:val="0"/>
              </w:rPr>
              <w:t xml:space="preserve">returned Topic Data</w:t>
            </w:r>
          </w:ins>
        </w:sdtContent>
      </w:sdt>
      <w:sdt>
        <w:sdtPr>
          <w:tag w:val="goog_rdk_94"/>
        </w:sdtPr>
        <w:sdtContent>
          <w:del w:author="davide.lenzarini@u-blox.com" w:id="15"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95"/>
        </w:sdtPr>
        <w:sdtContent>
          <w:commentRangeStart w:id="64"/>
        </w:sdtContent>
      </w:sdt>
      <w:r w:rsidDel="00000000" w:rsidR="00000000" w:rsidRPr="00000000">
        <w:rPr>
          <w:rFonts w:ascii="Arial" w:cs="Arial" w:eastAsia="Arial" w:hAnsi="Arial"/>
          <w:rtl w:val="0"/>
        </w:rPr>
        <w:t xml:space="preserve">not relevant</w:t>
      </w:r>
      <w:sdt>
        <w:sdtPr>
          <w:tag w:val="goog_rdk_96"/>
        </w:sdtPr>
        <w:sdtContent>
          <w:ins w:author="davide.lenzarini@u-blox.com" w:id="16"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64"/>
      <w:r w:rsidDel="00000000" w:rsidR="00000000" w:rsidRPr="00000000">
        <w:commentReference w:id="64"/>
      </w:r>
      <w:r w:rsidDel="00000000" w:rsidR="00000000" w:rsidRPr="00000000">
        <w:rPr>
          <w:rFonts w:ascii="Arial" w:cs="Arial" w:eastAsia="Arial" w:hAnsi="Arial"/>
          <w:rtl w:val="0"/>
        </w:rPr>
        <w:t xml:space="preserve">)</w:t>
      </w:r>
    </w:p>
    <w:p w:rsidR="00000000" w:rsidDel="00000000" w:rsidP="00000000" w:rsidRDefault="00000000" w:rsidRPr="00000000" w14:paraId="00000EF0">
      <w:pPr>
        <w:pStyle w:val="Heading4"/>
        <w:ind w:left="0" w:right="4" w:firstLine="0"/>
        <w:rPr>
          <w:rFonts w:ascii="Arial" w:cs="Arial" w:eastAsia="Arial" w:hAnsi="Arial"/>
        </w:rPr>
      </w:pPr>
      <w:bookmarkStart w:colFirst="0" w:colLast="0" w:name="_heading=h.3im3ia3" w:id="158"/>
      <w:bookmarkEnd w:id="15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F1">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F2">
      <w:pPr>
        <w:pStyle w:val="Heading4"/>
        <w:ind w:left="0" w:right="4" w:firstLine="0"/>
        <w:rPr>
          <w:rFonts w:ascii="Arial" w:cs="Arial" w:eastAsia="Arial" w:hAnsi="Arial"/>
        </w:rPr>
      </w:pPr>
      <w:bookmarkStart w:colFirst="0" w:colLast="0" w:name="_heading=h.1xrdshw" w:id="159"/>
      <w:bookmarkEnd w:id="15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F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F4">
      <w:pPr>
        <w:pStyle w:val="Heading3"/>
        <w:keepLines w:val="1"/>
        <w:spacing w:after="118" w:before="0" w:line="259" w:lineRule="auto"/>
        <w:ind w:left="0" w:firstLine="0"/>
        <w:rPr>
          <w:rFonts w:ascii="Arial" w:cs="Arial" w:eastAsia="Arial" w:hAnsi="Arial"/>
        </w:rPr>
      </w:pPr>
      <w:bookmarkStart w:colFirst="0" w:colLast="0" w:name="_heading=h.4hr1b5p" w:id="160"/>
      <w:bookmarkEnd w:id="160"/>
      <w:r w:rsidDel="00000000" w:rsidR="00000000" w:rsidRPr="00000000">
        <w:rPr>
          <w:rtl w:val="0"/>
        </w:rPr>
        <w:t xml:space="preserve">3.1.19 </w:t>
      </w:r>
      <w:r w:rsidDel="00000000" w:rsidR="00000000" w:rsidRPr="00000000">
        <w:rPr>
          <w:rFonts w:ascii="Arial" w:cs="Arial" w:eastAsia="Arial" w:hAnsi="Arial"/>
          <w:rtl w:val="0"/>
        </w:rPr>
        <w:t xml:space="preserve">UNSUBSCRIBE - Unsubscribe Request</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F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F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F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F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F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F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0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0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F0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04">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F0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13">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F1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22">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F23">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F32">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F3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F3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F3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F41">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4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4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4F">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50">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51">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5F">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60">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6E">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6F">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77">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78">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79">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7E">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7F">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8E">
      <w:pPr>
        <w:spacing w:after="119" w:lineRule="auto"/>
        <w:ind w:left="-5" w:right="990" w:firstLine="0"/>
        <w:rPr>
          <w:rFonts w:ascii="Arial" w:cs="Arial" w:eastAsia="Arial" w:hAnsi="Arial"/>
        </w:rPr>
      </w:pPr>
      <w:bookmarkStart w:colFirst="0" w:colLast="0" w:name="_heading=h.2wwbldi" w:id="161"/>
      <w:bookmarkEnd w:id="161"/>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8F">
      <w:pPr>
        <w:pStyle w:val="Heading4"/>
        <w:ind w:left="0" w:firstLine="0"/>
        <w:rPr>
          <w:rFonts w:ascii="Arial" w:cs="Arial" w:eastAsia="Arial" w:hAnsi="Arial"/>
        </w:rPr>
      </w:pPr>
      <w:bookmarkStart w:colFirst="0" w:colLast="0" w:name="_heading=h.1c1lvlb" w:id="162"/>
      <w:bookmarkEnd w:id="16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9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91">
      <w:pPr>
        <w:pStyle w:val="Heading4"/>
        <w:ind w:left="0" w:right="4" w:firstLine="0"/>
        <w:rPr>
          <w:rFonts w:ascii="Arial" w:cs="Arial" w:eastAsia="Arial" w:hAnsi="Arial"/>
        </w:rPr>
      </w:pPr>
      <w:bookmarkStart w:colFirst="0" w:colLast="0" w:name="_heading=h.3w19e94" w:id="163"/>
      <w:bookmarkEnd w:id="16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92">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93">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95">
      <w:pPr>
        <w:pStyle w:val="Heading4"/>
        <w:ind w:left="0" w:right="4" w:firstLine="0"/>
        <w:rPr>
          <w:rFonts w:ascii="Arial" w:cs="Arial" w:eastAsia="Arial" w:hAnsi="Arial"/>
        </w:rPr>
      </w:pPr>
      <w:bookmarkStart w:colFirst="0" w:colLast="0" w:name="_heading=h.2b6jogx" w:id="164"/>
      <w:bookmarkEnd w:id="16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9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97">
      <w:pPr>
        <w:pStyle w:val="Heading4"/>
        <w:ind w:left="0" w:right="4" w:firstLine="0"/>
        <w:rPr>
          <w:rFonts w:ascii="Arial" w:cs="Arial" w:eastAsia="Arial" w:hAnsi="Arial"/>
        </w:rPr>
      </w:pPr>
      <w:bookmarkStart w:colFirst="0" w:colLast="0" w:name="_heading=h.qbtyoq" w:id="165"/>
      <w:bookmarkEnd w:id="16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98">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99">
      <w:pPr>
        <w:pStyle w:val="Heading4"/>
        <w:keepNext w:val="0"/>
        <w:pBdr>
          <w:top w:color="auto" w:space="0" w:sz="0" w:val="none"/>
        </w:pBdr>
        <w:spacing w:after="80" w:before="280" w:line="248.00000000000006" w:lineRule="auto"/>
        <w:ind w:left="-15" w:firstLine="0"/>
        <w:jc w:val="both"/>
        <w:rPr/>
      </w:pPr>
      <w:bookmarkStart w:colFirst="0" w:colLast="0" w:name="_heading=h.yu0e4zurjnhj" w:id="166"/>
      <w:bookmarkEnd w:id="166"/>
      <w:r w:rsidDel="00000000" w:rsidR="00000000" w:rsidRPr="00000000">
        <w:rPr>
          <w:rtl w:val="0"/>
        </w:rPr>
        <w:t xml:space="preserve">3.1.19.4 UNSUBSCRIBE Actions</w:t>
      </w:r>
    </w:p>
    <w:p w:rsidR="00000000" w:rsidDel="00000000" w:rsidP="00000000" w:rsidRDefault="00000000" w:rsidRPr="00000000" w14:paraId="00000F9A">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Topic Filter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F9B">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F9C">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Topic Filters,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[MQTT-SN-3.1.19.4-2]</w:t>
      </w:r>
      <w:r w:rsidDel="00000000" w:rsidR="00000000" w:rsidRPr="00000000">
        <w:rPr>
          <w:rFonts w:ascii="Arial" w:cs="Arial" w:eastAsia="Arial" w:hAnsi="Arial"/>
          <w:rtl w:val="0"/>
        </w:rPr>
        <w:t xml:space="preserve">.</w:t>
      </w:r>
    </w:p>
    <w:p w:rsidR="00000000" w:rsidDel="00000000" w:rsidP="00000000" w:rsidRDefault="00000000" w:rsidRPr="00000000" w14:paraId="00000F9D">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Topic Filters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[MQTT-SN-3.1.19.4-3]</w:t>
      </w:r>
      <w:r w:rsidDel="00000000" w:rsidR="00000000" w:rsidRPr="00000000">
        <w:rPr>
          <w:rFonts w:ascii="Arial" w:cs="Arial" w:eastAsia="Arial" w:hAnsi="Arial"/>
          <w:rtl w:val="0"/>
        </w:rPr>
        <w:t xml:space="preserve">.</w:t>
      </w:r>
    </w:p>
    <w:p w:rsidR="00000000" w:rsidDel="00000000" w:rsidP="00000000" w:rsidRDefault="00000000" w:rsidRPr="00000000" w14:paraId="00000F9E">
      <w:pPr>
        <w:numPr>
          <w:ilvl w:val="0"/>
          <w:numId w:val="54"/>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buffered for delivery to the Client.</w:t>
      </w:r>
    </w:p>
    <w:p w:rsidR="00000000" w:rsidDel="00000000" w:rsidP="00000000" w:rsidRDefault="00000000" w:rsidRPr="00000000" w14:paraId="00000F9F">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[MQTT-3.1.19.4-5]</w:t>
      </w:r>
      <w:r w:rsidDel="00000000" w:rsidR="00000000" w:rsidRPr="00000000">
        <w:rPr>
          <w:rFonts w:ascii="Arial" w:cs="Arial" w:eastAsia="Arial" w:hAnsi="Arial"/>
          <w:rtl w:val="0"/>
        </w:rPr>
        <w:t xml:space="preserve">.</w:t>
      </w:r>
    </w:p>
    <w:p w:rsidR="00000000" w:rsidDel="00000000" w:rsidP="00000000" w:rsidRDefault="00000000" w:rsidRPr="00000000" w14:paraId="00000FA0">
      <w:pPr>
        <w:pStyle w:val="Heading3"/>
        <w:keepLines w:val="1"/>
        <w:spacing w:after="48" w:before="0" w:line="259" w:lineRule="auto"/>
        <w:ind w:left="0" w:right="4" w:firstLine="0"/>
        <w:rPr>
          <w:rFonts w:ascii="Arial" w:cs="Arial" w:eastAsia="Arial" w:hAnsi="Arial"/>
        </w:rPr>
      </w:pPr>
      <w:bookmarkStart w:colFirst="0" w:colLast="0" w:name="_heading=h.3abhhcj" w:id="167"/>
      <w:bookmarkEnd w:id="167"/>
      <w:r w:rsidDel="00000000" w:rsidR="00000000" w:rsidRPr="00000000">
        <w:rPr>
          <w:rtl w:val="0"/>
        </w:rPr>
        <w:t xml:space="preserve">3.1.20 </w:t>
      </w:r>
      <w:r w:rsidDel="00000000" w:rsidR="00000000" w:rsidRPr="00000000">
        <w:rPr>
          <w:rFonts w:ascii="Arial" w:cs="Arial" w:eastAsia="Arial" w:hAnsi="Arial"/>
          <w:rtl w:val="0"/>
        </w:rPr>
        <w:t xml:space="preserve">UNSUBACK - Unsubscribe Acknowledgement</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A1">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A2">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A3">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A4">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A5">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A6">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A7">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A8">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A9">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AA">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AB">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B3">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B4">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BC">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BD">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C5">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C6">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CE">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CF">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D8">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D9">
      <w:pPr>
        <w:pStyle w:val="Heading4"/>
        <w:ind w:left="0" w:right="4" w:firstLine="0"/>
        <w:rPr>
          <w:rFonts w:ascii="Arial" w:cs="Arial" w:eastAsia="Arial" w:hAnsi="Arial"/>
        </w:rPr>
      </w:pPr>
      <w:bookmarkStart w:colFirst="0" w:colLast="0" w:name="_heading=h.1pgrrkc" w:id="168"/>
      <w:bookmarkEnd w:id="168"/>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D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DB">
      <w:pPr>
        <w:pStyle w:val="Heading4"/>
        <w:ind w:left="0" w:right="4" w:firstLine="0"/>
        <w:rPr>
          <w:rFonts w:ascii="Arial" w:cs="Arial" w:eastAsia="Arial" w:hAnsi="Arial"/>
        </w:rPr>
      </w:pPr>
      <w:bookmarkStart w:colFirst="0" w:colLast="0" w:name="_heading=h.49gfa85" w:id="169"/>
      <w:bookmarkEnd w:id="169"/>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DC">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DD">
      <w:pPr>
        <w:pStyle w:val="Heading4"/>
        <w:ind w:left="0" w:right="4" w:firstLine="0"/>
        <w:rPr>
          <w:rFonts w:ascii="Arial" w:cs="Arial" w:eastAsia="Arial" w:hAnsi="Arial"/>
        </w:rPr>
      </w:pPr>
      <w:bookmarkStart w:colFirst="0" w:colLast="0" w:name="_heading=h.2olpkfy" w:id="170"/>
      <w:bookmarkEnd w:id="170"/>
      <w:r w:rsidDel="00000000" w:rsidR="00000000" w:rsidRPr="00000000">
        <w:rPr>
          <w:rFonts w:ascii="Arial" w:cs="Arial" w:eastAsia="Arial" w:hAnsi="Arial"/>
          <w:rtl w:val="0"/>
        </w:rPr>
        <w:t xml:space="preserve">3.1.20.3 Reason Code</w:t>
      </w:r>
    </w:p>
    <w:p w:rsidR="00000000" w:rsidDel="00000000" w:rsidP="00000000" w:rsidRDefault="00000000" w:rsidRPr="00000000" w14:paraId="00000FDE">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DF">
      <w:pPr>
        <w:pStyle w:val="Heading3"/>
        <w:keepLines w:val="1"/>
        <w:spacing w:after="77" w:before="0" w:line="259" w:lineRule="auto"/>
        <w:ind w:left="0" w:firstLine="0"/>
        <w:rPr>
          <w:rFonts w:ascii="Arial" w:cs="Arial" w:eastAsia="Arial" w:hAnsi="Arial"/>
        </w:rPr>
      </w:pPr>
      <w:bookmarkStart w:colFirst="0" w:colLast="0" w:name="_heading=h.13qzunr" w:id="171"/>
      <w:bookmarkEnd w:id="171"/>
      <w:r w:rsidDel="00000000" w:rsidR="00000000" w:rsidRPr="00000000">
        <w:rPr>
          <w:rtl w:val="0"/>
        </w:rPr>
        <w:t xml:space="preserve">3.1.21 </w:t>
      </w:r>
      <w:r w:rsidDel="00000000" w:rsidR="00000000" w:rsidRPr="00000000">
        <w:rPr>
          <w:rFonts w:ascii="Arial" w:cs="Arial" w:eastAsia="Arial" w:hAnsi="Arial"/>
          <w:rtl w:val="0"/>
        </w:rPr>
        <w:t xml:space="preserve">PINGREQ - Ping Request</w:t>
      </w:r>
    </w:p>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E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E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E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E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E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E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E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E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E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E9">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E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F2">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F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FB">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FC">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04">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05">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0D">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100E">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1016">
      <w:pPr>
        <w:ind w:left="-15" w:right="4" w:firstLine="0"/>
        <w:rPr>
          <w:rFonts w:ascii="Arial" w:cs="Arial" w:eastAsia="Arial" w:hAnsi="Arial"/>
        </w:rPr>
      </w:pPr>
      <w:r w:rsidDel="00000000" w:rsidR="00000000" w:rsidRPr="00000000">
        <w:rPr>
          <w:color w:val="000000"/>
          <w:sz w:val="20"/>
          <w:szCs w:val="20"/>
          <w:u w:val="single"/>
          <w:shd w:fill="auto" w:val="clear"/>
          <w:rtl w:val="0"/>
        </w:rPr>
        <w:t xml:space="preserve">T</w:t>
      </w:r>
      <w:r w:rsidDel="00000000" w:rsidR="00000000" w:rsidRPr="00000000">
        <w:rPr>
          <w:rFonts w:ascii="Arial" w:cs="Arial" w:eastAsia="Arial" w:hAnsi="Arial"/>
          <w:rtl w:val="0"/>
        </w:rPr>
        <w:t xml:space="preserve">he PINGREQ packet is an ”are you alive” packet that is sent from or received by a connected client.</w:t>
      </w:r>
    </w:p>
    <w:p w:rsidR="00000000" w:rsidDel="00000000" w:rsidP="00000000" w:rsidRDefault="00000000" w:rsidRPr="00000000" w14:paraId="00001017">
      <w:pPr>
        <w:pStyle w:val="Heading4"/>
        <w:ind w:left="0" w:right="4" w:firstLine="0"/>
        <w:rPr>
          <w:rFonts w:ascii="Arial" w:cs="Arial" w:eastAsia="Arial" w:hAnsi="Arial"/>
        </w:rPr>
      </w:pPr>
      <w:bookmarkStart w:colFirst="0" w:colLast="0" w:name="_heading=h.3nqndbk" w:id="172"/>
      <w:bookmarkEnd w:id="172"/>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101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19">
      <w:pPr>
        <w:pStyle w:val="Heading4"/>
        <w:ind w:left="0" w:firstLine="0"/>
        <w:rPr>
          <w:rFonts w:ascii="Arial" w:cs="Arial" w:eastAsia="Arial" w:hAnsi="Arial"/>
        </w:rPr>
      </w:pPr>
      <w:bookmarkStart w:colFirst="0" w:colLast="0" w:name="_heading=h.sqbpplpqb01e" w:id="173"/>
      <w:bookmarkEnd w:id="173"/>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101A">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101B">
      <w:pPr>
        <w:pStyle w:val="Heading4"/>
        <w:ind w:left="0" w:right="4" w:firstLine="0"/>
        <w:rPr>
          <w:rFonts w:ascii="Arial" w:cs="Arial" w:eastAsia="Arial" w:hAnsi="Arial"/>
        </w:rPr>
      </w:pPr>
      <w:bookmarkStart w:colFirst="0" w:colLast="0" w:name="_heading=h.22vxnjd" w:id="174"/>
      <w:bookmarkEnd w:id="174"/>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101C">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101D">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[MQTT-SN-3.1.21.3-1].</w:t>
      </w:r>
      <w:r w:rsidDel="00000000" w:rsidR="00000000" w:rsidRPr="00000000">
        <w:rPr>
          <w:rtl w:val="0"/>
        </w:rPr>
      </w:r>
    </w:p>
    <w:p w:rsidR="00000000" w:rsidDel="00000000" w:rsidP="00000000" w:rsidRDefault="00000000" w:rsidRPr="00000000" w14:paraId="0000101E">
      <w:pPr>
        <w:pStyle w:val="Heading4"/>
        <w:keepNext w:val="0"/>
        <w:pBdr>
          <w:top w:color="auto" w:space="0" w:sz="0" w:val="none"/>
        </w:pBdr>
        <w:spacing w:after="80" w:before="280" w:lineRule="auto"/>
        <w:ind w:left="-15" w:firstLine="0"/>
        <w:rPr/>
      </w:pPr>
      <w:bookmarkStart w:colFirst="0" w:colLast="0" w:name="_heading=h.1bpzu4dgtzqz" w:id="175"/>
      <w:bookmarkEnd w:id="175"/>
      <w:r w:rsidDel="00000000" w:rsidR="00000000" w:rsidRPr="00000000">
        <w:rPr>
          <w:rtl w:val="0"/>
        </w:rPr>
        <w:t xml:space="preserve">3.1.21.4 PINGREQ Actions</w:t>
      </w:r>
    </w:p>
    <w:p w:rsidR="00000000" w:rsidDel="00000000" w:rsidP="00000000" w:rsidRDefault="00000000" w:rsidRPr="00000000" w14:paraId="0000101F">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[MQTT-SN-3.1.21.4-1]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1020">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021">
      <w:pPr>
        <w:pStyle w:val="Heading3"/>
        <w:keepLines w:val="1"/>
        <w:spacing w:after="77" w:before="0" w:line="259" w:lineRule="auto"/>
        <w:ind w:left="0" w:right="4" w:firstLine="0"/>
        <w:rPr>
          <w:rFonts w:ascii="Arial" w:cs="Arial" w:eastAsia="Arial" w:hAnsi="Arial"/>
        </w:rPr>
      </w:pPr>
      <w:bookmarkStart w:colFirst="0" w:colLast="0" w:name="_heading=h.i17xr6" w:id="176"/>
      <w:bookmarkEnd w:id="176"/>
      <w:r w:rsidDel="00000000" w:rsidR="00000000" w:rsidRPr="00000000">
        <w:rPr>
          <w:rtl w:val="0"/>
        </w:rPr>
        <w:t xml:space="preserve">3.1.22 </w:t>
      </w:r>
      <w:r w:rsidDel="00000000" w:rsidR="00000000" w:rsidRPr="00000000">
        <w:rPr>
          <w:rFonts w:ascii="Arial" w:cs="Arial" w:eastAsia="Arial" w:hAnsi="Arial"/>
          <w:rtl w:val="0"/>
        </w:rPr>
        <w:t xml:space="preserve">PINGRESP - Ping Response</w:t>
      </w:r>
    </w:p>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2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2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2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2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2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2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2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2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2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2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3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3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3D">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3E">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46">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4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4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1050">
            <w:pPr>
              <w:keepNext w:val="1"/>
              <w:ind w:right="4"/>
              <w:jc w:val="center"/>
              <w:rPr>
                <w:rFonts w:ascii="Arial" w:cs="Arial" w:eastAsia="Arial" w:hAnsi="Arial"/>
              </w:rPr>
            </w:pPr>
            <w:r w:rsidDel="00000000" w:rsidR="00000000" w:rsidRPr="00000000">
              <w:rPr>
                <w:rFonts w:ascii="Arial" w:cs="Arial" w:eastAsia="Arial" w:hAnsi="Arial"/>
                <w:rtl w:val="0"/>
              </w:rPr>
              <w:t xml:space="preserve">Application Messages Remaining (optional)</w:t>
            </w:r>
          </w:p>
        </w:tc>
      </w:tr>
    </w:tbl>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105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105A">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a Gateway to inform a sleeping CLient that it has no more buffered packets for that Client.</w:t>
      </w:r>
    </w:p>
    <w:p w:rsidR="00000000" w:rsidDel="00000000" w:rsidP="00000000" w:rsidRDefault="00000000" w:rsidRPr="00000000" w14:paraId="0000105B">
      <w:pPr>
        <w:pStyle w:val="Heading4"/>
        <w:ind w:left="0" w:right="4" w:firstLine="0"/>
        <w:rPr>
          <w:rFonts w:ascii="Arial" w:cs="Arial" w:eastAsia="Arial" w:hAnsi="Arial"/>
        </w:rPr>
      </w:pPr>
      <w:bookmarkStart w:colFirst="0" w:colLast="0" w:name="_heading=h.320vgez" w:id="177"/>
      <w:bookmarkEnd w:id="177"/>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5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5D">
      <w:pPr>
        <w:pStyle w:val="Heading4"/>
        <w:ind w:left="0" w:firstLine="0"/>
        <w:rPr>
          <w:rFonts w:ascii="Arial" w:cs="Arial" w:eastAsia="Arial" w:hAnsi="Arial"/>
        </w:rPr>
      </w:pPr>
      <w:bookmarkStart w:colFirst="0" w:colLast="0" w:name="_heading=h.fodwg3l5deju" w:id="178"/>
      <w:bookmarkEnd w:id="178"/>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5E">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5F">
      <w:pPr>
        <w:pStyle w:val="Heading4"/>
        <w:ind w:left="0" w:right="4" w:firstLine="0"/>
        <w:rPr>
          <w:rFonts w:ascii="Arial" w:cs="Arial" w:eastAsia="Arial" w:hAnsi="Arial"/>
        </w:rPr>
      </w:pPr>
      <w:bookmarkStart w:colFirst="0" w:colLast="0" w:name="_heading=h.1h65qms" w:id="179"/>
      <w:bookmarkEnd w:id="179"/>
      <w:r w:rsidDel="00000000" w:rsidR="00000000" w:rsidRPr="00000000">
        <w:rPr>
          <w:rFonts w:ascii="Arial" w:cs="Arial" w:eastAsia="Arial" w:hAnsi="Arial"/>
          <w:rtl w:val="0"/>
        </w:rPr>
        <w:t xml:space="preserve">3.1.22.3 Application Messages Remaining</w:t>
      </w:r>
    </w:p>
    <w:p w:rsidR="00000000" w:rsidDel="00000000" w:rsidP="00000000" w:rsidRDefault="00000000" w:rsidRPr="00000000" w14:paraId="00001060">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when a Client is sent back to sleep. Optional – for use at the end of a client's awake period.  Values can be:</w:t>
      </w:r>
    </w:p>
    <w:tbl>
      <w:tblPr>
        <w:tblStyle w:val="Table36"/>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61">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62">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63">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64">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65">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66">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67">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68">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6A">
      <w:pPr>
        <w:pStyle w:val="Heading3"/>
        <w:keepLines w:val="1"/>
        <w:spacing w:after="77" w:before="0" w:line="259" w:lineRule="auto"/>
        <w:ind w:left="0" w:firstLine="0"/>
        <w:rPr>
          <w:rFonts w:ascii="Arial" w:cs="Arial" w:eastAsia="Arial" w:hAnsi="Arial"/>
        </w:rPr>
      </w:pPr>
      <w:bookmarkStart w:colFirst="0" w:colLast="0" w:name="_heading=h.415t9al" w:id="180"/>
      <w:bookmarkEnd w:id="180"/>
      <w:r w:rsidDel="00000000" w:rsidR="00000000" w:rsidRPr="00000000">
        <w:rPr>
          <w:rtl w:val="0"/>
        </w:rPr>
        <w:t xml:space="preserve">3.1.23 </w:t>
      </w:r>
      <w:r w:rsidDel="00000000" w:rsidR="00000000" w:rsidRPr="00000000">
        <w:rPr>
          <w:rFonts w:ascii="Arial" w:cs="Arial" w:eastAsia="Arial" w:hAnsi="Arial"/>
          <w:rtl w:val="0"/>
        </w:rPr>
        <w:t xml:space="preserve">DISCONNECT - Disconnect Notification</w:t>
      </w:r>
    </w:p>
    <w:tbl>
      <w:tblPr>
        <w:tblStyle w:val="Table3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6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6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6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6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7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7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7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7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7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7C">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7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8D">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8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9E">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9F">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B0">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B8">
            <w:pPr>
              <w:jc w:val="center"/>
              <w:rPr>
                <w:rFonts w:ascii="Arial" w:cs="Arial" w:eastAsia="Arial" w:hAnsi="Arial"/>
                <w:i w:val="1"/>
                <w:sz w:val="18"/>
                <w:szCs w:val="18"/>
              </w:rPr>
            </w:pPr>
            <w:sdt>
              <w:sdtPr>
                <w:tag w:val="goog_rdk_97"/>
              </w:sdtPr>
              <w:sdtContent>
                <w:commentRangeStart w:id="65"/>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BA">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BC">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BF">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C0">
            <w:pPr>
              <w:rPr>
                <w:rFonts w:ascii="Arial" w:cs="Arial" w:eastAsia="Arial" w:hAnsi="Arial"/>
              </w:rPr>
            </w:pPr>
            <w:commentRangeEnd w:id="65"/>
            <w:r w:rsidDel="00000000" w:rsidR="00000000" w:rsidRPr="00000000">
              <w:commentReference w:id="65"/>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C1">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3">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9">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B">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D">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F">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D1">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D2">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E2">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E3">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F3">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F4">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04">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105">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15">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116">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126">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127">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138">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98"/>
        </w:sdtPr>
        <w:sdtContent>
          <w:commentRangeStart w:id="66"/>
        </w:sdtContent>
      </w:sdt>
      <w:r w:rsidDel="00000000" w:rsidR="00000000" w:rsidRPr="00000000">
        <w:rPr>
          <w:rFonts w:ascii="Arial" w:cs="Arial" w:eastAsia="Arial" w:hAnsi="Arial"/>
          <w:rtl w:val="0"/>
        </w:rPr>
        <w:t xml:space="preserve">wants to </w:t>
      </w:r>
      <w:commentRangeEnd w:id="66"/>
      <w:r w:rsidDel="00000000" w:rsidR="00000000" w:rsidRPr="00000000">
        <w:commentReference w:id="66"/>
      </w:r>
      <w:r w:rsidDel="00000000" w:rsidR="00000000" w:rsidRPr="00000000">
        <w:rPr>
          <w:rFonts w:ascii="Arial" w:cs="Arial" w:eastAsia="Arial" w:hAnsi="Arial"/>
          <w:rtl w:val="0"/>
        </w:rPr>
        <w:t xml:space="preserve">delete</w:t>
      </w:r>
      <w:sdt>
        <w:sdtPr>
          <w:tag w:val="goog_rdk_99"/>
        </w:sdtPr>
        <w:sdtContent>
          <w:commentRangeStart w:id="67"/>
        </w:sdtContent>
      </w:sdt>
      <w:r w:rsidDel="00000000" w:rsidR="00000000" w:rsidRPr="00000000">
        <w:rPr>
          <w:rFonts w:ascii="Arial" w:cs="Arial" w:eastAsia="Arial" w:hAnsi="Arial"/>
          <w:rtl w:val="0"/>
        </w:rPr>
        <w:t xml:space="preserve"> </w:t>
      </w:r>
      <w:commentRangeEnd w:id="67"/>
      <w:r w:rsidDel="00000000" w:rsidR="00000000" w:rsidRPr="00000000">
        <w:commentReference w:id="67"/>
      </w:r>
      <w:r w:rsidDel="00000000" w:rsidR="00000000" w:rsidRPr="00000000">
        <w:rPr>
          <w:rFonts w:ascii="Arial" w:cs="Arial" w:eastAsia="Arial" w:hAnsi="Arial"/>
          <w:rtl w:val="0"/>
        </w:rPr>
        <w:t xml:space="preserve">the Virtual connection. </w:t>
      </w:r>
      <w:sdt>
        <w:sdtPr>
          <w:tag w:val="goog_rdk_100"/>
        </w:sdtPr>
        <w:sdtContent>
          <w:commentRangeStart w:id="68"/>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68"/>
      <w:r w:rsidDel="00000000" w:rsidR="00000000" w:rsidRPr="00000000">
        <w:commentReference w:id="68"/>
      </w:r>
      <w:r w:rsidDel="00000000" w:rsidR="00000000" w:rsidRPr="00000000">
        <w:rPr>
          <w:rFonts w:ascii="Arial" w:cs="Arial" w:eastAsia="Arial" w:hAnsi="Arial"/>
          <w:rtl w:val="0"/>
        </w:rPr>
        <w:t xml:space="preserve"> </w:t>
      </w:r>
      <w:sdt>
        <w:sdtPr>
          <w:tag w:val="goog_rdk_101"/>
        </w:sdtPr>
        <w:sdtContent>
          <w:commentRangeStart w:id="69"/>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69"/>
      <w:r w:rsidDel="00000000" w:rsidR="00000000" w:rsidRPr="00000000">
        <w:commentReference w:id="69"/>
      </w:r>
      <w:sdt>
        <w:sdtPr>
          <w:tag w:val="goog_rdk_102"/>
        </w:sdtPr>
        <w:sdtContent>
          <w:commentRangeStart w:id="70"/>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1139">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r w:rsidDel="00000000" w:rsidR="00000000" w:rsidRPr="00000000">
        <w:rPr>
          <w:rtl w:val="0"/>
        </w:rPr>
      </w:r>
    </w:p>
    <w:p w:rsidR="00000000" w:rsidDel="00000000" w:rsidP="00000000" w:rsidRDefault="00000000" w:rsidRPr="00000000" w14:paraId="0000113A">
      <w:pPr>
        <w:spacing w:after="306" w:lineRule="auto"/>
        <w:ind w:right="4"/>
        <w:rPr>
          <w:rFonts w:ascii="Arial" w:cs="Arial" w:eastAsia="Arial" w:hAnsi="Arial"/>
        </w:rPr>
      </w:pPr>
      <w:sdt>
        <w:sdtPr>
          <w:tag w:val="goog_rdk_103"/>
        </w:sdtPr>
        <w:sdtContent>
          <w:commentRangeStart w:id="71"/>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71"/>
      <w:r w:rsidDel="00000000" w:rsidR="00000000" w:rsidRPr="00000000">
        <w:commentReference w:id="71"/>
      </w:r>
      <w:r w:rsidDel="00000000" w:rsidR="00000000" w:rsidRPr="00000000">
        <w:rPr>
          <w:rtl w:val="0"/>
        </w:rPr>
      </w:r>
    </w:p>
    <w:p w:rsidR="00000000" w:rsidDel="00000000" w:rsidP="00000000" w:rsidRDefault="00000000" w:rsidRPr="00000000" w14:paraId="0000113B">
      <w:pPr>
        <w:pStyle w:val="Heading4"/>
        <w:ind w:left="0" w:right="4" w:firstLine="0"/>
        <w:rPr>
          <w:rFonts w:ascii="Arial" w:cs="Arial" w:eastAsia="Arial" w:hAnsi="Arial"/>
        </w:rPr>
      </w:pPr>
      <w:bookmarkStart w:colFirst="0" w:colLast="0" w:name="_heading=h.2gb3jie" w:id="181"/>
      <w:bookmarkEnd w:id="181"/>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13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13D">
      <w:pPr>
        <w:pStyle w:val="Heading4"/>
        <w:ind w:left="0" w:firstLine="0"/>
        <w:rPr>
          <w:rFonts w:ascii="Arial" w:cs="Arial" w:eastAsia="Arial" w:hAnsi="Arial"/>
        </w:rPr>
      </w:pPr>
      <w:bookmarkStart w:colFirst="0" w:colLast="0" w:name="_heading=h.vgdtq7" w:id="182"/>
      <w:bookmarkEnd w:id="182"/>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13E">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13F">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145">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104"/>
        </w:sdtPr>
        <w:sdtContent>
          <w:commentRangeStart w:id="72"/>
        </w:sdtContent>
      </w:sdt>
      <w:r w:rsidDel="00000000" w:rsidR="00000000" w:rsidRPr="00000000">
        <w:rPr>
          <w:rFonts w:ascii="Arial" w:cs="Arial" w:eastAsia="Arial" w:hAnsi="Arial"/>
          <w:highlight w:val="yellow"/>
          <w:rtl w:val="0"/>
        </w:rPr>
        <w:t xml:space="preserve">Gateway</w:t>
      </w:r>
      <w:commentRangeEnd w:id="72"/>
      <w:r w:rsidDel="00000000" w:rsidR="00000000" w:rsidRPr="00000000">
        <w:commentReference w:id="72"/>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146">
      <w:pPr>
        <w:pStyle w:val="Heading4"/>
        <w:ind w:left="0" w:right="4" w:firstLine="0"/>
        <w:rPr>
          <w:rFonts w:ascii="Arial" w:cs="Arial" w:eastAsia="Arial" w:hAnsi="Arial"/>
        </w:rPr>
      </w:pPr>
      <w:bookmarkStart w:colFirst="0" w:colLast="0" w:name="_heading=h.3fg1ce0" w:id="183"/>
      <w:bookmarkEnd w:id="183"/>
      <w:r w:rsidDel="00000000" w:rsidR="00000000" w:rsidRPr="00000000">
        <w:rPr>
          <w:rFonts w:ascii="Arial" w:cs="Arial" w:eastAsia="Arial" w:hAnsi="Arial"/>
          <w:rtl w:val="0"/>
        </w:rPr>
        <w:t xml:space="preserve">3.1.23.3 Reason Code</w:t>
      </w:r>
    </w:p>
    <w:p w:rsidR="00000000" w:rsidDel="00000000" w:rsidP="00000000" w:rsidRDefault="00000000" w:rsidRPr="00000000" w14:paraId="00001147">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148">
      <w:pPr>
        <w:spacing w:after="174" w:before="0" w:line="248.00000000000006" w:lineRule="auto"/>
        <w:ind w:right="4"/>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149">
      <w:pPr>
        <w:pStyle w:val="Heading4"/>
        <w:ind w:left="0" w:right="4" w:firstLine="0"/>
        <w:rPr>
          <w:rFonts w:ascii="Arial" w:cs="Arial" w:eastAsia="Arial" w:hAnsi="Arial"/>
        </w:rPr>
      </w:pPr>
      <w:bookmarkStart w:colFirst="0" w:colLast="0" w:name="_heading=h.1ulbmlt" w:id="184"/>
      <w:bookmarkEnd w:id="184"/>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14A">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14B">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14C">
      <w:pPr>
        <w:pStyle w:val="Heading4"/>
        <w:ind w:left="0" w:right="4" w:firstLine="0"/>
        <w:rPr>
          <w:rFonts w:ascii="Arial" w:cs="Arial" w:eastAsia="Arial" w:hAnsi="Arial"/>
        </w:rPr>
      </w:pPr>
      <w:bookmarkStart w:colFirst="0" w:colLast="0" w:name="_heading=h.4ekz59m" w:id="185"/>
      <w:bookmarkEnd w:id="185"/>
      <w:r w:rsidDel="00000000" w:rsidR="00000000" w:rsidRPr="00000000">
        <w:rPr>
          <w:rFonts w:ascii="Arial" w:cs="Arial" w:eastAsia="Arial" w:hAnsi="Arial"/>
          <w:rtl w:val="0"/>
        </w:rPr>
        <w:t xml:space="preserve">3.1.23.5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114D">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14E">
      <w:pPr>
        <w:pStyle w:val="Heading4"/>
        <w:keepNext w:val="0"/>
        <w:pBdr>
          <w:top w:color="auto" w:space="0" w:sz="0" w:val="none"/>
        </w:pBdr>
        <w:spacing w:after="80" w:before="280" w:lineRule="auto"/>
        <w:ind w:left="-15" w:firstLine="0"/>
        <w:rPr/>
      </w:pPr>
      <w:bookmarkStart w:colFirst="0" w:colLast="0" w:name="_heading=h.wsl51zt8cr34" w:id="186"/>
      <w:bookmarkEnd w:id="186"/>
      <w:r w:rsidDel="00000000" w:rsidR="00000000" w:rsidRPr="00000000">
        <w:rPr>
          <w:rtl w:val="0"/>
        </w:rPr>
        <w:t xml:space="preserve">3.1.23.6 DISCONNECT Actions</w:t>
      </w:r>
    </w:p>
    <w:p w:rsidR="00000000" w:rsidDel="00000000" w:rsidP="00000000" w:rsidRDefault="00000000" w:rsidRPr="00000000" w14:paraId="0000114F">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1150">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[MQTT-SN-3.1.23.6-1]</w:t>
      </w:r>
      <w:r w:rsidDel="00000000" w:rsidR="00000000" w:rsidRPr="00000000">
        <w:rPr>
          <w:rFonts w:ascii="Arial" w:cs="Arial" w:eastAsia="Arial" w:hAnsi="Arial"/>
          <w:rtl w:val="0"/>
        </w:rPr>
        <w:t xml:space="preserve">.</w:t>
      </w:r>
    </w:p>
    <w:p w:rsidR="00000000" w:rsidDel="00000000" w:rsidP="00000000" w:rsidRDefault="00000000" w:rsidRPr="00000000" w14:paraId="00001151">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Server</w:t>
      </w:r>
      <w:r w:rsidDel="00000000" w:rsidR="00000000" w:rsidRPr="00000000">
        <w:rPr>
          <w:rFonts w:ascii="Arial" w:cs="Arial" w:eastAsia="Arial" w:hAnsi="Arial"/>
          <w:rtl w:val="0"/>
        </w:rPr>
        <w:t xml:space="preserve">:</w:t>
      </w:r>
    </w:p>
    <w:p w:rsidR="00000000" w:rsidDel="00000000" w:rsidP="00000000" w:rsidRDefault="00000000" w:rsidRPr="00000000" w14:paraId="00001152">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[MQTT-SN-3.1.23.6-2]</w:t>
      </w:r>
      <w:r w:rsidDel="00000000" w:rsidR="00000000" w:rsidRPr="00000000">
        <w:rPr>
          <w:rFonts w:ascii="Arial" w:cs="Arial" w:eastAsia="Arial" w:hAnsi="Arial"/>
          <w:rtl w:val="0"/>
        </w:rPr>
        <w:t xml:space="preserve">.</w:t>
      </w:r>
    </w:p>
    <w:p w:rsidR="00000000" w:rsidDel="00000000" w:rsidP="00000000" w:rsidRDefault="00000000" w:rsidRPr="00000000" w14:paraId="00001153">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DISCONNECT packet the Client:</w:t>
      </w:r>
    </w:p>
    <w:p w:rsidR="00000000" w:rsidDel="00000000" w:rsidP="00000000" w:rsidRDefault="00000000" w:rsidRPr="00000000" w14:paraId="00001154">
      <w:pPr>
        <w:numPr>
          <w:ilvl w:val="0"/>
          <w:numId w:val="11"/>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SHOULD wait for a DISCONNECT packet in response from the Server.</w:t>
      </w:r>
    </w:p>
    <w:p w:rsidR="00000000" w:rsidDel="00000000" w:rsidP="00000000" w:rsidRDefault="00000000" w:rsidRPr="00000000" w14:paraId="00001155">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1156">
      <w:pPr>
        <w:numPr>
          <w:ilvl w:val="0"/>
          <w:numId w:val="36"/>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3.1.4.9</w:t>
        </w:r>
      </w:hyperlink>
      <w:r w:rsidDel="00000000" w:rsidR="00000000" w:rsidRPr="00000000">
        <w:rPr>
          <w:rFonts w:ascii="Arial" w:cs="Arial" w:eastAsia="Arial" w:hAnsi="Arial"/>
          <w:rtl w:val="0"/>
        </w:rPr>
        <w:t xml:space="preserve">.</w:t>
      </w:r>
    </w:p>
    <w:p w:rsidR="00000000" w:rsidDel="00000000" w:rsidP="00000000" w:rsidRDefault="00000000" w:rsidRPr="00000000" w14:paraId="00001157">
      <w:pPr>
        <w:numPr>
          <w:ilvl w:val="0"/>
          <w:numId w:val="36"/>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send a DISCONNECT packet in 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[MQTT-SN-3.1.23.6-4], </w:t>
      </w:r>
      <w:r w:rsidDel="00000000" w:rsidR="00000000" w:rsidRPr="00000000">
        <w:rPr>
          <w:rFonts w:ascii="Arial" w:cs="Arial" w:eastAsia="Arial" w:hAnsi="Arial"/>
          <w:color w:val="000000"/>
          <w:rtl w:val="0"/>
        </w:rPr>
        <w:t xml:space="preserve">and SHOULD delete the Virtual Connection</w:t>
      </w:r>
      <w:r w:rsidDel="00000000" w:rsidR="00000000" w:rsidRPr="00000000">
        <w:rPr>
          <w:rFonts w:ascii="Arial" w:cs="Arial" w:eastAsia="Arial" w:hAnsi="Arial"/>
          <w:rtl w:val="0"/>
        </w:rPr>
        <w:t xml:space="preserve">.</w:t>
      </w:r>
    </w:p>
    <w:p w:rsidR="00000000" w:rsidDel="00000000" w:rsidP="00000000" w:rsidRDefault="00000000" w:rsidRPr="00000000" w14:paraId="0000115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Client:</w:t>
      </w:r>
    </w:p>
    <w:p w:rsidR="00000000" w:rsidDel="00000000" w:rsidP="00000000" w:rsidRDefault="00000000" w:rsidRPr="00000000" w14:paraId="00001159">
      <w:pPr>
        <w:numPr>
          <w:ilvl w:val="0"/>
          <w:numId w:val="16"/>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the Virtual Connection.</w:t>
      </w:r>
    </w:p>
    <w:p w:rsidR="00000000" w:rsidDel="00000000" w:rsidP="00000000" w:rsidRDefault="00000000" w:rsidRPr="00000000" w14:paraId="0000115A">
      <w:pPr>
        <w:spacing w:after="24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115B">
      <w:pPr>
        <w:pStyle w:val="Heading3"/>
        <w:keepLines w:val="1"/>
        <w:spacing w:after="77" w:before="0" w:line="259" w:lineRule="auto"/>
        <w:ind w:left="0" w:firstLine="0"/>
        <w:rPr>
          <w:rFonts w:ascii="Arial" w:cs="Arial" w:eastAsia="Arial" w:hAnsi="Arial"/>
        </w:rPr>
      </w:pPr>
      <w:bookmarkStart w:colFirst="0" w:colLast="0" w:name="_heading=h.elrc49qsiunp" w:id="187"/>
      <w:bookmarkEnd w:id="187"/>
      <w:r w:rsidDel="00000000" w:rsidR="00000000" w:rsidRPr="00000000">
        <w:rPr>
          <w:rtl w:val="0"/>
        </w:rPr>
        <w:t xml:space="preserve">3.1.24 </w:t>
      </w:r>
      <w:r w:rsidDel="00000000" w:rsidR="00000000" w:rsidRPr="00000000">
        <w:rPr>
          <w:rFonts w:ascii="Arial" w:cs="Arial" w:eastAsia="Arial" w:hAnsi="Arial"/>
          <w:rtl w:val="0"/>
        </w:rPr>
        <w:t xml:space="preserve">WAKEUP - Wake up request</w:t>
      </w:r>
    </w:p>
    <w:tbl>
      <w:tblPr>
        <w:tblStyle w:val="Table3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15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5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5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5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6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6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6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6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6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65">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6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6E">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6F">
            <w:pPr>
              <w:jc w:val="center"/>
              <w:rPr>
                <w:rFonts w:ascii="Arial" w:cs="Arial" w:eastAsia="Arial" w:hAnsi="Arial"/>
              </w:rPr>
            </w:pPr>
            <w:r w:rsidDel="00000000" w:rsidR="00000000" w:rsidRPr="00000000">
              <w:rPr>
                <w:rFonts w:ascii="Arial" w:cs="Arial" w:eastAsia="Arial" w:hAnsi="Arial"/>
                <w:rtl w:val="0"/>
              </w:rPr>
              <w:t xml:space="preserve">Packet Type</w:t>
            </w:r>
          </w:p>
        </w:tc>
      </w:tr>
    </w:tbl>
    <w:p w:rsidR="00000000" w:rsidDel="00000000" w:rsidP="00000000" w:rsidRDefault="00000000" w:rsidRPr="00000000" w14:paraId="00001177">
      <w:pPr>
        <w:spacing w:after="120" w:before="120" w:line="360" w:lineRule="auto"/>
        <w:ind w:left="0" w:right="0" w:firstLine="0"/>
        <w:jc w:val="center"/>
        <w:rPr>
          <w:color w:val="000000"/>
          <w:sz w:val="20"/>
          <w:szCs w:val="20"/>
          <w:u w:val="single"/>
          <w:shd w:fill="auto" w:val="clear"/>
        </w:rPr>
      </w:pPr>
      <w:r w:rsidDel="00000000" w:rsidR="00000000" w:rsidRPr="00000000">
        <w:rPr>
          <w:color w:val="000000"/>
          <w:sz w:val="20"/>
          <w:szCs w:val="20"/>
          <w:u w:val="single"/>
          <w:shd w:fill="auto" w:val="clear"/>
          <w:rtl w:val="0"/>
        </w:rPr>
        <w:t xml:space="preserve">Table ??: WAKEUP packet</w:t>
      </w:r>
    </w:p>
    <w:p w:rsidR="00000000" w:rsidDel="00000000" w:rsidP="00000000" w:rsidRDefault="00000000" w:rsidRPr="00000000" w14:paraId="00001178">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the </w:t>
      </w:r>
      <w:hyperlink w:anchor="_heading=h.3rnmrmc">
        <w:r w:rsidDel="00000000" w:rsidR="00000000" w:rsidRPr="00000000">
          <w:rPr>
            <w:rFonts w:ascii="Arial" w:cs="Arial" w:eastAsia="Arial" w:hAnsi="Arial"/>
            <w:color w:val="1155cc"/>
            <w:u w:val="single"/>
            <w:rtl w:val="0"/>
          </w:rPr>
          <w:t xml:space="preserve">4.25 Sleeping clients</w:t>
        </w:r>
      </w:hyperlink>
      <w:r w:rsidDel="00000000" w:rsidR="00000000" w:rsidRPr="00000000">
        <w:rPr>
          <w:rFonts w:ascii="Arial" w:cs="Arial" w:eastAsia="Arial" w:hAnsi="Arial"/>
          <w:rtl w:val="0"/>
        </w:rPr>
        <w:t xml:space="preserve"> section. The client need not respond to this packet.</w:t>
      </w:r>
      <w:r w:rsidDel="00000000" w:rsidR="00000000" w:rsidRPr="00000000">
        <w:rPr>
          <w:rtl w:val="0"/>
        </w:rPr>
      </w:r>
    </w:p>
    <w:p w:rsidR="00000000" w:rsidDel="00000000" w:rsidP="00000000" w:rsidRDefault="00000000" w:rsidRPr="00000000" w14:paraId="00001179">
      <w:pPr>
        <w:pStyle w:val="Heading4"/>
        <w:ind w:left="0" w:firstLine="0"/>
        <w:rPr>
          <w:rFonts w:ascii="Arial" w:cs="Arial" w:eastAsia="Arial" w:hAnsi="Arial"/>
        </w:rPr>
      </w:pPr>
      <w:bookmarkStart w:colFirst="0" w:colLast="0" w:name="_heading=h.lrkcmnrrlwx6" w:id="188"/>
      <w:bookmarkEnd w:id="188"/>
      <w:r w:rsidDel="00000000" w:rsidR="00000000" w:rsidRPr="00000000">
        <w:rPr>
          <w:rFonts w:ascii="Arial" w:cs="Arial" w:eastAsia="Arial" w:hAnsi="Arial"/>
          <w:rtl w:val="0"/>
        </w:rPr>
        <w:t xml:space="preserve">3.1.24.1 Length &amp; Packet Type</w:t>
      </w:r>
    </w:p>
    <w:p w:rsidR="00000000" w:rsidDel="00000000" w:rsidP="00000000" w:rsidRDefault="00000000" w:rsidRPr="00000000" w14:paraId="0000117A">
      <w:pPr>
        <w:spacing w:after="174" w:before="0" w:line="248.00000000000006" w:lineRule="auto"/>
        <w:jc w:val="both"/>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54">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117B">
      <w:pPr>
        <w:pStyle w:val="Heading4"/>
        <w:keepNext w:val="0"/>
        <w:pBdr>
          <w:top w:color="auto" w:space="0" w:sz="0" w:val="none"/>
        </w:pBdr>
        <w:spacing w:after="80" w:before="280" w:lineRule="auto"/>
        <w:ind w:left="-15" w:firstLine="0"/>
        <w:rPr>
          <w:rFonts w:ascii="Arial" w:cs="Arial" w:eastAsia="Arial" w:hAnsi="Arial"/>
          <w:color w:val="000000"/>
        </w:rPr>
      </w:pPr>
      <w:bookmarkStart w:colFirst="0" w:colLast="0" w:name="_heading=h.2sa95hk6sfa3" w:id="189"/>
      <w:bookmarkEnd w:id="189"/>
      <w:r w:rsidDel="00000000" w:rsidR="00000000" w:rsidRPr="00000000">
        <w:rPr>
          <w:rtl w:val="0"/>
        </w:rPr>
        <w:t xml:space="preserve">3.1.24.2 </w:t>
      </w:r>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r w:rsidDel="00000000" w:rsidR="00000000" w:rsidRPr="00000000">
        <w:rPr>
          <w:rtl w:val="0"/>
        </w:rPr>
      </w:r>
    </w:p>
    <w:p w:rsidR="00000000" w:rsidDel="00000000" w:rsidP="00000000" w:rsidRDefault="00000000" w:rsidRPr="00000000" w14:paraId="0000117C">
      <w:pPr>
        <w:spacing w:after="240" w:before="240" w:lineRule="auto"/>
        <w:ind w:left="0" w:right="0" w:firstLine="0"/>
        <w:rPr>
          <w:rFonts w:ascii="Arial" w:cs="Arial" w:eastAsia="Arial" w:hAnsi="Arial"/>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17D">
      <w:pPr>
        <w:pStyle w:val="Heading3"/>
        <w:ind w:left="0" w:firstLine="0"/>
        <w:rPr>
          <w:rFonts w:ascii="Arial" w:cs="Arial" w:eastAsia="Arial" w:hAnsi="Arial"/>
        </w:rPr>
      </w:pPr>
      <w:bookmarkStart w:colFirst="0" w:colLast="0" w:name="_heading=h.1e03kqp" w:id="190"/>
      <w:bookmarkEnd w:id="190"/>
      <w:r w:rsidDel="00000000" w:rsidR="00000000" w:rsidRPr="00000000">
        <w:rPr>
          <w:rtl w:val="0"/>
        </w:rPr>
        <w:t xml:space="preserve">3.1.25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7E">
      <w:pPr>
        <w:spacing w:after="9" w:lineRule="auto"/>
        <w:ind w:left="-5" w:right="990" w:firstLine="0"/>
        <w:rPr>
          <w:rFonts w:ascii="Arial" w:cs="Arial" w:eastAsia="Arial" w:hAnsi="Arial"/>
        </w:rPr>
      </w:pPr>
      <w:r w:rsidDel="00000000" w:rsidR="00000000" w:rsidRPr="00000000">
        <w:rPr>
          <w:rtl w:val="0"/>
        </w:rPr>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7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8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8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8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8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8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8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8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8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88">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8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91">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9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9A">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9B">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A3">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A4">
            <w:pPr>
              <w:jc w:val="center"/>
              <w:rPr>
                <w:rFonts w:ascii="Arial" w:cs="Arial" w:eastAsia="Arial" w:hAnsi="Arial"/>
              </w:rPr>
            </w:pPr>
            <w:sdt>
              <w:sdtPr>
                <w:tag w:val="goog_rdk_105"/>
              </w:sdtPr>
              <w:sdtContent>
                <w:commentRangeStart w:id="73"/>
              </w:sdtContent>
            </w:sdt>
            <w:sdt>
              <w:sdtPr>
                <w:tag w:val="goog_rdk_106"/>
              </w:sdtPr>
              <w:sdtContent>
                <w:commentRangeStart w:id="74"/>
              </w:sdtContent>
            </w:sdt>
            <w:sdt>
              <w:sdtPr>
                <w:tag w:val="goog_rdk_107"/>
              </w:sdtPr>
              <w:sdtContent>
                <w:commentRangeStart w:id="75"/>
              </w:sdtContent>
            </w:sdt>
            <w:r w:rsidDel="00000000" w:rsidR="00000000" w:rsidRPr="00000000">
              <w:rPr>
                <w:rFonts w:ascii="Arial" w:cs="Arial" w:eastAsia="Arial" w:hAnsi="Arial"/>
                <w:rtl w:val="0"/>
              </w:rPr>
              <w:t xml:space="preserve">Wireless Node Id</w:t>
            </w:r>
            <w:commentRangeEnd w:id="73"/>
            <w:r w:rsidDel="00000000" w:rsidR="00000000" w:rsidRPr="00000000">
              <w:commentReference w:id="73"/>
            </w:r>
            <w:commentRangeEnd w:id="74"/>
            <w:r w:rsidDel="00000000" w:rsidR="00000000" w:rsidRPr="00000000">
              <w:commentReference w:id="74"/>
            </w:r>
            <w:commentRangeEnd w:id="75"/>
            <w:r w:rsidDel="00000000" w:rsidR="00000000" w:rsidRPr="00000000">
              <w:commentReference w:id="75"/>
            </w:r>
            <w:r w:rsidDel="00000000" w:rsidR="00000000" w:rsidRPr="00000000">
              <w:rPr>
                <w:rtl w:val="0"/>
              </w:rPr>
            </w:r>
          </w:p>
        </w:tc>
      </w:tr>
      <w:tr>
        <w:trPr>
          <w:cantSplit w:val="0"/>
          <w:tblHeader w:val="0"/>
        </w:trPr>
        <w:tc>
          <w:tcPr/>
          <w:p w:rsidR="00000000" w:rsidDel="00000000" w:rsidP="00000000" w:rsidRDefault="00000000" w:rsidRPr="00000000" w14:paraId="000011AC">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AD">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B6">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Packets it receives on the</w:t>
      </w:r>
      <w:sdt>
        <w:sdtPr>
          <w:tag w:val="goog_rdk_108"/>
        </w:sdtPr>
        <w:sdtContent>
          <w:commentRangeStart w:id="76"/>
        </w:sdtContent>
      </w:sdt>
      <w:r w:rsidDel="00000000" w:rsidR="00000000" w:rsidRPr="00000000">
        <w:rPr>
          <w:rFonts w:ascii="Arial" w:cs="Arial" w:eastAsia="Arial" w:hAnsi="Arial"/>
          <w:rtl w:val="0"/>
        </w:rPr>
        <w:t xml:space="preserve"> wireless side </w:t>
      </w:r>
      <w:commentRangeEnd w:id="76"/>
      <w:r w:rsidDel="00000000" w:rsidR="00000000" w:rsidRPr="00000000">
        <w:commentReference w:id="76"/>
      </w:r>
      <w:r w:rsidDel="00000000" w:rsidR="00000000" w:rsidRPr="00000000">
        <w:rPr>
          <w:rFonts w:ascii="Arial" w:cs="Arial" w:eastAsia="Arial" w:hAnsi="Arial"/>
          <w:rtl w:val="0"/>
        </w:rPr>
        <w:t xml:space="preserve">and forwards them unchanged to the gateway; in the opposite direction, it decapsulates the</w:t>
      </w:r>
      <w:r w:rsidDel="00000000" w:rsidR="00000000" w:rsidRPr="00000000">
        <w:rPr>
          <w:rFonts w:ascii="Arial" w:cs="Arial" w:eastAsia="Arial" w:hAnsi="Arial"/>
          <w:rtl w:val="0"/>
        </w:rPr>
        <w:t xml:space="preserve"> Packets</w:t>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B7">
      <w:pPr>
        <w:pStyle w:val="Heading4"/>
        <w:ind w:left="0" w:right="4" w:firstLine="0"/>
        <w:rPr>
          <w:rFonts w:ascii="Arial" w:cs="Arial" w:eastAsia="Arial" w:hAnsi="Arial"/>
        </w:rPr>
      </w:pPr>
      <w:bookmarkStart w:colFirst="0" w:colLast="0" w:name="_heading=h.3xzr3ei" w:id="191"/>
      <w:bookmarkEnd w:id="191"/>
      <w:r w:rsidDel="00000000" w:rsidR="00000000" w:rsidRPr="00000000">
        <w:rPr>
          <w:rFonts w:ascii="Arial" w:cs="Arial" w:eastAsia="Arial" w:hAnsi="Arial"/>
          <w:rtl w:val="0"/>
        </w:rPr>
        <w:t xml:space="preserve">3.1.25.1 Length</w:t>
      </w:r>
    </w:p>
    <w:p w:rsidR="00000000" w:rsidDel="00000000" w:rsidP="00000000" w:rsidRDefault="00000000" w:rsidRPr="00000000" w14:paraId="000011B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B9">
      <w:pPr>
        <w:pStyle w:val="Heading4"/>
        <w:ind w:left="0" w:right="4" w:firstLine="0"/>
        <w:rPr>
          <w:rFonts w:ascii="Arial" w:cs="Arial" w:eastAsia="Arial" w:hAnsi="Arial"/>
        </w:rPr>
      </w:pPr>
      <w:bookmarkStart w:colFirst="0" w:colLast="0" w:name="_heading=h.2d51dmb" w:id="192"/>
      <w:bookmarkEnd w:id="192"/>
      <w:r w:rsidDel="00000000" w:rsidR="00000000" w:rsidRPr="00000000">
        <w:rPr>
          <w:rFonts w:ascii="Arial" w:cs="Arial" w:eastAsia="Arial" w:hAnsi="Arial"/>
          <w:rtl w:val="0"/>
        </w:rPr>
        <w:t xml:space="preserve">3.1.25.2 Packet Type</w:t>
      </w:r>
    </w:p>
    <w:p w:rsidR="00000000" w:rsidDel="00000000" w:rsidP="00000000" w:rsidRDefault="00000000" w:rsidRPr="00000000" w14:paraId="000011B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BB">
      <w:pPr>
        <w:pStyle w:val="Heading4"/>
        <w:ind w:left="0" w:right="4" w:firstLine="0"/>
        <w:rPr>
          <w:rFonts w:ascii="Arial" w:cs="Arial" w:eastAsia="Arial" w:hAnsi="Arial"/>
        </w:rPr>
      </w:pPr>
      <w:bookmarkStart w:colFirst="0" w:colLast="0" w:name="_heading=h.sabnu4" w:id="193"/>
      <w:bookmarkEnd w:id="193"/>
      <w:r w:rsidDel="00000000" w:rsidR="00000000" w:rsidRPr="00000000">
        <w:rPr>
          <w:rFonts w:ascii="Arial" w:cs="Arial" w:eastAsia="Arial" w:hAnsi="Arial"/>
          <w:rtl w:val="0"/>
        </w:rPr>
        <w:t xml:space="preserve">3.1.25.3 Ctrl</w:t>
      </w:r>
    </w:p>
    <w:p w:rsidR="00000000" w:rsidDel="00000000" w:rsidP="00000000" w:rsidRDefault="00000000" w:rsidRPr="00000000" w14:paraId="000011B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40"/>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D">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E">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F">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0">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1">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2">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3">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4">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5">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6">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7">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CD">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CE">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0">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1">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4">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5">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6">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7">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8">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DA">
      <w:pPr>
        <w:pStyle w:val="Heading4"/>
        <w:ind w:left="0" w:right="4" w:firstLine="0"/>
        <w:rPr>
          <w:rFonts w:ascii="Arial" w:cs="Arial" w:eastAsia="Arial" w:hAnsi="Arial"/>
        </w:rPr>
      </w:pPr>
      <w:bookmarkStart w:colFirst="0" w:colLast="0" w:name="_heading=h.3c9z6hx" w:id="194"/>
      <w:bookmarkEnd w:id="194"/>
      <w:r w:rsidDel="00000000" w:rsidR="00000000" w:rsidRPr="00000000">
        <w:rPr>
          <w:rFonts w:ascii="Arial" w:cs="Arial" w:eastAsia="Arial" w:hAnsi="Arial"/>
          <w:rtl w:val="0"/>
        </w:rPr>
        <w:t xml:space="preserve">3.1.25.4 Radius</w:t>
      </w:r>
    </w:p>
    <w:p w:rsidR="00000000" w:rsidDel="00000000" w:rsidP="00000000" w:rsidRDefault="00000000" w:rsidRPr="00000000" w14:paraId="000011DB">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DC">
      <w:pPr>
        <w:pStyle w:val="Heading4"/>
        <w:ind w:left="0" w:right="4" w:firstLine="0"/>
        <w:rPr>
          <w:rFonts w:ascii="Arial" w:cs="Arial" w:eastAsia="Arial" w:hAnsi="Arial"/>
        </w:rPr>
      </w:pPr>
      <w:bookmarkStart w:colFirst="0" w:colLast="0" w:name="_heading=h.1rf9gpq" w:id="195"/>
      <w:bookmarkEnd w:id="195"/>
      <w:r w:rsidDel="00000000" w:rsidR="00000000" w:rsidRPr="00000000">
        <w:rPr>
          <w:rFonts w:ascii="Arial" w:cs="Arial" w:eastAsia="Arial" w:hAnsi="Arial"/>
          <w:rtl w:val="0"/>
        </w:rPr>
        <w:t xml:space="preserve">3.1.25.5 Wireless Node Id</w:t>
      </w:r>
    </w:p>
    <w:p w:rsidR="00000000" w:rsidDel="00000000" w:rsidP="00000000" w:rsidRDefault="00000000" w:rsidRPr="00000000" w14:paraId="000011D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DE">
      <w:pPr>
        <w:pStyle w:val="Heading4"/>
        <w:ind w:left="0" w:right="4" w:firstLine="0"/>
        <w:rPr>
          <w:rFonts w:ascii="Arial" w:cs="Arial" w:eastAsia="Arial" w:hAnsi="Arial"/>
        </w:rPr>
      </w:pPr>
      <w:bookmarkStart w:colFirst="0" w:colLast="0" w:name="_heading=h.4bewzdj" w:id="196"/>
      <w:bookmarkEnd w:id="196"/>
      <w:r w:rsidDel="00000000" w:rsidR="00000000" w:rsidRPr="00000000">
        <w:rPr>
          <w:rFonts w:ascii="Arial" w:cs="Arial" w:eastAsia="Arial" w:hAnsi="Arial"/>
          <w:rtl w:val="0"/>
        </w:rPr>
        <w:t xml:space="preserve">3.1.25.6 MQTT SN Packet</w:t>
      </w:r>
    </w:p>
    <w:p w:rsidR="00000000" w:rsidDel="00000000" w:rsidP="00000000" w:rsidRDefault="00000000" w:rsidRPr="00000000" w14:paraId="000011DF">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E0">
      <w:pPr>
        <w:pStyle w:val="Heading3"/>
        <w:ind w:left="0" w:firstLine="0"/>
        <w:rPr/>
      </w:pPr>
      <w:bookmarkStart w:colFirst="0" w:colLast="0" w:name="_heading=h.15cqrsoyxc87" w:id="197"/>
      <w:bookmarkEnd w:id="197"/>
      <w:r w:rsidDel="00000000" w:rsidR="00000000" w:rsidRPr="00000000">
        <w:rPr>
          <w:rtl w:val="0"/>
        </w:rPr>
        <w:t xml:space="preserve">3.1.26 Protection Encapsulation</w:t>
      </w:r>
    </w:p>
    <w:p w:rsidR="00000000" w:rsidDel="00000000" w:rsidP="00000000" w:rsidRDefault="00000000" w:rsidRPr="00000000" w14:paraId="000011E1">
      <w:pPr>
        <w:pStyle w:val="Heading3"/>
        <w:keepLines w:val="1"/>
        <w:spacing w:after="77" w:before="0" w:line="259" w:lineRule="auto"/>
        <w:ind w:left="1440" w:firstLine="0"/>
        <w:rPr/>
      </w:pPr>
      <w:bookmarkStart w:colFirst="0" w:colLast="0" w:name="_heading=h.efvs1al4eeri" w:id="198"/>
      <w:bookmarkEnd w:id="198"/>
      <w:r w:rsidDel="00000000" w:rsidR="00000000" w:rsidRPr="00000000">
        <w:rPr>
          <w:rtl w:val="0"/>
        </w:rPr>
      </w:r>
    </w:p>
    <w:tbl>
      <w:tblPr>
        <w:tblStyle w:val="Table41"/>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E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E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E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E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E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E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E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E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E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EF">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F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FC">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F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209">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20A">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217">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21E">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221">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223">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22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22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22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F">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230">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231">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23D">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23E">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24A">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24B">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257">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258">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264">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265">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271">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272">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7E">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7F">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8B">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8C">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109"/>
        </w:sdtPr>
        <w:sdtContent>
          <w:commentRangeStart w:id="77"/>
        </w:sdtContent>
      </w:sdt>
      <w:sdt>
        <w:sdtPr>
          <w:tag w:val="goog_rdk_110"/>
        </w:sdtPr>
        <w:sdtContent>
          <w:commentRangeStart w:id="78"/>
        </w:sdtContent>
      </w:sdt>
      <w:r w:rsidDel="00000000" w:rsidR="00000000" w:rsidRPr="00000000">
        <w:rPr>
          <w:rFonts w:ascii="Arial" w:cs="Arial" w:eastAsia="Arial" w:hAnsi="Arial"/>
          <w:rtl w:val="0"/>
        </w:rPr>
        <w:t xml:space="preserve"> packet is protected</w:t>
      </w:r>
      <w:commentRangeEnd w:id="77"/>
      <w:r w:rsidDel="00000000" w:rsidR="00000000" w:rsidRPr="00000000">
        <w:commentReference w:id="77"/>
      </w:r>
      <w:commentRangeEnd w:id="78"/>
      <w:r w:rsidDel="00000000" w:rsidR="00000000" w:rsidRPr="00000000">
        <w:commentReference w:id="78"/>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8D">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8E">
      <w:pPr>
        <w:spacing w:after="9" w:lineRule="auto"/>
        <w:ind w:left="-5" w:right="4" w:firstLine="0"/>
        <w:rPr>
          <w:rFonts w:ascii="Arial" w:cs="Arial" w:eastAsia="Arial" w:hAnsi="Arial"/>
        </w:rPr>
      </w:pPr>
      <w:sdt>
        <w:sdtPr>
          <w:tag w:val="goog_rdk_111"/>
        </w:sdtPr>
        <w:sdtContent>
          <w:commentRangeStart w:id="79"/>
        </w:sdtContent>
      </w:sdt>
      <w:sdt>
        <w:sdtPr>
          <w:tag w:val="goog_rdk_112"/>
        </w:sdtPr>
        <w:sdtContent>
          <w:commentRangeStart w:id="80"/>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79"/>
      <w:r w:rsidDel="00000000" w:rsidR="00000000" w:rsidRPr="00000000">
        <w:commentReference w:id="79"/>
      </w:r>
      <w:commentRangeEnd w:id="80"/>
      <w:r w:rsidDel="00000000" w:rsidR="00000000" w:rsidRPr="00000000">
        <w:commentReference w:id="80"/>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8F">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90">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91">
      <w:pPr>
        <w:spacing w:after="9" w:lineRule="auto"/>
        <w:ind w:left="-5" w:right="4" w:firstLine="0"/>
        <w:rPr>
          <w:rFonts w:ascii="Arial" w:cs="Arial" w:eastAsia="Arial" w:hAnsi="Arial"/>
          <w:b w:val="1"/>
        </w:rPr>
      </w:pPr>
      <w:sdt>
        <w:sdtPr>
          <w:tag w:val="goog_rdk_113"/>
        </w:sdtPr>
        <w:sdtContent>
          <w:commentRangeStart w:id="81"/>
        </w:sdtContent>
      </w:sdt>
      <w:sdt>
        <w:sdtPr>
          <w:tag w:val="goog_rdk_114"/>
        </w:sdtPr>
        <w:sdtContent>
          <w:commentRangeStart w:id="82"/>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92">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93">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94">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95">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81"/>
      <w:r w:rsidDel="00000000" w:rsidR="00000000" w:rsidRPr="00000000">
        <w:commentReference w:id="81"/>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1296">
      <w:pPr>
        <w:pStyle w:val="Heading4"/>
        <w:ind w:left="0" w:right="4" w:firstLine="0"/>
        <w:rPr>
          <w:rFonts w:ascii="Arial" w:cs="Arial" w:eastAsia="Arial" w:hAnsi="Arial"/>
        </w:rPr>
      </w:pPr>
      <w:bookmarkStart w:colFirst="0" w:colLast="0" w:name="_heading=h.j9tutdzg8gdj" w:id="199"/>
      <w:bookmarkEnd w:id="199"/>
      <w:r w:rsidDel="00000000" w:rsidR="00000000" w:rsidRPr="00000000">
        <w:rPr>
          <w:rFonts w:ascii="Arial" w:cs="Arial" w:eastAsia="Arial" w:hAnsi="Arial"/>
          <w:rtl w:val="0"/>
        </w:rPr>
        <w:t xml:space="preserve">3.1.26.1 Length</w:t>
      </w:r>
    </w:p>
    <w:p w:rsidR="00000000" w:rsidDel="00000000" w:rsidP="00000000" w:rsidRDefault="00000000" w:rsidRPr="00000000" w14:paraId="0000129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98">
      <w:pPr>
        <w:pStyle w:val="Heading4"/>
        <w:ind w:left="0" w:right="4" w:firstLine="0"/>
        <w:rPr>
          <w:rFonts w:ascii="Arial" w:cs="Arial" w:eastAsia="Arial" w:hAnsi="Arial"/>
        </w:rPr>
      </w:pPr>
      <w:bookmarkStart w:colFirst="0" w:colLast="0" w:name="_heading=h.8duggxbcbw2" w:id="200"/>
      <w:bookmarkEnd w:id="200"/>
      <w:r w:rsidDel="00000000" w:rsidR="00000000" w:rsidRPr="00000000">
        <w:rPr>
          <w:rFonts w:ascii="Arial" w:cs="Arial" w:eastAsia="Arial" w:hAnsi="Arial"/>
          <w:rtl w:val="0"/>
        </w:rPr>
        <w:t xml:space="preserve">3.1.26.2 Packet Type</w:t>
      </w:r>
    </w:p>
    <w:p w:rsidR="00000000" w:rsidDel="00000000" w:rsidP="00000000" w:rsidRDefault="00000000" w:rsidRPr="00000000" w14:paraId="0000129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9A">
      <w:pPr>
        <w:pStyle w:val="Heading4"/>
        <w:ind w:left="0" w:right="4" w:firstLine="0"/>
        <w:rPr>
          <w:rFonts w:ascii="Arial" w:cs="Arial" w:eastAsia="Arial" w:hAnsi="Arial"/>
        </w:rPr>
      </w:pPr>
      <w:bookmarkStart w:colFirst="0" w:colLast="0" w:name="_heading=h.g1mmf1c4lvqh" w:id="201"/>
      <w:bookmarkEnd w:id="201"/>
      <w:r w:rsidDel="00000000" w:rsidR="00000000" w:rsidRPr="00000000">
        <w:rPr>
          <w:rFonts w:ascii="Arial" w:cs="Arial" w:eastAsia="Arial" w:hAnsi="Arial"/>
          <w:rtl w:val="0"/>
        </w:rPr>
        <w:t xml:space="preserve">3.1.26.3 Protection Flags</w:t>
      </w:r>
    </w:p>
    <w:p w:rsidR="00000000" w:rsidDel="00000000" w:rsidP="00000000" w:rsidRDefault="00000000" w:rsidRPr="00000000" w14:paraId="0000129B">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9C">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9D">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9E">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9F">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A0">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A1">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A2">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A3">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A4">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A5">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A6">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A7">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A8">
      <w:pPr>
        <w:numPr>
          <w:ilvl w:val="0"/>
          <w:numId w:val="25"/>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A9">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AA">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AB">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AC">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AD">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AE">
      <w:pPr>
        <w:numPr>
          <w:ilvl w:val="0"/>
          <w:numId w:val="57"/>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AF">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B0">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B1">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B2">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B3">
      <w:pPr>
        <w:pStyle w:val="Heading4"/>
        <w:ind w:left="0" w:right="4" w:firstLine="0"/>
        <w:rPr>
          <w:rFonts w:ascii="Arial" w:cs="Arial" w:eastAsia="Arial" w:hAnsi="Arial"/>
        </w:rPr>
      </w:pPr>
      <w:bookmarkStart w:colFirst="0" w:colLast="0" w:name="_heading=h.m1zk7agco355" w:id="202"/>
      <w:bookmarkEnd w:id="202"/>
      <w:r w:rsidDel="00000000" w:rsidR="00000000" w:rsidRPr="00000000">
        <w:rPr>
          <w:rFonts w:ascii="Arial" w:cs="Arial" w:eastAsia="Arial" w:hAnsi="Arial"/>
          <w:rtl w:val="0"/>
        </w:rPr>
        <w:t xml:space="preserve">3.1.26.4 Protection Scheme</w:t>
      </w:r>
    </w:p>
    <w:p w:rsidR="00000000" w:rsidDel="00000000" w:rsidP="00000000" w:rsidRDefault="00000000" w:rsidRPr="00000000" w14:paraId="000012B4">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B5">
      <w:pPr>
        <w:spacing w:after="307" w:lineRule="auto"/>
        <w:ind w:left="-15" w:right="4" w:firstLine="0"/>
        <w:rPr>
          <w:rFonts w:ascii="Arial" w:cs="Arial" w:eastAsia="Arial" w:hAnsi="Arial"/>
        </w:rPr>
      </w:pPr>
      <w:r w:rsidDel="00000000" w:rsidR="00000000" w:rsidRPr="00000000">
        <w:rPr>
          <w:rtl w:val="0"/>
        </w:rPr>
      </w:r>
    </w:p>
    <w:tbl>
      <w:tblPr>
        <w:tblStyle w:val="Table42"/>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6">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7">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8">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9">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A">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B">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C">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0">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1">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3">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5">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6">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A">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B">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F">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0">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4">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5">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6">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8">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9">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A">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E">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F">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3">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4">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8">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9">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D">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E">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2">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3">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7">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8">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C">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D">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1">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2">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6">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7">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B">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C">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0">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1">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2">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3">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4">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5">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6">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31A">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1B">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31C">
      <w:pPr>
        <w:numPr>
          <w:ilvl w:val="0"/>
          <w:numId w:val="17"/>
        </w:numPr>
        <w:spacing w:after="0" w:before="0" w:lineRule="auto"/>
        <w:ind w:left="720" w:hanging="360"/>
        <w:rPr>
          <w:rFonts w:ascii="Arial" w:cs="Arial" w:eastAsia="Arial" w:hAnsi="Arial"/>
          <w:u w:val="none"/>
        </w:rPr>
      </w:pPr>
      <w:sdt>
        <w:sdtPr>
          <w:tag w:val="goog_rdk_115"/>
        </w:sdtPr>
        <w:sdtContent>
          <w:commentRangeStart w:id="83"/>
        </w:sdtContent>
      </w:sdt>
      <w:r w:rsidDel="00000000" w:rsidR="00000000" w:rsidRPr="00000000">
        <w:rPr>
          <w:rFonts w:ascii="Arial" w:cs="Arial" w:eastAsia="Arial" w:hAnsi="Arial"/>
          <w:color w:val="222222"/>
          <w:rtl w:val="0"/>
        </w:rPr>
        <w:t xml:space="preserve">Reference </w:t>
      </w:r>
      <w:hyperlink r:id="rId55">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31D">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6">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31E">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7">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58">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31F">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59">
        <w:r w:rsidDel="00000000" w:rsidR="00000000" w:rsidRPr="00000000">
          <w:rPr>
            <w:rFonts w:ascii="Arial" w:cs="Arial" w:eastAsia="Arial" w:hAnsi="Arial"/>
            <w:rtl w:val="0"/>
          </w:rPr>
          <w:t xml:space="preserve"> </w:t>
        </w:r>
      </w:hyperlink>
      <w:hyperlink r:id="rId60">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61">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320">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321">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322">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323">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324">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1325">
      <w:pPr>
        <w:pStyle w:val="Heading4"/>
        <w:ind w:left="0" w:right="4" w:firstLine="0"/>
        <w:rPr>
          <w:rFonts w:ascii="Roboto" w:cs="Roboto" w:eastAsia="Roboto" w:hAnsi="Roboto"/>
          <w:b w:val="1"/>
          <w:color w:val="222222"/>
          <w:sz w:val="24"/>
          <w:szCs w:val="24"/>
          <w:u w:val="single"/>
        </w:rPr>
      </w:pPr>
      <w:bookmarkStart w:colFirst="0" w:colLast="0" w:name="_heading=h.jo2d2fngx6hj" w:id="203"/>
      <w:bookmarkEnd w:id="203"/>
      <w:r w:rsidDel="00000000" w:rsidR="00000000" w:rsidRPr="00000000">
        <w:rPr>
          <w:rFonts w:ascii="Arial" w:cs="Arial" w:eastAsia="Arial" w:hAnsi="Arial"/>
          <w:rtl w:val="0"/>
        </w:rPr>
        <w:t xml:space="preserve">3.1.26.5 Sender Identifier</w:t>
      </w:r>
      <w:r w:rsidDel="00000000" w:rsidR="00000000" w:rsidRPr="00000000">
        <w:rPr>
          <w:rtl w:val="0"/>
        </w:rPr>
      </w:r>
    </w:p>
    <w:p w:rsidR="00000000" w:rsidDel="00000000" w:rsidP="00000000" w:rsidRDefault="00000000" w:rsidRPr="00000000" w14:paraId="00001326">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327">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28">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29">
      <w:pPr>
        <w:numPr>
          <w:ilvl w:val="0"/>
          <w:numId w:val="67"/>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32A">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2B">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2C">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32D">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32E">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32F">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30">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331">
      <w:pPr>
        <w:spacing w:after="0" w:before="0" w:lineRule="auto"/>
        <w:ind w:left="720" w:firstLine="0"/>
        <w:rPr>
          <w:rFonts w:ascii="Arial" w:cs="Arial" w:eastAsia="Arial" w:hAnsi="Arial"/>
          <w:b w:val="1"/>
          <w:i w:val="1"/>
          <w:color w:val="222222"/>
          <w:u w:val="single"/>
          <w:shd w:fill="fff2cc" w:val="clear"/>
        </w:rPr>
      </w:pPr>
      <w:sdt>
        <w:sdtPr>
          <w:tag w:val="goog_rdk_116"/>
        </w:sdtPr>
        <w:sdtContent>
          <w:commentRangeStart w:id="84"/>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332">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333">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334">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335">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1336">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337">
      <w:pPr>
        <w:pStyle w:val="Heading4"/>
        <w:ind w:left="0" w:right="4" w:firstLine="0"/>
        <w:rPr>
          <w:rFonts w:ascii="Arial" w:cs="Arial" w:eastAsia="Arial" w:hAnsi="Arial"/>
        </w:rPr>
      </w:pPr>
      <w:bookmarkStart w:colFirst="0" w:colLast="0" w:name="_heading=h.vjl219ghlhvi" w:id="204"/>
      <w:bookmarkEnd w:id="204"/>
      <w:r w:rsidDel="00000000" w:rsidR="00000000" w:rsidRPr="00000000">
        <w:rPr>
          <w:rFonts w:ascii="Arial" w:cs="Arial" w:eastAsia="Arial" w:hAnsi="Arial"/>
          <w:rtl w:val="0"/>
        </w:rPr>
        <w:t xml:space="preserve">3.1.26.6 Random</w:t>
      </w:r>
    </w:p>
    <w:p w:rsidR="00000000" w:rsidDel="00000000" w:rsidP="00000000" w:rsidRDefault="00000000" w:rsidRPr="00000000" w14:paraId="00001338">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339">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3A">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3B">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w:t>
      </w:r>
      <w:sdt>
        <w:sdtPr>
          <w:tag w:val="goog_rdk_117"/>
        </w:sdtPr>
        <w:sdtContent>
          <w:del w:author="davide.lenzarini@u-blox.com" w:id="17" w:date="2024-07-27T08:23:20Z">
            <w:r w:rsidDel="00000000" w:rsidR="00000000" w:rsidRPr="00000000">
              <w:rPr>
                <w:rFonts w:ascii="Arial" w:cs="Arial" w:eastAsia="Arial" w:hAnsi="Arial"/>
                <w:i w:val="1"/>
                <w:color w:val="222222"/>
                <w:shd w:fill="fff2cc" w:val="clear"/>
                <w:rtl w:val="0"/>
              </w:rPr>
              <w:delText xml:space="preserve"> </w:delText>
            </w:r>
          </w:del>
        </w:sdtContent>
      </w:sdt>
      <w:r w:rsidDel="00000000" w:rsidR="00000000" w:rsidRPr="00000000">
        <w:rPr>
          <w:rFonts w:ascii="Arial" w:cs="Arial" w:eastAsia="Arial" w:hAnsi="Arial"/>
          <w:i w:val="1"/>
          <w:color w:val="222222"/>
          <w:shd w:fill="fff2cc" w:val="clear"/>
          <w:rtl w:val="0"/>
        </w:rPr>
        <w:t xml:space="preserve">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62">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63">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33C">
      <w:pPr>
        <w:pStyle w:val="Heading4"/>
        <w:ind w:left="0" w:right="4" w:firstLine="0"/>
        <w:rPr>
          <w:rFonts w:ascii="Arial" w:cs="Arial" w:eastAsia="Arial" w:hAnsi="Arial"/>
        </w:rPr>
      </w:pPr>
      <w:bookmarkStart w:colFirst="0" w:colLast="0" w:name="_heading=h.q30yx1mc4rc1" w:id="205"/>
      <w:bookmarkEnd w:id="205"/>
      <w:r w:rsidDel="00000000" w:rsidR="00000000" w:rsidRPr="00000000">
        <w:rPr>
          <w:rFonts w:ascii="Arial" w:cs="Arial" w:eastAsia="Arial" w:hAnsi="Arial"/>
          <w:rtl w:val="0"/>
        </w:rPr>
        <w:t xml:space="preserve">3.1.26.7 Crypto Material</w:t>
      </w:r>
    </w:p>
    <w:p w:rsidR="00000000" w:rsidDel="00000000" w:rsidP="00000000" w:rsidRDefault="00000000" w:rsidRPr="00000000" w14:paraId="0000133D">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33E">
      <w:pPr>
        <w:pStyle w:val="Heading4"/>
        <w:ind w:left="0" w:right="4" w:firstLine="0"/>
        <w:rPr>
          <w:rFonts w:ascii="Roboto" w:cs="Roboto" w:eastAsia="Roboto" w:hAnsi="Roboto"/>
          <w:color w:val="222222"/>
          <w:sz w:val="24"/>
          <w:szCs w:val="24"/>
          <w:highlight w:val="white"/>
        </w:rPr>
      </w:pPr>
      <w:bookmarkStart w:colFirst="0" w:colLast="0" w:name="_heading=h.3y6o9vhqakro" w:id="206"/>
      <w:bookmarkEnd w:id="206"/>
      <w:r w:rsidDel="00000000" w:rsidR="00000000" w:rsidRPr="00000000">
        <w:rPr>
          <w:rFonts w:ascii="Arial" w:cs="Arial" w:eastAsia="Arial" w:hAnsi="Arial"/>
          <w:rtl w:val="0"/>
        </w:rPr>
        <w:t xml:space="preserve">3.1.26.8 Monotonic Counter</w:t>
      </w:r>
      <w:r w:rsidDel="00000000" w:rsidR="00000000" w:rsidRPr="00000000">
        <w:rPr>
          <w:rtl w:val="0"/>
        </w:rPr>
      </w:r>
    </w:p>
    <w:p w:rsidR="00000000" w:rsidDel="00000000" w:rsidP="00000000" w:rsidRDefault="00000000" w:rsidRPr="00000000" w14:paraId="0000133F">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340">
      <w:pPr>
        <w:pStyle w:val="Heading4"/>
        <w:ind w:left="0" w:right="4" w:firstLine="0"/>
        <w:rPr>
          <w:rFonts w:ascii="Arial" w:cs="Arial" w:eastAsia="Arial" w:hAnsi="Arial"/>
          <w:color w:val="222222"/>
          <w:sz w:val="22"/>
          <w:szCs w:val="22"/>
          <w:highlight w:val="white"/>
        </w:rPr>
      </w:pPr>
      <w:bookmarkStart w:colFirst="0" w:colLast="0" w:name="_heading=h.dovnwl46a7is" w:id="207"/>
      <w:bookmarkEnd w:id="207"/>
      <w:r w:rsidDel="00000000" w:rsidR="00000000" w:rsidRPr="00000000">
        <w:rPr>
          <w:rFonts w:ascii="Arial" w:cs="Arial" w:eastAsia="Arial" w:hAnsi="Arial"/>
          <w:rtl w:val="0"/>
        </w:rPr>
        <w:t xml:space="preserve">3.1.26.9 Protected MQTT-SN Packet</w:t>
      </w:r>
      <w:r w:rsidDel="00000000" w:rsidR="00000000" w:rsidRPr="00000000">
        <w:rPr>
          <w:rtl w:val="0"/>
        </w:rPr>
      </w:r>
    </w:p>
    <w:p w:rsidR="00000000" w:rsidDel="00000000" w:rsidP="00000000" w:rsidRDefault="00000000" w:rsidRPr="00000000" w14:paraId="00001341">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42">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343">
      <w:pPr>
        <w:pStyle w:val="Heading4"/>
        <w:ind w:left="0" w:right="4" w:firstLine="0"/>
        <w:rPr>
          <w:rFonts w:ascii="Arial" w:cs="Arial" w:eastAsia="Arial" w:hAnsi="Arial"/>
        </w:rPr>
      </w:pPr>
      <w:bookmarkStart w:colFirst="0" w:colLast="0" w:name="_heading=h.j75p96o6vesm" w:id="208"/>
      <w:bookmarkEnd w:id="208"/>
      <w:r w:rsidDel="00000000" w:rsidR="00000000" w:rsidRPr="00000000">
        <w:rPr>
          <w:rFonts w:ascii="Arial" w:cs="Arial" w:eastAsia="Arial" w:hAnsi="Arial"/>
          <w:rtl w:val="0"/>
        </w:rPr>
        <w:t xml:space="preserve">3.1.26.10 Authentication Tag</w:t>
      </w:r>
    </w:p>
    <w:p w:rsidR="00000000" w:rsidDel="00000000" w:rsidP="00000000" w:rsidRDefault="00000000" w:rsidRPr="00000000" w14:paraId="00001344">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345">
      <w:pPr>
        <w:pStyle w:val="Heading1"/>
        <w:ind w:left="0" w:firstLine="0"/>
        <w:rPr>
          <w:rFonts w:ascii="Arial" w:cs="Arial" w:eastAsia="Arial" w:hAnsi="Arial"/>
        </w:rPr>
      </w:pPr>
      <w:bookmarkStart w:colFirst="0" w:colLast="0" w:name="_heading=h.2qk79lc" w:id="209"/>
      <w:bookmarkEnd w:id="209"/>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346">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347">
      <w:pPr>
        <w:pStyle w:val="Heading2"/>
        <w:keepLines w:val="1"/>
        <w:spacing w:after="64" w:before="0" w:line="259" w:lineRule="auto"/>
        <w:ind w:left="0" w:firstLine="0"/>
        <w:rPr>
          <w:rFonts w:ascii="Arial" w:cs="Arial" w:eastAsia="Arial" w:hAnsi="Arial"/>
        </w:rPr>
      </w:pPr>
      <w:bookmarkStart w:colFirst="0" w:colLast="0" w:name="_heading=h.21od6so" w:id="210"/>
      <w:bookmarkEnd w:id="210"/>
      <w:r w:rsidDel="00000000" w:rsidR="00000000" w:rsidRPr="00000000">
        <w:rPr>
          <w:rFonts w:ascii="Arial" w:cs="Arial" w:eastAsia="Arial" w:hAnsi="Arial"/>
          <w:rtl w:val="0"/>
        </w:rPr>
        <w:t xml:space="preserve">4.1 </w:t>
      </w:r>
      <w:sdt>
        <w:sdtPr>
          <w:tag w:val="goog_rdk_118"/>
        </w:sdtPr>
        <w:sdtContent>
          <w:commentRangeStart w:id="85"/>
        </w:sdtContent>
      </w:sdt>
      <w:r w:rsidDel="00000000" w:rsidR="00000000" w:rsidRPr="00000000">
        <w:rPr>
          <w:rFonts w:ascii="Arial" w:cs="Arial" w:eastAsia="Arial" w:hAnsi="Arial"/>
          <w:rtl w:val="0"/>
        </w:rPr>
        <w:t xml:space="preserve">Session state</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1348">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349">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34A">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34B">
      <w:pPr>
        <w:numPr>
          <w:ilvl w:val="0"/>
          <w:numId w:val="47"/>
        </w:numPr>
        <w:spacing w:after="0" w:afterAutospacing="0" w:before="240" w:lineRule="auto"/>
        <w:ind w:left="720" w:right="0" w:hanging="360"/>
        <w:rPr>
          <w:u w:val="none"/>
        </w:rPr>
      </w:pPr>
      <w:r w:rsidDel="00000000" w:rsidR="00000000" w:rsidRPr="00000000">
        <w:rPr>
          <w:rtl w:val="0"/>
        </w:rPr>
        <w:t xml:space="preserve">QoS 1 and QoS 2 PUBLISH Packets which have been sent to the Server, but have not been completely acknowledged.</w:t>
      </w:r>
    </w:p>
    <w:p w:rsidR="00000000" w:rsidDel="00000000" w:rsidP="00000000" w:rsidRDefault="00000000" w:rsidRPr="00000000" w14:paraId="0000134C">
      <w:pPr>
        <w:numPr>
          <w:ilvl w:val="0"/>
          <w:numId w:val="47"/>
        </w:numPr>
        <w:spacing w:after="240" w:before="0" w:beforeAutospacing="0" w:lineRule="auto"/>
        <w:ind w:left="720" w:right="0" w:hanging="360"/>
        <w:rPr>
          <w:u w:val="none"/>
        </w:rPr>
      </w:pPr>
      <w:r w:rsidDel="00000000" w:rsidR="00000000" w:rsidRPr="00000000">
        <w:rPr>
          <w:rtl w:val="0"/>
        </w:rPr>
        <w:t xml:space="preserve">QoS 2 PUBLISH Packets 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34D">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34E">
      <w:pPr>
        <w:numPr>
          <w:ilvl w:val="0"/>
          <w:numId w:val="43"/>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34F">
      <w:pPr>
        <w:numPr>
          <w:ilvl w:val="0"/>
          <w:numId w:val="43"/>
        </w:numPr>
        <w:spacing w:after="0" w:afterAutospacing="0" w:before="0" w:beforeAutospacing="0" w:lineRule="auto"/>
        <w:ind w:left="720" w:right="0" w:hanging="360"/>
        <w:rPr>
          <w:u w:val="none"/>
        </w:rPr>
      </w:pPr>
      <w:r w:rsidDel="00000000" w:rsidR="00000000" w:rsidRPr="00000000">
        <w:rPr>
          <w:rtl w:val="0"/>
        </w:rPr>
        <w:t xml:space="preserve">The Client’s subscriptions, including any Subscription Identifiers.</w:t>
      </w:r>
    </w:p>
    <w:p w:rsidR="00000000" w:rsidDel="00000000" w:rsidP="00000000" w:rsidRDefault="00000000" w:rsidRPr="00000000" w14:paraId="00001350">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which have been sent to the Client, but have not been completely acknowledged.</w:t>
      </w:r>
    </w:p>
    <w:p w:rsidR="00000000" w:rsidDel="00000000" w:rsidP="00000000" w:rsidRDefault="00000000" w:rsidRPr="00000000" w14:paraId="00001351">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1352">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2 PUBLISH Packets which have been received from the Client, but have not been completely acknowledged.</w:t>
      </w:r>
    </w:p>
    <w:p w:rsidR="00000000" w:rsidDel="00000000" w:rsidP="00000000" w:rsidRDefault="00000000" w:rsidRPr="00000000" w14:paraId="00001353">
      <w:pPr>
        <w:numPr>
          <w:ilvl w:val="0"/>
          <w:numId w:val="43"/>
        </w:numPr>
        <w:spacing w:after="0" w:afterAutospacing="0" w:before="0" w:beforeAutospacing="0" w:lineRule="auto"/>
        <w:ind w:left="720" w:right="0" w:hanging="360"/>
        <w:rPr>
          <w:u w:val="none"/>
        </w:rPr>
      </w:pPr>
      <w:sdt>
        <w:sdtPr>
          <w:tag w:val="goog_rdk_119"/>
        </w:sdtPr>
        <w:sdtContent>
          <w:commentRangeStart w:id="86"/>
        </w:sdtContent>
      </w:sdt>
      <w:sdt>
        <w:sdtPr>
          <w:tag w:val="goog_rdk_120"/>
        </w:sdtPr>
        <w:sdtContent>
          <w:commentRangeStart w:id="87"/>
        </w:sdtContent>
      </w:sdt>
      <w:r w:rsidDel="00000000" w:rsidR="00000000" w:rsidRPr="00000000">
        <w:rPr>
          <w:rtl w:val="0"/>
        </w:rPr>
        <w:t xml:space="preserve">The Will Message</w:t>
      </w:r>
      <w:sdt>
        <w:sdtPr>
          <w:tag w:val="goog_rdk_121"/>
        </w:sdtPr>
        <w:sdtContent>
          <w:ins w:author="davide.lenzarini@u-blox.com" w:id="18" w:date="2024-03-19T17:48:32Z">
            <w:commentRangeEnd w:id="86"/>
            <w:r w:rsidDel="00000000" w:rsidR="00000000" w:rsidRPr="00000000">
              <w:commentReference w:id="86"/>
            </w:r>
            <w:commentRangeEnd w:id="87"/>
            <w:r w:rsidDel="00000000" w:rsidR="00000000" w:rsidRPr="00000000">
              <w:commentReference w:id="87"/>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354">
      <w:pPr>
        <w:numPr>
          <w:ilvl w:val="0"/>
          <w:numId w:val="43"/>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355">
      <w:pPr>
        <w:spacing w:after="240" w:before="240" w:lineRule="auto"/>
        <w:ind w:left="0" w:right="0" w:firstLine="0"/>
        <w:rPr/>
      </w:pPr>
      <w:r w:rsidDel="00000000" w:rsidR="00000000" w:rsidRPr="00000000">
        <w:rPr>
          <w:rtl w:val="0"/>
        </w:rPr>
        <w:t xml:space="preserve">Retained messages do not form part of the Session State in the Server, they are not deleted as a result of a Session ending.</w:t>
      </w:r>
    </w:p>
    <w:p w:rsidR="00000000" w:rsidDel="00000000" w:rsidP="00000000" w:rsidRDefault="00000000" w:rsidRPr="00000000" w14:paraId="00001356">
      <w:pPr>
        <w:pStyle w:val="Heading3"/>
        <w:keepNext w:val="0"/>
        <w:pBdr>
          <w:top w:color="auto" w:space="0" w:sz="0" w:val="none"/>
        </w:pBdr>
        <w:spacing w:after="80" w:before="280" w:lineRule="auto"/>
        <w:ind w:left="0" w:right="0" w:firstLine="0"/>
        <w:rPr/>
      </w:pPr>
      <w:bookmarkStart w:colFirst="0" w:colLast="0" w:name="_heading=h.nasxg3iedd75" w:id="211"/>
      <w:bookmarkEnd w:id="211"/>
      <w:r w:rsidDel="00000000" w:rsidR="00000000" w:rsidRPr="00000000">
        <w:rPr>
          <w:rtl w:val="0"/>
        </w:rPr>
        <w:t xml:space="preserve">4.1.1 Storing Session State</w:t>
      </w:r>
    </w:p>
    <w:p w:rsidR="00000000" w:rsidDel="00000000" w:rsidP="00000000" w:rsidRDefault="00000000" w:rsidRPr="00000000" w14:paraId="00001357">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358">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59">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r w:rsidDel="00000000" w:rsidR="00000000" w:rsidRPr="00000000">
        <w:rPr>
          <w:highlight w:val="yellow"/>
          <w:rtl w:val="0"/>
        </w:rPr>
        <w:t xml:space="preserve"> </w:t>
      </w:r>
      <w:r w:rsidDel="00000000" w:rsidR="00000000" w:rsidRPr="00000000">
        <w:rPr>
          <w:highlight w:val="yellow"/>
          <w:rtl w:val="0"/>
        </w:rPr>
        <w:t xml:space="preserve">and </w:t>
      </w:r>
      <w:sdt>
        <w:sdtPr>
          <w:tag w:val="goog_rdk_122"/>
        </w:sdtPr>
        <w:sdtContent>
          <w:commentRangeStart w:id="88"/>
        </w:sdtContent>
      </w:sdt>
      <w:r w:rsidDel="00000000" w:rsidR="00000000" w:rsidRPr="00000000">
        <w:rPr>
          <w:highlight w:val="yellow"/>
          <w:rtl w:val="0"/>
        </w:rPr>
        <w:t xml:space="preserve">the Session Expiry Interval has passed</w:t>
      </w:r>
      <w:commentRangeEnd w:id="88"/>
      <w:r w:rsidDel="00000000" w:rsidR="00000000" w:rsidRPr="00000000">
        <w:commentReference w:id="88"/>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35A">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5B">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35C">
      <w:pPr>
        <w:pStyle w:val="Heading3"/>
        <w:keepLines w:val="1"/>
        <w:spacing w:after="64" w:before="0" w:line="259" w:lineRule="auto"/>
        <w:ind w:left="0" w:firstLine="0"/>
        <w:rPr/>
      </w:pPr>
      <w:bookmarkStart w:colFirst="0" w:colLast="0" w:name="_heading=h.434ayfz" w:id="212"/>
      <w:bookmarkEnd w:id="212"/>
      <w:r w:rsidDel="00000000" w:rsidR="00000000" w:rsidRPr="00000000">
        <w:rPr>
          <w:rtl w:val="0"/>
        </w:rPr>
        <w:t xml:space="preserve">4.1.2 Session Establishment</w:t>
      </w:r>
    </w:p>
    <w:p w:rsidR="00000000" w:rsidDel="00000000" w:rsidP="00000000" w:rsidRDefault="00000000" w:rsidRPr="00000000" w14:paraId="0000135D">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35E">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35F">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360">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361">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362">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363">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64">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65">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366">
      <w:pPr>
        <w:pStyle w:val="Heading2"/>
        <w:keepLines w:val="1"/>
        <w:spacing w:after="64" w:before="0" w:line="259" w:lineRule="auto"/>
        <w:ind w:left="0" w:firstLine="0"/>
        <w:rPr>
          <w:rFonts w:ascii="Arial" w:cs="Arial" w:eastAsia="Arial" w:hAnsi="Arial"/>
        </w:rPr>
      </w:pPr>
      <w:bookmarkStart w:colFirst="0" w:colLast="0" w:name="_heading=h.fc1j1f7dq6oy" w:id="213"/>
      <w:bookmarkEnd w:id="213"/>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367">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368">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369">
      <w:pPr>
        <w:numPr>
          <w:ilvl w:val="0"/>
          <w:numId w:val="63"/>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36A">
      <w:pPr>
        <w:numPr>
          <w:ilvl w:val="0"/>
          <w:numId w:val="63"/>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36B">
      <w:pPr>
        <w:numPr>
          <w:ilvl w:val="0"/>
          <w:numId w:val="63"/>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36C">
      <w:pPr>
        <w:numPr>
          <w:ilvl w:val="0"/>
          <w:numId w:val="63"/>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36D">
      <w:pPr>
        <w:numPr>
          <w:ilvl w:val="0"/>
          <w:numId w:val="63"/>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36E">
      <w:pPr>
        <w:numPr>
          <w:ilvl w:val="0"/>
          <w:numId w:val="63"/>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36F">
      <w:pPr>
        <w:numPr>
          <w:ilvl w:val="0"/>
          <w:numId w:val="63"/>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370">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71">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372">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73">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374">
      <w:pPr>
        <w:numPr>
          <w:ilvl w:val="0"/>
          <w:numId w:val="40"/>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75">
      <w:pPr>
        <w:numPr>
          <w:ilvl w:val="0"/>
          <w:numId w:val="40"/>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76">
      <w:pPr>
        <w:numPr>
          <w:ilvl w:val="0"/>
          <w:numId w:val="40"/>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77">
      <w:pPr>
        <w:numPr>
          <w:ilvl w:val="0"/>
          <w:numId w:val="40"/>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378">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379">
      <w:pPr>
        <w:numPr>
          <w:ilvl w:val="0"/>
          <w:numId w:val="40"/>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37A">
      <w:pPr>
        <w:numPr>
          <w:ilvl w:val="0"/>
          <w:numId w:val="40"/>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7B">
      <w:pPr>
        <w:numPr>
          <w:ilvl w:val="0"/>
          <w:numId w:val="40"/>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7C">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7D">
      <w:pPr>
        <w:spacing w:after="240" w:before="240" w:lineRule="auto"/>
        <w:ind w:left="0" w:firstLine="0"/>
        <w:rPr>
          <w:shd w:fill="ffe599" w:val="clear"/>
        </w:rPr>
      </w:pPr>
      <w:r w:rsidDel="00000000" w:rsidR="00000000" w:rsidRPr="00000000">
        <w:rPr>
          <w:shd w:fill="ffe599" w:val="clear"/>
          <w:rtl w:val="0"/>
        </w:rPr>
        <w:t xml:space="preserve">Both </w:t>
      </w:r>
      <w:sdt>
        <w:sdtPr>
          <w:tag w:val="goog_rdk_123"/>
        </w:sdtPr>
        <w:sdtContent>
          <w:commentRangeStart w:id="89"/>
        </w:sdtContent>
      </w:sdt>
      <w:sdt>
        <w:sdtPr>
          <w:tag w:val="goog_rdk_124"/>
        </w:sdtPr>
        <w:sdtContent>
          <w:commentRangeStart w:id="90"/>
        </w:sdtContent>
      </w:sdt>
      <w:r w:rsidDel="00000000" w:rsidR="00000000" w:rsidRPr="00000000">
        <w:rPr>
          <w:shd w:fill="ffe599" w:val="clear"/>
          <w:rtl w:val="0"/>
        </w:rPr>
        <w:t xml:space="preserve">TCP and UDP ports 1883 and 8883 are registered with IANA for MQTT and secure communication respectively.</w:t>
      </w:r>
      <w:commentRangeEnd w:id="89"/>
      <w:r w:rsidDel="00000000" w:rsidR="00000000" w:rsidRPr="00000000">
        <w:commentReference w:id="89"/>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137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7F">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80">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81">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82">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83">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84">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85">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86">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87">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88">
      <w:pPr>
        <w:pStyle w:val="Heading2"/>
        <w:keepLines w:val="1"/>
        <w:spacing w:after="64" w:before="0" w:line="259" w:lineRule="auto"/>
        <w:ind w:left="0" w:firstLine="0"/>
        <w:rPr>
          <w:rFonts w:ascii="Arial" w:cs="Arial" w:eastAsia="Arial" w:hAnsi="Arial"/>
        </w:rPr>
      </w:pPr>
      <w:bookmarkStart w:colFirst="0" w:colLast="0" w:name="_heading=h.2i9l8ns" w:id="214"/>
      <w:bookmarkEnd w:id="214"/>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89">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8A">
      <w:pPr>
        <w:pStyle w:val="Heading3"/>
        <w:ind w:left="0" w:firstLine="0"/>
        <w:rPr/>
      </w:pPr>
      <w:bookmarkStart w:colFirst="0" w:colLast="0" w:name="_heading=h.be76rdrlcegt" w:id="215"/>
      <w:bookmarkEnd w:id="215"/>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8B">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8C">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8D">
      <w:pPr>
        <w:numPr>
          <w:ilvl w:val="0"/>
          <w:numId w:val="19"/>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8E">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8F">
      <w:pPr>
        <w:numPr>
          <w:ilvl w:val="0"/>
          <w:numId w:val="1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90">
      <w:pPr>
        <w:numPr>
          <w:ilvl w:val="0"/>
          <w:numId w:val="12"/>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91">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92">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93">
      <w:pPr>
        <w:pStyle w:val="Heading3"/>
        <w:ind w:left="0" w:firstLine="0"/>
        <w:rPr>
          <w:rFonts w:ascii="Arial" w:cs="Arial" w:eastAsia="Arial" w:hAnsi="Arial"/>
        </w:rPr>
      </w:pPr>
      <w:bookmarkStart w:colFirst="0" w:colLast="0" w:name="_heading=h.xevivl" w:id="216"/>
      <w:bookmarkEnd w:id="216"/>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94">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95">
      <w:pPr>
        <w:rPr>
          <w:rFonts w:ascii="Arial" w:cs="Arial" w:eastAsia="Arial" w:hAnsi="Arial"/>
        </w:rPr>
      </w:pPr>
      <w:bookmarkStart w:colFirst="0" w:colLast="0" w:name="_heading=h.3hej1je" w:id="217"/>
      <w:bookmarkEnd w:id="217"/>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96">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97">
      <w:pPr>
        <w:rPr>
          <w:rFonts w:ascii="Arial" w:cs="Arial" w:eastAsia="Arial" w:hAnsi="Arial"/>
        </w:rPr>
      </w:pPr>
      <w:bookmarkStart w:colFirst="0" w:colLast="0" w:name="_heading=h.1wjtbr7" w:id="218"/>
      <w:bookmarkEnd w:id="218"/>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98">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99">
      <w:pPr>
        <w:ind w:left="720" w:firstLine="0"/>
        <w:rPr>
          <w:rFonts w:ascii="Arial" w:cs="Arial" w:eastAsia="Arial" w:hAnsi="Arial"/>
        </w:rPr>
      </w:pPr>
      <w:bookmarkStart w:colFirst="0" w:colLast="0" w:name="_heading=h.4gjguf0" w:id="219"/>
      <w:bookmarkEnd w:id="219"/>
      <w:r w:rsidDel="00000000" w:rsidR="00000000" w:rsidRPr="00000000">
        <w:rPr>
          <w:rtl w:val="0"/>
        </w:rPr>
      </w:r>
    </w:p>
    <w:tbl>
      <w:tblPr>
        <w:tblStyle w:val="Table4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9A">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9B">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9C">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9D">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9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F">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A0">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1">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A2">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A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5">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A6">
      <w:pPr>
        <w:rPr/>
      </w:pPr>
      <w:sdt>
        <w:sdtPr>
          <w:tag w:val="goog_rdk_125"/>
        </w:sdtPr>
        <w:sdtContent>
          <w:commentRangeStart w:id="91"/>
        </w:sdtContent>
      </w:sdt>
      <w:r w:rsidDel="00000000" w:rsidR="00000000" w:rsidRPr="00000000">
        <w:rPr>
          <w:rtl w:val="0"/>
        </w:rPr>
      </w:r>
    </w:p>
    <w:p w:rsidR="00000000" w:rsidDel="00000000" w:rsidP="00000000" w:rsidRDefault="00000000" w:rsidRPr="00000000" w14:paraId="000013A7">
      <w:pPr>
        <w:pStyle w:val="Heading3"/>
        <w:ind w:left="0" w:firstLine="0"/>
        <w:rPr>
          <w:rFonts w:ascii="Arial" w:cs="Arial" w:eastAsia="Arial" w:hAnsi="Arial"/>
        </w:rPr>
      </w:pPr>
      <w:bookmarkStart w:colFirst="0" w:colLast="0" w:name="_heading=h.1au1eum" w:id="220"/>
      <w:bookmarkEnd w:id="220"/>
      <w:commentRangeEnd w:id="91"/>
      <w:r w:rsidDel="00000000" w:rsidR="00000000" w:rsidRPr="00000000">
        <w:commentReference w:id="91"/>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A8">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A9">
      <w:pPr>
        <w:rPr>
          <w:rFonts w:ascii="Arial" w:cs="Arial" w:eastAsia="Arial" w:hAnsi="Arial"/>
        </w:rPr>
      </w:pPr>
      <w:bookmarkStart w:colFirst="0" w:colLast="0" w:name="_heading=h.3utoxif" w:id="221"/>
      <w:bookmarkEnd w:id="221"/>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AA">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p w:rsidR="00000000" w:rsidDel="00000000" w:rsidP="00000000" w:rsidRDefault="00000000" w:rsidRPr="00000000" w14:paraId="000013AB">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126"/>
        </w:sdtPr>
        <w:sdtContent>
          <w:commentRangeStart w:id="92"/>
        </w:sdtContent>
      </w:sdt>
      <w:sdt>
        <w:sdtPr>
          <w:tag w:val="goog_rdk_127"/>
        </w:sdtPr>
        <w:sdtContent>
          <w:commentRangeStart w:id="93"/>
        </w:sdtContent>
      </w:sdt>
      <w:r w:rsidDel="00000000" w:rsidR="00000000" w:rsidRPr="00000000">
        <w:rPr>
          <w:rFonts w:ascii="Arial" w:cs="Arial" w:eastAsia="Arial" w:hAnsi="Arial"/>
          <w:highlight w:val="yellow"/>
          <w:rtl w:val="0"/>
        </w:rPr>
        <w:t xml:space="preserve">and DUP flag set to 0</w:t>
      </w:r>
      <w:commentRangeEnd w:id="92"/>
      <w:r w:rsidDel="00000000" w:rsidR="00000000" w:rsidRPr="00000000">
        <w:commentReference w:id="92"/>
      </w:r>
      <w:commentRangeEnd w:id="93"/>
      <w:r w:rsidDel="00000000" w:rsidR="00000000" w:rsidRPr="00000000">
        <w:commentReference w:id="93"/>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p>
    <w:p w:rsidR="00000000" w:rsidDel="00000000" w:rsidP="00000000" w:rsidRDefault="00000000" w:rsidRPr="00000000" w14:paraId="000013AC">
      <w:pPr>
        <w:numPr>
          <w:ilvl w:val="0"/>
          <w:numId w:val="53"/>
        </w:numPr>
        <w:ind w:left="780" w:hanging="360"/>
        <w:rPr>
          <w:rFonts w:ascii="Arial" w:cs="Arial" w:eastAsia="Arial" w:hAnsi="Arial"/>
          <w:color w:val="ff0000"/>
          <w:u w:val="none"/>
        </w:rPr>
      </w:pPr>
      <w:r w:rsidDel="00000000" w:rsidR="00000000" w:rsidRPr="00000000">
        <w:rPr>
          <w:rFonts w:ascii="Arial" w:cs="Arial" w:eastAsia="Arial" w:hAnsi="Arial"/>
          <w:color w:val="ff0000"/>
          <w:rtl w:val="0"/>
        </w:rPr>
        <w:t xml:space="preserve">The DUP flag must be set to 0 the first time the PUBLISH QoS 1 </w:t>
      </w:r>
    </w:p>
    <w:p w:rsidR="00000000" w:rsidDel="00000000" w:rsidP="00000000" w:rsidRDefault="00000000" w:rsidRPr="00000000" w14:paraId="000013AD">
      <w:pPr>
        <w:numPr>
          <w:ilvl w:val="0"/>
          <w:numId w:val="53"/>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3AE">
      <w:pPr>
        <w:rPr>
          <w:rFonts w:ascii="Arial" w:cs="Arial" w:eastAsia="Arial" w:hAnsi="Arial"/>
          <w:highlight w:val="yellow"/>
        </w:rPr>
      </w:pPr>
      <w:bookmarkStart w:colFirst="0" w:colLast="0" w:name="_heading=h.29yz7q8" w:id="222"/>
      <w:bookmarkEnd w:id="222"/>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AF">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128"/>
        </w:sdtPr>
        <w:sdtContent>
          <w:commentRangeStart w:id="94"/>
        </w:sdtContent>
      </w:sdt>
      <w:r w:rsidDel="00000000" w:rsidR="00000000" w:rsidRPr="00000000">
        <w:rPr>
          <w:rFonts w:ascii="Arial" w:cs="Arial" w:eastAsia="Arial" w:hAnsi="Arial"/>
          <w:b w:val="1"/>
          <w:highlight w:val="yellow"/>
          <w:rtl w:val="0"/>
        </w:rPr>
        <w:t xml:space="preserve">At any given time a sender </w:t>
      </w:r>
      <w:sdt>
        <w:sdtPr>
          <w:tag w:val="goog_rdk_129"/>
        </w:sdtPr>
        <w:sdtContent>
          <w:commentRangeStart w:id="95"/>
        </w:sdtContent>
      </w:sdt>
      <w:r w:rsidDel="00000000" w:rsidR="00000000" w:rsidRPr="00000000">
        <w:rPr>
          <w:rFonts w:ascii="Arial" w:cs="Arial" w:eastAsia="Arial" w:hAnsi="Arial"/>
          <w:b w:val="1"/>
          <w:highlight w:val="yellow"/>
          <w:rtl w:val="0"/>
        </w:rPr>
        <w:t xml:space="preserve">must</w:t>
      </w:r>
      <w:commentRangeEnd w:id="95"/>
      <w:r w:rsidDel="00000000" w:rsidR="00000000" w:rsidRPr="00000000">
        <w:commentReference w:id="95"/>
      </w:r>
      <w:r w:rsidDel="00000000" w:rsidR="00000000" w:rsidRPr="00000000">
        <w:rPr>
          <w:rFonts w:ascii="Arial" w:cs="Arial" w:eastAsia="Arial" w:hAnsi="Arial"/>
          <w:b w:val="1"/>
          <w:highlight w:val="yellow"/>
          <w:rtl w:val="0"/>
        </w:rPr>
        <w:t xml:space="preserve"> ONLY have 1 outstanding application message in flight.</w:t>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13B0">
      <w:pPr>
        <w:rPr>
          <w:rFonts w:ascii="Arial" w:cs="Arial" w:eastAsia="Arial" w:hAnsi="Arial"/>
        </w:rPr>
      </w:pPr>
      <w:bookmarkStart w:colFirst="0" w:colLast="0" w:name="_heading=h.p49hy1" w:id="223"/>
      <w:bookmarkEnd w:id="223"/>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B1">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B2">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B3">
      <w:pPr>
        <w:ind w:left="720" w:firstLine="0"/>
        <w:rPr>
          <w:rFonts w:ascii="Arial" w:cs="Arial" w:eastAsia="Arial" w:hAnsi="Arial"/>
        </w:rPr>
      </w:pPr>
      <w:bookmarkStart w:colFirst="0" w:colLast="0" w:name="_heading=h.393x0lu" w:id="224"/>
      <w:bookmarkEnd w:id="224"/>
      <w:r w:rsidDel="00000000" w:rsidR="00000000" w:rsidRPr="00000000">
        <w:rPr>
          <w:rFonts w:ascii="Arial" w:cs="Arial" w:eastAsia="Arial" w:hAnsi="Arial"/>
          <w:rtl w:val="0"/>
        </w:rPr>
        <w:t xml:space="preserve">Figure 4.2 – QoS 1 protocol flow diagram, Informative example</w:t>
      </w:r>
    </w:p>
    <w:tbl>
      <w:tblPr>
        <w:tblStyle w:val="Table44"/>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B4">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B5">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B6">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B7">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B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9">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BA">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BB">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BC">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B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E">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F">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C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1">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C2">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C3">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C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5">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C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C7">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C8">
      <w:pPr>
        <w:numPr>
          <w:ilvl w:val="0"/>
          <w:numId w:val="24"/>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C9">
      <w:pPr>
        <w:pStyle w:val="Heading3"/>
        <w:ind w:left="0" w:firstLine="0"/>
        <w:rPr>
          <w:rFonts w:ascii="Arial" w:cs="Arial" w:eastAsia="Arial" w:hAnsi="Arial"/>
        </w:rPr>
      </w:pPr>
      <w:bookmarkStart w:colFirst="0" w:colLast="0" w:name="_heading=h.1o97atn" w:id="225"/>
      <w:bookmarkEnd w:id="225"/>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CA">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CB">
      <w:pPr>
        <w:rPr>
          <w:rFonts w:ascii="Arial" w:cs="Arial" w:eastAsia="Arial" w:hAnsi="Arial"/>
        </w:rPr>
      </w:pPr>
      <w:bookmarkStart w:colFirst="0" w:colLast="0" w:name="_heading=h.488uthg" w:id="226"/>
      <w:bookmarkEnd w:id="226"/>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CC">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CD">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CE">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CF">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D0">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D1">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D2">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D3">
      <w:pPr>
        <w:rPr>
          <w:rFonts w:ascii="Arial" w:cs="Arial" w:eastAsia="Arial" w:hAnsi="Arial"/>
          <w:b w:val="1"/>
          <w:color w:val="000000"/>
          <w:sz w:val="18"/>
          <w:szCs w:val="18"/>
        </w:rPr>
      </w:pPr>
      <w:bookmarkStart w:colFirst="0" w:colLast="0" w:name="_heading=h.2ne53p9" w:id="227"/>
      <w:bookmarkEnd w:id="227"/>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D4">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D5">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D6">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130"/>
        </w:sdtPr>
        <w:sdtContent>
          <w:commentRangeStart w:id="96"/>
        </w:sdtContent>
      </w:sdt>
      <w:sdt>
        <w:sdtPr>
          <w:tag w:val="goog_rdk_131"/>
        </w:sdtPr>
        <w:sdtContent>
          <w:commentRangeStart w:id="97"/>
        </w:sdtContent>
      </w:sdt>
      <w:sdt>
        <w:sdtPr>
          <w:tag w:val="goog_rdk_132"/>
        </w:sdtPr>
        <w:sdtContent>
          <w:commentRangeStart w:id="98"/>
        </w:sdtContent>
      </w:sdt>
      <w:sdt>
        <w:sdtPr>
          <w:tag w:val="goog_rdk_133"/>
        </w:sdtPr>
        <w:sdtContent>
          <w:commentRangeStart w:id="99"/>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96"/>
      <w:r w:rsidDel="00000000" w:rsidR="00000000" w:rsidRPr="00000000">
        <w:commentReference w:id="96"/>
      </w:r>
      <w:commentRangeEnd w:id="97"/>
      <w:r w:rsidDel="00000000" w:rsidR="00000000" w:rsidRPr="00000000">
        <w:commentReference w:id="97"/>
      </w:r>
      <w:commentRangeEnd w:id="98"/>
      <w:r w:rsidDel="00000000" w:rsidR="00000000" w:rsidRPr="00000000">
        <w:commentReference w:id="98"/>
      </w:r>
      <w:commentRangeEnd w:id="99"/>
      <w:r w:rsidDel="00000000" w:rsidR="00000000" w:rsidRPr="00000000">
        <w:commentReference w:id="99"/>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D7">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136"/>
      </w:sdtPr>
      <w:sdtContent>
        <w:p w:rsidR="00000000" w:rsidDel="00000000" w:rsidP="00000000" w:rsidRDefault="00000000" w:rsidRPr="00000000" w14:paraId="000013D8">
          <w:pPr>
            <w:numPr>
              <w:ilvl w:val="0"/>
              <w:numId w:val="58"/>
            </w:numPr>
            <w:ind w:left="720" w:hanging="360"/>
            <w:rPr>
              <w:rFonts w:ascii="Arial" w:cs="Arial" w:eastAsia="Arial" w:hAnsi="Arial"/>
              <w:b w:val="0"/>
              <w:color w:val="172b4d"/>
              <w:sz w:val="21"/>
              <w:szCs w:val="21"/>
              <w:highlight w:val="yellow"/>
              <w:rPrChange w:author="davide.lenzarini@u-blox.com" w:id="20"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8"/>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134"/>
            </w:sdtPr>
            <w:sdtContent>
              <w:ins w:author="davide.lenzarini@u-blox.com" w:id="19"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135"/>
            </w:sdtPr>
            <w:sdtContent>
              <w:r w:rsidDel="00000000" w:rsidR="00000000" w:rsidRPr="00000000">
                <w:rPr>
                  <w:rtl w:val="0"/>
                </w:rPr>
              </w:r>
            </w:sdtContent>
          </w:sdt>
        </w:p>
      </w:sdtContent>
    </w:sdt>
    <w:p w:rsidR="00000000" w:rsidDel="00000000" w:rsidP="00000000" w:rsidRDefault="00000000" w:rsidRPr="00000000" w14:paraId="000013D9">
      <w:pPr>
        <w:pStyle w:val="Heading2"/>
        <w:ind w:left="0" w:firstLine="0"/>
        <w:rPr/>
      </w:pPr>
      <w:bookmarkStart w:colFirst="0" w:colLast="0" w:name="_heading=h.6udnv5yl5cv5" w:id="228"/>
      <w:bookmarkEnd w:id="228"/>
      <w:r w:rsidDel="00000000" w:rsidR="00000000" w:rsidRPr="00000000">
        <w:rPr>
          <w:rtl w:val="0"/>
        </w:rPr>
        <w:t xml:space="preserve">4.4 Packet delivery retry</w:t>
      </w:r>
    </w:p>
    <w:p w:rsidR="00000000" w:rsidDel="00000000" w:rsidP="00000000" w:rsidRDefault="00000000" w:rsidRPr="00000000" w14:paraId="000013DA">
      <w:pPr>
        <w:rPr/>
      </w:pPr>
      <w:r w:rsidDel="00000000" w:rsidR="00000000" w:rsidRPr="00000000">
        <w:rPr>
          <w:rtl w:val="0"/>
        </w:rPr>
        <w:t xml:space="preserve">There are two situations when packets that require acknowledgement are resent by the sender:</w:t>
      </w:r>
    </w:p>
    <w:p w:rsidR="00000000" w:rsidDel="00000000" w:rsidP="00000000" w:rsidRDefault="00000000" w:rsidRPr="00000000" w14:paraId="000013DB">
      <w:pPr>
        <w:numPr>
          <w:ilvl w:val="0"/>
          <w:numId w:val="32"/>
        </w:numPr>
        <w:spacing w:after="0" w:afterAutospacing="0"/>
        <w:ind w:left="720" w:hanging="360"/>
        <w:rPr>
          <w:u w:val="none"/>
        </w:rPr>
      </w:pPr>
      <w:r w:rsidDel="00000000" w:rsidR="00000000" w:rsidRPr="00000000">
        <w:rPr>
          <w:rtl w:val="0"/>
        </w:rPr>
        <w:t xml:space="preserve">when a Virtual Connection is deleted before the acknowledgement is received by the requester (and clean start is false)</w:t>
      </w:r>
    </w:p>
    <w:p w:rsidR="00000000" w:rsidDel="00000000" w:rsidP="00000000" w:rsidRDefault="00000000" w:rsidRPr="00000000" w14:paraId="000013DC">
      <w:pPr>
        <w:numPr>
          <w:ilvl w:val="0"/>
          <w:numId w:val="32"/>
        </w:numPr>
        <w:spacing w:before="0" w:beforeAutospacing="0"/>
        <w:ind w:left="720" w:hanging="360"/>
        <w:rPr>
          <w:u w:val="none"/>
        </w:rPr>
      </w:pPr>
      <w:r w:rsidDel="00000000" w:rsidR="00000000" w:rsidRPr="00000000">
        <w:rPr>
          <w:rtl w:val="0"/>
        </w:rPr>
        <w:t xml:space="preserve">when no acknowledgment is received by the by the requester within a configured timeout period during the existence of a Virtual Connection</w:t>
      </w:r>
    </w:p>
    <w:p w:rsidR="00000000" w:rsidDel="00000000" w:rsidP="00000000" w:rsidRDefault="00000000" w:rsidRPr="00000000" w14:paraId="000013DD">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13DE">
      <w:pPr>
        <w:pStyle w:val="Heading3"/>
        <w:ind w:left="0" w:firstLine="0"/>
        <w:rPr/>
      </w:pPr>
      <w:bookmarkStart w:colFirst="0" w:colLast="0" w:name="_heading=h.kc8msbstg9e" w:id="229"/>
      <w:bookmarkEnd w:id="229"/>
      <w:r w:rsidDel="00000000" w:rsidR="00000000" w:rsidRPr="00000000">
        <w:rPr>
          <w:rtl w:val="0"/>
        </w:rPr>
        <w:t xml:space="preserve">4.4.1 Virtual Connection End</w:t>
      </w:r>
    </w:p>
    <w:p w:rsidR="00000000" w:rsidDel="00000000" w:rsidP="00000000" w:rsidRDefault="00000000" w:rsidRPr="00000000" w14:paraId="000013DF">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3E0">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3E1">
      <w:pPr>
        <w:spacing w:after="240" w:before="240" w:lineRule="auto"/>
        <w:ind w:left="0" w:right="0" w:firstLine="0"/>
        <w:rPr/>
      </w:pPr>
      <w:sdt>
        <w:sdtPr>
          <w:tag w:val="goog_rdk_137"/>
        </w:sdtPr>
        <w:sdtContent>
          <w:commentRangeStart w:id="100"/>
        </w:sdtContent>
      </w:sdt>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100"/>
      <w:r w:rsidDel="00000000" w:rsidR="00000000" w:rsidRPr="00000000">
        <w:commentReference w:id="100"/>
      </w:r>
      <w:r w:rsidDel="00000000" w:rsidR="00000000" w:rsidRPr="00000000">
        <w:rPr>
          <w:rtl w:val="0"/>
        </w:rPr>
      </w:r>
    </w:p>
    <w:p w:rsidR="00000000" w:rsidDel="00000000" w:rsidP="00000000" w:rsidRDefault="00000000" w:rsidRPr="00000000" w14:paraId="000013E2">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5"/>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3">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4">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5">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6">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8">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9">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A">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B">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D">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E">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1">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3">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4">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6">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7">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8">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A">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B">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C">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D">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F">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0">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1">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2">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3">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4">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5">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6">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7">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8">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9">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A">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B">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C">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40D">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40E">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138"/>
        </w:sdtPr>
        <w:sdtContent>
          <w:commentRangeStart w:id="101"/>
        </w:sdtContent>
      </w:sdt>
      <w:r w:rsidDel="00000000" w:rsidR="00000000" w:rsidRPr="00000000">
        <w:rPr>
          <w:rtl w:val="0"/>
        </w:rPr>
        <w:t xml:space="preserve">he receiver does not need to complete delivery of the Application Message before sending the </w:t>
      </w:r>
      <w:sdt>
        <w:sdtPr>
          <w:tag w:val="goog_rdk_139"/>
        </w:sdtPr>
        <w:sdtContent>
          <w:commentRangeStart w:id="102"/>
        </w:sdtContent>
      </w:sdt>
      <w:r w:rsidDel="00000000" w:rsidR="00000000" w:rsidRPr="00000000">
        <w:rPr>
          <w:rtl w:val="0"/>
        </w:rPr>
        <w:t xml:space="preserve">PUBREC or</w:t>
      </w:r>
      <w:commentRangeEnd w:id="102"/>
      <w:r w:rsidDel="00000000" w:rsidR="00000000" w:rsidRPr="00000000">
        <w:commentReference w:id="102"/>
      </w:r>
      <w:r w:rsidDel="00000000" w:rsidR="00000000" w:rsidRPr="00000000">
        <w:rPr>
          <w:rtl w:val="0"/>
        </w:rPr>
        <w:t xml:space="preserve"> PUBCOMP.</w:t>
      </w:r>
      <w:commentRangeEnd w:id="101"/>
      <w:r w:rsidDel="00000000" w:rsidR="00000000" w:rsidRPr="00000000">
        <w:commentReference w:id="101"/>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40F">
      <w:pPr>
        <w:pStyle w:val="Heading3"/>
        <w:keepLines w:val="1"/>
        <w:spacing w:after="64" w:before="0" w:line="259" w:lineRule="auto"/>
        <w:ind w:left="0" w:firstLine="0"/>
        <w:rPr/>
      </w:pPr>
      <w:bookmarkStart w:colFirst="0" w:colLast="0" w:name="_heading=h.17nz8yj" w:id="230"/>
      <w:bookmarkEnd w:id="230"/>
      <w:r w:rsidDel="00000000" w:rsidR="00000000" w:rsidRPr="00000000">
        <w:rPr>
          <w:rtl w:val="0"/>
        </w:rPr>
        <w:t xml:space="preserve">4.4.1 Unacknowledged Packets</w:t>
      </w:r>
    </w:p>
    <w:p w:rsidR="00000000" w:rsidDel="00000000" w:rsidP="00000000" w:rsidRDefault="00000000" w:rsidRPr="00000000" w14:paraId="0000141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41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140"/>
        </w:sdtPr>
        <w:sdtContent>
          <w:commentRangeStart w:id="103"/>
        </w:sdtContent>
      </w:sdt>
      <w:r w:rsidDel="00000000" w:rsidR="00000000" w:rsidRPr="00000000">
        <w:rPr>
          <w:rFonts w:ascii="Arial" w:cs="Arial" w:eastAsia="Arial" w:hAnsi="Arial"/>
          <w:highlight w:val="yellow"/>
          <w:rtl w:val="0"/>
        </w:rPr>
        <w:t xml:space="preserve">Packets</w:t>
      </w:r>
      <w:commentRangeEnd w:id="103"/>
      <w:r w:rsidDel="00000000" w:rsidR="00000000" w:rsidRPr="00000000">
        <w:commentReference w:id="103"/>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141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141"/>
        </w:sdtPr>
        <w:sdtContent>
          <w:commentRangeStart w:id="104"/>
        </w:sdtContent>
      </w:sdt>
      <w:r w:rsidDel="00000000" w:rsidR="00000000" w:rsidRPr="00000000">
        <w:rPr>
          <w:rFonts w:ascii="Arial" w:cs="Arial" w:eastAsia="Arial" w:hAnsi="Arial"/>
          <w:highlight w:val="yellow"/>
          <w:rtl w:val="0"/>
        </w:rPr>
        <w:t xml:space="preserve">Packets</w:t>
      </w:r>
      <w:commentRangeEnd w:id="104"/>
      <w:r w:rsidDel="00000000" w:rsidR="00000000" w:rsidRPr="00000000">
        <w:commentReference w:id="104"/>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141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41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142"/>
        </w:sdtPr>
        <w:sdtContent>
          <w:commentRangeStart w:id="105"/>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105"/>
      <w:r w:rsidDel="00000000" w:rsidR="00000000" w:rsidRPr="00000000">
        <w:commentReference w:id="105"/>
      </w:r>
      <w:r w:rsidDel="00000000" w:rsidR="00000000" w:rsidRPr="00000000">
        <w:rPr>
          <w:rtl w:val="0"/>
        </w:rPr>
      </w:r>
    </w:p>
    <w:p w:rsidR="00000000" w:rsidDel="00000000" w:rsidP="00000000" w:rsidRDefault="00000000" w:rsidRPr="00000000" w14:paraId="0000141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41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41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41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41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143"/>
        </w:sdtPr>
        <w:sdtContent>
          <w:commentRangeStart w:id="106"/>
        </w:sdtContent>
      </w:sdt>
      <w:r w:rsidDel="00000000" w:rsidR="00000000" w:rsidRPr="00000000">
        <w:rPr>
          <w:rFonts w:ascii="Arial" w:cs="Arial" w:eastAsia="Arial" w:hAnsi="Arial"/>
          <w:rtl w:val="0"/>
        </w:rPr>
        <w:t xml:space="preserve">also </w:t>
      </w:r>
      <w:commentRangeEnd w:id="106"/>
      <w:r w:rsidDel="00000000" w:rsidR="00000000" w:rsidRPr="00000000">
        <w:commentReference w:id="106"/>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41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41C">
      <w:pPr>
        <w:pStyle w:val="Heading2"/>
        <w:ind w:left="0" w:firstLine="0"/>
        <w:rPr/>
      </w:pPr>
      <w:bookmarkStart w:colFirst="0" w:colLast="0" w:name="_heading=h.xoc2pfhnyfst" w:id="231"/>
      <w:bookmarkEnd w:id="231"/>
      <w:r w:rsidDel="00000000" w:rsidR="00000000" w:rsidRPr="00000000">
        <w:rPr>
          <w:rtl w:val="0"/>
        </w:rPr>
        <w:t xml:space="preserve">4.5 Application Message receipt</w:t>
      </w:r>
    </w:p>
    <w:p w:rsidR="00000000" w:rsidDel="00000000" w:rsidP="00000000" w:rsidRDefault="00000000" w:rsidRPr="00000000" w14:paraId="0000141D">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41E">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41F">
      <w:pPr>
        <w:pStyle w:val="Heading2"/>
        <w:ind w:left="0" w:firstLine="0"/>
        <w:rPr/>
      </w:pPr>
      <w:bookmarkStart w:colFirst="0" w:colLast="0" w:name="_heading=h.rrfw7sclv8s" w:id="232"/>
      <w:bookmarkEnd w:id="232"/>
      <w:r w:rsidDel="00000000" w:rsidR="00000000" w:rsidRPr="00000000">
        <w:rPr>
          <w:rtl w:val="0"/>
        </w:rPr>
        <w:t xml:space="preserve">4.6 Application Message ordering</w:t>
      </w:r>
    </w:p>
    <w:p w:rsidR="00000000" w:rsidDel="00000000" w:rsidP="00000000" w:rsidRDefault="00000000" w:rsidRPr="00000000" w14:paraId="00001420">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421">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422">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23">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424">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425">
      <w:pPr>
        <w:pStyle w:val="Heading2"/>
        <w:keepNext w:val="0"/>
        <w:spacing w:after="80" w:before="360" w:lineRule="auto"/>
        <w:ind w:left="0" w:right="990" w:firstLine="0"/>
        <w:rPr/>
      </w:pPr>
      <w:bookmarkStart w:colFirst="0" w:colLast="0" w:name="_heading=h.g7vjj8m1vj3z" w:id="233"/>
      <w:bookmarkEnd w:id="233"/>
      <w:r w:rsidDel="00000000" w:rsidR="00000000" w:rsidRPr="00000000">
        <w:rPr>
          <w:rtl w:val="0"/>
        </w:rPr>
        <w:t xml:space="preserve">4.7 Topic Names and Topic Filters</w:t>
      </w:r>
    </w:p>
    <w:p w:rsidR="00000000" w:rsidDel="00000000" w:rsidP="00000000" w:rsidRDefault="00000000" w:rsidRPr="00000000" w14:paraId="00001426">
      <w:pPr>
        <w:pStyle w:val="Heading3"/>
        <w:ind w:left="0" w:firstLine="0"/>
        <w:rPr/>
      </w:pPr>
      <w:bookmarkStart w:colFirst="0" w:colLast="0" w:name="_heading=h.q0s32id4lv9p" w:id="234"/>
      <w:bookmarkEnd w:id="234"/>
      <w:r w:rsidDel="00000000" w:rsidR="00000000" w:rsidRPr="00000000">
        <w:rPr>
          <w:rtl w:val="0"/>
        </w:rPr>
        <w:t xml:space="preserve">4.7.1 Topic wildcards</w:t>
      </w:r>
    </w:p>
    <w:p w:rsidR="00000000" w:rsidDel="00000000" w:rsidP="00000000" w:rsidRDefault="00000000" w:rsidRPr="00000000" w14:paraId="00001427">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428">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429">
      <w:pPr>
        <w:spacing w:after="240" w:before="240" w:lineRule="auto"/>
        <w:rPr>
          <w:rFonts w:ascii="Arial" w:cs="Arial" w:eastAsia="Arial" w:hAnsi="Arial"/>
        </w:rPr>
      </w:pPr>
      <w:sdt>
        <w:sdtPr>
          <w:tag w:val="goog_rdk_144"/>
        </w:sdtPr>
        <w:sdtContent>
          <w:commentRangeStart w:id="107"/>
        </w:sdtContent>
      </w:sdt>
      <w:sdt>
        <w:sdtPr>
          <w:tag w:val="goog_rdk_145"/>
        </w:sdtPr>
        <w:sdtContent>
          <w:commentRangeStart w:id="108"/>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107"/>
      <w:r w:rsidDel="00000000" w:rsidR="00000000" w:rsidRPr="00000000">
        <w:commentReference w:id="107"/>
      </w:r>
      <w:commentRangeEnd w:id="108"/>
      <w:r w:rsidDel="00000000" w:rsidR="00000000" w:rsidRPr="00000000">
        <w:commentReference w:id="108"/>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42A">
      <w:pPr>
        <w:pStyle w:val="Heading4"/>
        <w:ind w:left="0" w:firstLine="0"/>
        <w:rPr/>
      </w:pPr>
      <w:bookmarkStart w:colFirst="0" w:colLast="0" w:name="_heading=h.3kbulner4ob4" w:id="235"/>
      <w:bookmarkEnd w:id="235"/>
      <w:r w:rsidDel="00000000" w:rsidR="00000000" w:rsidRPr="00000000">
        <w:rPr>
          <w:rtl w:val="0"/>
        </w:rPr>
        <w:t xml:space="preserve">4.7.1.1 Topic level separator</w:t>
      </w:r>
    </w:p>
    <w:p w:rsidR="00000000" w:rsidDel="00000000" w:rsidP="00000000" w:rsidRDefault="00000000" w:rsidRPr="00000000" w14:paraId="0000142B">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42C">
      <w:pPr>
        <w:pStyle w:val="Heading4"/>
        <w:ind w:left="0" w:firstLine="0"/>
        <w:rPr/>
      </w:pPr>
      <w:bookmarkStart w:colFirst="0" w:colLast="0" w:name="_heading=h.ychcrpqsu69r" w:id="236"/>
      <w:bookmarkEnd w:id="236"/>
      <w:r w:rsidDel="00000000" w:rsidR="00000000" w:rsidRPr="00000000">
        <w:rPr>
          <w:rtl w:val="0"/>
        </w:rPr>
        <w:t xml:space="preserve">4.7.1.2 Multi-level wildcard</w:t>
      </w:r>
    </w:p>
    <w:p w:rsidR="00000000" w:rsidDel="00000000" w:rsidP="00000000" w:rsidRDefault="00000000" w:rsidRPr="00000000" w14:paraId="0000142D">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42E">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2F">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1430">
      <w:pPr>
        <w:numPr>
          <w:ilvl w:val="0"/>
          <w:numId w:val="14"/>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431">
      <w:pPr>
        <w:numPr>
          <w:ilvl w:val="0"/>
          <w:numId w:val="14"/>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432">
      <w:pPr>
        <w:numPr>
          <w:ilvl w:val="0"/>
          <w:numId w:val="14"/>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433">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4">
      <w:pPr>
        <w:numPr>
          <w:ilvl w:val="0"/>
          <w:numId w:val="33"/>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435">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436">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437">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438">
      <w:pPr>
        <w:numPr>
          <w:ilvl w:val="0"/>
          <w:numId w:val="33"/>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439">
      <w:pPr>
        <w:pStyle w:val="Heading4"/>
        <w:ind w:left="0" w:firstLine="0"/>
        <w:rPr/>
      </w:pPr>
      <w:bookmarkStart w:colFirst="0" w:colLast="0" w:name="_heading=h.x4yye38w41vd" w:id="237"/>
      <w:bookmarkEnd w:id="237"/>
      <w:r w:rsidDel="00000000" w:rsidR="00000000" w:rsidRPr="00000000">
        <w:rPr>
          <w:rtl w:val="0"/>
        </w:rPr>
        <w:t xml:space="preserve">4.7.1.3 Single-level wildcard</w:t>
      </w:r>
    </w:p>
    <w:p w:rsidR="00000000" w:rsidDel="00000000" w:rsidP="00000000" w:rsidRDefault="00000000" w:rsidRPr="00000000" w14:paraId="0000143A">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43B">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43C">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D">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43E">
      <w:pPr>
        <w:numPr>
          <w:ilvl w:val="0"/>
          <w:numId w:val="23"/>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43F">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440">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441">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442">
      <w:pPr>
        <w:numPr>
          <w:ilvl w:val="0"/>
          <w:numId w:val="23"/>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443">
      <w:pPr>
        <w:pStyle w:val="Heading3"/>
        <w:ind w:left="0" w:firstLine="0"/>
        <w:rPr/>
      </w:pPr>
      <w:bookmarkStart w:colFirst="0" w:colLast="0" w:name="_heading=h.p61p07rh2x26" w:id="238"/>
      <w:bookmarkEnd w:id="238"/>
      <w:r w:rsidDel="00000000" w:rsidR="00000000" w:rsidRPr="00000000">
        <w:rPr>
          <w:rtl w:val="0"/>
        </w:rPr>
        <w:t xml:space="preserve">4.7.2  Topics beginning with $</w:t>
      </w:r>
    </w:p>
    <w:p w:rsidR="00000000" w:rsidDel="00000000" w:rsidP="00000000" w:rsidRDefault="00000000" w:rsidRPr="00000000" w14:paraId="00001444">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445">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6">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447">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448">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9">
      <w:pPr>
        <w:numPr>
          <w:ilvl w:val="0"/>
          <w:numId w:val="18"/>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44A">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44B">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44C">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44D">
      <w:pPr>
        <w:numPr>
          <w:ilvl w:val="0"/>
          <w:numId w:val="18"/>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44E">
      <w:pPr>
        <w:pStyle w:val="Heading3"/>
        <w:ind w:left="0" w:firstLine="0"/>
        <w:rPr/>
      </w:pPr>
      <w:bookmarkStart w:colFirst="0" w:colLast="0" w:name="_heading=h.rvcur5x0am" w:id="239"/>
      <w:bookmarkEnd w:id="239"/>
      <w:r w:rsidDel="00000000" w:rsidR="00000000" w:rsidRPr="00000000">
        <w:rPr>
          <w:rtl w:val="0"/>
        </w:rPr>
        <w:t xml:space="preserve">4.7.3 Topic semantic and usage</w:t>
      </w:r>
    </w:p>
    <w:p w:rsidR="00000000" w:rsidDel="00000000" w:rsidP="00000000" w:rsidRDefault="00000000" w:rsidRPr="00000000" w14:paraId="0000144F">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450">
      <w:pPr>
        <w:numPr>
          <w:ilvl w:val="0"/>
          <w:numId w:val="52"/>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451">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452">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453">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454">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455">
      <w:pPr>
        <w:numPr>
          <w:ilvl w:val="0"/>
          <w:numId w:val="52"/>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66">
        <w:r w:rsidDel="00000000" w:rsidR="00000000" w:rsidRPr="00000000">
          <w:rPr>
            <w:rFonts w:ascii="Arial" w:cs="Arial" w:eastAsia="Arial" w:hAnsi="Arial"/>
            <w:rtl w:val="0"/>
          </w:rPr>
          <w:t xml:space="preserve"> </w:t>
        </w:r>
      </w:hyperlink>
      <w:hyperlink r:id="rId67">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456">
      <w:pPr>
        <w:numPr>
          <w:ilvl w:val="0"/>
          <w:numId w:val="52"/>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457">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458">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459">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A">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45B">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C">
      <w:pPr>
        <w:numPr>
          <w:ilvl w:val="0"/>
          <w:numId w:val="39"/>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45D">
      <w:pPr>
        <w:numPr>
          <w:ilvl w:val="0"/>
          <w:numId w:val="39"/>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45E">
      <w:pPr>
        <w:numPr>
          <w:ilvl w:val="0"/>
          <w:numId w:val="39"/>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45F">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460">
      <w:pPr>
        <w:pStyle w:val="Heading2"/>
        <w:ind w:left="0" w:firstLine="0"/>
        <w:rPr/>
      </w:pPr>
      <w:bookmarkStart w:colFirst="0" w:colLast="0" w:name="_heading=h.zh9mgr3i86c2" w:id="240"/>
      <w:bookmarkEnd w:id="240"/>
      <w:r w:rsidDel="00000000" w:rsidR="00000000" w:rsidRPr="00000000">
        <w:rPr>
          <w:rtl w:val="0"/>
        </w:rPr>
        <w:t xml:space="preserve">4.8 Subscriptions</w:t>
      </w:r>
    </w:p>
    <w:p w:rsidR="00000000" w:rsidDel="00000000" w:rsidP="00000000" w:rsidRDefault="00000000" w:rsidRPr="00000000" w14:paraId="00001461">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462">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463">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464">
      <w:pPr>
        <w:pStyle w:val="Heading2"/>
        <w:spacing w:after="80" w:before="360" w:lineRule="auto"/>
        <w:ind w:left="0" w:firstLine="0"/>
        <w:rPr/>
      </w:pPr>
      <w:bookmarkStart w:colFirst="0" w:colLast="0" w:name="_heading=h.bfojn6tjnvgm" w:id="241"/>
      <w:bookmarkEnd w:id="241"/>
      <w:r w:rsidDel="00000000" w:rsidR="00000000" w:rsidRPr="00000000">
        <w:rPr>
          <w:rtl w:val="0"/>
        </w:rPr>
        <w:t xml:space="preserve">4.9 Flow Control</w:t>
      </w:r>
    </w:p>
    <w:p w:rsidR="00000000" w:rsidDel="00000000" w:rsidP="00000000" w:rsidRDefault="00000000" w:rsidRPr="00000000" w14:paraId="00001465">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which need acknowledgement and are included in this constraint are:</w:t>
      </w:r>
    </w:p>
    <w:p w:rsidR="00000000" w:rsidDel="00000000" w:rsidP="00000000" w:rsidRDefault="00000000" w:rsidRPr="00000000" w14:paraId="00001466">
      <w:pPr>
        <w:numPr>
          <w:ilvl w:val="0"/>
          <w:numId w:val="48"/>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467">
      <w:pPr>
        <w:numPr>
          <w:ilvl w:val="0"/>
          <w:numId w:val="48"/>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468">
      <w:pPr>
        <w:numPr>
          <w:ilvl w:val="0"/>
          <w:numId w:val="48"/>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469">
      <w:pPr>
        <w:numPr>
          <w:ilvl w:val="0"/>
          <w:numId w:val="48"/>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46A">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delete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46B">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146C">
      <w:pPr>
        <w:pStyle w:val="Heading2"/>
        <w:ind w:left="0" w:firstLine="0"/>
        <w:rPr/>
      </w:pPr>
      <w:bookmarkStart w:colFirst="0" w:colLast="0" w:name="_heading=h.k5nujtaz6h05" w:id="242"/>
      <w:bookmarkEnd w:id="242"/>
      <w:r w:rsidDel="00000000" w:rsidR="00000000" w:rsidRPr="00000000">
        <w:rPr>
          <w:rtl w:val="0"/>
        </w:rPr>
        <w:t xml:space="preserve">4.10 Server redirection</w:t>
      </w:r>
    </w:p>
    <w:p w:rsidR="00000000" w:rsidDel="00000000" w:rsidP="00000000" w:rsidRDefault="00000000" w:rsidRPr="00000000" w14:paraId="0000146D">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46E">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46F">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470">
      <w:pPr>
        <w:pStyle w:val="Heading2"/>
        <w:ind w:left="0" w:firstLine="0"/>
        <w:rPr/>
      </w:pPr>
      <w:bookmarkStart w:colFirst="0" w:colLast="0" w:name="_heading=h.n3l7hni8c3ae" w:id="243"/>
      <w:bookmarkEnd w:id="243"/>
      <w:r w:rsidDel="00000000" w:rsidR="00000000" w:rsidRPr="00000000">
        <w:rPr>
          <w:rtl w:val="0"/>
        </w:rPr>
        <w:t xml:space="preserve">4.11 Enhanced authentication</w:t>
      </w:r>
    </w:p>
    <w:p w:rsidR="00000000" w:rsidDel="00000000" w:rsidP="00000000" w:rsidRDefault="00000000" w:rsidRPr="00000000" w14:paraId="00001471">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472">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473">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474">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475">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76">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477">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478">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479">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47A">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47B">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70">
        <w:r w:rsidDel="00000000" w:rsidR="00000000" w:rsidRPr="00000000">
          <w:rPr>
            <w:highlight w:val="yellow"/>
            <w:rtl w:val="0"/>
          </w:rPr>
          <w:t xml:space="preserve"> </w:t>
        </w:r>
      </w:hyperlink>
      <w:hyperlink r:id="rId71">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47C">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47D">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47E">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7F">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480">
      <w:pPr>
        <w:numPr>
          <w:ilvl w:val="0"/>
          <w:numId w:val="60"/>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481">
      <w:pPr>
        <w:numPr>
          <w:ilvl w:val="0"/>
          <w:numId w:val="6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482">
      <w:pPr>
        <w:numPr>
          <w:ilvl w:val="0"/>
          <w:numId w:val="6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483">
      <w:pPr>
        <w:numPr>
          <w:ilvl w:val="0"/>
          <w:numId w:val="60"/>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484">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485">
      <w:pPr>
        <w:numPr>
          <w:ilvl w:val="0"/>
          <w:numId w:val="2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486">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487">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488">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489">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48A">
      <w:pPr>
        <w:numPr>
          <w:ilvl w:val="0"/>
          <w:numId w:val="2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48B">
      <w:pPr>
        <w:pStyle w:val="Heading3"/>
        <w:ind w:left="0" w:firstLine="0"/>
        <w:rPr/>
      </w:pPr>
      <w:bookmarkStart w:colFirst="0" w:colLast="0" w:name="_heading=h.ut22r1f7l7us" w:id="244"/>
      <w:bookmarkEnd w:id="244"/>
      <w:r w:rsidDel="00000000" w:rsidR="00000000" w:rsidRPr="00000000">
        <w:rPr>
          <w:rtl w:val="0"/>
        </w:rPr>
        <w:t xml:space="preserve">4.11.1 Re-authentication</w:t>
      </w:r>
    </w:p>
    <w:p w:rsidR="00000000" w:rsidDel="00000000" w:rsidP="00000000" w:rsidRDefault="00000000" w:rsidRPr="00000000" w14:paraId="0000148C">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48D">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48E">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72">
        <w:r w:rsidDel="00000000" w:rsidR="00000000" w:rsidRPr="00000000">
          <w:rPr>
            <w:highlight w:val="yellow"/>
            <w:rtl w:val="0"/>
          </w:rPr>
          <w:t xml:space="preserve"> </w:t>
        </w:r>
      </w:hyperlink>
      <w:hyperlink r:id="rId73">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48F">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490">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91">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92">
      <w:pPr>
        <w:pStyle w:val="Heading2"/>
        <w:ind w:left="0" w:firstLine="0"/>
        <w:rPr/>
      </w:pPr>
      <w:bookmarkStart w:colFirst="0" w:colLast="0" w:name="_heading=h.v8vlgf6xm72a" w:id="245"/>
      <w:bookmarkEnd w:id="245"/>
      <w:r w:rsidDel="00000000" w:rsidR="00000000" w:rsidRPr="00000000">
        <w:rPr>
          <w:rtl w:val="0"/>
        </w:rPr>
        <w:t xml:space="preserve">4.12 Handling errors</w:t>
      </w:r>
    </w:p>
    <w:p w:rsidR="00000000" w:rsidDel="00000000" w:rsidP="00000000" w:rsidRDefault="00000000" w:rsidRPr="00000000" w14:paraId="00001493">
      <w:pPr>
        <w:pStyle w:val="Heading3"/>
        <w:ind w:left="0" w:firstLine="0"/>
        <w:rPr/>
      </w:pPr>
      <w:bookmarkStart w:colFirst="0" w:colLast="0" w:name="_heading=h.kbby30dtgah8" w:id="246"/>
      <w:bookmarkEnd w:id="246"/>
      <w:r w:rsidDel="00000000" w:rsidR="00000000" w:rsidRPr="00000000">
        <w:rPr>
          <w:rtl w:val="0"/>
        </w:rPr>
        <w:t xml:space="preserve">4.12.1 Malformed Packet and Protocol Errors</w:t>
      </w:r>
    </w:p>
    <w:p w:rsidR="00000000" w:rsidDel="00000000" w:rsidP="00000000" w:rsidRDefault="00000000" w:rsidRPr="00000000" w14:paraId="00001494">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95">
      <w:pPr>
        <w:numPr>
          <w:ilvl w:val="0"/>
          <w:numId w:val="42"/>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96">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97">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98">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99">
      <w:pPr>
        <w:numPr>
          <w:ilvl w:val="0"/>
          <w:numId w:val="42"/>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9A">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9B">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9C">
      <w:pPr>
        <w:numPr>
          <w:ilvl w:val="0"/>
          <w:numId w:val="29"/>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9D">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9E">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9F">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A0">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A1">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A2">
      <w:pPr>
        <w:numPr>
          <w:ilvl w:val="0"/>
          <w:numId w:val="29"/>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A3">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4A4">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PUBWOS and CONNECT, the Server</w:t>
      </w:r>
      <w:r w:rsidDel="00000000" w:rsidR="00000000" w:rsidRPr="00000000">
        <w:rPr>
          <w:highlight w:val="yellow"/>
          <w:rtl w:val="0"/>
        </w:rPr>
        <w:t xml:space="preserve"> SHOULD 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4A5">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A6">
      <w:pPr>
        <w:pStyle w:val="Heading3"/>
        <w:ind w:left="0" w:firstLine="0"/>
        <w:rPr/>
      </w:pPr>
      <w:bookmarkStart w:colFirst="0" w:colLast="0" w:name="_heading=h.j0ufrffgt029" w:id="247"/>
      <w:bookmarkEnd w:id="247"/>
      <w:r w:rsidDel="00000000" w:rsidR="00000000" w:rsidRPr="00000000">
        <w:rPr>
          <w:rtl w:val="0"/>
        </w:rPr>
        <w:t xml:space="preserve">4.12.2 Other errors</w:t>
      </w:r>
    </w:p>
    <w:p w:rsidR="00000000" w:rsidDel="00000000" w:rsidP="00000000" w:rsidRDefault="00000000" w:rsidRPr="00000000" w14:paraId="000014A7">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A8">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A9">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AA">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AB">
      <w:pPr>
        <w:spacing w:after="240" w:before="240" w:lineRule="auto"/>
        <w:ind w:left="0" w:right="0" w:firstLine="0"/>
        <w:rPr/>
      </w:pPr>
      <w:r w:rsidDel="00000000" w:rsidR="00000000" w:rsidRPr="00000000">
        <w:rPr>
          <w:rtl w:val="0"/>
        </w:rPr>
        <w:t xml:space="preserve">Refer to section </w:t>
      </w:r>
      <w:sdt>
        <w:sdtPr>
          <w:tag w:val="goog_rdk_146"/>
        </w:sdtPr>
        <w:sdtContent>
          <w:commentRangeStart w:id="109"/>
        </w:sdtContent>
      </w:sdt>
      <w:sdt>
        <w:sdtPr>
          <w:tag w:val="goog_rdk_147"/>
        </w:sdtPr>
        <w:sdtContent>
          <w:commentRangeStart w:id="110"/>
        </w:sdtContent>
      </w:sdt>
      <w:r w:rsidDel="00000000" w:rsidR="00000000" w:rsidRPr="00000000">
        <w:rPr>
          <w:rtl w:val="0"/>
        </w:rPr>
        <w:t xml:space="preserve">5.4.9</w:t>
      </w:r>
      <w:commentRangeEnd w:id="109"/>
      <w:r w:rsidDel="00000000" w:rsidR="00000000" w:rsidRPr="00000000">
        <w:commentReference w:id="109"/>
      </w:r>
      <w:commentRangeEnd w:id="110"/>
      <w:r w:rsidDel="00000000" w:rsidR="00000000" w:rsidRPr="00000000">
        <w:commentReference w:id="110"/>
      </w:r>
      <w:r w:rsidDel="00000000" w:rsidR="00000000" w:rsidRPr="00000000">
        <w:rPr>
          <w:rtl w:val="0"/>
        </w:rPr>
        <w:t xml:space="preserve"> for information about handling Disallowed Unicode code points.</w:t>
      </w:r>
    </w:p>
    <w:p w:rsidR="00000000" w:rsidDel="00000000" w:rsidP="00000000" w:rsidRDefault="00000000" w:rsidRPr="00000000" w14:paraId="000014AC">
      <w:pPr>
        <w:pStyle w:val="Heading2"/>
        <w:spacing w:after="240" w:before="240" w:lineRule="auto"/>
        <w:ind w:left="0" w:right="0" w:firstLine="0"/>
        <w:rPr>
          <w:rFonts w:ascii="Arial" w:cs="Arial" w:eastAsia="Arial" w:hAnsi="Arial"/>
        </w:rPr>
      </w:pPr>
      <w:bookmarkStart w:colFirst="0" w:colLast="0" w:name="_heading=h.1vpy4wyrild2" w:id="248"/>
      <w:bookmarkEnd w:id="248"/>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4A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AE">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AF">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B0">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B1">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B2">
      <w:pPr>
        <w:spacing w:after="303" w:line="259" w:lineRule="auto"/>
        <w:ind w:left="284" w:right="4" w:firstLine="0"/>
        <w:rPr>
          <w:rFonts w:ascii="Arial" w:cs="Arial" w:eastAsia="Arial" w:hAnsi="Arial"/>
        </w:rPr>
      </w:pPr>
      <w:sdt>
        <w:sdtPr>
          <w:tag w:val="goog_rdk_149"/>
        </w:sdtPr>
        <w:sdtContent>
          <w:del w:author="davide.lenzarini@u-blox.com" w:id="21" w:date="2024-03-14T11:37:29Z"/>
          <w:sdt>
            <w:sdtPr>
              <w:tag w:val="goog_rdk_150"/>
            </w:sdtPr>
            <w:sdtContent>
              <w:commentRangeStart w:id="111"/>
            </w:sdtContent>
          </w:sdt>
          <w:del w:author="davide.lenzarini@u-blox.com" w:id="21" w:date="2024-03-14T11:37:29Z">
            <w:sdt>
              <w:sdtPr>
                <w:tag w:val="goog_rdk_151"/>
              </w:sdtPr>
              <w:sdtContent>
                <w:commentRangeStart w:id="112"/>
              </w:sdtContent>
            </w:sdt>
            <w:r w:rsidDel="00000000" w:rsidR="00000000" w:rsidRPr="00000000">
              <w:rPr>
                <w:rFonts w:ascii="Arial" w:cs="Arial" w:eastAsia="Arial" w:hAnsi="Arial"/>
              </w:rPr>
              <w:drawing>
                <wp:inline distB="0" distT="0" distL="0" distR="0">
                  <wp:extent cx="5729288" cy="5321408"/>
                  <wp:effectExtent b="0" l="0" r="0" t="0"/>
                  <wp:docPr id="29" name="image1.png"/>
                  <a:graphic>
                    <a:graphicData uri="http://schemas.openxmlformats.org/drawingml/2006/picture">
                      <pic:pic>
                        <pic:nvPicPr>
                          <pic:cNvPr id="0" name="image1.png"/>
                          <pic:cNvPicPr preferRelativeResize="0"/>
                        </pic:nvPicPr>
                        <pic:blipFill>
                          <a:blip r:embed="rId76"/>
                          <a:srcRect b="1599" l="-1824" r="-1388" t="0"/>
                          <a:stretch>
                            <a:fillRect/>
                          </a:stretch>
                        </pic:blipFill>
                        <pic:spPr>
                          <a:xfrm>
                            <a:off x="0" y="0"/>
                            <a:ext cx="5729288" cy="5321408"/>
                          </a:xfrm>
                          <a:prstGeom prst="rect"/>
                          <a:ln/>
                        </pic:spPr>
                      </pic:pic>
                    </a:graphicData>
                  </a:graphic>
                </wp:inline>
              </w:drawing>
            </w:r>
          </w:del>
        </w:sdtContent>
      </w:sdt>
      <w:commentRangeEnd w:id="111"/>
      <w:r w:rsidDel="00000000" w:rsidR="00000000" w:rsidRPr="00000000">
        <w:commentReference w:id="111"/>
      </w:r>
      <w:commentRangeEnd w:id="112"/>
      <w:r w:rsidDel="00000000" w:rsidR="00000000" w:rsidRPr="00000000">
        <w:commentReference w:id="112"/>
      </w:r>
      <w:r w:rsidDel="00000000" w:rsidR="00000000" w:rsidRPr="00000000">
        <w:rPr>
          <w:rtl w:val="0"/>
        </w:rPr>
      </w:r>
    </w:p>
    <w:p w:rsidR="00000000" w:rsidDel="00000000" w:rsidP="00000000" w:rsidRDefault="00000000" w:rsidRPr="00000000" w14:paraId="000014B3">
      <w:pPr>
        <w:spacing w:after="203" w:line="265" w:lineRule="auto"/>
        <w:ind w:right="4"/>
        <w:jc w:val="center"/>
        <w:rPr>
          <w:rFonts w:ascii="Arial" w:cs="Arial" w:eastAsia="Arial" w:hAnsi="Arial"/>
        </w:rPr>
      </w:pPr>
      <w:sdt>
        <w:sdtPr>
          <w:tag w:val="goog_rdk_153"/>
        </w:sdtPr>
        <w:sdtContent>
          <w:del w:author="davide.lenzarini@u-blox.com" w:id="22"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B4">
      <w:pPr>
        <w:pStyle w:val="Heading3"/>
        <w:ind w:left="0" w:right="4" w:firstLine="0"/>
        <w:rPr>
          <w:rFonts w:ascii="Arial" w:cs="Arial" w:eastAsia="Arial" w:hAnsi="Arial"/>
        </w:rPr>
      </w:pPr>
      <w:bookmarkStart w:colFirst="0" w:colLast="0" w:name="_heading=h.3pp52gy" w:id="249"/>
      <w:bookmarkEnd w:id="249"/>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B5">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B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159"/>
      </w:sdtPr>
      <w:sdtContent>
        <w:p w:rsidR="00000000" w:rsidDel="00000000" w:rsidP="00000000" w:rsidRDefault="00000000" w:rsidRPr="00000000" w14:paraId="000014B7">
          <w:pPr>
            <w:spacing w:after="303" w:line="259" w:lineRule="auto"/>
            <w:ind w:right="4"/>
            <w:rPr>
              <w:ins w:author="davide.lenzarini@u-blox.com" w:id="23" w:date="2024-03-14T11:32:00Z"/>
              <w:rFonts w:ascii="Arial" w:cs="Arial" w:eastAsia="Arial" w:hAnsi="Arial"/>
            </w:rPr>
          </w:pPr>
          <w:r w:rsidDel="00000000" w:rsidR="00000000" w:rsidRPr="00000000">
            <w:rPr>
              <w:rFonts w:ascii="Arial" w:cs="Arial" w:eastAsia="Arial" w:hAnsi="Arial"/>
              <w:rtl w:val="0"/>
            </w:rPr>
            <w:t xml:space="preserve">          </w:t>
          </w:r>
          <w:sdt>
            <w:sdtPr>
              <w:tag w:val="goog_rdk_154"/>
            </w:sdtPr>
            <w:sdtContent>
              <w:del w:author="davide.lenzarini@u-blox.com" w:id="23" w:date="2024-03-14T11:32:00Z"/>
              <w:sdt>
                <w:sdtPr>
                  <w:tag w:val="goog_rdk_155"/>
                </w:sdtPr>
                <w:sdtContent>
                  <w:commentRangeStart w:id="113"/>
                </w:sdtContent>
              </w:sdt>
              <w:del w:author="davide.lenzarini@u-blox.com" w:id="23" w:date="2024-03-14T11:32:00Z">
                <w:sdt>
                  <w:sdtPr>
                    <w:tag w:val="goog_rdk_156"/>
                  </w:sdtPr>
                  <w:sdtContent>
                    <w:commentRangeStart w:id="114"/>
                  </w:sdtContent>
                </w:sdt>
                <w:sdt>
                  <w:sdtPr>
                    <w:tag w:val="goog_rdk_157"/>
                  </w:sdtPr>
                  <w:sdtContent>
                    <w:commentRangeStart w:id="115"/>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8.png"/>
                      <a:graphic>
                        <a:graphicData uri="http://schemas.openxmlformats.org/drawingml/2006/picture">
                          <pic:pic>
                            <pic:nvPicPr>
                              <pic:cNvPr descr="A close up of a map&#10;&#10;Description automatically generated" id="0" name="image8.png"/>
                              <pic:cNvPicPr preferRelativeResize="0"/>
                            </pic:nvPicPr>
                            <pic:blipFill>
                              <a:blip r:embed="rId77"/>
                              <a:srcRect b="0" l="0" r="0" t="0"/>
                              <a:stretch>
                                <a:fillRect/>
                              </a:stretch>
                            </pic:blipFill>
                            <pic:spPr>
                              <a:xfrm>
                                <a:off x="0" y="0"/>
                                <a:ext cx="4861756" cy="1810693"/>
                              </a:xfrm>
                              <a:prstGeom prst="rect"/>
                              <a:ln/>
                            </pic:spPr>
                          </pic:pic>
                        </a:graphicData>
                      </a:graphic>
                    </wp:inline>
                  </w:drawing>
                </w:r>
              </w:del>
            </w:sdtContent>
          </w:sdt>
          <w:sdt>
            <w:sdtPr>
              <w:tag w:val="goog_rdk_158"/>
            </w:sdtPr>
            <w:sdtContent>
              <w:ins w:author="davide.lenzarini@u-blox.com" w:id="23" w:date="2024-03-14T11:32:00Z">
                <w:commentRangeEnd w:id="113"/>
                <w:r w:rsidDel="00000000" w:rsidR="00000000" w:rsidRPr="00000000">
                  <w:commentReference w:id="113"/>
                </w:r>
                <w:commentRangeEnd w:id="114"/>
                <w:r w:rsidDel="00000000" w:rsidR="00000000" w:rsidRPr="00000000">
                  <w:commentReference w:id="114"/>
                </w:r>
                <w:commentRangeEnd w:id="115"/>
                <w:r w:rsidDel="00000000" w:rsidR="00000000" w:rsidRPr="00000000">
                  <w:commentReference w:id="115"/>
                </w:r>
                <w:r w:rsidDel="00000000" w:rsidR="00000000" w:rsidRPr="00000000">
                  <w:rPr>
                    <w:rtl w:val="0"/>
                  </w:rPr>
                </w:r>
              </w:ins>
            </w:sdtContent>
          </w:sdt>
        </w:p>
      </w:sdtContent>
    </w:sdt>
    <w:sdt>
      <w:sdtPr>
        <w:tag w:val="goog_rdk_162"/>
      </w:sdtPr>
      <w:sdtContent>
        <w:p w:rsidR="00000000" w:rsidDel="00000000" w:rsidP="00000000" w:rsidRDefault="00000000" w:rsidRPr="00000000" w14:paraId="000014B8">
          <w:pPr>
            <w:spacing w:after="303" w:line="259" w:lineRule="auto"/>
            <w:ind w:right="4"/>
            <w:jc w:val="center"/>
            <w:rPr>
              <w:shd w:fill="auto" w:val="clear"/>
              <w:rPrChange w:author="davide.lenzarini@u-blox.com" w:id="25"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161"/>
            </w:sdtPr>
            <w:sdtContent>
              <w:ins w:author="davide.lenzarini@u-blox.com" w:id="24"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12.png"/>
                      <a:graphic>
                        <a:graphicData uri="http://schemas.openxmlformats.org/drawingml/2006/picture">
                          <pic:pic>
                            <pic:nvPicPr>
                              <pic:cNvPr id="0" name="image12.png"/>
                              <pic:cNvPicPr preferRelativeResize="0"/>
                            </pic:nvPicPr>
                            <pic:blipFill>
                              <a:blip r:embed="rId78"/>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B9">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163"/>
        </w:sdtPr>
        <w:sdtContent>
          <w:ins w:author="davide.lenzarini@u-blox.com" w:id="26" w:date="2024-03-14T11:41:43Z">
            <w:r w:rsidDel="00000000" w:rsidR="00000000" w:rsidRPr="00000000">
              <w:rPr>
                <w:rFonts w:ascii="Arial" w:cs="Arial" w:eastAsia="Arial" w:hAnsi="Arial"/>
                <w:rtl w:val="0"/>
              </w:rPr>
              <w:t xml:space="preserve">XX</w:t>
            </w:r>
          </w:ins>
        </w:sdtContent>
      </w:sdt>
      <w:sdt>
        <w:sdtPr>
          <w:tag w:val="goog_rdk_164"/>
        </w:sdtPr>
        <w:sdtContent>
          <w:del w:author="davide.lenzarini@u-blox.com" w:id="26"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165"/>
        </w:sdtPr>
        <w:sdtContent>
          <w:del w:author="davide.lenzarini@u-blox.com" w:id="27"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166"/>
        </w:sdtPr>
        <w:sdtContent>
          <w:ins w:author="davide.lenzarini@u-blox.com" w:id="28" w:date="2024-03-14T11:35:46Z">
            <w:r w:rsidDel="00000000" w:rsidR="00000000" w:rsidRPr="00000000">
              <w:rPr>
                <w:rFonts w:ascii="Arial" w:cs="Arial" w:eastAsia="Arial" w:hAnsi="Arial"/>
                <w:rtl w:val="0"/>
              </w:rPr>
              <w:t xml:space="preserve"> scenario</w:t>
            </w:r>
          </w:ins>
        </w:sdtContent>
      </w:sdt>
      <w:sdt>
        <w:sdtPr>
          <w:tag w:val="goog_rdk_167"/>
        </w:sdtPr>
        <w:sdtContent>
          <w:del w:author="davide.lenzarini@u-blox.com" w:id="28"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BA">
      <w:pPr>
        <w:pStyle w:val="Heading3"/>
        <w:ind w:left="0" w:right="4" w:firstLine="0"/>
        <w:rPr>
          <w:rFonts w:ascii="Arial" w:cs="Arial" w:eastAsia="Arial" w:hAnsi="Arial"/>
        </w:rPr>
      </w:pPr>
      <w:bookmarkStart w:colFirst="0" w:colLast="0" w:name="_heading=h.24ufcor" w:id="250"/>
      <w:bookmarkEnd w:id="250"/>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169"/>
      </w:sdtPr>
      <w:sdtContent>
        <w:p w:rsidR="00000000" w:rsidDel="00000000" w:rsidP="00000000" w:rsidRDefault="00000000" w:rsidRPr="00000000" w14:paraId="000014BB">
          <w:pPr>
            <w:spacing w:after="460" w:lineRule="auto"/>
            <w:ind w:left="-5" w:right="4" w:firstLine="0"/>
            <w:rPr>
              <w:ins w:author="davide.lenzarini@u-blox.com" w:id="29"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168"/>
            </w:sdtPr>
            <w:sdtContent>
              <w:ins w:author="davide.lenzarini@u-blox.com" w:id="29" w:date="2024-03-14T11:38:25Z">
                <w:r w:rsidDel="00000000" w:rsidR="00000000" w:rsidRPr="00000000">
                  <w:rPr>
                    <w:rtl w:val="0"/>
                  </w:rPr>
                </w:r>
              </w:ins>
            </w:sdtContent>
          </w:sdt>
        </w:p>
      </w:sdtContent>
    </w:sdt>
    <w:sdt>
      <w:sdtPr>
        <w:tag w:val="goog_rdk_171"/>
      </w:sdtPr>
      <w:sdtContent>
        <w:p w:rsidR="00000000" w:rsidDel="00000000" w:rsidP="00000000" w:rsidRDefault="00000000" w:rsidRPr="00000000" w14:paraId="000014BC">
          <w:pPr>
            <w:spacing w:after="460" w:lineRule="auto"/>
            <w:ind w:left="-5" w:right="4" w:firstLine="0"/>
            <w:jc w:val="center"/>
            <w:rPr>
              <w:ins w:author="davide.lenzarini@u-blox.com" w:id="29" w:date="2024-03-14T11:38:25Z"/>
              <w:rFonts w:ascii="Arial" w:cs="Arial" w:eastAsia="Arial" w:hAnsi="Arial"/>
            </w:rPr>
          </w:pPr>
          <w:sdt>
            <w:sdtPr>
              <w:tag w:val="goog_rdk_170"/>
            </w:sdtPr>
            <w:sdtContent>
              <w:ins w:author="davide.lenzarini@u-blox.com" w:id="29"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11.png"/>
                      <a:graphic>
                        <a:graphicData uri="http://schemas.openxmlformats.org/drawingml/2006/picture">
                          <pic:pic>
                            <pic:nvPicPr>
                              <pic:cNvPr id="0" name="image11.png"/>
                              <pic:cNvPicPr preferRelativeResize="0"/>
                            </pic:nvPicPr>
                            <pic:blipFill>
                              <a:blip r:embed="rId79"/>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173"/>
      </w:sdtPr>
      <w:sdtContent>
        <w:p w:rsidR="00000000" w:rsidDel="00000000" w:rsidP="00000000" w:rsidRDefault="00000000" w:rsidRPr="00000000" w14:paraId="000014BD">
          <w:pPr>
            <w:spacing w:after="572" w:line="265" w:lineRule="auto"/>
            <w:jc w:val="center"/>
            <w:rPr>
              <w:shd w:fill="auto" w:val="clear"/>
              <w:rPrChange w:author="davide.lenzarini@u-blox.com" w:id="30"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172"/>
            </w:sdtPr>
            <w:sdtContent>
              <w:ins w:author="davide.lenzarini@u-blox.com" w:id="29"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176"/>
      </w:sdtPr>
      <w:sdtContent>
        <w:p w:rsidR="00000000" w:rsidDel="00000000" w:rsidP="00000000" w:rsidRDefault="00000000" w:rsidRPr="00000000" w14:paraId="000014BE">
          <w:pPr>
            <w:pStyle w:val="Heading3"/>
            <w:keepLines w:val="1"/>
            <w:spacing w:after="64" w:before="0" w:line="259" w:lineRule="auto"/>
            <w:ind w:left="0" w:firstLine="0"/>
            <w:rPr>
              <w:ins w:author="davide.lenzarini@u-blox.com" w:id="31" w:date="2024-03-14T11:39:33Z"/>
            </w:rPr>
          </w:pPr>
          <w:sdt>
            <w:sdtPr>
              <w:tag w:val="goog_rdk_175"/>
            </w:sdtPr>
            <w:sdtContent>
              <w:ins w:author="davide.lenzarini@u-blox.com" w:id="31" w:date="2024-03-14T11:39:33Z">
                <w:bookmarkStart w:colFirst="0" w:colLast="0" w:name="_heading=h.jzpmwk" w:id="251"/>
                <w:bookmarkEnd w:id="251"/>
                <w:r w:rsidDel="00000000" w:rsidR="00000000" w:rsidRPr="00000000">
                  <w:rPr>
                    <w:rtl w:val="0"/>
                  </w:rPr>
                  <w:t xml:space="preserve">4.11.3 Forwarder encapsulator</w:t>
                </w:r>
              </w:ins>
            </w:sdtContent>
          </w:sdt>
        </w:p>
      </w:sdtContent>
    </w:sdt>
    <w:sdt>
      <w:sdtPr>
        <w:tag w:val="goog_rdk_178"/>
      </w:sdtPr>
      <w:sdtContent>
        <w:p w:rsidR="00000000" w:rsidDel="00000000" w:rsidP="00000000" w:rsidRDefault="00000000" w:rsidRPr="00000000" w14:paraId="000014BF">
          <w:pPr>
            <w:spacing w:after="572" w:line="265" w:lineRule="auto"/>
            <w:jc w:val="center"/>
            <w:rPr>
              <w:ins w:author="davide.lenzarini@u-blox.com" w:id="31" w:date="2024-03-14T11:39:33Z"/>
              <w:rFonts w:ascii="Arial" w:cs="Arial" w:eastAsia="Arial" w:hAnsi="Arial"/>
            </w:rPr>
          </w:pPr>
          <w:sdt>
            <w:sdtPr>
              <w:tag w:val="goog_rdk_177"/>
            </w:sdtPr>
            <w:sdtContent>
              <w:ins w:author="davide.lenzarini@u-blox.com" w:id="31"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10.png"/>
                      <a:graphic>
                        <a:graphicData uri="http://schemas.openxmlformats.org/drawingml/2006/picture">
                          <pic:pic>
                            <pic:nvPicPr>
                              <pic:cNvPr id="0" name="image10.png"/>
                              <pic:cNvPicPr preferRelativeResize="0"/>
                            </pic:nvPicPr>
                            <pic:blipFill>
                              <a:blip r:embed="rId80"/>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180"/>
      </w:sdtPr>
      <w:sdtContent>
        <w:p w:rsidR="00000000" w:rsidDel="00000000" w:rsidP="00000000" w:rsidRDefault="00000000" w:rsidRPr="00000000" w14:paraId="000014C0">
          <w:pPr>
            <w:spacing w:after="572" w:line="265" w:lineRule="auto"/>
            <w:jc w:val="center"/>
            <w:rPr>
              <w:ins w:author="davide.lenzarini@u-blox.com" w:id="31" w:date="2024-03-14T11:39:33Z"/>
              <w:rFonts w:ascii="Arial" w:cs="Arial" w:eastAsia="Arial" w:hAnsi="Arial"/>
            </w:rPr>
          </w:pPr>
          <w:sdt>
            <w:sdtPr>
              <w:tag w:val="goog_rdk_179"/>
            </w:sdtPr>
            <w:sdtContent>
              <w:ins w:author="davide.lenzarini@u-blox.com" w:id="31"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13.png"/>
                      <a:graphic>
                        <a:graphicData uri="http://schemas.openxmlformats.org/drawingml/2006/picture">
                          <pic:pic>
                            <pic:nvPicPr>
                              <pic:cNvPr id="0" name="image13.png"/>
                              <pic:cNvPicPr preferRelativeResize="0"/>
                            </pic:nvPicPr>
                            <pic:blipFill>
                              <a:blip r:embed="rId81"/>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182"/>
      </w:sdtPr>
      <w:sdtContent>
        <w:p w:rsidR="00000000" w:rsidDel="00000000" w:rsidP="00000000" w:rsidRDefault="00000000" w:rsidRPr="00000000" w14:paraId="000014C1">
          <w:pPr>
            <w:spacing w:after="572" w:line="265" w:lineRule="auto"/>
            <w:jc w:val="center"/>
            <w:rPr>
              <w:ins w:author="davide.lenzarini@u-blox.com" w:id="31" w:date="2024-03-14T11:39:33Z"/>
              <w:rFonts w:ascii="Arial" w:cs="Arial" w:eastAsia="Arial" w:hAnsi="Arial"/>
            </w:rPr>
          </w:pPr>
          <w:sdt>
            <w:sdtPr>
              <w:tag w:val="goog_rdk_181"/>
            </w:sdtPr>
            <w:sdtContent>
              <w:ins w:author="davide.lenzarini@u-blox.com" w:id="31"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184"/>
      </w:sdtPr>
      <w:sdtContent>
        <w:p w:rsidR="00000000" w:rsidDel="00000000" w:rsidP="00000000" w:rsidRDefault="00000000" w:rsidRPr="00000000" w14:paraId="000014C2">
          <w:pPr>
            <w:pStyle w:val="Heading3"/>
            <w:keepLines w:val="1"/>
            <w:spacing w:after="64" w:before="0" w:line="259" w:lineRule="auto"/>
            <w:ind w:left="0" w:firstLine="0"/>
            <w:rPr>
              <w:ins w:author="davide.lenzarini@u-blox.com" w:id="31" w:date="2024-03-14T11:39:33Z"/>
            </w:rPr>
          </w:pPr>
          <w:sdt>
            <w:sdtPr>
              <w:tag w:val="goog_rdk_183"/>
            </w:sdtPr>
            <w:sdtContent>
              <w:ins w:author="davide.lenzarini@u-blox.com" w:id="31" w:date="2024-03-14T11:39:33Z">
                <w:bookmarkStart w:colFirst="0" w:colLast="0" w:name="_heading=h.1ypnvbsijucn" w:id="252"/>
                <w:bookmarkEnd w:id="252"/>
                <w:r w:rsidDel="00000000" w:rsidR="00000000" w:rsidRPr="00000000">
                  <w:rPr>
                    <w:rtl w:val="0"/>
                  </w:rPr>
                  <w:t xml:space="preserve">4.13.4 MQTT-SN broker</w:t>
                </w:r>
              </w:ins>
            </w:sdtContent>
          </w:sdt>
        </w:p>
      </w:sdtContent>
    </w:sdt>
    <w:sdt>
      <w:sdtPr>
        <w:tag w:val="goog_rdk_186"/>
      </w:sdtPr>
      <w:sdtContent>
        <w:p w:rsidR="00000000" w:rsidDel="00000000" w:rsidP="00000000" w:rsidRDefault="00000000" w:rsidRPr="00000000" w14:paraId="000014C3">
          <w:pPr>
            <w:spacing w:after="572" w:line="265" w:lineRule="auto"/>
            <w:jc w:val="center"/>
            <w:rPr>
              <w:ins w:author="davide.lenzarini@u-blox.com" w:id="31" w:date="2024-03-14T11:39:33Z"/>
              <w:rFonts w:ascii="Arial" w:cs="Arial" w:eastAsia="Arial" w:hAnsi="Arial"/>
            </w:rPr>
          </w:pPr>
          <w:sdt>
            <w:sdtPr>
              <w:tag w:val="goog_rdk_185"/>
            </w:sdtPr>
            <w:sdtContent>
              <w:ins w:author="davide.lenzarini@u-blox.com" w:id="31"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9.png"/>
                      <a:graphic>
                        <a:graphicData uri="http://schemas.openxmlformats.org/drawingml/2006/picture">
                          <pic:pic>
                            <pic:nvPicPr>
                              <pic:cNvPr id="0" name="image9.png"/>
                              <pic:cNvPicPr preferRelativeResize="0"/>
                            </pic:nvPicPr>
                            <pic:blipFill>
                              <a:blip r:embed="rId82"/>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188"/>
      </w:sdtPr>
      <w:sdtContent>
        <w:p w:rsidR="00000000" w:rsidDel="00000000" w:rsidP="00000000" w:rsidRDefault="00000000" w:rsidRPr="00000000" w14:paraId="000014C4">
          <w:pPr>
            <w:spacing w:after="572" w:line="265" w:lineRule="auto"/>
            <w:jc w:val="center"/>
            <w:rPr>
              <w:ins w:author="davide.lenzarini@u-blox.com" w:id="31" w:date="2024-03-14T11:39:33Z"/>
              <w:rFonts w:ascii="Arial" w:cs="Arial" w:eastAsia="Arial" w:hAnsi="Arial"/>
            </w:rPr>
          </w:pPr>
          <w:sdt>
            <w:sdtPr>
              <w:tag w:val="goog_rdk_187"/>
            </w:sdtPr>
            <w:sdtContent>
              <w:ins w:author="davide.lenzarini@u-blox.com" w:id="31"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C5">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pStyle w:val="Heading2"/>
        <w:keepLines w:val="1"/>
        <w:spacing w:after="64" w:before="0" w:line="259" w:lineRule="auto"/>
        <w:ind w:left="0" w:right="4" w:firstLine="0"/>
        <w:rPr>
          <w:rFonts w:ascii="Arial" w:cs="Arial" w:eastAsia="Arial" w:hAnsi="Arial"/>
        </w:rPr>
      </w:pPr>
      <w:bookmarkStart w:colFirst="0" w:colLast="0" w:name="_heading=h.1j4nfs6" w:id="253"/>
      <w:bookmarkEnd w:id="253"/>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4C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C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189"/>
        </w:sdtPr>
        <w:sdtContent>
          <w:commentRangeStart w:id="116"/>
        </w:sdtContent>
      </w:sdt>
      <w:sdt>
        <w:sdtPr>
          <w:tag w:val="goog_rdk_190"/>
        </w:sdtPr>
        <w:sdtContent>
          <w:commentRangeStart w:id="117"/>
        </w:sdtContent>
      </w:sdt>
      <w:sdt>
        <w:sdtPr>
          <w:tag w:val="goog_rdk_191"/>
        </w:sdtPr>
        <w:sdtContent>
          <w:commentRangeStart w:id="118"/>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116"/>
      <w:r w:rsidDel="00000000" w:rsidR="00000000" w:rsidRPr="00000000">
        <w:commentReference w:id="116"/>
      </w:r>
      <w:commentRangeEnd w:id="117"/>
      <w:r w:rsidDel="00000000" w:rsidR="00000000" w:rsidRPr="00000000">
        <w:commentReference w:id="117"/>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14CA">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192"/>
        </w:sdtPr>
        <w:sdtContent>
          <w:commentRangeStart w:id="119"/>
        </w:sdtContent>
      </w:sdt>
      <w:r w:rsidDel="00000000" w:rsidR="00000000" w:rsidRPr="00000000">
        <w:rPr>
          <w:rFonts w:ascii="Arial" w:cs="Arial" w:eastAsia="Arial" w:hAnsi="Arial"/>
          <w:rtl w:val="0"/>
        </w:rPr>
        <w:t xml:space="preserve">should</w:t>
      </w:r>
      <w:commentRangeEnd w:id="119"/>
      <w:r w:rsidDel="00000000" w:rsidR="00000000" w:rsidRPr="00000000">
        <w:commentReference w:id="119"/>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CB">
      <w:pPr>
        <w:spacing w:after="26" w:lineRule="auto"/>
        <w:ind w:left="-15" w:right="4" w:firstLine="0"/>
        <w:rPr>
          <w:rFonts w:ascii="Arial" w:cs="Arial" w:eastAsia="Arial" w:hAnsi="Arial"/>
        </w:rPr>
      </w:pPr>
      <w:sdt>
        <w:sdtPr>
          <w:tag w:val="goog_rdk_193"/>
        </w:sdtPr>
        <w:sdtContent>
          <w:commentRangeStart w:id="120"/>
        </w:sdtContent>
      </w:sdt>
      <w:r w:rsidDel="00000000" w:rsidR="00000000" w:rsidRPr="00000000">
        <w:rPr>
          <w:rFonts w:ascii="Arial" w:cs="Arial" w:eastAsia="Arial" w:hAnsi="Arial"/>
          <w:rtl w:val="0"/>
        </w:rPr>
        <w:t xml:space="preserve">The time duration</w:t>
      </w:r>
      <w:commentRangeEnd w:id="120"/>
      <w:r w:rsidDel="00000000" w:rsidR="00000000" w:rsidRPr="00000000">
        <w:commentReference w:id="120"/>
      </w:r>
      <w:r w:rsidDel="00000000" w:rsidR="00000000" w:rsidRPr="00000000">
        <w:rPr>
          <w:rFonts w:ascii="Arial" w:cs="Arial" w:eastAsia="Arial" w:hAnsi="Arial"/>
          <w:rtl w:val="0"/>
        </w:rPr>
        <w:t xml:space="preserve"> </w:t>
      </w:r>
      <w:sdt>
        <w:sdtPr>
          <w:tag w:val="goog_rdk_194"/>
        </w:sdtPr>
        <w:sdtContent>
          <w:commentRangeStart w:id="121"/>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121"/>
      <w:r w:rsidDel="00000000" w:rsidR="00000000" w:rsidRPr="00000000">
        <w:commentReference w:id="121"/>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CC">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CD">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195"/>
        </w:sdtPr>
        <w:sdtContent>
          <w:commentRangeStart w:id="122"/>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122"/>
      <w:r w:rsidDel="00000000" w:rsidR="00000000" w:rsidRPr="00000000">
        <w:commentReference w:id="122"/>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CE">
      <w:pPr>
        <w:spacing w:after="0" w:lineRule="auto"/>
        <w:ind w:left="-15" w:right="4" w:firstLine="0"/>
        <w:rPr>
          <w:rFonts w:ascii="Arial" w:cs="Arial" w:eastAsia="Arial" w:hAnsi="Arial"/>
        </w:rPr>
      </w:pPr>
      <w:sdt>
        <w:sdtPr>
          <w:tag w:val="goog_rdk_196"/>
        </w:sdtPr>
        <w:sdtContent>
          <w:commentRangeStart w:id="123"/>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123"/>
      <w:r w:rsidDel="00000000" w:rsidR="00000000" w:rsidRPr="00000000">
        <w:commentReference w:id="123"/>
      </w:r>
      <w:r w:rsidDel="00000000" w:rsidR="00000000" w:rsidRPr="00000000">
        <w:rPr>
          <w:rtl w:val="0"/>
        </w:rPr>
      </w:r>
    </w:p>
    <w:p w:rsidR="00000000" w:rsidDel="00000000" w:rsidP="00000000" w:rsidRDefault="00000000" w:rsidRPr="00000000" w14:paraId="000014CF">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D0">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D1">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D2">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D3">
      <w:pPr>
        <w:pStyle w:val="Heading2"/>
        <w:keepLines w:val="1"/>
        <w:spacing w:after="64" w:before="0" w:line="259" w:lineRule="auto"/>
        <w:ind w:left="0" w:firstLine="0"/>
        <w:rPr>
          <w:rFonts w:ascii="Arial" w:cs="Arial" w:eastAsia="Arial" w:hAnsi="Arial"/>
        </w:rPr>
      </w:pPr>
      <w:bookmarkStart w:colFirst="0" w:colLast="0" w:name="_heading=h.3mj2wkv" w:id="254"/>
      <w:bookmarkEnd w:id="254"/>
      <w:r w:rsidDel="00000000" w:rsidR="00000000" w:rsidRPr="00000000">
        <w:rPr>
          <w:rFonts w:ascii="Arial" w:cs="Arial" w:eastAsia="Arial" w:hAnsi="Arial"/>
          <w:rtl w:val="0"/>
        </w:rPr>
        <w:t xml:space="preserve">4.15 Client states</w:t>
      </w:r>
    </w:p>
    <w:p w:rsidR="00000000" w:rsidDel="00000000" w:rsidP="00000000" w:rsidRDefault="00000000" w:rsidRPr="00000000" w14:paraId="000014D4">
      <w:pPr>
        <w:rPr>
          <w:rFonts w:ascii="Arial" w:cs="Arial" w:eastAsia="Arial" w:hAnsi="Arial"/>
        </w:rPr>
      </w:pPr>
      <w:sdt>
        <w:sdtPr>
          <w:tag w:val="goog_rdk_197"/>
        </w:sdtPr>
        <w:sdtContent>
          <w:commentRangeStart w:id="124"/>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commentRangeEnd w:id="124"/>
      <w:r w:rsidDel="00000000" w:rsidR="00000000" w:rsidRPr="00000000">
        <w:commentReference w:id="124"/>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D5">
      <w:pPr>
        <w:rPr>
          <w:rFonts w:ascii="Arial" w:cs="Arial" w:eastAsia="Arial" w:hAnsi="Arial"/>
        </w:rPr>
      </w:pPr>
      <w:r w:rsidDel="00000000" w:rsidR="00000000" w:rsidRPr="00000000">
        <w:rPr>
          <w:rtl w:val="0"/>
        </w:rPr>
      </w:r>
    </w:p>
    <w:tbl>
      <w:tblPr>
        <w:tblStyle w:val="Table4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D6">
            <w:pPr>
              <w:jc w:val="center"/>
              <w:rPr>
                <w:rFonts w:ascii="Arial" w:cs="Arial" w:eastAsia="Arial" w:hAnsi="Arial"/>
                <w:b w:val="1"/>
              </w:rPr>
            </w:pPr>
            <w:sdt>
              <w:sdtPr>
                <w:tag w:val="goog_rdk_198"/>
              </w:sdtPr>
              <w:sdtContent>
                <w:commentRangeStart w:id="125"/>
              </w:sdtContent>
            </w:sdt>
            <w:sdt>
              <w:sdtPr>
                <w:tag w:val="goog_rdk_199"/>
              </w:sdtPr>
              <w:sdtContent>
                <w:commentRangeStart w:id="126"/>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D7">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D8">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D9">
            <w:pPr>
              <w:rPr>
                <w:rFonts w:ascii="Arial" w:cs="Arial" w:eastAsia="Arial" w:hAnsi="Arial"/>
                <w:b w:val="1"/>
              </w:rPr>
            </w:pPr>
            <w:commentRangeEnd w:id="125"/>
            <w:r w:rsidDel="00000000" w:rsidR="00000000" w:rsidRPr="00000000">
              <w:commentReference w:id="125"/>
            </w:r>
            <w:commentRangeEnd w:id="126"/>
            <w:r w:rsidDel="00000000" w:rsidR="00000000" w:rsidRPr="00000000">
              <w:commentReference w:id="126"/>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DA">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DB">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DC">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DD">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200"/>
              </w:sdtPr>
              <w:sdtContent>
                <w:commentRangeStart w:id="127"/>
              </w:sdtContent>
            </w:sdt>
            <w:r w:rsidDel="00000000" w:rsidR="00000000" w:rsidRPr="00000000">
              <w:rPr>
                <w:rFonts w:ascii="Arial" w:cs="Arial" w:eastAsia="Arial" w:hAnsi="Arial"/>
                <w:rtl w:val="0"/>
              </w:rPr>
              <w:t xml:space="preserve">by way of supervised gateway timers</w:t>
            </w:r>
            <w:commentRangeEnd w:id="127"/>
            <w:r w:rsidDel="00000000" w:rsidR="00000000" w:rsidRPr="00000000">
              <w:commentReference w:id="127"/>
            </w:r>
            <w:r w:rsidDel="00000000" w:rsidR="00000000" w:rsidRPr="00000000">
              <w:rPr>
                <w:rFonts w:ascii="Arial" w:cs="Arial" w:eastAsia="Arial" w:hAnsi="Arial"/>
                <w:rtl w:val="0"/>
              </w:rPr>
              <w:t xml:space="preserve">).</w:t>
            </w:r>
          </w:p>
        </w:tc>
        <w:tc>
          <w:tcPr/>
          <w:p w:rsidR="00000000" w:rsidDel="00000000" w:rsidP="00000000" w:rsidRDefault="00000000" w:rsidRPr="00000000" w14:paraId="000014DE">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DF">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0">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E1">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201"/>
              </w:sdtPr>
              <w:sdtContent>
                <w:commentRangeStart w:id="128"/>
              </w:sdtContent>
            </w:sdt>
            <w:r w:rsidDel="00000000" w:rsidR="00000000" w:rsidRPr="00000000">
              <w:rPr>
                <w:rFonts w:ascii="Arial" w:cs="Arial" w:eastAsia="Arial" w:hAnsi="Arial"/>
                <w:rtl w:val="0"/>
              </w:rPr>
              <w:t xml:space="preserve">way of supervised gateway timers</w:t>
            </w:r>
            <w:commentRangeEnd w:id="128"/>
            <w:r w:rsidDel="00000000" w:rsidR="00000000" w:rsidRPr="00000000">
              <w:commentReference w:id="128"/>
            </w:r>
            <w:r w:rsidDel="00000000" w:rsidR="00000000" w:rsidRPr="00000000">
              <w:rPr>
                <w:rFonts w:ascii="Arial" w:cs="Arial" w:eastAsia="Arial" w:hAnsi="Arial"/>
                <w:rtl w:val="0"/>
              </w:rPr>
              <w:t xml:space="preserve">).</w:t>
            </w:r>
          </w:p>
        </w:tc>
        <w:tc>
          <w:tcPr/>
          <w:p w:rsidR="00000000" w:rsidDel="00000000" w:rsidP="00000000" w:rsidRDefault="00000000" w:rsidRPr="00000000" w14:paraId="000014E2">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E3">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E4">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E5">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6">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E7">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202"/>
              </w:sdtPr>
              <w:sdtContent>
                <w:commentRangeStart w:id="129"/>
              </w:sdtContent>
            </w:sdt>
            <w:sdt>
              <w:sdtPr>
                <w:tag w:val="goog_rdk_203"/>
              </w:sdtPr>
              <w:sdtContent>
                <w:commentRangeStart w:id="130"/>
              </w:sdtContent>
            </w:sdt>
            <w:sdt>
              <w:sdtPr>
                <w:tag w:val="goog_rdk_204"/>
              </w:sdtPr>
              <w:sdtContent>
                <w:commentRangeStart w:id="131"/>
              </w:sdtContent>
            </w:sdt>
            <w:sdt>
              <w:sdtPr>
                <w:tag w:val="goog_rdk_205"/>
              </w:sdtPr>
              <w:sdtContent>
                <w:commentRangeStart w:id="132"/>
              </w:sdtContent>
            </w:sdt>
            <w:r w:rsidDel="00000000" w:rsidR="00000000" w:rsidRPr="00000000">
              <w:rPr>
                <w:rFonts w:ascii="Arial" w:cs="Arial" w:eastAsia="Arial" w:hAnsi="Arial"/>
                <w:rtl w:val="0"/>
              </w:rPr>
              <w:t xml:space="preserve">by way of supervised gateway timers</w:t>
            </w:r>
            <w:commentRangeEnd w:id="129"/>
            <w:r w:rsidDel="00000000" w:rsidR="00000000" w:rsidRPr="00000000">
              <w:commentReference w:id="129"/>
            </w:r>
            <w:commentRangeEnd w:id="130"/>
            <w:r w:rsidDel="00000000" w:rsidR="00000000" w:rsidRPr="00000000">
              <w:commentReference w:id="130"/>
            </w:r>
            <w:commentRangeEnd w:id="131"/>
            <w:r w:rsidDel="00000000" w:rsidR="00000000" w:rsidRPr="00000000">
              <w:commentReference w:id="131"/>
            </w:r>
            <w:commentRangeEnd w:id="132"/>
            <w:r w:rsidDel="00000000" w:rsidR="00000000" w:rsidRPr="00000000">
              <w:commentReference w:id="132"/>
            </w:r>
            <w:r w:rsidDel="00000000" w:rsidR="00000000" w:rsidRPr="00000000">
              <w:rPr>
                <w:rFonts w:ascii="Arial" w:cs="Arial" w:eastAsia="Arial" w:hAnsi="Arial"/>
                <w:rtl w:val="0"/>
              </w:rPr>
              <w:t xml:space="preserve">).</w:t>
            </w:r>
          </w:p>
        </w:tc>
        <w:tc>
          <w:tcPr/>
          <w:p w:rsidR="00000000" w:rsidDel="00000000" w:rsidP="00000000" w:rsidRDefault="00000000" w:rsidRPr="00000000" w14:paraId="000014E8">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E9">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EA">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B">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EC">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ED">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EE">
      <w:pPr>
        <w:jc w:val="left"/>
        <w:rPr>
          <w:rFonts w:ascii="Arial" w:cs="Arial" w:eastAsia="Arial" w:hAnsi="Arial"/>
        </w:rPr>
      </w:pPr>
      <w:r w:rsidDel="00000000" w:rsidR="00000000" w:rsidRPr="00000000">
        <w:rPr>
          <w:rtl w:val="0"/>
        </w:rPr>
      </w:r>
    </w:p>
    <w:p w:rsidR="00000000" w:rsidDel="00000000" w:rsidP="00000000" w:rsidRDefault="00000000" w:rsidRPr="00000000" w14:paraId="000014EF">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7.png"/>
            <a:graphic>
              <a:graphicData uri="http://schemas.openxmlformats.org/drawingml/2006/picture">
                <pic:pic>
                  <pic:nvPicPr>
                    <pic:cNvPr id="0" name="image7.png"/>
                    <pic:cNvPicPr preferRelativeResize="0"/>
                  </pic:nvPicPr>
                  <pic:blipFill>
                    <a:blip r:embed="rId83"/>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F0">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206"/>
        </w:sdtPr>
        <w:sdtContent>
          <w:commentRangeStart w:id="133"/>
        </w:sdtContent>
      </w:sdt>
      <w:r w:rsidDel="00000000" w:rsidR="00000000" w:rsidRPr="00000000">
        <w:rPr>
          <w:rFonts w:ascii="Arial" w:cs="Arial" w:eastAsia="Arial" w:hAnsi="Arial"/>
          <w:rtl w:val="0"/>
        </w:rPr>
        <w:t xml:space="preserve">The Server View of the Client State</w:t>
      </w:r>
      <w:commentRangeEnd w:id="133"/>
      <w:r w:rsidDel="00000000" w:rsidR="00000000" w:rsidRPr="00000000">
        <w:commentReference w:id="133"/>
      </w:r>
      <w:r w:rsidDel="00000000" w:rsidR="00000000" w:rsidRPr="00000000">
        <w:rPr>
          <w:rtl w:val="0"/>
        </w:rPr>
      </w:r>
    </w:p>
    <w:p w:rsidR="00000000" w:rsidDel="00000000" w:rsidP="00000000" w:rsidRDefault="00000000" w:rsidRPr="00000000" w14:paraId="000014F1">
      <w:pPr>
        <w:pStyle w:val="Heading3"/>
        <w:ind w:left="0" w:firstLine="0"/>
        <w:rPr/>
      </w:pPr>
      <w:bookmarkStart w:colFirst="0" w:colLast="0" w:name="_heading=h.qfa0p4gzzbmu" w:id="255"/>
      <w:bookmarkEnd w:id="255"/>
      <w:r w:rsidDel="00000000" w:rsidR="00000000" w:rsidRPr="00000000">
        <w:rPr>
          <w:rtl w:val="0"/>
        </w:rPr>
        <w:t xml:space="preserve">4.15.1 Gateway timers</w:t>
      </w:r>
    </w:p>
    <w:p w:rsidR="00000000" w:rsidDel="00000000" w:rsidP="00000000" w:rsidRDefault="00000000" w:rsidRPr="00000000" w14:paraId="000014F2">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F3">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F4">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F5">
      <w:pPr>
        <w:pStyle w:val="Heading2"/>
        <w:keepLines w:val="1"/>
        <w:spacing w:after="64" w:before="0" w:line="259" w:lineRule="auto"/>
        <w:ind w:left="0" w:firstLine="0"/>
        <w:rPr>
          <w:rFonts w:ascii="Arial" w:cs="Arial" w:eastAsia="Arial" w:hAnsi="Arial"/>
        </w:rPr>
      </w:pPr>
      <w:bookmarkStart w:colFirst="0" w:colLast="0" w:name="_heading=h.gtnh0h" w:id="256"/>
      <w:bookmarkEnd w:id="256"/>
      <w:r w:rsidDel="00000000" w:rsidR="00000000" w:rsidRPr="00000000">
        <w:rPr>
          <w:rFonts w:ascii="Arial" w:cs="Arial" w:eastAsia="Arial" w:hAnsi="Arial"/>
          <w:rtl w:val="0"/>
        </w:rPr>
        <w:t xml:space="preserve">4.16 Clean start</w:t>
      </w:r>
    </w:p>
    <w:p w:rsidR="00000000" w:rsidDel="00000000" w:rsidP="00000000" w:rsidRDefault="00000000" w:rsidRPr="00000000" w14:paraId="000014F6">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interval.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F7">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F8">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F9">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FA">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FB">
      <w:pPr>
        <w:numPr>
          <w:ilvl w:val="0"/>
          <w:numId w:val="44"/>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FC">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4FD">
      <w:pPr>
        <w:pStyle w:val="Heading2"/>
        <w:keepLines w:val="1"/>
        <w:spacing w:after="64" w:before="0" w:line="259" w:lineRule="auto"/>
        <w:ind w:left="0" w:firstLine="0"/>
        <w:rPr>
          <w:rFonts w:ascii="Arial" w:cs="Arial" w:eastAsia="Arial" w:hAnsi="Arial"/>
        </w:rPr>
      </w:pPr>
      <w:bookmarkStart w:colFirst="0" w:colLast="0" w:name="_heading=h.1fyl9w3" w:id="257"/>
      <w:bookmarkEnd w:id="257"/>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4FE">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4FF">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500">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501">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207"/>
        </w:sdtPr>
        <w:sdtContent>
          <w:commentRangeStart w:id="134"/>
        </w:sdtContent>
      </w:sdt>
      <w:sdt>
        <w:sdtPr>
          <w:tag w:val="goog_rdk_208"/>
        </w:sdtPr>
        <w:sdtContent>
          <w:commentRangeStart w:id="135"/>
        </w:sdtContent>
      </w:sdt>
      <w:sdt>
        <w:sdtPr>
          <w:tag w:val="goog_rdk_209"/>
        </w:sdtPr>
        <w:sdtContent>
          <w:commentRangeStart w:id="136"/>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34"/>
      <w:r w:rsidDel="00000000" w:rsidR="00000000" w:rsidRPr="00000000">
        <w:commentReference w:id="134"/>
      </w:r>
      <w:commentRangeEnd w:id="135"/>
      <w:r w:rsidDel="00000000" w:rsidR="00000000" w:rsidRPr="00000000">
        <w:commentReference w:id="135"/>
      </w:r>
      <w:commentRangeEnd w:id="136"/>
      <w:r w:rsidDel="00000000" w:rsidR="00000000" w:rsidRPr="00000000">
        <w:commentReference w:id="136"/>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502">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503">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504">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505">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506">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507">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08">
      <w:pPr>
        <w:ind w:left="720" w:firstLine="0"/>
        <w:rPr>
          <w:rFonts w:ascii="Arial" w:cs="Arial" w:eastAsia="Arial" w:hAnsi="Arial"/>
        </w:rPr>
      </w:pPr>
      <w:sdt>
        <w:sdtPr>
          <w:tag w:val="goog_rdk_210"/>
        </w:sdtPr>
        <w:sdtContent>
          <w:commentRangeStart w:id="137"/>
        </w:sdtContent>
      </w:sdt>
      <w:sdt>
        <w:sdtPr>
          <w:tag w:val="goog_rdk_211"/>
        </w:sdtPr>
        <w:sdtContent>
          <w:commentRangeStart w:id="138"/>
        </w:sdtContent>
      </w:sdt>
      <w:sdt>
        <w:sdtPr>
          <w:tag w:val="goog_rdk_212"/>
        </w:sdtPr>
        <w:sdtContent>
          <w:commentRangeStart w:id="139"/>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37"/>
      <w:r w:rsidDel="00000000" w:rsidR="00000000" w:rsidRPr="00000000">
        <w:commentReference w:id="137"/>
      </w:r>
      <w:commentRangeEnd w:id="138"/>
      <w:r w:rsidDel="00000000" w:rsidR="00000000" w:rsidRPr="00000000">
        <w:commentReference w:id="138"/>
      </w:r>
      <w:commentRangeEnd w:id="139"/>
      <w:r w:rsidDel="00000000" w:rsidR="00000000" w:rsidRPr="00000000">
        <w:commentReference w:id="139"/>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509">
      <w:pPr>
        <w:pStyle w:val="Heading2"/>
        <w:ind w:left="0" w:firstLine="0"/>
        <w:rPr>
          <w:rFonts w:ascii="Arial" w:cs="Arial" w:eastAsia="Arial" w:hAnsi="Arial"/>
        </w:rPr>
      </w:pPr>
      <w:bookmarkStart w:colFirst="0" w:colLast="0" w:name="_heading=h.3zy8sjw" w:id="258"/>
      <w:bookmarkEnd w:id="258"/>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50A">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50B">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50C">
      <w:pPr>
        <w:pStyle w:val="Heading2"/>
        <w:keepLines w:val="1"/>
        <w:spacing w:after="64" w:before="0" w:line="259" w:lineRule="auto"/>
        <w:ind w:left="0" w:firstLine="0"/>
        <w:rPr>
          <w:rFonts w:ascii="Arial" w:cs="Arial" w:eastAsia="Arial" w:hAnsi="Arial"/>
        </w:rPr>
      </w:pPr>
      <w:bookmarkStart w:colFirst="0" w:colLast="0" w:name="_heading=h.2f3j2rp" w:id="259"/>
      <w:bookmarkEnd w:id="259"/>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50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50E">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50F">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510">
      <w:pPr>
        <w:pStyle w:val="Heading2"/>
        <w:keepLines w:val="1"/>
        <w:spacing w:after="64" w:before="0" w:line="259" w:lineRule="auto"/>
        <w:ind w:left="0" w:right="4" w:firstLine="0"/>
        <w:rPr>
          <w:rFonts w:ascii="Arial" w:cs="Arial" w:eastAsia="Arial" w:hAnsi="Arial"/>
        </w:rPr>
      </w:pPr>
      <w:bookmarkStart w:colFirst="0" w:colLast="0" w:name="_heading=h.u8tczi" w:id="260"/>
      <w:bookmarkEnd w:id="260"/>
      <w:r w:rsidDel="00000000" w:rsidR="00000000" w:rsidRPr="00000000">
        <w:rPr>
          <w:rFonts w:ascii="Arial" w:cs="Arial" w:eastAsia="Arial" w:hAnsi="Arial"/>
          <w:rtl w:val="0"/>
        </w:rPr>
        <w:t xml:space="preserve">4.20 Client’s Topic Subscribe/Unsubscribe Procedure</w:t>
      </w:r>
    </w:p>
    <w:p w:rsidR="00000000" w:rsidDel="00000000" w:rsidP="00000000" w:rsidRDefault="00000000" w:rsidRPr="00000000" w14:paraId="00001511">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213"/>
        </w:sdtPr>
        <w:sdtContent>
          <w:commentRangeStart w:id="140"/>
        </w:sdtContent>
      </w:sdt>
      <w:r w:rsidDel="00000000" w:rsidR="00000000" w:rsidRPr="00000000">
        <w:rPr>
          <w:rFonts w:ascii="Arial" w:cs="Arial" w:eastAsia="Arial" w:hAnsi="Arial"/>
          <w:rtl w:val="0"/>
        </w:rPr>
        <w:t xml:space="preserve">name </w:t>
      </w:r>
      <w:commentRangeEnd w:id="140"/>
      <w:r w:rsidDel="00000000" w:rsidR="00000000" w:rsidRPr="00000000">
        <w:commentReference w:id="140"/>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214"/>
        </w:sdtPr>
        <w:sdtContent>
          <w:commentRangeStart w:id="141"/>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41"/>
      <w:r w:rsidDel="00000000" w:rsidR="00000000" w:rsidRPr="00000000">
        <w:commentReference w:id="141"/>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51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51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51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515">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516">
      <w:pPr>
        <w:pStyle w:val="Heading2"/>
        <w:keepLines w:val="1"/>
        <w:spacing w:after="64" w:before="0" w:line="259" w:lineRule="auto"/>
        <w:ind w:left="0" w:firstLine="0"/>
        <w:rPr>
          <w:rFonts w:ascii="Arial" w:cs="Arial" w:eastAsia="Arial" w:hAnsi="Arial"/>
        </w:rPr>
      </w:pPr>
      <w:bookmarkStart w:colFirst="0" w:colLast="0" w:name="_heading=h.3e8gvnb" w:id="261"/>
      <w:bookmarkEnd w:id="261"/>
      <w:r w:rsidDel="00000000" w:rsidR="00000000" w:rsidRPr="00000000">
        <w:rPr>
          <w:rFonts w:ascii="Arial" w:cs="Arial" w:eastAsia="Arial" w:hAnsi="Arial"/>
          <w:rtl w:val="0"/>
        </w:rPr>
        <w:t xml:space="preserve">4.21 Client Publish Procedure</w:t>
      </w:r>
    </w:p>
    <w:p w:rsidR="00000000" w:rsidDel="00000000" w:rsidP="00000000" w:rsidRDefault="00000000" w:rsidRPr="00000000" w14:paraId="00001517">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51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519">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51A">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51B">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51C">
      <w:pPr>
        <w:rPr>
          <w:rFonts w:ascii="Arial" w:cs="Arial" w:eastAsia="Arial" w:hAnsi="Arial"/>
        </w:rPr>
      </w:pPr>
      <w:sdt>
        <w:sdtPr>
          <w:tag w:val="goog_rdk_215"/>
        </w:sdtPr>
        <w:sdtContent>
          <w:commentRangeStart w:id="142"/>
        </w:sdtContent>
      </w:sdt>
      <w:sdt>
        <w:sdtPr>
          <w:tag w:val="goog_rdk_216"/>
        </w:sdtPr>
        <w:sdtContent>
          <w:commentRangeStart w:id="143"/>
        </w:sdtContent>
      </w:sdt>
      <w:r w:rsidDel="00000000" w:rsidR="00000000" w:rsidRPr="00000000">
        <w:rPr>
          <w:rFonts w:ascii="Arial" w:cs="Arial" w:eastAsia="Arial" w:hAnsi="Arial"/>
          <w:rtl w:val="0"/>
        </w:rPr>
        <w:t xml:space="preserve">A Client or Gateway processes a single outbound QoS 1 or QoS 2 message at a time</w:t>
      </w:r>
      <w:commentRangeEnd w:id="142"/>
      <w:r w:rsidDel="00000000" w:rsidR="00000000" w:rsidRPr="00000000">
        <w:commentReference w:id="142"/>
      </w:r>
      <w:commentRangeEnd w:id="143"/>
      <w:r w:rsidDel="00000000" w:rsidR="00000000" w:rsidRPr="00000000">
        <w:commentReference w:id="143"/>
      </w:r>
      <w:r w:rsidDel="00000000" w:rsidR="00000000" w:rsidRPr="00000000">
        <w:rPr>
          <w:rFonts w:ascii="Arial" w:cs="Arial" w:eastAsia="Arial" w:hAnsi="Arial"/>
          <w:rtl w:val="0"/>
        </w:rPr>
        <w:t xml:space="preserve">.</w:t>
      </w:r>
    </w:p>
    <w:p w:rsidR="00000000" w:rsidDel="00000000" w:rsidP="00000000" w:rsidRDefault="00000000" w:rsidRPr="00000000" w14:paraId="0000151D">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51E">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151F">
      <w:pPr>
        <w:pStyle w:val="Heading2"/>
        <w:keepLines w:val="1"/>
        <w:spacing w:after="64" w:before="0" w:line="259" w:lineRule="auto"/>
        <w:ind w:left="0" w:firstLine="0"/>
        <w:rPr>
          <w:rFonts w:ascii="Arial" w:cs="Arial" w:eastAsia="Arial" w:hAnsi="Arial"/>
        </w:rPr>
      </w:pPr>
      <w:bookmarkStart w:colFirst="0" w:colLast="0" w:name="_heading=h.1tdr5v4" w:id="262"/>
      <w:bookmarkEnd w:id="262"/>
      <w:r w:rsidDel="00000000" w:rsidR="00000000" w:rsidRPr="00000000">
        <w:rPr>
          <w:rFonts w:ascii="Arial" w:cs="Arial" w:eastAsia="Arial" w:hAnsi="Arial"/>
          <w:rtl w:val="0"/>
        </w:rPr>
        <w:t xml:space="preserve">4.22 Gateway Publish Procedure</w:t>
      </w:r>
    </w:p>
    <w:p w:rsidR="00000000" w:rsidDel="00000000" w:rsidP="00000000" w:rsidRDefault="00000000" w:rsidRPr="00000000" w14:paraId="00001520">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4.21</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52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52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523">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524">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525">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526">
      <w:pPr>
        <w:pStyle w:val="Heading2"/>
        <w:keepLines w:val="1"/>
        <w:spacing w:after="64" w:before="0" w:line="259" w:lineRule="auto"/>
        <w:ind w:left="0" w:firstLine="0"/>
        <w:rPr>
          <w:rFonts w:ascii="Arial" w:cs="Arial" w:eastAsia="Arial" w:hAnsi="Arial"/>
        </w:rPr>
      </w:pPr>
      <w:bookmarkStart w:colFirst="0" w:colLast="0" w:name="_heading=h.4ddeoix" w:id="263"/>
      <w:bookmarkEnd w:id="263"/>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527">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52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217"/>
        </w:sdtPr>
        <w:sdtContent>
          <w:ins w:author="davide.lenzarini@u-blox.com" w:id="32" w:date="2024-03-20T08:48:04Z"/>
          <w:sdt>
            <w:sdtPr>
              <w:tag w:val="goog_rdk_218"/>
            </w:sdtPr>
            <w:sdtContent>
              <w:commentRangeStart w:id="144"/>
            </w:sdtContent>
          </w:sdt>
          <w:ins w:author="davide.lenzarini@u-blox.com" w:id="32" w:date="2024-03-20T08:48:04Z">
            <w:sdt>
              <w:sdtPr>
                <w:tag w:val="goog_rdk_219"/>
              </w:sdtPr>
              <w:sdtContent>
                <w:commentRangeStart w:id="145"/>
              </w:sdtContent>
            </w:sdt>
            <w:r w:rsidDel="00000000" w:rsidR="00000000" w:rsidRPr="00000000">
              <w:rPr>
                <w:rFonts w:ascii="Arial" w:cs="Arial" w:eastAsia="Arial" w:hAnsi="Arial"/>
                <w:rtl w:val="0"/>
              </w:rPr>
              <w:t xml:space="preserve">virtually </w:t>
            </w:r>
          </w:ins>
        </w:sdtContent>
      </w:sdt>
      <w:commentRangeEnd w:id="144"/>
      <w:r w:rsidDel="00000000" w:rsidR="00000000" w:rsidRPr="00000000">
        <w:commentReference w:id="144"/>
      </w:r>
      <w:commentRangeEnd w:id="145"/>
      <w:r w:rsidDel="00000000" w:rsidR="00000000" w:rsidRPr="00000000">
        <w:commentReference w:id="145"/>
      </w:r>
      <w:r w:rsidDel="00000000" w:rsidR="00000000" w:rsidRPr="00000000">
        <w:rPr>
          <w:rFonts w:ascii="Arial" w:cs="Arial" w:eastAsia="Arial" w:hAnsi="Arial"/>
          <w:rtl w:val="0"/>
        </w:rPr>
        <w:t xml:space="preserve">connected. </w:t>
      </w:r>
      <w:sdt>
        <w:sdtPr>
          <w:tag w:val="goog_rdk_220"/>
        </w:sdtPr>
        <w:sdtContent>
          <w:commentRangeStart w:id="146"/>
        </w:sdtContent>
      </w:sdt>
      <w:r w:rsidDel="00000000" w:rsidR="00000000" w:rsidRPr="00000000">
        <w:rPr>
          <w:rFonts w:ascii="Arial" w:cs="Arial" w:eastAsia="Arial" w:hAnsi="Arial"/>
          <w:rtl w:val="0"/>
        </w:rPr>
        <w:t xml:space="preserve">Otherwise, the received PINGREQ packet is ignored.</w:t>
      </w:r>
      <w:commentRangeEnd w:id="146"/>
      <w:r w:rsidDel="00000000" w:rsidR="00000000" w:rsidRPr="00000000">
        <w:commentReference w:id="146"/>
      </w:r>
      <w:r w:rsidDel="00000000" w:rsidR="00000000" w:rsidRPr="00000000">
        <w:rPr>
          <w:rtl w:val="0"/>
        </w:rPr>
      </w:r>
    </w:p>
    <w:p w:rsidR="00000000" w:rsidDel="00000000" w:rsidP="00000000" w:rsidRDefault="00000000" w:rsidRPr="00000000" w14:paraId="00001529">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52A">
      <w:pPr>
        <w:pStyle w:val="Heading2"/>
        <w:keepLines w:val="1"/>
        <w:spacing w:after="64" w:before="0" w:line="259" w:lineRule="auto"/>
        <w:ind w:left="0" w:right="4" w:firstLine="0"/>
        <w:rPr>
          <w:rFonts w:ascii="Arial" w:cs="Arial" w:eastAsia="Arial" w:hAnsi="Arial"/>
        </w:rPr>
      </w:pPr>
      <w:bookmarkStart w:colFirst="0" w:colLast="0" w:name="_heading=h.2sioyqq" w:id="264"/>
      <w:bookmarkEnd w:id="264"/>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52B">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create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creates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52C">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r w:rsidDel="00000000" w:rsidR="00000000" w:rsidRPr="00000000">
        <w:rPr>
          <w:rtl w:val="0"/>
        </w:rPr>
      </w:r>
    </w:p>
    <w:p w:rsidR="00000000" w:rsidDel="00000000" w:rsidP="00000000" w:rsidRDefault="00000000" w:rsidRPr="00000000" w14:paraId="0000152D">
      <w:pPr>
        <w:pStyle w:val="Heading2"/>
        <w:keepLines w:val="1"/>
        <w:spacing w:after="94" w:before="0" w:line="259" w:lineRule="auto"/>
        <w:ind w:left="0" w:firstLine="0"/>
        <w:rPr>
          <w:rFonts w:ascii="Arial" w:cs="Arial" w:eastAsia="Arial" w:hAnsi="Arial"/>
        </w:rPr>
      </w:pPr>
      <w:bookmarkStart w:colFirst="0" w:colLast="0" w:name="_heading=h.3rnmrmc" w:id="265"/>
      <w:bookmarkEnd w:id="265"/>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52E">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52F">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530">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531">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32">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533">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53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221"/>
        </w:sdtPr>
        <w:sdtContent>
          <w:commentRangeStart w:id="147"/>
        </w:sdtContent>
      </w:sdt>
      <w:r w:rsidDel="00000000" w:rsidR="00000000" w:rsidRPr="00000000">
        <w:rPr>
          <w:rFonts w:ascii="Arial" w:cs="Arial" w:eastAsia="Arial" w:hAnsi="Arial"/>
          <w:color w:val="000000"/>
          <w:rtl w:val="0"/>
        </w:rPr>
        <w:t xml:space="preserve">the gateway detects a timeout in the delivery,</w:t>
      </w:r>
      <w:commentRangeEnd w:id="147"/>
      <w:r w:rsidDel="00000000" w:rsidR="00000000" w:rsidRPr="00000000">
        <w:commentReference w:id="147"/>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535">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536">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222"/>
        </w:sdtPr>
        <w:sdtContent>
          <w:commentRangeStart w:id="148"/>
        </w:sdtContent>
      </w:sdt>
      <w:r w:rsidDel="00000000" w:rsidR="00000000" w:rsidRPr="00000000">
        <w:rPr>
          <w:rFonts w:ascii="Arial" w:cs="Arial" w:eastAsia="Arial" w:hAnsi="Arial"/>
          <w:rtl w:val="0"/>
        </w:rPr>
        <w:t xml:space="preserve">3.18</w:t>
      </w:r>
      <w:commentRangeEnd w:id="148"/>
      <w:r w:rsidDel="00000000" w:rsidR="00000000" w:rsidRPr="00000000">
        <w:commentReference w:id="148"/>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223"/>
        </w:sdtPr>
        <w:sdtContent>
          <w:r w:rsidDel="00000000" w:rsidR="00000000" w:rsidRPr="00000000">
            <w:rPr>
              <w:rFonts w:ascii="Arial" w:cs="Arial" w:eastAsia="Arial" w:hAnsi="Arial"/>
              <w:color w:val="000000"/>
              <w:vertAlign w:val="subscript"/>
              <w:rtl w:val="0"/>
              <w:rPrChange w:author="davide.lenzarini@u-blox.com" w:id="33"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224"/>
        </w:sdtPr>
        <w:sdtContent>
          <w:commentRangeStart w:id="149"/>
        </w:sdtContent>
      </w:sdt>
      <w:r w:rsidDel="00000000" w:rsidR="00000000" w:rsidRPr="00000000">
        <w:rPr>
          <w:rFonts w:ascii="Arial" w:cs="Arial" w:eastAsia="Arial" w:hAnsi="Arial"/>
          <w:color w:val="000000"/>
          <w:rtl w:val="0"/>
        </w:rPr>
        <w:t xml:space="preserve">receives </w:t>
      </w:r>
      <w:commentRangeEnd w:id="149"/>
      <w:r w:rsidDel="00000000" w:rsidR="00000000" w:rsidRPr="00000000">
        <w:commentReference w:id="149"/>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225"/>
        </w:sdtPr>
        <w:sdtContent>
          <w:commentRangeStart w:id="150"/>
        </w:sdtContent>
      </w:sdt>
      <w:r w:rsidDel="00000000" w:rsidR="00000000" w:rsidRPr="00000000">
        <w:rPr>
          <w:rFonts w:ascii="Arial" w:cs="Arial" w:eastAsia="Arial" w:hAnsi="Arial"/>
          <w:color w:val="000000"/>
          <w:rtl w:val="0"/>
        </w:rPr>
        <w:t xml:space="preserve">PINGRESP</w:t>
      </w:r>
      <w:commentRangeEnd w:id="150"/>
      <w:r w:rsidDel="00000000" w:rsidR="00000000" w:rsidRPr="00000000">
        <w:commentReference w:id="150"/>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226"/>
        </w:sdtPr>
        <w:sdtContent>
          <w:r w:rsidDel="00000000" w:rsidR="00000000" w:rsidRPr="00000000">
            <w:rPr>
              <w:rFonts w:ascii="Arial" w:cs="Arial" w:eastAsia="Arial" w:hAnsi="Arial"/>
              <w:color w:val="000000"/>
              <w:vertAlign w:val="subscript"/>
              <w:rtl w:val="0"/>
              <w:rPrChange w:author="davide.lenzarini@u-blox.com" w:id="34"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227"/>
        </w:sdtPr>
        <w:sdtContent>
          <w:r w:rsidDel="00000000" w:rsidR="00000000" w:rsidRPr="00000000">
            <w:rPr>
              <w:rFonts w:ascii="Arial" w:cs="Arial" w:eastAsia="Arial" w:hAnsi="Arial"/>
              <w:color w:val="000000"/>
              <w:vertAlign w:val="subscript"/>
              <w:rtl w:val="0"/>
              <w:rPrChange w:author="davide.lenzarini@u-blox.com" w:id="35"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37">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228"/>
        </w:sdtPr>
        <w:sdtContent>
          <w:commentRangeStart w:id="151"/>
        </w:sdtContent>
      </w:sdt>
      <w:sdt>
        <w:sdtPr>
          <w:tag w:val="goog_rdk_229"/>
        </w:sdtPr>
        <w:sdtContent>
          <w:commentRangeStart w:id="152"/>
        </w:sdtContent>
      </w:sdt>
      <w:sdt>
        <w:sdtPr>
          <w:tag w:val="goog_rdk_230"/>
        </w:sdtPr>
        <w:sdtContent>
          <w:commentRangeStart w:id="153"/>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51"/>
      <w:r w:rsidDel="00000000" w:rsidR="00000000" w:rsidRPr="00000000">
        <w:commentReference w:id="151"/>
      </w:r>
      <w:commentRangeEnd w:id="152"/>
      <w:r w:rsidDel="00000000" w:rsidR="00000000" w:rsidRPr="00000000">
        <w:commentReference w:id="152"/>
      </w:r>
      <w:commentRangeEnd w:id="153"/>
      <w:r w:rsidDel="00000000" w:rsidR="00000000" w:rsidRPr="00000000">
        <w:commentReference w:id="153"/>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38">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539">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53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231"/>
        </w:sdtPr>
        <w:sdtContent>
          <w:commentRangeStart w:id="154"/>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54"/>
      <w:r w:rsidDel="00000000" w:rsidR="00000000" w:rsidRPr="00000000">
        <w:commentReference w:id="154"/>
      </w:r>
      <w:r w:rsidDel="00000000" w:rsidR="00000000" w:rsidRPr="00000000">
        <w:rPr>
          <w:rFonts w:ascii="Arial" w:cs="Arial" w:eastAsia="Arial" w:hAnsi="Arial"/>
          <w:color w:val="000000"/>
          <w:highlight w:val="yellow"/>
          <w:rtl w:val="0"/>
        </w:rPr>
        <w:t xml:space="preserve">.</w:t>
      </w:r>
      <w:sdt>
        <w:sdtPr>
          <w:tag w:val="goog_rdk_232"/>
        </w:sdtPr>
        <w:sdtContent>
          <w:commentRangeStart w:id="155"/>
        </w:sdtContent>
      </w:sdt>
      <w:r w:rsidDel="00000000" w:rsidR="00000000" w:rsidRPr="00000000">
        <w:rPr>
          <w:rFonts w:ascii="Arial" w:cs="Arial" w:eastAsia="Arial" w:hAnsi="Arial"/>
          <w:color w:val="000000"/>
          <w:highlight w:val="yellow"/>
          <w:rtl w:val="0"/>
        </w:rPr>
        <w:t xml:space="preserve"> </w:t>
      </w:r>
      <w:sdt>
        <w:sdtPr>
          <w:tag w:val="goog_rdk_233"/>
        </w:sdtPr>
        <w:sdtContent>
          <w:commentRangeStart w:id="156"/>
        </w:sdtContent>
      </w:sdt>
      <w:sdt>
        <w:sdtPr>
          <w:tag w:val="goog_rdk_234"/>
        </w:sdtPr>
        <w:sdtContent>
          <w:commentRangeStart w:id="157"/>
        </w:sdtContent>
      </w:sdt>
      <w:sdt>
        <w:sdtPr>
          <w:tag w:val="goog_rdk_235"/>
        </w:sdtPr>
        <w:sdtContent>
          <w:commentRangeStart w:id="158"/>
        </w:sdtContent>
      </w:sdt>
      <w:sdt>
        <w:sdtPr>
          <w:tag w:val="goog_rdk_236"/>
        </w:sdtPr>
        <w:sdtContent>
          <w:commentRangeStart w:id="159"/>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56"/>
      <w:r w:rsidDel="00000000" w:rsidR="00000000" w:rsidRPr="00000000">
        <w:commentReference w:id="156"/>
      </w:r>
      <w:commentRangeEnd w:id="157"/>
      <w:r w:rsidDel="00000000" w:rsidR="00000000" w:rsidRPr="00000000">
        <w:commentReference w:id="157"/>
      </w:r>
      <w:commentRangeEnd w:id="158"/>
      <w:r w:rsidDel="00000000" w:rsidR="00000000" w:rsidRPr="00000000">
        <w:commentReference w:id="158"/>
      </w:r>
      <w:commentRangeEnd w:id="159"/>
      <w:r w:rsidDel="00000000" w:rsidR="00000000" w:rsidRPr="00000000">
        <w:commentReference w:id="159"/>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155"/>
      <w:r w:rsidDel="00000000" w:rsidR="00000000" w:rsidRPr="00000000">
        <w:commentReference w:id="155"/>
      </w:r>
      <w:r w:rsidDel="00000000" w:rsidR="00000000" w:rsidRPr="00000000">
        <w:rPr>
          <w:rtl w:val="0"/>
        </w:rPr>
      </w:r>
    </w:p>
    <w:p w:rsidR="00000000" w:rsidDel="00000000" w:rsidP="00000000" w:rsidRDefault="00000000" w:rsidRPr="00000000" w14:paraId="0000153B">
      <w:pPr>
        <w:rPr>
          <w:rFonts w:ascii="Arial" w:cs="Arial" w:eastAsia="Arial" w:hAnsi="Arial"/>
          <w:color w:val="000000"/>
        </w:rPr>
      </w:pPr>
      <w:r w:rsidDel="00000000" w:rsidR="00000000" w:rsidRPr="00000000">
        <w:rPr>
          <w:rtl w:val="0"/>
        </w:rPr>
      </w:r>
    </w:p>
    <w:p w:rsidR="00000000" w:rsidDel="00000000" w:rsidP="00000000" w:rsidRDefault="00000000" w:rsidRPr="00000000" w14:paraId="0000153C">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53D">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53E">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5.png"/>
            <a:graphic>
              <a:graphicData uri="http://schemas.openxmlformats.org/drawingml/2006/picture">
                <pic:pic>
                  <pic:nvPicPr>
                    <pic:cNvPr id="0" name="image5.png"/>
                    <pic:cNvPicPr preferRelativeResize="0"/>
                  </pic:nvPicPr>
                  <pic:blipFill>
                    <a:blip r:embed="rId84"/>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53F">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237"/>
        </w:sdtPr>
        <w:sdtContent>
          <w:commentRangeStart w:id="160"/>
        </w:sdtContent>
      </w:sdt>
      <w:r w:rsidDel="00000000" w:rsidR="00000000" w:rsidRPr="00000000">
        <w:rPr>
          <w:rFonts w:ascii="Arial" w:cs="Arial" w:eastAsia="Arial" w:hAnsi="Arial"/>
          <w:rtl w:val="0"/>
        </w:rPr>
        <w:t xml:space="preserve">Awake ping packet flush</w:t>
      </w:r>
      <w:commentRangeEnd w:id="160"/>
      <w:r w:rsidDel="00000000" w:rsidR="00000000" w:rsidRPr="00000000">
        <w:commentReference w:id="160"/>
      </w:r>
      <w:r w:rsidDel="00000000" w:rsidR="00000000" w:rsidRPr="00000000">
        <w:rPr>
          <w:rtl w:val="0"/>
        </w:rPr>
      </w:r>
    </w:p>
    <w:p w:rsidR="00000000" w:rsidDel="00000000" w:rsidP="00000000" w:rsidRDefault="00000000" w:rsidRPr="00000000" w14:paraId="00001540">
      <w:pPr>
        <w:pStyle w:val="Heading2"/>
        <w:ind w:left="0" w:firstLine="0"/>
        <w:rPr>
          <w:rFonts w:ascii="Arial" w:cs="Arial" w:eastAsia="Arial" w:hAnsi="Arial"/>
        </w:rPr>
      </w:pPr>
      <w:bookmarkStart w:colFirst="0" w:colLast="0" w:name="_heading=h.ly7c1y" w:id="266"/>
      <w:bookmarkEnd w:id="266"/>
      <w:r w:rsidDel="00000000" w:rsidR="00000000" w:rsidRPr="00000000">
        <w:rPr>
          <w:rFonts w:ascii="Arial" w:cs="Arial" w:eastAsia="Arial" w:hAnsi="Arial"/>
          <w:rtl w:val="0"/>
        </w:rPr>
        <w:t xml:space="preserve">4.26 Retained Messages</w:t>
      </w:r>
    </w:p>
    <w:p w:rsidR="00000000" w:rsidDel="00000000" w:rsidP="00000000" w:rsidRDefault="00000000" w:rsidRPr="00000000" w14:paraId="00001541">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1542">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154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1544">
      <w:pPr>
        <w:numPr>
          <w:ilvl w:val="0"/>
          <w:numId w:val="27"/>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1545">
      <w:pPr>
        <w:numPr>
          <w:ilvl w:val="0"/>
          <w:numId w:val="27"/>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1546">
      <w:pPr>
        <w:numPr>
          <w:ilvl w:val="0"/>
          <w:numId w:val="27"/>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1547">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4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154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4A">
      <w:pPr>
        <w:numPr>
          <w:ilvl w:val="0"/>
          <w:numId w:val="2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154B">
      <w:pPr>
        <w:numPr>
          <w:ilvl w:val="0"/>
          <w:numId w:val="20"/>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154C">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4D">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154E">
      <w:pPr>
        <w:pStyle w:val="Heading2"/>
        <w:ind w:left="0" w:firstLine="0"/>
        <w:rPr>
          <w:rFonts w:ascii="Arial" w:cs="Arial" w:eastAsia="Arial" w:hAnsi="Arial"/>
        </w:rPr>
      </w:pPr>
      <w:bookmarkStart w:colFirst="0" w:colLast="0" w:name="_heading=h.mo7ahow0t2fa" w:id="267"/>
      <w:bookmarkEnd w:id="267"/>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54F">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550">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551">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552">
      <w:pPr>
        <w:pStyle w:val="Heading1"/>
        <w:ind w:left="0" w:firstLine="0"/>
        <w:rPr>
          <w:rFonts w:ascii="Arial" w:cs="Arial" w:eastAsia="Arial" w:hAnsi="Arial"/>
        </w:rPr>
      </w:pPr>
      <w:bookmarkStart w:colFirst="0" w:colLast="0" w:name="_heading=h.ao41zqqg0txn" w:id="268"/>
      <w:bookmarkEnd w:id="268"/>
      <w:r w:rsidDel="00000000" w:rsidR="00000000" w:rsidRPr="00000000">
        <w:rPr>
          <w:rFonts w:ascii="Arial" w:cs="Arial" w:eastAsia="Arial" w:hAnsi="Arial"/>
          <w:rtl w:val="0"/>
        </w:rPr>
        <w:t xml:space="preserve">5 Security (Informative)</w:t>
      </w:r>
    </w:p>
    <w:p w:rsidR="00000000" w:rsidDel="00000000" w:rsidP="00000000" w:rsidRDefault="00000000" w:rsidRPr="00000000" w14:paraId="00001553">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554">
      <w:pPr>
        <w:numPr>
          <w:ilvl w:val="0"/>
          <w:numId w:val="34"/>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555">
      <w:pPr>
        <w:numPr>
          <w:ilvl w:val="1"/>
          <w:numId w:val="34"/>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556">
      <w:pPr>
        <w:numPr>
          <w:ilvl w:val="1"/>
          <w:numId w:val="34"/>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557">
      <w:pPr>
        <w:numPr>
          <w:ilvl w:val="1"/>
          <w:numId w:val="34"/>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558">
      <w:pPr>
        <w:numPr>
          <w:ilvl w:val="1"/>
          <w:numId w:val="34"/>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559">
      <w:pPr>
        <w:pStyle w:val="Heading2"/>
        <w:ind w:left="0" w:firstLine="0"/>
        <w:rPr/>
      </w:pPr>
      <w:bookmarkStart w:colFirst="0" w:colLast="0" w:name="_heading=h.l3biudxg4em6" w:id="269"/>
      <w:bookmarkEnd w:id="269"/>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55A">
      <w:pPr>
        <w:pStyle w:val="Heading1"/>
        <w:ind w:left="0" w:firstLine="0"/>
        <w:rPr>
          <w:rFonts w:ascii="Arial" w:cs="Arial" w:eastAsia="Arial" w:hAnsi="Arial"/>
        </w:rPr>
      </w:pPr>
      <w:bookmarkStart w:colFirst="0" w:colLast="0" w:name="_heading=h.2k82xt6" w:id="270"/>
      <w:bookmarkEnd w:id="270"/>
      <w:r w:rsidDel="00000000" w:rsidR="00000000" w:rsidRPr="00000000">
        <w:rPr>
          <w:rFonts w:ascii="Arial" w:cs="Arial" w:eastAsia="Arial" w:hAnsi="Arial"/>
          <w:rtl w:val="0"/>
        </w:rPr>
        <w:t xml:space="preserve">6 Conformance</w:t>
      </w:r>
    </w:p>
    <w:p w:rsidR="00000000" w:rsidDel="00000000" w:rsidP="00000000" w:rsidRDefault="00000000" w:rsidRPr="00000000" w14:paraId="0000155B">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85">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55C">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86">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5D">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87">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5E">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55F">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71"/>
      <w:bookmarkEnd w:id="271"/>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560">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561">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562">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563">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56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56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56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56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B">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56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56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56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0">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57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57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57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575">
      <w:pPr>
        <w:spacing w:after="40" w:before="40" w:lineRule="auto"/>
        <w:rPr>
          <w:rFonts w:ascii="Arial" w:cs="Arial" w:eastAsia="Arial" w:hAnsi="Arial"/>
          <w:highlight w:val="yellow"/>
        </w:rPr>
      </w:pPr>
      <w:hyperlink r:id="rId88">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89">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578">
      <w:pPr>
        <w:spacing w:after="40" w:before="40" w:lineRule="auto"/>
        <w:rPr>
          <w:rFonts w:ascii="Arial" w:cs="Arial" w:eastAsia="Arial" w:hAnsi="Arial"/>
          <w:highlight w:val="yellow"/>
        </w:rPr>
      </w:pPr>
      <w:hyperlink r:id="rId90">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57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B">
      <w:pPr>
        <w:pStyle w:val="Heading2"/>
        <w:spacing w:after="120" w:before="240" w:lineRule="auto"/>
        <w:ind w:left="0" w:firstLine="0"/>
        <w:rPr/>
      </w:pPr>
      <w:bookmarkStart w:colFirst="0" w:colLast="0" w:name="_heading=h.2pjpzxrro3v8" w:id="272"/>
      <w:bookmarkEnd w:id="272"/>
      <w:r w:rsidDel="00000000" w:rsidR="00000000" w:rsidRPr="00000000">
        <w:rPr>
          <w:rtl w:val="0"/>
        </w:rPr>
        <w:t xml:space="preserve">A.1 Normative References</w:t>
      </w:r>
    </w:p>
    <w:p w:rsidR="00000000" w:rsidDel="00000000" w:rsidP="00000000" w:rsidRDefault="00000000" w:rsidRPr="00000000" w14:paraId="0000157C">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57D">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57F">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91">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8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581">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92">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8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84">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85">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586">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87">
      <w:pPr>
        <w:rPr>
          <w:rFonts w:ascii="Arial" w:cs="Arial" w:eastAsia="Arial" w:hAnsi="Arial"/>
          <w:color w:val="0000ee"/>
        </w:rPr>
      </w:pPr>
      <w:hyperlink r:id="rId93">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88">
      <w:pPr>
        <w:rPr>
          <w:rFonts w:ascii="Arial" w:cs="Arial" w:eastAsia="Arial" w:hAnsi="Arial"/>
        </w:rPr>
      </w:pPr>
      <w:r w:rsidDel="00000000" w:rsidR="00000000" w:rsidRPr="00000000">
        <w:rPr>
          <w:rtl w:val="0"/>
        </w:rPr>
      </w:r>
    </w:p>
    <w:bookmarkStart w:colFirst="0" w:colLast="0" w:name="bookmark=kix.32y02sm2iqny" w:id="273"/>
    <w:bookmarkEnd w:id="273"/>
    <w:p w:rsidR="00000000" w:rsidDel="00000000" w:rsidP="00000000" w:rsidRDefault="00000000" w:rsidRPr="00000000" w14:paraId="00001589">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8A">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8B">
      <w:pPr>
        <w:rPr>
          <w:rFonts w:ascii="Arial" w:cs="Arial" w:eastAsia="Arial" w:hAnsi="Arial"/>
        </w:rPr>
      </w:pPr>
      <w:hyperlink r:id="rId94">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8C">
      <w:pPr>
        <w:rPr>
          <w:rFonts w:ascii="Arial" w:cs="Arial" w:eastAsia="Arial" w:hAnsi="Arial"/>
        </w:rPr>
      </w:pPr>
      <w:r w:rsidDel="00000000" w:rsidR="00000000" w:rsidRPr="00000000">
        <w:rPr>
          <w:rtl w:val="0"/>
        </w:rPr>
      </w:r>
    </w:p>
    <w:bookmarkStart w:colFirst="0" w:colLast="0" w:name="bookmark=kix.51xi25h5vzte" w:id="274"/>
    <w:bookmarkEnd w:id="274"/>
    <w:p w:rsidR="00000000" w:rsidDel="00000000" w:rsidP="00000000" w:rsidRDefault="00000000" w:rsidRPr="00000000" w14:paraId="0000158D">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8E">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8F">
      <w:pPr>
        <w:rPr>
          <w:rFonts w:ascii="Arial" w:cs="Arial" w:eastAsia="Arial" w:hAnsi="Arial"/>
        </w:rPr>
      </w:pPr>
      <w:hyperlink r:id="rId95">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90">
      <w:pPr>
        <w:rPr>
          <w:rFonts w:ascii="Arial" w:cs="Arial" w:eastAsia="Arial" w:hAnsi="Arial"/>
        </w:rPr>
      </w:pPr>
      <w:r w:rsidDel="00000000" w:rsidR="00000000" w:rsidRPr="00000000">
        <w:rPr>
          <w:rtl w:val="0"/>
        </w:rPr>
      </w:r>
    </w:p>
    <w:bookmarkStart w:colFirst="0" w:colLast="0" w:name="bookmark=kix.sm86r7ecajs3" w:id="275"/>
    <w:bookmarkEnd w:id="275"/>
    <w:p w:rsidR="00000000" w:rsidDel="00000000" w:rsidP="00000000" w:rsidRDefault="00000000" w:rsidRPr="00000000" w14:paraId="00001591">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92">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93">
      <w:pPr>
        <w:rPr>
          <w:rFonts w:ascii="Arial" w:cs="Arial" w:eastAsia="Arial" w:hAnsi="Arial"/>
          <w:highlight w:val="yellow"/>
        </w:rPr>
      </w:pPr>
      <w:hyperlink r:id="rId96">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4">
      <w:pPr>
        <w:pStyle w:val="Heading2"/>
        <w:spacing w:after="120" w:before="240" w:lineRule="auto"/>
        <w:ind w:left="0" w:firstLine="0"/>
        <w:rPr/>
      </w:pPr>
      <w:bookmarkStart w:colFirst="0" w:colLast="0" w:name="_heading=h.wmz8ensz9jqs" w:id="276"/>
      <w:bookmarkEnd w:id="276"/>
      <w:r w:rsidDel="00000000" w:rsidR="00000000" w:rsidRPr="00000000">
        <w:rPr>
          <w:rtl w:val="0"/>
        </w:rPr>
        <w:t xml:space="preserve">A.2 Informative References</w:t>
      </w:r>
    </w:p>
    <w:p w:rsidR="00000000" w:rsidDel="00000000" w:rsidP="00000000" w:rsidRDefault="00000000" w:rsidRPr="00000000" w14:paraId="00001595">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96">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98">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97">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9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9A">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9B">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9C">
      <w:pPr>
        <w:pStyle w:val="Heading1"/>
        <w:ind w:left="0" w:firstLine="0"/>
        <w:rPr/>
      </w:pPr>
      <w:bookmarkStart w:colFirst="0" w:colLast="0" w:name="_heading=h.twhu880t27o" w:id="277"/>
      <w:bookmarkEnd w:id="277"/>
      <w:sdt>
        <w:sdtPr>
          <w:tag w:val="goog_rdk_238"/>
        </w:sdtPr>
        <w:sdtContent>
          <w:commentRangeStart w:id="161"/>
        </w:sdtContent>
      </w:sdt>
      <w:r w:rsidDel="00000000" w:rsidR="00000000" w:rsidRPr="00000000">
        <w:rPr>
          <w:rtl w:val="0"/>
        </w:rPr>
        <w:t xml:space="preserve">Appendix B. Backwards Compatibility</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pStyle w:val="Heading3"/>
        <w:keepLines w:val="1"/>
        <w:spacing w:after="77" w:before="0" w:line="259" w:lineRule="auto"/>
        <w:ind w:left="0" w:firstLine="0"/>
        <w:rPr/>
      </w:pPr>
      <w:bookmarkStart w:colFirst="0" w:colLast="0" w:name="_heading=h.1qoc8b1" w:id="278"/>
      <w:bookmarkEnd w:id="278"/>
      <w:r w:rsidDel="00000000" w:rsidR="00000000" w:rsidRPr="00000000">
        <w:rPr>
          <w:rtl w:val="0"/>
        </w:rPr>
        <w:t xml:space="preserve">B.1 PUBLISH QoS -1 (Packet from MQTT-SN 1.2)</w:t>
      </w:r>
    </w:p>
    <w:p w:rsidR="00000000" w:rsidDel="00000000" w:rsidP="00000000" w:rsidRDefault="00000000" w:rsidRPr="00000000" w14:paraId="0000159F">
      <w:pPr>
        <w:rPr>
          <w:rFonts w:ascii="Arial" w:cs="Arial" w:eastAsia="Arial" w:hAnsi="Arial"/>
        </w:rPr>
      </w:pPr>
      <w:r w:rsidDel="00000000" w:rsidR="00000000" w:rsidRPr="00000000">
        <w:rPr>
          <w:rtl w:val="0"/>
        </w:rPr>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A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A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A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A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A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A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A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A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A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AE">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A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BC">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BD">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CA">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CB">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D9">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DA">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DC">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D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DF">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E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E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E4">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E5">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E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E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E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F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F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F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F6">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F7">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F8">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605">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606">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613">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614">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21">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622">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2F">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63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63D">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63E">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63F">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640">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641">
      <w:pPr>
        <w:pStyle w:val="Heading4"/>
        <w:ind w:left="0" w:right="4" w:firstLine="0"/>
        <w:rPr>
          <w:rFonts w:ascii="Arial" w:cs="Arial" w:eastAsia="Arial" w:hAnsi="Arial"/>
        </w:rPr>
      </w:pPr>
      <w:bookmarkStart w:colFirst="0" w:colLast="0" w:name="_heading=h.4anzqyu" w:id="279"/>
      <w:bookmarkEnd w:id="279"/>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64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161"/>
      <w:r w:rsidDel="00000000" w:rsidR="00000000" w:rsidRPr="00000000">
        <w:commentReference w:id="161"/>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239"/>
        </w:sdtPr>
        <w:sdtContent>
          <w:commentRangeStart w:id="162"/>
        </w:sdtContent>
      </w:sdt>
      <w:r w:rsidDel="00000000" w:rsidR="00000000" w:rsidRPr="00000000">
        <w:rPr>
          <w:rtl w:val="0"/>
        </w:rPr>
      </w:r>
    </w:p>
    <w:p w:rsidR="00000000" w:rsidDel="00000000" w:rsidP="00000000" w:rsidRDefault="00000000" w:rsidRPr="00000000" w14:paraId="00001643">
      <w:pPr>
        <w:pStyle w:val="Heading4"/>
        <w:ind w:left="0" w:right="4" w:firstLine="0"/>
        <w:rPr>
          <w:rFonts w:ascii="Arial" w:cs="Arial" w:eastAsia="Arial" w:hAnsi="Arial"/>
        </w:rPr>
      </w:pPr>
      <w:bookmarkStart w:colFirst="0" w:colLast="0" w:name="_heading=h.14ykbeg" w:id="280"/>
      <w:bookmarkEnd w:id="280"/>
      <w:r w:rsidDel="00000000" w:rsidR="00000000" w:rsidRPr="00000000">
        <w:rPr>
          <w:rFonts w:ascii="Arial" w:cs="Arial" w:eastAsia="Arial" w:hAnsi="Arial"/>
          <w:rtl w:val="0"/>
        </w:rPr>
        <w:t xml:space="preserve">B.1.2 PUBLISH Flags</w:t>
      </w:r>
    </w:p>
    <w:p w:rsidR="00000000" w:rsidDel="00000000" w:rsidP="00000000" w:rsidRDefault="00000000" w:rsidRPr="00000000" w14:paraId="00001644">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645">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646">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647">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648">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649">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64A">
      <w:pPr>
        <w:pStyle w:val="Heading4"/>
        <w:ind w:left="0" w:right="4" w:firstLine="0"/>
        <w:rPr>
          <w:rFonts w:ascii="Arial" w:cs="Arial" w:eastAsia="Arial" w:hAnsi="Arial"/>
        </w:rPr>
      </w:pPr>
      <w:bookmarkStart w:colFirst="0" w:colLast="0" w:name="_heading=h.3oy7u29" w:id="281"/>
      <w:bookmarkEnd w:id="281"/>
      <w:r w:rsidDel="00000000" w:rsidR="00000000" w:rsidRPr="00000000">
        <w:rPr>
          <w:rFonts w:ascii="Arial" w:cs="Arial" w:eastAsia="Arial" w:hAnsi="Arial"/>
          <w:rtl w:val="0"/>
        </w:rPr>
        <w:t xml:space="preserve">B.1.3 Topic Id</w:t>
      </w:r>
    </w:p>
    <w:p w:rsidR="00000000" w:rsidDel="00000000" w:rsidP="00000000" w:rsidRDefault="00000000" w:rsidRPr="00000000" w14:paraId="0000164B">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64C">
      <w:pPr>
        <w:pStyle w:val="Heading4"/>
        <w:ind w:left="0" w:right="4" w:firstLine="0"/>
        <w:rPr>
          <w:rFonts w:ascii="Arial" w:cs="Arial" w:eastAsia="Arial" w:hAnsi="Arial"/>
        </w:rPr>
      </w:pPr>
      <w:bookmarkStart w:colFirst="0" w:colLast="0" w:name="_heading=h.243i4a2" w:id="282"/>
      <w:bookmarkEnd w:id="282"/>
      <w:r w:rsidDel="00000000" w:rsidR="00000000" w:rsidRPr="00000000">
        <w:rPr>
          <w:rFonts w:ascii="Arial" w:cs="Arial" w:eastAsia="Arial" w:hAnsi="Arial"/>
          <w:rtl w:val="0"/>
        </w:rPr>
        <w:t xml:space="preserve">B.1.4 Data</w:t>
      </w:r>
    </w:p>
    <w:p w:rsidR="00000000" w:rsidDel="00000000" w:rsidP="00000000" w:rsidRDefault="00000000" w:rsidRPr="00000000" w14:paraId="0000164D">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62"/>
      <w:r w:rsidDel="00000000" w:rsidR="00000000" w:rsidRPr="00000000">
        <w:commentReference w:id="162"/>
      </w:r>
      <w:r w:rsidDel="00000000" w:rsidR="00000000" w:rsidRPr="00000000">
        <w:rPr>
          <w:rtl w:val="0"/>
        </w:rPr>
      </w:r>
    </w:p>
    <w:p w:rsidR="00000000" w:rsidDel="00000000" w:rsidP="00000000" w:rsidRDefault="00000000" w:rsidRPr="00000000" w14:paraId="0000164E">
      <w:pPr>
        <w:pStyle w:val="Heading1"/>
        <w:spacing w:after="360" w:before="360" w:lineRule="auto"/>
        <w:ind w:left="0" w:firstLine="0"/>
        <w:rPr/>
      </w:pPr>
      <w:bookmarkStart w:colFirst="0" w:colLast="0" w:name="_heading=h.55r6c0xsdoov" w:id="283"/>
      <w:bookmarkEnd w:id="283"/>
      <w:r w:rsidDel="00000000" w:rsidR="00000000" w:rsidRPr="00000000">
        <w:rPr>
          <w:rtl w:val="0"/>
        </w:rPr>
        <w:t xml:space="preserve">Appendix C. Security and Privacy Considerations</w:t>
      </w:r>
    </w:p>
    <w:p w:rsidR="00000000" w:rsidDel="00000000" w:rsidP="00000000" w:rsidRDefault="00000000" w:rsidRPr="00000000" w14:paraId="0000164F">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650">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654">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655">
      <w:pPr>
        <w:rPr>
          <w:rFonts w:ascii="Arial" w:cs="Arial" w:eastAsia="Arial" w:hAnsi="Arial"/>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657">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658">
      <w:pPr>
        <w:keepNext w:val="1"/>
        <w:spacing w:after="120" w:before="240" w:lineRule="auto"/>
        <w:ind w:left="144.00000000000006" w:hanging="15"/>
        <w:rPr>
          <w:rFonts w:ascii="Arial" w:cs="Arial" w:eastAsia="Arial" w:hAnsi="Arial"/>
          <w:b w:val="1"/>
          <w:color w:val="446caa"/>
        </w:rPr>
      </w:pPr>
      <w:bookmarkStart w:colFirst="0" w:colLast="0" w:name="_heading=h.452snld" w:id="284"/>
      <w:bookmarkEnd w:id="284"/>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659">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65A">
      <w:pPr>
        <w:rPr>
          <w:rFonts w:ascii="Arial" w:cs="Arial" w:eastAsia="Arial" w:hAnsi="Arial"/>
        </w:rPr>
      </w:pPr>
      <w:r w:rsidDel="00000000" w:rsidR="00000000" w:rsidRPr="00000000">
        <w:rPr>
          <w:rtl w:val="0"/>
        </w:rPr>
      </w:r>
    </w:p>
    <w:p w:rsidR="00000000" w:rsidDel="00000000" w:rsidP="00000000" w:rsidRDefault="00000000" w:rsidRPr="00000000" w14:paraId="000016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6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6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6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6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660">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6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62">
      <w:pPr>
        <w:pStyle w:val="Heading1"/>
        <w:spacing w:after="360" w:before="360" w:lineRule="auto"/>
        <w:ind w:left="0" w:firstLine="0"/>
        <w:rPr/>
      </w:pPr>
      <w:bookmarkStart w:colFirst="0" w:colLast="0" w:name="_heading=h.bc8w7ov5oli4" w:id="285"/>
      <w:bookmarkEnd w:id="285"/>
      <w:r w:rsidDel="00000000" w:rsidR="00000000" w:rsidRPr="00000000">
        <w:rPr>
          <w:rtl w:val="0"/>
        </w:rPr>
        <w:t xml:space="preserve">Appendix D. Acknowledgments</w:t>
      </w:r>
    </w:p>
    <w:p w:rsidR="00000000" w:rsidDel="00000000" w:rsidP="00000000" w:rsidRDefault="00000000" w:rsidRPr="00000000" w14:paraId="00001663">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664">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67">
      <w:pPr>
        <w:pStyle w:val="Heading2"/>
        <w:spacing w:after="120" w:before="240" w:lineRule="auto"/>
        <w:ind w:left="0" w:firstLine="0"/>
        <w:rPr/>
      </w:pPr>
      <w:bookmarkStart w:colFirst="0" w:colLast="0" w:name="_heading=h.glow6i83isd5" w:id="286"/>
      <w:bookmarkEnd w:id="286"/>
      <w:r w:rsidDel="00000000" w:rsidR="00000000" w:rsidRPr="00000000">
        <w:rPr>
          <w:rtl w:val="0"/>
        </w:rPr>
        <w:t xml:space="preserve">D.1 Special Thanks</w:t>
      </w:r>
    </w:p>
    <w:p w:rsidR="00000000" w:rsidDel="00000000" w:rsidP="00000000" w:rsidRDefault="00000000" w:rsidRPr="00000000" w14:paraId="00001668">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669">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66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6B">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6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6D">
      <w:pPr>
        <w:pStyle w:val="Heading2"/>
        <w:spacing w:after="120" w:before="240" w:lineRule="auto"/>
        <w:ind w:left="0" w:firstLine="0"/>
        <w:rPr/>
      </w:pPr>
      <w:bookmarkStart w:colFirst="0" w:colLast="0" w:name="_heading=h.tdeowwajj1wf" w:id="287"/>
      <w:bookmarkEnd w:id="287"/>
      <w:r w:rsidDel="00000000" w:rsidR="00000000" w:rsidRPr="00000000">
        <w:rPr>
          <w:rtl w:val="0"/>
        </w:rPr>
        <w:t xml:space="preserve">D.2 Participants</w:t>
      </w:r>
    </w:p>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66F">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67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71">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673">
      <w:pPr>
        <w:pStyle w:val="Heading1"/>
        <w:spacing w:after="360" w:before="360" w:lineRule="auto"/>
        <w:ind w:left="0" w:firstLine="0"/>
        <w:rPr>
          <w:rFonts w:ascii="Arial" w:cs="Arial" w:eastAsia="Arial" w:hAnsi="Arial"/>
          <w:highlight w:val="yellow"/>
        </w:rPr>
      </w:pPr>
      <w:bookmarkStart w:colFirst="0" w:colLast="0" w:name="_heading=h.ewpzaw2f211a" w:id="288"/>
      <w:bookmarkEnd w:id="288"/>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674">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675">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676">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7">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8">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9">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A">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B">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C">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0">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1">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682">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3">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684">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5">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6">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8">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9">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A">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C">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D">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E">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0">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1">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2">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4">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5">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6">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8">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9">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C">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D">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E">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0">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1">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2">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3">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4">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5">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8">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9">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A">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C">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D">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E">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0">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1">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2">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3">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4">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5">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6">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7">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8">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9">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A">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C">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D">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E">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F">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0">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1">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2">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4">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5">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6">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8">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9">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C">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CD">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CE">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CF">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D0">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D1">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D2">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D3">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4">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5">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7">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D8">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D9">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DA">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DB">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DC">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DD">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E">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F">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1">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E2">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E3">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E4">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E5">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E6">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E7">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8">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9">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B">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EC">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ED">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EE">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EF">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F0">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F1">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2">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3">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5">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F6">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F7">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8">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9">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B">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C">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F">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700">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1">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2">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3">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4">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5">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6">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70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70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70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70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D">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E">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711">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712">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89"/>
      <w:bookmarkEnd w:id="289"/>
      <w:r w:rsidDel="00000000" w:rsidR="00000000" w:rsidRPr="00000000">
        <w:rPr>
          <w:rtl w:val="0"/>
        </w:rPr>
      </w:r>
    </w:p>
    <w:p w:rsidR="00000000" w:rsidDel="00000000" w:rsidP="00000000" w:rsidRDefault="00000000" w:rsidRPr="00000000" w14:paraId="00001713">
      <w:pPr>
        <w:pStyle w:val="Heading1"/>
        <w:keepNext w:val="1"/>
        <w:pBdr>
          <w:top w:color="808080" w:space="6" w:sz="4" w:val="single"/>
        </w:pBdr>
        <w:spacing w:after="120" w:before="480" w:lineRule="auto"/>
        <w:ind w:left="0" w:firstLine="0"/>
        <w:rPr>
          <w:vertAlign w:val="baseline"/>
        </w:rPr>
      </w:pPr>
      <w:bookmarkStart w:colFirst="0" w:colLast="0" w:name="_heading=h.3jd0qos" w:id="290"/>
      <w:bookmarkEnd w:id="290"/>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714">
      <w:pPr>
        <w:pStyle w:val="Heading2"/>
        <w:ind w:left="0" w:firstLine="0"/>
        <w:rPr>
          <w:vertAlign w:val="baseline"/>
        </w:rPr>
      </w:pPr>
      <w:bookmarkStart w:colFirst="0" w:colLast="0" w:name="_heading=h.1yib0wl" w:id="291"/>
      <w:bookmarkEnd w:id="291"/>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715">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716">
      <w:pPr>
        <w:pStyle w:val="Heading2"/>
        <w:ind w:left="0" w:firstLine="0"/>
        <w:rPr>
          <w:vertAlign w:val="baseline"/>
        </w:rPr>
      </w:pPr>
      <w:bookmarkStart w:colFirst="0" w:colLast="0" w:name="_heading=h.4ihyjke" w:id="292"/>
      <w:bookmarkEnd w:id="292"/>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717">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9"/>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18">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19">
            <w:pPr>
              <w:spacing w:after="0" w:line="259" w:lineRule="auto"/>
              <w:ind w:right="4"/>
              <w:jc w:val="center"/>
              <w:rPr>
                <w:rFonts w:ascii="Arial" w:cs="Arial" w:eastAsia="Arial" w:hAnsi="Arial"/>
                <w:b w:val="1"/>
              </w:rPr>
            </w:pPr>
            <w:sdt>
              <w:sdtPr>
                <w:tag w:val="goog_rdk_240"/>
              </w:sdtPr>
              <w:sdtContent>
                <w:commentRangeStart w:id="163"/>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A">
            <w:pPr>
              <w:spacing w:after="0" w:line="259" w:lineRule="auto"/>
              <w:ind w:right="4"/>
              <w:rPr>
                <w:rFonts w:ascii="Arial" w:cs="Arial" w:eastAsia="Arial" w:hAnsi="Arial"/>
                <w:sz w:val="20"/>
                <w:szCs w:val="20"/>
                <w:vertAlign w:val="subscript"/>
              </w:rPr>
            </w:pPr>
            <w:commentRangeEnd w:id="163"/>
            <w:r w:rsidDel="00000000" w:rsidR="00000000" w:rsidRPr="00000000">
              <w:commentReference w:id="163"/>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B">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C">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D">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E">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F">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0">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1">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2">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3">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4">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5">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6">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7">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8">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9">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72A">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72B">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72C">
      <w:pPr>
        <w:pStyle w:val="Heading2"/>
        <w:ind w:left="0" w:firstLine="0"/>
        <w:rPr>
          <w:vertAlign w:val="baseline"/>
        </w:rPr>
      </w:pPr>
      <w:bookmarkStart w:colFirst="0" w:colLast="0" w:name="_heading=h.2xn8ts7" w:id="293"/>
      <w:bookmarkEnd w:id="293"/>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72D">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72E">
      <w:pPr>
        <w:pStyle w:val="Heading2"/>
        <w:ind w:left="0" w:firstLine="0"/>
        <w:rPr>
          <w:vertAlign w:val="baseline"/>
        </w:rPr>
      </w:pPr>
      <w:bookmarkStart w:colFirst="0" w:colLast="0" w:name="_heading=h.1csj400" w:id="294"/>
      <w:bookmarkEnd w:id="294"/>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72F">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730">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731">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732">
      <w:pPr>
        <w:numPr>
          <w:ilvl w:val="0"/>
          <w:numId w:val="66"/>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733">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734">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735">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736">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737">
      <w:pPr>
        <w:numPr>
          <w:ilvl w:val="0"/>
          <w:numId w:val="66"/>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738">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739">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73A">
      <w:pPr>
        <w:pStyle w:val="Heading1"/>
        <w:spacing w:after="360" w:before="360" w:lineRule="auto"/>
        <w:ind w:left="0" w:firstLine="0"/>
        <w:rPr/>
      </w:pPr>
      <w:bookmarkStart w:colFirst="0" w:colLast="0" w:name="_heading=h.sg1xgdru14ui" w:id="295"/>
      <w:bookmarkEnd w:id="295"/>
      <w:r w:rsidDel="00000000" w:rsidR="00000000" w:rsidRPr="00000000">
        <w:rPr>
          <w:rtl w:val="0"/>
        </w:rPr>
        <w:t xml:space="preserve">Appendix G. Notices</w:t>
      </w:r>
    </w:p>
    <w:p w:rsidR="00000000" w:rsidDel="00000000" w:rsidP="00000000" w:rsidRDefault="00000000" w:rsidRPr="00000000" w14:paraId="0000173B">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73C">
      <w:pPr>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173D">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98">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99">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73E">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73F">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740">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741">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742">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743">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744">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745">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00">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01">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Stefan Hagen" w:id="161" w:date="2024-03-03T08:53:53Z">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162" w:date="2024-03-03T08:53:53Z">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imon Johnson" w:id="20" w:date="2024-02-02T15:03:53Z">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21" w:date="2024-02-22T15:03:28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41" w:date="2023-10-26T13:21:10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95" w:date="2024-03-19T16:49:34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Ian Craggs" w:id="7" w:date="2024-06-12T08:52:02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8" w:date="2024-06-12T08:52:58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Simon Johnson" w:id="81" w:date="2023-10-20T09:26:02Z">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82" w:date="2024-01-04T16:48:28Z">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44" w:date="2023-10-20T12:41:18Z">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45" w:date="2023-11-02T14:12:55Z">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46" w:date="2023-11-02T14:52:40Z">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47" w:date="2023-11-02T14:53:30Z">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48" w:date="2023-11-02T15:58:55Z">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Andrew Banks" w:id="76" w:date="2024-03-19T16:09:39Z">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Stefan Hagen" w:id="107" w:date="2024-03-18T15:44:35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108" w:date="2024-06-20T11:10:24Z">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Andrew Banks" w:id="133" w:date="2024-06-16T09:32:40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109" w:date="2024-03-19T17:42:59Z">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110" w:date="2024-06-11T15:41:31Z">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Ian Craggs" w:id="62" w:date="2024-06-27T15:24:32Z">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Richard Coppen" w:id="39" w:date="2024-03-19T12:22:45Z">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Ian Craggs" w:id="61" w:date="2024-06-27T15:27:19Z">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davide.lenzarini@u-blox.com" w:id="101" w:date="2024-03-19T16:07:38Z">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19" w:date="2024-03-19T12:05:40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7" w:date="2024-03-19T12:04:36Z">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13" w:date="2023-12-08T16:41:32Z">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4" w:date="2024-06-04T12:40:11Z">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34" w:date="2024-03-19T17:55:57Z">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35" w:date="2024-03-20T14:04:25Z">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36" w:date="2024-03-20T14:22:55Z">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63" w:date="2024-03-20T08:38:34Z">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85" w:date="2024-03-18T12:26:05Z">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Andrew Banks" w:id="77" w:date="2024-03-19T16:20:12Z">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78" w:date="2024-05-02T12:17:44Z">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64" w:date="2024-03-14T09:44:26Z">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51" w:date="2024-06-11T16:09:18Z">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52" w:date="2024-06-13T15:32:08Z">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53" w:date="2024-06-13T15:34:20Z">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Andrew Banks" w:id="79" w:date="2024-03-19T16:39:58Z">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80" w:date="2024-05-02T12:18:26Z">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Ian Craggs" w:id="54" w:date="2024-06-11T16:15:50Z">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Stefan Hagen" w:id="41" w:date="2024-02-01T16:59:35Z">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42" w:date="2024-02-22T13:05:28Z">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Ian Craggs" w:id="4" w:date="2024-03-19T10:30:16Z">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davide.lenzarini@u-blox.com" w:id="124" w:date="2024-06-13T16:05:28Z">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Richard Coppen" w:id="5" w:date="2024-03-19T10:28:33Z">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103" w:date="2024-03-20T08:54:09Z">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60" w:date="2023-10-12T19:28:02Z">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48" w:date="2024-03-20T09:03:26Z">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 w:date="2023-12-08T14:25:46Z">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Andrew Banks" w:id="69" w:date="2024-03-19T15:53:06Z">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106" w:date="2024-03-20T09:00:07Z">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25" w:date="2023-10-12T19:20:15Z">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26" w:date="2024-01-05T15:08:54Z">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86" w:date="2024-03-19T15:21:48Z">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87" w:date="2024-03-19T15:23:50Z">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94" w:date="2024-02-22T16:19:54Z">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50" w:date="2024-03-20T09:04:50Z">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49" w:date="2024-07-30T19:20:35Z">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refer to chapter 4.15, right?</w:t>
      </w:r>
    </w:p>
  </w:comment>
  <w:comment w:author="davide.lenzarini@u-blox.com" w:id="149" w:date="2024-03-20T09:04:24Z">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111" w:date="2024-02-15T17:21:45Z">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112" w:date="2024-03-18T16:06:47Z">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3" w:date="2024-03-20T10:27:41Z">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40" w:date="2024-03-20T08:35:53Z">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5" w:date="2024-05-30T14:20:06Z">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davide.lenzarini@u-blox.com" w:id="16" w:date="2024-07-30T18:34:29Z">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PINGREQ and PINGRESP are missing</w:t>
      </w:r>
    </w:p>
  </w:comment>
  <w:comment w:author="Anonymous" w:id="91" w:date="2024-03-20T10:34:54Z">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Ian Craggs" w:id="100" w:date="2024-06-25T10:18:44Z">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104" w:date="2024-03-20T08:55:23Z">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46" w:date="2024-03-20T08:48:29Z">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55" w:date="2024-03-20T09:07:26Z">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Andrew Banks" w:id="68" w:date="2024-03-19T15:54:52Z">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105" w:date="2024-03-20T08:57:22Z">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142" w:date="2024-03-20T08:45:05Z">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43" w:date="2024-03-20T14:33:27Z">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Ian Craggs" w:id="144" w:date="2024-06-13T14:25:07Z">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145" w:date="2024-06-13T15:41:53Z">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35" w:date="2024-02-07T16:41:05Z">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36" w:date="2024-06-24T14:39:36Z">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55" w:date="2024-06-25T04:33:39Z">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"Auth Data Length" right? It is not Byte 11 in general.</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indicate with a letter the final Byte of each section so the next one can be parametric.</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here Byte(10+5) could by X, Byte 10 could by Y. Byte11=Y+X</w:t>
      </w:r>
    </w:p>
  </w:comment>
  <w:comment w:author="Stefan Hagen" w:id="84" w:date="2023-11-16T16:45:21Z">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Stefan Hagen" w:id="72" w:date="2024-01-04T16:52:29Z">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28" w:date="2024-02-14T10:03:36Z">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96" w:date="2024-03-19T16:04:02Z">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Ian Craggs" w:id="97" w:date="2024-06-27T08:24:14Z">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is. If the PUBREC packet got lost and the sender resends the PUBLISH message, this statement is true.</w:t>
      </w:r>
    </w:p>
  </w:comment>
  <w:comment w:author="davide.lenzarini@u-blox.com" w:id="98" w:date="2024-06-27T08:43:05Z">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it is one allowed application message per direction?</w:t>
      </w:r>
    </w:p>
  </w:comment>
  <w:comment w:author="Ian Craggs" w:id="99" w:date="2024-06-27T08:43:35Z">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Stefan Hagen" w:id="120" w:date="2024-03-18T16:14:25Z">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121" w:date="2024-03-18T16:13:21Z">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67" w:date="2024-03-19T17:41:20Z">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119" w:date="2024-03-18T16:09:57Z">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27" w:date="2024-02-14T09:56:26Z">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65" w:date="2023-10-12T14:50:37Z">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tefan Hagen" w:id="123" w:date="2024-03-18T16:20:57Z">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63" w:date="2023-10-05T18:07:12Z">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122" w:date="2024-03-18T16:19:29Z">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9" w:date="2023-12-08T14:31:19Z">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10" w:date="2024-01-11T09:01:06Z">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71" w:date="2024-03-19T15:33:30Z">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154" w:date="2024-03-20T14:35:28Z">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58" w:date="2024-02-13T14:12:29Z">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59" w:date="2024-06-13T12:56:25Z">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Richard Coppen" w:id="37" w:date="2024-03-19T14:22:50Z">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davide.lenzarini@u-blox.com" w:id="11" w:date="2024-07-30T18:03:24Z">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can remove "or broker". If a client has not a session with a MQTT-SN gateway, how can it have a session with a MQTT broker?</w:t>
      </w:r>
    </w:p>
  </w:comment>
  <w:comment w:author="Stefan Hagen" w:id="113" w:date="2023-11-16T15:43:09Z">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114" w:date="2023-12-08T15:53:24Z">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115" w:date="2024-01-11T20:17:16Z">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davide.lenzarini@u-blox.com" w:id="24" w:date="2024-07-30T18:47:07Z">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 client can request a specific MQTT version?</w:t>
      </w:r>
    </w:p>
  </w:comment>
  <w:comment w:author="Ian Craggs" w:id="25" w:date="2024-07-31T09:57:04Z">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connect packet has a protocol version number field</w:t>
      </w:r>
    </w:p>
  </w:comment>
  <w:comment w:author="davide.lenzarini@u-blox.com" w:id="22" w:date="2024-07-30T18:42:18Z">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duplicated in the CONNECT chapter. Can we remove it?</w:t>
      </w:r>
    </w:p>
  </w:comment>
  <w:comment w:author="Andrew Banks" w:id="66" w:date="2024-03-19T15:41:47Z">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56" w:date="2024-03-19T14:40:45Z">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Richard Coppen" w:id="38" w:date="2024-03-19T14:25:15Z">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davide.lenzarini@u-blox.com" w:id="60" w:date="2024-07-30T18:21:12Z">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 is send always after a CONNECT so its Packet Identifier can be used to identify only the corresponding AUTH or CONNACK. Never a CONNECT, right?</w:t>
      </w:r>
    </w:p>
  </w:comment>
  <w:comment w:author="davide.lenzarini@u-blox.com" w:id="6" w:date="2024-07-30T17:31:31Z">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define also a MQTT Client? In alternative maybe it is better to remove this definition as part of the MQTT 5 specs referred in the Abstract.</w:t>
      </w:r>
    </w:p>
  </w:comment>
  <w:comment w:author="davide.lenzarini@u-blox.com" w:id="26" w:date="2024-07-30T18:49:13Z">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MQTT-SN server is not available, right?</w:t>
      </w:r>
    </w:p>
  </w:comment>
  <w:comment w:author="Ian Craggs" w:id="27" w:date="2024-07-31T09:56:45Z">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can apply to both MQTT and MQTT-SN</w:t>
      </w:r>
    </w:p>
  </w:comment>
  <w:comment w:author="davide.lenzarini@u-blox.com" w:id="28" w:date="2024-07-30T18:51:45Z">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DISCONNECT from the server will force the Client to close the new session created. Do I miss something?</w:t>
      </w:r>
    </w:p>
  </w:comment>
  <w:comment w:author="davide.lenzarini@u-blox.com" w:id="31" w:date="2024-07-30T18:53:02Z">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to add PINGRESP here?</w:t>
      </w:r>
    </w:p>
  </w:comment>
  <w:comment w:author="Ian Craggs" w:id="32" w:date="2024-07-31T09:58:05Z">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 this applies to QoS 2 only</w:t>
      </w:r>
    </w:p>
  </w:comment>
  <w:comment w:author="Andrew Banks" w:id="70" w:date="2024-03-19T15:45:06Z">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23" w:date="2024-07-30T18:41:45Z">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Radius is defined in SEARCHGW and Forwarder encapsulation. Furthermore this definition of Radius=0x00 seems inconsistent with the one in SEARCHGW</w:t>
      </w:r>
    </w:p>
  </w:comment>
  <w:comment w:author="davide.lenzarini@u-blox.com" w:id="137" w:date="2023-10-05T17:47:17Z">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38" w:date="2024-02-22T14:51:43Z">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39" w:date="2024-02-22T15:37:09Z">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18" w:date="2024-07-30T18:33:47Z">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 "command"?</w:t>
      </w:r>
    </w:p>
  </w:comment>
  <w:comment w:author="davide.lenzarini@u-blox.com" w:id="29" w:date="2024-07-30T18:52:44Z">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to add PINGRESP here?</w:t>
      </w:r>
    </w:p>
  </w:comment>
  <w:comment w:author="Ian Craggs" w:id="30" w:date="2024-07-31T09:58:13Z">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102" w:date="2024-03-20T13:54:26Z">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47" w:date="2023-10-05T17:55:10Z">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43" w:date="2024-07-30T18:24:44Z">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 or CONNACK, right?</w:t>
      </w:r>
    </w:p>
  </w:comment>
  <w:comment w:author="davide.lenzarini@u-blox.com" w:id="12" w:date="2024-07-30T18:06:37Z">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was a cut&amp;paste error to be removed, right?</w:t>
      </w:r>
    </w:p>
  </w:comment>
  <w:comment w:author="davide.lenzarini@u-blox.com" w:id="57" w:date="2024-07-30T18:25:38Z">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CONNECT or AUTH, right?</w:t>
      </w:r>
    </w:p>
  </w:comment>
  <w:comment w:author="davide.lenzarini@u-blox.com" w:id="151" w:date="2023-10-05T17:57:41Z">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52" w:date="2024-02-07T15:54:50Z">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53" w:date="2024-02-13T07:47:44Z">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Stefan Hagen" w:id="83" w:date="2024-03-03T17:43:50Z">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73" w:date="2023-10-05T15:57:55Z">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74" w:date="2023-10-20T08:48:53Z">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75" w:date="2023-10-20T11:31:25Z">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40" w:date="2024-07-30T19:08:51Z">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inconsistent with the ADVERTISE packet. If it send from a Client, that get the GwId from ADVERTISE over 6 bytes (a MAC address) what is the content of the GwId field in the GWINFO packet?</w:t>
      </w:r>
    </w:p>
  </w:comment>
  <w:comment w:author="davide.lenzarini@u-blox.com" w:id="88" w:date="2024-03-19T15:25:59Z">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89" w:date="2023-11-23T17:39:04Z">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90" w:date="2023-11-23T17:42:22Z">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Stefan Hagen" w:id="116" w:date="2023-10-12T19:15:52Z">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117" w:date="2023-10-20T08:59:01Z">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118" w:date="2023-10-20T08:59:10Z">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33" w:date="2024-07-30T18:57:28Z">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merge it with 0xF0?</w:t>
      </w:r>
    </w:p>
  </w:comment>
  <w:comment w:author="Ian Craggs" w:id="34" w:date="2024-07-31T09:58:47Z">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yes</w:t>
      </w:r>
    </w:p>
  </w:comment>
  <w:comment w:author="davide.lenzarini@u-blox.com" w:id="156" w:date="2023-10-05T17:51:33Z">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57" w:date="2024-03-20T14:36:59Z">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58" w:date="2024-03-20T14:37:44Z">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59" w:date="2024-03-20T14:39:15Z">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92" w:date="2024-03-19T15:48:20Z">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93" w:date="2024-06-20T11:05:09Z">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29" w:date="2023-10-05T17:39:46Z">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30" w:date="2024-02-02T15:09:56Z">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31" w:date="2024-02-05T08:15:56Z">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32" w:date="2024-02-05T08:16:22Z">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 w:author="davide.lenzarini@u-blox.com" w:id="50" w:date="2024-07-30T19:22:21Z">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correct?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0000174C" w15:done="0"/>
  <w15:commentEx w15:paraId="0000174E" w15:done="0"/>
  <w15:commentEx w15:paraId="0000174F" w15:done="0"/>
  <w15:commentEx w15:paraId="00001750" w15:paraIdParent="0000174F" w15:done="0"/>
  <w15:commentEx w15:paraId="00001751" w15:done="0"/>
  <w15:commentEx w15:paraId="00001752" w15:done="0"/>
  <w15:commentEx w15:paraId="00001753" w15:done="0"/>
  <w15:commentEx w15:paraId="00001754" w15:paraIdParent="00001753" w15:done="0"/>
  <w15:commentEx w15:paraId="00001755" w15:done="0"/>
  <w15:commentEx w15:paraId="00001757" w15:paraIdParent="00001755" w15:done="0"/>
  <w15:commentEx w15:paraId="00001758" w15:done="0"/>
  <w15:commentEx w15:paraId="00001759" w15:paraIdParent="00001758" w15:done="0"/>
  <w15:commentEx w15:paraId="0000175A" w15:paraIdParent="00001758" w15:done="0"/>
  <w15:commentEx w15:paraId="0000175B" w15:paraIdParent="00001758" w15:done="0"/>
  <w15:commentEx w15:paraId="0000175D" w15:paraIdParent="00001758" w15:done="0"/>
  <w15:commentEx w15:paraId="0000175E" w15:done="0"/>
  <w15:commentEx w15:paraId="00001769" w15:done="0"/>
  <w15:commentEx w15:paraId="0000176A" w15:paraIdParent="00001769" w15:done="0"/>
  <w15:commentEx w15:paraId="0000176D" w15:done="0"/>
  <w15:commentEx w15:paraId="0000176E" w15:done="0"/>
  <w15:commentEx w15:paraId="0000176F" w15:paraIdParent="0000176E" w15:done="0"/>
  <w15:commentEx w15:paraId="00001770" w15:done="0"/>
  <w15:commentEx w15:paraId="00001771" w15:done="0"/>
  <w15:commentEx w15:paraId="00001772" w15:done="0"/>
  <w15:commentEx w15:paraId="00001773" w15:done="0"/>
  <w15:commentEx w15:paraId="00001776" w15:done="0"/>
  <w15:commentEx w15:paraId="00001777" w15:done="0"/>
  <w15:commentEx w15:paraId="00001778" w15:done="0"/>
  <w15:commentEx w15:paraId="00001779" w15:paraIdParent="00001778" w15:done="0"/>
  <w15:commentEx w15:paraId="0000177A" w15:done="0"/>
  <w15:commentEx w15:paraId="0000177B" w15:paraIdParent="0000177A" w15:done="0"/>
  <w15:commentEx w15:paraId="0000177C" w15:paraIdParent="0000177A" w15:done="0"/>
  <w15:commentEx w15:paraId="0000177D" w15:done="0"/>
  <w15:commentEx w15:paraId="00001786" w15:done="0"/>
  <w15:commentEx w15:paraId="00001787" w15:done="0"/>
  <w15:commentEx w15:paraId="00001788" w15:paraIdParent="00001787" w15:done="0"/>
  <w15:commentEx w15:paraId="00001789" w15:done="0"/>
  <w15:commentEx w15:paraId="0000178A" w15:done="0"/>
  <w15:commentEx w15:paraId="0000178B" w15:done="0"/>
  <w15:commentEx w15:paraId="0000178C" w15:done="0"/>
  <w15:commentEx w15:paraId="0000178D" w15:paraIdParent="0000178C" w15:done="0"/>
  <w15:commentEx w15:paraId="0000178E" w15:paraIdParent="0000178C" w15:done="0"/>
  <w15:commentEx w15:paraId="0000178F" w15:done="0"/>
  <w15:commentEx w15:paraId="00001790" w15:paraIdParent="0000178F" w15:done="0"/>
  <w15:commentEx w15:paraId="00001791" w15:done="0"/>
  <w15:commentEx w15:paraId="00001794" w15:done="0"/>
  <w15:commentEx w15:paraId="00001795" w15:paraIdParent="00001794" w15:done="0"/>
  <w15:commentEx w15:paraId="00001796" w15:done="0"/>
  <w15:commentEx w15:paraId="00001797" w15:done="0"/>
  <w15:commentEx w15:paraId="00001798" w15:done="0"/>
  <w15:commentEx w15:paraId="00001799" w15:done="0"/>
  <w15:commentEx w15:paraId="0000179A" w15:done="0"/>
  <w15:commentEx w15:paraId="0000179B" w15:done="0"/>
  <w15:commentEx w15:paraId="0000179C" w15:done="0"/>
  <w15:commentEx w15:paraId="000017A1" w15:done="0"/>
  <w15:commentEx w15:paraId="000017A2" w15:done="0"/>
  <w15:commentEx w15:paraId="000017A7" w15:done="0"/>
  <w15:commentEx w15:paraId="000017A8" w15:paraIdParent="000017A7" w15:done="0"/>
  <w15:commentEx w15:paraId="000017A9" w15:done="0"/>
  <w15:commentEx w15:paraId="000017AA" w15:paraIdParent="000017A9" w15:done="0"/>
  <w15:commentEx w15:paraId="000017AB" w15:done="0"/>
  <w15:commentEx w15:paraId="000017AC" w15:done="0"/>
  <w15:commentEx w15:paraId="000017AD" w15:done="0"/>
  <w15:commentEx w15:paraId="000017AE" w15:done="0"/>
  <w15:commentEx w15:paraId="000017AF" w15:done="0"/>
  <w15:commentEx w15:paraId="000017B1" w15:paraIdParent="000017AF" w15:done="0"/>
  <w15:commentEx w15:paraId="000017B2" w15:done="0"/>
  <w15:commentEx w15:paraId="000017B3" w15:done="0"/>
  <w15:commentEx w15:paraId="000017B4" w15:done="0"/>
  <w15:commentEx w15:paraId="000017B5" w15:paraIdParent="000017B4" w15:done="0"/>
  <w15:commentEx w15:paraId="000017B7" w15:done="0"/>
  <w15:commentEx w15:paraId="000017B8" w15:done="0"/>
  <w15:commentEx w15:paraId="000017B9" w15:done="0"/>
  <w15:commentEx w15:paraId="000017BA" w15:done="0"/>
  <w15:commentEx w15:paraId="000017BB" w15:done="0"/>
  <w15:commentEx w15:paraId="000017BC" w15:done="0"/>
  <w15:commentEx w15:paraId="000017BD" w15:done="0"/>
  <w15:commentEx w15:paraId="000017BE" w15:done="0"/>
  <w15:commentEx w15:paraId="000017BF" w15:paraIdParent="000017BE" w15:done="0"/>
  <w15:commentEx w15:paraId="000017C0" w15:done="0"/>
  <w15:commentEx w15:paraId="000017C1" w15:paraIdParent="000017C0" w15:done="0"/>
  <w15:commentEx w15:paraId="000017C2" w15:done="0"/>
  <w15:commentEx w15:paraId="000017C3" w15:paraIdParent="000017C2" w15:done="0"/>
  <w15:commentEx w15:paraId="000017C6" w15:done="0"/>
  <w15:commentEx w15:paraId="000017C7" w15:done="0"/>
  <w15:commentEx w15:paraId="000017C8" w15:done="0"/>
  <w15:commentEx w15:paraId="000017C9" w15:done="0"/>
  <w15:commentEx w15:paraId="000017CA" w15:done="0"/>
  <w15:commentEx w15:paraId="000017CB" w15:paraIdParent="000017CA" w15:done="0"/>
  <w15:commentEx w15:paraId="000017CC" w15:paraIdParent="000017CA" w15:done="0"/>
  <w15:commentEx w15:paraId="000017CD" w15:paraIdParent="000017CA" w15:done="0"/>
  <w15:commentEx w15:paraId="000017CE" w15:done="0"/>
  <w15:commentEx w15:paraId="000017D0" w15:done="0"/>
  <w15:commentEx w15:paraId="000017D1" w15:done="0"/>
  <w15:commentEx w15:paraId="000017D2" w15:done="0"/>
  <w15:commentEx w15:paraId="000017D3" w15:done="0"/>
  <w15:commentEx w15:paraId="000017D4" w15:done="0"/>
  <w15:commentEx w15:paraId="000017D5" w15:done="0"/>
  <w15:commentEx w15:paraId="000017D6" w15:done="0"/>
  <w15:commentEx w15:paraId="000017D9" w15:done="0"/>
  <w15:commentEx w15:paraId="000017DA" w15:done="0"/>
  <w15:commentEx w15:paraId="000017DB" w15:paraIdParent="000017DA" w15:done="0"/>
  <w15:commentEx w15:paraId="000017DC" w15:done="0"/>
  <w15:commentEx w15:paraId="000017DD" w15:done="0"/>
  <w15:commentEx w15:paraId="000017DE" w15:done="0"/>
  <w15:commentEx w15:paraId="000017DF" w15:paraIdParent="000017DE" w15:done="0"/>
  <w15:commentEx w15:paraId="000017E0" w15:done="0"/>
  <w15:commentEx w15:paraId="000017E1" w15:done="0"/>
  <w15:commentEx w15:paraId="000017E2" w15:done="0"/>
  <w15:commentEx w15:paraId="000017E3" w15:paraIdParent="000017E2" w15:done="0"/>
  <w15:commentEx w15:paraId="000017E4" w15:paraIdParent="000017E2" w15:done="0"/>
  <w15:commentEx w15:paraId="000017E5" w15:done="0"/>
  <w15:commentEx w15:paraId="000017E6" w15:paraIdParent="000017E5" w15:done="0"/>
  <w15:commentEx w15:paraId="000017E7" w15:done="0"/>
  <w15:commentEx w15:paraId="000017E8" w15:done="0"/>
  <w15:commentEx w15:paraId="000017E9" w15:done="0"/>
  <w15:commentEx w15:paraId="000017EA" w15:done="0"/>
  <w15:commentEx w15:paraId="000017EB" w15:done="0"/>
  <w15:commentEx w15:paraId="000017EC" w15:done="0"/>
  <w15:commentEx w15:paraId="000017ED" w15:done="0"/>
  <w15:commentEx w15:paraId="000017EE" w15:paraIdParent="000017ED" w15:done="0"/>
  <w15:commentEx w15:paraId="000017EF" w15:done="0"/>
  <w15:commentEx w15:paraId="000017F0" w15:done="0"/>
  <w15:commentEx w15:paraId="000017F1" w15:paraIdParent="000017F0" w15:done="0"/>
  <w15:commentEx w15:paraId="000017F4" w15:done="0"/>
  <w15:commentEx w15:paraId="000017F5" w15:done="0"/>
  <w15:commentEx w15:paraId="000017F6" w15:done="0"/>
  <w15:commentEx w15:paraId="000017F7" w15:paraIdParent="000017F6" w15:done="0"/>
  <w15:commentEx w15:paraId="000017F8" w15:paraIdParent="000017F6" w15:done="0"/>
  <w15:commentEx w15:paraId="000017F9" w15:done="0"/>
  <w15:commentEx w15:paraId="000017FA" w15:done="0"/>
  <w15:commentEx w15:paraId="000017FB" w15:paraIdParent="000017FA" w15:done="0"/>
  <w15:commentEx w15:paraId="000017FC" w15:done="0"/>
  <w15:commentEx w15:paraId="000017FD" w15:done="0"/>
  <w15:commentEx w15:paraId="000017FE" w15:done="0"/>
  <w15:commentEx w15:paraId="000017FF" w15:done="0"/>
  <w15:commentEx w15:paraId="00001800" w15:done="0"/>
  <w15:commentEx w15:paraId="00001801" w15:done="0"/>
  <w15:commentEx w15:paraId="00001802" w15:paraIdParent="00001801" w15:done="0"/>
  <w15:commentEx w15:paraId="00001803" w15:paraIdParent="00001801" w15:done="0"/>
  <w15:commentEx w15:paraId="00001804" w15:done="0"/>
  <w15:commentEx w15:paraId="00001805" w15:done="0"/>
  <w15:commentEx w15:paraId="00001806" w15:paraIdParent="00001805" w15:done="0"/>
  <w15:commentEx w15:paraId="00001807" w15:paraIdParent="00001805" w15:done="0"/>
  <w15:commentEx w15:paraId="00001808" w15:done="0"/>
  <w15:commentEx w15:paraId="00001809" w15:done="0"/>
  <w15:commentEx w15:paraId="0000180B" w15:done="0"/>
  <w15:commentEx w15:paraId="0000180D" w15:paraIdParent="0000180B" w15:done="0"/>
  <w15:commentEx w15:paraId="00001812" w15:done="0"/>
  <w15:commentEx w15:paraId="00001813" w15:paraIdParent="00001812" w15:done="0"/>
  <w15:commentEx w15:paraId="00001814" w15:paraIdParent="00001812" w15:done="0"/>
  <w15:commentEx w15:paraId="00001815" w15:done="0"/>
  <w15:commentEx w15:paraId="00001816" w15:paraIdParent="00001815" w15:done="0"/>
  <w15:commentEx w15:paraId="00001817" w15:done="0"/>
  <w15:commentEx w15:paraId="00001818" w15:paraIdParent="00001817" w15:done="0"/>
  <w15:commentEx w15:paraId="00001819" w15:paraIdParent="00001817" w15:done="0"/>
  <w15:commentEx w15:paraId="0000181A" w15:paraIdParent="00001817" w15:done="0"/>
  <w15:commentEx w15:paraId="0000181B" w15:done="0"/>
  <w15:commentEx w15:paraId="0000181C" w15:paraIdParent="0000181B" w15:done="0"/>
  <w15:commentEx w15:paraId="0000181D" w15:done="0"/>
  <w15:commentEx w15:paraId="0000181E" w15:paraIdParent="0000181D" w15:done="0"/>
  <w15:commentEx w15:paraId="0000181F" w15:paraIdParent="0000181D" w15:done="0"/>
  <w15:commentEx w15:paraId="00001820" w15:paraIdParent="0000181D" w15:done="0"/>
  <w15:commentEx w15:paraId="0000182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4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4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August</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w:t>
    </w:r>
    <w:r w:rsidDel="00000000" w:rsidR="00000000" w:rsidRPr="00000000">
      <w:rPr>
        <w:color w:val="000000"/>
        <w:sz w:val="16"/>
        <w:szCs w:val="16"/>
        <w:shd w:fill="auto" w:val="clear"/>
        <w:rtl w:val="0"/>
      </w:rPr>
      <w:t xml:space="preserve">4</w:t>
    </w:r>
    <w:r w:rsidDel="00000000" w:rsidR="00000000" w:rsidRPr="00000000">
      <w:rPr>
        <w:rtl w:val="0"/>
      </w:rPr>
    </w:r>
  </w:p>
  <w:p w:rsidR="00000000" w:rsidDel="00000000" w:rsidP="00000000" w:rsidRDefault="00000000" w:rsidRPr="00000000" w14:paraId="0000174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4</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46">
    <w:pPr>
      <w:rPr/>
    </w:pPr>
    <w:r w:rsidDel="00000000" w:rsidR="00000000" w:rsidRPr="00000000">
      <w:rPr/>
      <w:drawing>
        <wp:inline distB="114300" distT="114300" distL="114300" distR="114300">
          <wp:extent cx="2200275" cy="457200"/>
          <wp:effectExtent b="0" l="0" r="0" t="0"/>
          <wp:docPr id="3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5">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6">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 TargetMode="External"/><Relationship Id="rId42" Type="http://schemas.openxmlformats.org/officeDocument/2006/relationships/hyperlink" Target="https://www.oasis-open.org/committees/mqtt/ipr.php" TargetMode="External"/><Relationship Id="rId41" Type="http://schemas.openxmlformats.org/officeDocument/2006/relationships/hyperlink" Target="https://www.oasis-open.org/policies-guidelines/ipr" TargetMode="External"/><Relationship Id="rId44" Type="http://schemas.openxmlformats.org/officeDocument/2006/relationships/hyperlink" Target="http://www.rfc-editor.org/info/rfc3629" TargetMode="External"/><Relationship Id="rId43" Type="http://schemas.openxmlformats.org/officeDocument/2006/relationships/hyperlink" Target="http://www.rfc-editor.org/info/rfc2119" TargetMode="External"/><Relationship Id="rId46" Type="http://schemas.openxmlformats.org/officeDocument/2006/relationships/hyperlink" Target="http://www.unicode.org/versions/latest/" TargetMode="External"/><Relationship Id="rId45" Type="http://schemas.openxmlformats.org/officeDocument/2006/relationships/hyperlink" Target="http://www.rfc-editor.org/info/rfc6455" TargetMode="External"/><Relationship Id="rId48" Type="http://schemas.openxmlformats.org/officeDocument/2006/relationships/hyperlink" Target="https://docs.oasis-open.org/mqtt/mqtt/v5.0/cos02/mqtt-v5.0-cos02.html#Unicode" TargetMode="External"/><Relationship Id="rId47" Type="http://schemas.openxmlformats.org/officeDocument/2006/relationships/hyperlink" Target="https://docs.oasis-open.org/mqtt/mqtt/v5.0/cos02/mqtt-v5.0-cos02.html#RFC3629" TargetMode="External"/><Relationship Id="rId49" Type="http://schemas.openxmlformats.org/officeDocument/2006/relationships/hyperlink" Target="https://docs.oasis-open.org/mqtt/mqtt/v5.0/cos02/mqtt-v5.0-cos02.html#Unicode" TargetMode="External"/><Relationship Id="rId101" Type="http://schemas.openxmlformats.org/officeDocument/2006/relationships/hyperlink" Target="https://www.oasis-open.org/policies-guidelines/trademark/" TargetMode="External"/><Relationship Id="rId100" Type="http://schemas.openxmlformats.org/officeDocument/2006/relationships/hyperlink" Target="https://www.oasis-open.org/" TargetMode="External"/><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eader" Target="header1.xml"/><Relationship Id="rId34" Type="http://schemas.openxmlformats.org/officeDocument/2006/relationships/header" Target="header2.xml"/><Relationship Id="rId37" Type="http://schemas.openxmlformats.org/officeDocument/2006/relationships/footer" Target="footer1.xml"/><Relationship Id="rId36" Type="http://schemas.openxmlformats.org/officeDocument/2006/relationships/footer" Target="footer2.xml"/><Relationship Id="rId39" Type="http://schemas.openxmlformats.org/officeDocument/2006/relationships/hyperlink" Target="https://www.oasis-open.org/policies-guidelines/ipr#Non-Assertion-Mode" TargetMode="External"/><Relationship Id="rId38" Type="http://schemas.openxmlformats.org/officeDocument/2006/relationships/hyperlink" Target="https://www.oasis-open.org/policies-guidelines/ipr#Non-Assertion-Mode" TargetMode="Externa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26" Type="http://schemas.openxmlformats.org/officeDocument/2006/relationships/hyperlink" Target="https://www.oasis-open.org/policies-guidelines/ipr" TargetMode="External"/><Relationship Id="rId25" Type="http://schemas.openxmlformats.org/officeDocument/2006/relationships/hyperlink" Target="https://www.oasis-open.org/policies-guidelines/ipr#Non-Assertion-Mode"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29" Type="http://schemas.openxmlformats.org/officeDocument/2006/relationships/hyperlink" Target="https://docs.oasis-open.org/mqtt/mqtt-sn/v12.30/csd01/mqtt-sn-v12.30-csd01.docx" TargetMode="External"/><Relationship Id="rId95" Type="http://schemas.openxmlformats.org/officeDocument/2006/relationships/hyperlink" Target="http://www.rfc-editor.org/info/rfc6455" TargetMode="External"/><Relationship Id="rId94" Type="http://schemas.openxmlformats.org/officeDocument/2006/relationships/hyperlink" Target="http://www.rfc-editor.org/info/rfc3629" TargetMode="External"/><Relationship Id="rId97" Type="http://schemas.openxmlformats.org/officeDocument/2006/relationships/hyperlink" Target="https://www.rfc-editor.org/info/rfc3552" TargetMode="External"/><Relationship Id="rId96" Type="http://schemas.openxmlformats.org/officeDocument/2006/relationships/hyperlink" Target="http://www.unicode.org/versions/latest/" TargetMode="External"/><Relationship Id="rId11" Type="http://schemas.openxmlformats.org/officeDocument/2006/relationships/hyperlink" Target="mailto:davide.lenzarini@u-blox.com" TargetMode="External"/><Relationship Id="rId99" Type="http://schemas.openxmlformats.org/officeDocument/2006/relationships/hyperlink" Target="https://www.oasis-open.org/policies-guidelines/ipr/" TargetMode="External"/><Relationship Id="rId10" Type="http://schemas.openxmlformats.org/officeDocument/2006/relationships/hyperlink" Target="mailto:icraggs@gmail.com" TargetMode="External"/><Relationship Id="rId98" Type="http://schemas.openxmlformats.org/officeDocument/2006/relationships/hyperlink" Target="https://www.oasis-open.org/policies-guidelines/ipr/" TargetMode="External"/><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www.rfc-editor.org/info/rfc2119" TargetMode="External"/><Relationship Id="rId90" Type="http://schemas.openxmlformats.org/officeDocument/2006/relationships/hyperlink" Target="https://docs.oasis-open.org/templates/w3c-recommendations-list/w3c-recommendations-list.html" TargetMode="External"/><Relationship Id="rId93" Type="http://schemas.openxmlformats.org/officeDocument/2006/relationships/hyperlink" Target="http://www.rfc-editor.org/info/rfc2119" TargetMode="External"/><Relationship Id="rId92" Type="http://schemas.openxmlformats.org/officeDocument/2006/relationships/hyperlink" Target="https://www.rfc-editor.org/info/rfc8174" TargetMode="External"/><Relationship Id="rId15" Type="http://schemas.openxmlformats.org/officeDocument/2006/relationships/hyperlink" Target="mailto:simon622@gmail.com"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8" Type="http://schemas.openxmlformats.org/officeDocument/2006/relationships/hyperlink" Target="http://www.microsoft.com/" TargetMode="External"/><Relationship Id="rId84" Type="http://schemas.openxmlformats.org/officeDocument/2006/relationships/image" Target="media/image5.png"/><Relationship Id="rId83" Type="http://schemas.openxmlformats.org/officeDocument/2006/relationships/image" Target="media/image7.png"/><Relationship Id="rId86" Type="http://schemas.openxmlformats.org/officeDocument/2006/relationships/hyperlink" Target="https://www.oasis-open.org/policies-guidelines/oasis-defined-terms-2017-05-26#dConformanceClause" TargetMode="External"/><Relationship Id="rId85" Type="http://schemas.openxmlformats.org/officeDocument/2006/relationships/hyperlink" Target="https://www.oasis-open.org/policies-guidelines/tc-process#wpComponentsConfClause" TargetMode="External"/><Relationship Id="rId88" Type="http://schemas.openxmlformats.org/officeDocument/2006/relationships/hyperlink" Target="https://docs.oasis-open.org/templates/ietf-rfc-list/ietf-rfc-list.html" TargetMode="External"/><Relationship Id="rId87" Type="http://schemas.openxmlformats.org/officeDocument/2006/relationships/hyperlink" Target="https://docs.oasis-open.org/templates/TCHandbook/ConformanceGuidelines.html" TargetMode="External"/><Relationship Id="rId89" Type="http://schemas.openxmlformats.org/officeDocument/2006/relationships/hyperlink" Target="https://www.rfc-editor.org/in-notes/rfc-ref.txt" TargetMode="External"/><Relationship Id="rId80" Type="http://schemas.openxmlformats.org/officeDocument/2006/relationships/image" Target="media/image10.png"/><Relationship Id="rId82" Type="http://schemas.openxmlformats.org/officeDocument/2006/relationships/image" Target="media/image9.png"/><Relationship Id="rId81"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ocs.oasis-open.org/mqtt/mqtt/v5.0/os/mqtt-v5.0-os.html#S4_13_Errors" TargetMode="External"/><Relationship Id="rId72" Type="http://schemas.openxmlformats.org/officeDocument/2006/relationships/hyperlink" Target="https://docs.oasis-open.org/mqtt/mqtt/v5.0/os/mqtt-v5.0-os.html#S4_13_Errors" TargetMode="External"/><Relationship Id="rId75" Type="http://schemas.openxmlformats.org/officeDocument/2006/relationships/hyperlink" Target="https://docs.oasis-open.org/mqtt/mqtt/v5.0/os/mqtt-v5.0-os.html#_CONNECT_Actions" TargetMode="External"/><Relationship Id="rId74" Type="http://schemas.openxmlformats.org/officeDocument/2006/relationships/hyperlink" Target="https://docs.oasis-open.org/mqtt/mqtt/v5.0/os/mqtt-v5.0-os.html#_CONNECT_Actions" TargetMode="External"/><Relationship Id="rId77" Type="http://schemas.openxmlformats.org/officeDocument/2006/relationships/image" Target="media/image8.png"/><Relationship Id="rId76" Type="http://schemas.openxmlformats.org/officeDocument/2006/relationships/image" Target="media/image1.png"/><Relationship Id="rId79" Type="http://schemas.openxmlformats.org/officeDocument/2006/relationships/image" Target="media/image11.png"/><Relationship Id="rId78" Type="http://schemas.openxmlformats.org/officeDocument/2006/relationships/image" Target="media/image12.png"/><Relationship Id="rId71" Type="http://schemas.openxmlformats.org/officeDocument/2006/relationships/hyperlink" Target="https://docs.oasis-open.org/mqtt/mqtt/v5.0/os/mqtt-v5.0-os.html#S4_13_Errors" TargetMode="External"/><Relationship Id="rId70" Type="http://schemas.openxmlformats.org/officeDocument/2006/relationships/hyperlink" Target="https://docs.oasis-open.org/mqtt/mqtt/v5.0/os/mqtt-v5.0-os.html#S4_13_Errors" TargetMode="External"/><Relationship Id="rId62" Type="http://schemas.openxmlformats.org/officeDocument/2006/relationships/hyperlink" Target="https://en.wikipedia.org/wiki/CCM_mode" TargetMode="External"/><Relationship Id="rId6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64" Type="http://schemas.openxmlformats.org/officeDocument/2006/relationships/image" Target="media/image3.png"/><Relationship Id="rId63" Type="http://schemas.openxmlformats.org/officeDocument/2006/relationships/hyperlink" Target="https://en.wikipedia.org/wiki/Galois/Counter_Mode" TargetMode="External"/><Relationship Id="rId66" Type="http://schemas.openxmlformats.org/officeDocument/2006/relationships/hyperlink" Target="https://docs.oasis-open.org/mqtt/mqtt/v5.0/os/mqtt-v5.0-os.html#Unicode" TargetMode="External"/><Relationship Id="rId65" Type="http://schemas.openxmlformats.org/officeDocument/2006/relationships/image" Target="media/image2.png"/><Relationship Id="rId68" Type="http://schemas.openxmlformats.org/officeDocument/2006/relationships/hyperlink" Target="https://docs.oasis-open.org/mqtt/mqtt/v5.0/os/mqtt-v5.0-os.html#S4_13_Errors" TargetMode="External"/><Relationship Id="rId67" Type="http://schemas.openxmlformats.org/officeDocument/2006/relationships/hyperlink" Target="https://docs.oasis-open.org/mqtt/mqtt/v5.0/os/mqtt-v5.0-os.html#Unicode" TargetMode="External"/><Relationship Id="rId60" Type="http://schemas.openxmlformats.org/officeDocument/2006/relationships/hyperlink" Target="https://www.rfc-editor.org/rfc/rfc3610" TargetMode="External"/><Relationship Id="rId69" Type="http://schemas.openxmlformats.org/officeDocument/2006/relationships/hyperlink" Target="https://docs.oasis-open.org/mqtt/mqtt/v5.0/os/mqtt-v5.0-os.html#S4_13_Errors" TargetMode="External"/><Relationship Id="rId51" Type="http://schemas.openxmlformats.org/officeDocument/2006/relationships/hyperlink" Target="https://docs.oasis-open.org/mqtt/mqtt/v5.0/cos02/mqtt-v5.0-cos02.html#S4_13_Errors" TargetMode="External"/><Relationship Id="rId50" Type="http://schemas.openxmlformats.org/officeDocument/2006/relationships/hyperlink" Target="https://docs.oasis-open.org/mqtt/mqtt/v5.0/cos02/mqtt-v5.0-cos02.html#RFC3629" TargetMode="External"/><Relationship Id="rId53" Type="http://schemas.openxmlformats.org/officeDocument/2006/relationships/image" Target="media/image6.png"/><Relationship Id="rId52" Type="http://schemas.openxmlformats.org/officeDocument/2006/relationships/hyperlink" Target="https://docs.oasis-open.org/mqtt/mqtt/v5.0/cos02/mqtt-v5.0-cos02.html#Unicode" TargetMode="External"/><Relationship Id="rId55" Type="http://schemas.openxmlformats.org/officeDocument/2006/relationships/hyperlink" Target="https://www.rfc-editor.org/rfc/rfc2104" TargetMode="External"/><Relationship Id="rId54" Type="http://schemas.openxmlformats.org/officeDocument/2006/relationships/hyperlink" Target="https://docs.google.com/document/d/1Q_l-TOttOqktQmnupRv7Un1Y8KzULIxc/edit?pli=1#heading=h.23ckvvd" TargetMode="External"/><Relationship Id="rId5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56" Type="http://schemas.openxmlformats.org/officeDocument/2006/relationships/hyperlink" Target="https://nvlpubs.nist.gov/nistpubs/FIPS/NIST.FIPS.198-1.pdf" TargetMode="External"/><Relationship Id="rId5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58" Type="http://schemas.openxmlformats.org/officeDocument/2006/relationships/hyperlink" Target="https://nvlpubs.nist.gov/nistpubs/SpecialPublications/NIST.SP.800-38b.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62/Zl+TL4luqEm6kVOXhMydDtQ==">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IvMBCgp0ZXh0L3BsYWlu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KhsiFTExMzk2NTIyNDQyODA1ODA5MzczOSgAOAAwyv7j0tYxOMr+49LWMVoMdXo0em9qNTA3Y256cgIgAHgAiAECmgEGCAAQABgAqgHnAR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7ABALgBAUKXBgoLQUFBQkhKTG9tTGsSC0FBQUJGeHdYajIwGuQBCgl0ZXh0L2h0bWw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IuUBCgp0ZXh0L3BsYWlu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obIhUxMDM5NzQxMTg5MTQ0MDMwNzg4NzYoADgAMPWY34rdMTj1mN+K3TFaDHZqMm44Z2lrNW95eHICIAB4AIgBApoBBggAEAAYAKoB2QE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sAEAuAEBWgw2cXlwd3B5YzEyZnJyAiAAeACIAQKaAQYIABAAGACqAWkSZ0JyZWFrIHRoZSBjb25mb3JtYW5jZSBjbGF1c2VzIG91dCwgYW5kIG1vdmXCoHRoZSBub24tbm9ybWF0aXZlIHNlY3Rpb25zIHRvIHRoZSBzZWN1dGlyeSBjaGFwdGVyIChtYXliZSmwAQC4AQEY6uaf47QxIMuigavNMTAAQhBraXguM3pzZ3Y4cWRycjIx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hB4KC0FBQUE5Yi1rcEE0EtIdCgtBQUFBOWIta3BBNBILQUFBQTliLWtwQTQa3AMKCXRleHQvaHRtbB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LdAwoKdGV4dC9wbGFpbh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iygIKCnRleHQvcGxhaW4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qGyIVMTE2MDgxODk5MTcxMTM0NTMwMDAzKAA4ADD8nImGuTE4/JyJhrkxUAFaDGRlOGZpNHc0NDVhdXICIAB4AIgBApoBBggAEAAYAKoBvgI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6wAQC4AQFaDHhueGYwZ29keXEydHICIAB4AIgBApoBBggAEAAYAKoB0QM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6wAQC4AQEY0Ozq6LQxIPyciYa5MTAAQhBraXguNTJ4bHJvNTZpMDN2IpMCCgtBQUFCS0JJMmJYRRLdAQoLQUFBQktCSTJiWEUSC0FBQUJLQkkyYlhFGg0KCXRleHQvaHRtbBIAIg4KCnRleHQvcGxhaW4SACobIhUxMTU2MjYzNTcxNDI3MzU4MTIyNjYoADgAMMqV4dflMTjwm+HX5TFKPQokYXBwbGljYXRpb24vdm5kLmdvb2dsZS1hcHBzLmRvY3MubWRzGhXC19rkAQ8SDQoJCgPigJkQARgAEAFaDHlwZTI5bW8xY2JwbXICIAB4AIIBFHN1Z2dlc3QuczI2OWM1aG9vN2x5mgEGCAAQABgAsAEAuAEAGMqV4dflMSDwm+HX5TEwAEIUc3VnZ2VzdC5zMjY5YzVob283bHk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rABALgBABiY1/GR5TEgy+DcqoMyMABCD2tpeC5nZnlqc2ExeWUzMyLLFwoLQUFBQlB4azJpdmcSmRcKC0FBQUJQeGsyaXZnEgtBQUFCUHhrMml2ZxqsBwoJdGV4dC9odG1sEp4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PGJyPjxicj5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4ipwcKCnRleHQvcGxhaW4SmA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KC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iobIhUxMTYwODE4OTkxNzExMzQ1MzAwMDMoADgAMJqLkYOCMjiai5GDgjJKMQoKdGV4dC9wbGFpbhIjVGhlIFNlcnZlciBWaWV3IG9mIHRoZSBDbGllbnQgU3RhdGVaDDhtenhyNmdncG9ra3ICIAB4AJoBBggAEAAYAKoBoQcSng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48YnI+PGJyP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IqkFCgp0ZXh0L3BsYWluEpoFQnl0ZSA0ICJQcm90b2NvbCBWZXJzaW9uIi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sEMCgtBQUFCSmg0aG05TRKPDAoLQUFBQkpoNGhtOU0SC0FBQUJKaDRobTlNGrEDCgl0ZXh0L2h0bWw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IoQECgp0ZXh0L3BsYWluEvUDQVNDIHNheXMsIGFkZCBzb21ldGhpbmcgbGlrZToK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KiUiH0FOT05ZTU9VU18xMDE0MzcyMjc2OTMyMjc4ODI0NzEoADgBMI28ttvlMTiNvLbb5TF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ikgIKCnRleHQvcGxhaW4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KhsiFTEwODE4NDM3NTgxNDA1MDY2MjA3NigAOAAw7+/2kuUxOO/v9pLlMUqTAQoKdGV4dC9wbGFpbhKEAVRoZSB0cmFuc21pc3Npb24gcmFkaXVzIFJiIG9mIHRoZSBTRUFSQ0hHVyBwYWNrZXQgaXMgbGltaXRlZCwgZS5nLiB0byBhIHNpbmdsZSBob3AgaW4gY2FzZSBvZiBhIGRlbnNlIGRlcGxveW1lbnQgb2YgTVFUVC1TTiBjbGllbnRzLloMNTRtcHM3anF6NWY3cgIgAHgAmgEGCAAQABgAqgGGA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wAQC4AQAY7+/2kuUxIO/v9pLlMTAAQhBraXguYjI1bW4xMnlmdWNoItYICgtBQUFBNmNYVHItVRKkCAoLQUFBQTZjWFRyLVUSC0FBQUE2Y1hUci1VGsECCgl0ZXh0L2h0bWw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IrgCCgp0ZXh0L3BsYWluEqkCSXQgc2hvdWxkIGJlIGJlIGNvbnNpc3RlbnQgd2l0aCB0aGUgQ29ubmVjdCAiS2VlcCBBbGl2ZSBUaW1lciI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KhsiFTExNTYyNjM1NzE0MjczNTgxMjI2NigAOAAw6ueWiLAxOOrnloiwMVoMdmMwOWcxdXdsbTh4cgIgAHgAiAECmgEGCAAQABgAqgG2Ah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2wAQC4AQEY6ueWiLAxIOrnloiwMTAAQhBraXguY2pkb2p2MWt3bWUwIpsKCgtBQUFCSGJyZWJvZxLpCQoLQUFBQkhicmVib2cSC0FBQUJIYnJlYm9nGuUCCgl0ZXh0L2h0bWw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i7wEKCnRleHQvcGxhaW4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iobIhUxMTM5NjUyMjQ0MjgwNTgwOTM3MzkoADgAMO3bl+K0MTjt25fitDFaDGozZmVyd3plNmwyZHICIAB4AIgBApoBBggAEAAYAKoB4wE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rABALgBAUK4BgoLQUFBQTliLWtvOHMSC0FBQUE2Y1hUcnlrGvkBCgl0ZXh0L2h0bWw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ItwBCgp0ZXh0L3BsYWluEs0BSSB0aGluayB3ZSBzaG91bGQgZGVmaW5lIHRoZSBsZW5ndGggb2YgdGhlICJ3aXJlbGVzcyBub2RlIGlkIiB2aWEgdGhlIENUUkwgZm9yIGluc3RhbmNlIG90aGVyd2lzZSBpdCBpcyB1bmNsZWFyIGhvdyB0byBkZWNvZGUgdGhpcyBtZXNzYWdlLiBXaGVuIHRoZSAiV2lyZWxlc3MgTm9kZSBJZCIgZW5kcyBhbmQgdGhlICJNUVRUIFNOIHBhY2tldCIgYmVnaW5zPyobIhUxMTU2MjYzNTcxNDI3MzU4MTIyNjYoADgAMPb16ua0MTj29ermtDFaDG85MjIwZWozdzd6aHICIAB4AIgBApoBBggAEAAYAKoB7gE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yMjQyMjEyNzUzNzkzNSZhbXA7dXNnPUFPdlZhdzNQY1R2eGlSXzBfeXJDNnJ1NUIxN2Q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pcCCgtBQUFCT3cxb1ZMYxLhAQoLQUFBQk93MW9WTGMSC0FBQUJPdzFvVkxjGg0KCXRleHQvaHRtbBIAIg4KCnRleHQvcGxhaW4SACobIhUxMTU2MjYzNTcxNDI3MzU4MTIyNjYoADgAMJDNjKiQMjiL2IyokDJKQQokYXBwbGljYXRpb24vdm5kLmdvb2dsZS1hcHBzLmRvY3MubWRzGhnC19rkARMSEQoNCgdnYXRld2F5EAEYABABWgw4a3UwdDh5eXR5a2dyAiAAeACCARRzdWdnZXN0LmtnN2tjeDU2NzgxZ5oBBggAEAAYALABALgBABiQzYyokDIgi9iMqJAyMABCFHN1Z2dlc3Qua2c3a2N4NTY3ODFn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uESCgtBQUFBNmRldGEyOBKvEgoLQUFBQTZkZXRhMjgSC0FBQUE2ZGV0YTI4GrYECgl0ZXh0L2h0bWw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ioQQKCnRleHQvcGxhaW4SkgREbyB0aGVzZSB5ZWxsb3fCoGhpZ2hsaWdodHMgaW5kaWNhdGUgY29udGVudC9ydWxlcyBhbmQgZm9ybSBlcXVhbGx5IHRvIG5lZWQgd29yaz8gSSBndWVzcyBzby4KCkRlcGVuZGluZyBvbiB0aGUgdW5kZXJseWluZyAicnVsZXMiIGZyb20gZW5mb3JjZW1lbnQgcGVyIGVpdGhlciBob3BpbmcsIGNvbnZlbnRpb24sIG9yIGVuZm9yY2VtZW50IEkgYW0gc3VyZSB3ZSBjYW4gd3JpdGUgdGhpcyBzdGF0ZW1lbnQgc2hvcnRlciBhbmQgdG8gdGhlIHBvaW50LgoK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