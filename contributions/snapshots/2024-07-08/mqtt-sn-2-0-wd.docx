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5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5">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56">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7">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8">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9">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5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B">
      <w:pPr>
        <w:numPr>
          <w:ilvl w:val="0"/>
          <w:numId w:val="48"/>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5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D">
      <w:pPr>
        <w:numPr>
          <w:ilvl w:val="0"/>
          <w:numId w:val="6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5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2">
      <w:pPr>
        <w:numPr>
          <w:ilvl w:val="0"/>
          <w:numId w:val="4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3">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4">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5">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6">
      <w:pPr>
        <w:numPr>
          <w:ilvl w:val="0"/>
          <w:numId w:val="4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8">
      <w:pPr>
        <w:numPr>
          <w:ilvl w:val="0"/>
          <w:numId w:val="5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A">
      <w:pPr>
        <w:numPr>
          <w:ilvl w:val="0"/>
          <w:numId w:val="6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6B">
      <w:pPr>
        <w:numPr>
          <w:ilvl w:val="0"/>
          <w:numId w:val="6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6C">
      <w:pPr>
        <w:numPr>
          <w:ilvl w:val="0"/>
          <w:numId w:val="6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6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E">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6F">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0">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1">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7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6">
      <w:pPr>
        <w:numPr>
          <w:ilvl w:val="0"/>
          <w:numId w:val="27"/>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7">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8">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9">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A">
      <w:pPr>
        <w:numPr>
          <w:ilvl w:val="0"/>
          <w:numId w:val="2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7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7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1">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6">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7">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A">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8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8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8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3">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4">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5">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6">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99">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9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9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9C">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9D">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9E">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3">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4">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8">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A9">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AB">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AC">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AE">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AF">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0">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1">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B2">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3">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4">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5">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7">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B9">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BB">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BC">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E">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F">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1">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2">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8">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0">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2">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4">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8">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D9">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DA">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E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F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D">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3F">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0">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6">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7">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49">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D">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5A">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B">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C">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5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5E">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5F">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0">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1">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DD">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F">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0">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6">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E">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2">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6">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5A">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C">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5D">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5E">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5F">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0">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8C">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8E">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0">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3">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6">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8">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99">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9A">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9B">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9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9D">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9E">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9F">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0">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1">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2">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3">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7">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8">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A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0">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1">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4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0">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1">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5">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5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5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A">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6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0">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5">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7A">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7B">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7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0">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5">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6">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8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8A">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8B">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8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0">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8">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A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A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F">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0">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4">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5">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9">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BA">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B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B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E">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BF">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1">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20"/>
      </w:sdtPr>
      <w:sdtContent>
        <w:p w:rsidR="00000000" w:rsidDel="00000000" w:rsidP="00000000" w:rsidRDefault="00000000" w:rsidRPr="00000000" w14:paraId="000004C5">
          <w:pPr>
            <w:numPr>
              <w:ilvl w:val="0"/>
              <w:numId w:val="65"/>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65"/>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F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7">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0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0">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9">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2">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5">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D">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2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2F">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C">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5">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8">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A">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B">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C">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5D">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5E">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5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B">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3">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4">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8D">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8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8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0">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2">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3">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4">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5">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6">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9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1">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2">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2">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8">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A">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C">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D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D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B">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9">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FF">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0">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4">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0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2">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3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0">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4E">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7">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4">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2">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AF">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0">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BD">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BE">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C">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A">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8">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5">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6">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3">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4">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1">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2">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0">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2D">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2E">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C">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A">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8">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6">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7">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9">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A">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B">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0">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1">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3">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4">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5">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7">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8">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B">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C">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7F">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0">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1">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2">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3">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4">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7">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8">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9">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A">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B">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C">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8E">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8F">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0">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1">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2">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3">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5">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7">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9">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A">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B">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C">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9D">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E">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9F">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1">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2">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3">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4">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5">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6">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7">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8">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A">
      <w:pPr>
        <w:numPr>
          <w:ilvl w:val="0"/>
          <w:numId w:val="30"/>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r w:rsidDel="00000000" w:rsidR="00000000" w:rsidRPr="00000000">
        <w:rPr>
          <w:rtl w:val="0"/>
        </w:rPr>
      </w:r>
    </w:p>
    <w:p w:rsidR="00000000" w:rsidDel="00000000" w:rsidP="00000000" w:rsidRDefault="00000000" w:rsidRPr="00000000" w14:paraId="000007AB">
      <w:pPr>
        <w:numPr>
          <w:ilvl w:val="0"/>
          <w:numId w:val="30"/>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D">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AE">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0">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2">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3">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4">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5">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6">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7">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9">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B">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C">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D">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B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BF">
      <w:pPr>
        <w:numPr>
          <w:ilvl w:val="0"/>
          <w:numId w:val="3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section</w:t>
      </w:r>
      <w:sdt>
        <w:sdtPr>
          <w:tag w:val="goog_rdk_34"/>
        </w:sdtPr>
        <w:sdtContent>
          <w:commentRangeStart w:id="29"/>
        </w:sdtContent>
      </w:sdt>
      <w:r w:rsidDel="00000000" w:rsidR="00000000" w:rsidRPr="00000000">
        <w:rPr>
          <w:rFonts w:ascii="Arial" w:cs="Arial" w:eastAsia="Arial" w:hAnsi="Arial"/>
          <w:color w:val="000000"/>
          <w:rtl w:val="0"/>
        </w:rPr>
        <w:t xml:space="preserve"> 4.13</w:t>
      </w:r>
      <w:commentRangeEnd w:id="29"/>
      <w:r w:rsidDel="00000000" w:rsidR="00000000" w:rsidRPr="00000000">
        <w:commentReference w:id="29"/>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0">
      <w:pPr>
        <w:numPr>
          <w:ilvl w:val="0"/>
          <w:numId w:val="6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sdt>
        <w:sdtPr>
          <w:tag w:val="goog_rdk_35"/>
        </w:sdtPr>
        <w:sdtContent>
          <w:commentRangeStart w:id="30"/>
        </w:sdtContent>
      </w:sdt>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7C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2">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3">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4">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5">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6">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6"/>
        </w:sdtPr>
        <w:sdtContent>
          <w:commentRangeStart w:id="31"/>
        </w:sdtContent>
      </w:sdt>
      <w:sdt>
        <w:sdtPr>
          <w:tag w:val="goog_rdk_37"/>
        </w:sdtPr>
        <w:sdtContent>
          <w:commentRangeStart w:id="32"/>
        </w:sdtContent>
      </w:sdt>
      <w:sdt>
        <w:sdtPr>
          <w:tag w:val="goog_rdk_38"/>
        </w:sdtPr>
        <w:sdtContent>
          <w:commentRangeStart w:id="33"/>
        </w:sdtContent>
      </w:sdt>
      <w:r w:rsidDel="00000000" w:rsidR="00000000" w:rsidRPr="00000000">
        <w:rPr>
          <w:rFonts w:ascii="Arial" w:cs="Arial" w:eastAsia="Arial" w:hAnsi="Arial"/>
          <w:rtl w:val="0"/>
        </w:rPr>
        <w:t xml:space="preserve">ents are allowed to send further MQTT Control Packets im</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9">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A">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B">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C">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CD">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E">
      <w:pPr>
        <w:spacing w:after="240" w:before="240" w:lineRule="auto"/>
        <w:ind w:left="580" w:right="0" w:firstLine="0"/>
        <w:rPr>
          <w:rFonts w:ascii="Arial" w:cs="Arial" w:eastAsia="Arial" w:hAnsi="Arial"/>
        </w:rPr>
      </w:pPr>
      <w:sdt>
        <w:sdtPr>
          <w:tag w:val="goog_rdk_39"/>
        </w:sdtPr>
        <w:sdtContent>
          <w:commentRangeStart w:id="34"/>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7CF">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0">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D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E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E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7FD">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FE">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0D">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9">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A">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B">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1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B">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A">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9">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A">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8">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9">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7">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6">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7">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5">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4">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5">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4">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1">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2">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0">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1">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DF">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0">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EE">
            <w:pPr>
              <w:rPr>
                <w:rFonts w:ascii="Arial" w:cs="Arial" w:eastAsia="Arial" w:hAnsi="Arial"/>
              </w:rPr>
            </w:pPr>
            <w:sdt>
              <w:sdtPr>
                <w:tag w:val="goog_rdk_40"/>
              </w:sdtPr>
              <w:sdtContent>
                <w:commentRangeStart w:id="35"/>
              </w:sdtContent>
            </w:sdt>
            <w:r w:rsidDel="00000000" w:rsidR="00000000" w:rsidRPr="00000000">
              <w:rPr>
                <w:rFonts w:ascii="Arial" w:cs="Arial" w:eastAsia="Arial" w:hAnsi="Arial"/>
                <w:rtl w:val="0"/>
              </w:rPr>
              <w:t xml:space="preserve">Byte 11</w:t>
            </w:r>
            <w:commentRangeEnd w:id="35"/>
            <w:r w:rsidDel="00000000" w:rsidR="00000000" w:rsidRPr="00000000">
              <w:commentReference w:id="35"/>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EF">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F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FF">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1">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2">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3">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4">
      <w:pPr>
        <w:numPr>
          <w:ilvl w:val="0"/>
          <w:numId w:val="58"/>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5">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6">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7">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9">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41"/>
        </w:sdtPr>
        <w:sdtContent>
          <w:commentRangeStart w:id="36"/>
        </w:sdtContent>
      </w:sdt>
      <w:r w:rsidDel="00000000" w:rsidR="00000000" w:rsidRPr="00000000">
        <w:rPr>
          <w:rFonts w:ascii="Arial" w:cs="Arial" w:eastAsia="Arial" w:hAnsi="Arial"/>
          <w:rtl w:val="0"/>
        </w:rPr>
        <w:t xml:space="preserve">should</w:t>
      </w:r>
      <w:commentRangeEnd w:id="36"/>
      <w:r w:rsidDel="00000000" w:rsidR="00000000" w:rsidRPr="00000000">
        <w:commentReference w:id="36"/>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A">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B">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0D">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0E">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0F">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2"/>
        </w:sdtPr>
        <w:sdtContent>
          <w:commentRangeStart w:id="37"/>
        </w:sdtContent>
      </w:sdt>
      <w:sdt>
        <w:sdtPr>
          <w:tag w:val="goog_rdk_43"/>
        </w:sdtPr>
        <w:sdtContent>
          <w:commentRangeStart w:id="38"/>
        </w:sdtContent>
      </w:sdt>
      <w:r w:rsidDel="00000000" w:rsidR="00000000" w:rsidRPr="00000000">
        <w:rPr>
          <w:highlight w:val="yellow"/>
          <w:rtl w:val="0"/>
        </w:rPr>
        <w:t xml:space="preserve">128</w:t>
      </w:r>
      <w:commentRangeEnd w:id="37"/>
      <w:r w:rsidDel="00000000" w:rsidR="00000000" w:rsidRPr="00000000">
        <w:commentReference w:id="37"/>
      </w:r>
      <w:commentRangeEnd w:id="38"/>
      <w:r w:rsidDel="00000000" w:rsidR="00000000" w:rsidRPr="00000000">
        <w:commentReference w:id="38"/>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0">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1">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2">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4">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6">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B">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1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1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1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0">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1">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3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4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0">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8">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9">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1">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2">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A">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B">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4">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5">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7">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8">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9">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A">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B">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C">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7E">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0">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1">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2">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3">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4">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5">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8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3">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4">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BC">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D">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5">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6">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CF">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0">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2">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4">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6">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7">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8">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D9">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DA">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6">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1">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C">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D">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C">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E">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F">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2">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D">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8">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3">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4">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E">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F">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9">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5">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6">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8">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9">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A">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C">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D">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1">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2">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3">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4">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5">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6">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7">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68">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69">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A">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6B">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6C">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6D">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6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6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D">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B">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A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A">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7">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8">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C">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D">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F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FF">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0">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1">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2">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3">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4">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6">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7">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8">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0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0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0B">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B">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5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7">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8">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9">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A">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B">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D">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9F">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3">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4">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6">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6">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5">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6">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4">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5">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4">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A">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4">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3">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2">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3">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1">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2">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0">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0">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1">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2">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4">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5">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B">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C">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6D">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0">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1">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3">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5">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7">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78">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7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A">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B">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5">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6">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88">
      <w:pPr>
        <w:spacing w:after="240" w:before="240" w:lineRule="auto"/>
        <w:ind w:left="0" w:right="0" w:firstLine="0"/>
        <w:rPr>
          <w:rFonts w:ascii="Arial" w:cs="Arial" w:eastAsia="Arial" w:hAnsi="Arial"/>
        </w:rPr>
      </w:pPr>
      <w:sdt>
        <w:sdtPr>
          <w:tag w:val="goog_rdk_44"/>
        </w:sdtPr>
        <w:sdtContent>
          <w:commentRangeStart w:id="39"/>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5"/>
        </w:sdtPr>
        <w:sdtContent>
          <w:commentRangeStart w:id="40"/>
        </w:sdtContent>
      </w:sdt>
      <w:r w:rsidDel="00000000" w:rsidR="00000000" w:rsidRPr="00000000">
        <w:rPr>
          <w:rFonts w:ascii="Arial" w:cs="Arial" w:eastAsia="Arial" w:hAnsi="Arial"/>
          <w:highlight w:val="yellow"/>
          <w:rtl w:val="0"/>
        </w:rPr>
        <w:t xml:space="preserve">Server</w:t>
      </w:r>
      <w:commentRangeEnd w:id="40"/>
      <w:r w:rsidDel="00000000" w:rsidR="00000000" w:rsidRPr="00000000">
        <w:commentReference w:id="40"/>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C89">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8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D">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8E">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8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9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9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AB">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BC">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BD">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6">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7">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C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C9">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C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CB">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C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CD">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CE">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CF">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D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D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5">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FE">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7">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08">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0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0A">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0B">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0C">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0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0E">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0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0">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1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1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1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2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2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6">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3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3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48">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49">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4A">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4B">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4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4D">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4F">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1">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5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5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5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5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6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6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7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89">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8A">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8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8C">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8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8E">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0">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1">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2">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9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9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1">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AF">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BD">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BE">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CC">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C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C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3">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D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D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D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D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D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EA">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EB">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F8">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F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6">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7">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0B">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5">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6">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4">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5">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7">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28">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2">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4">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6">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3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39">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3A">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3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3C">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is received by the Client. On the other hand, a QoS 2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3D">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3E">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3F">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0">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1">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4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4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4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0">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5E">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5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6C">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6D">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7B">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7E">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F">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88">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8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8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99">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9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7">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A8">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5">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6">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3">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1">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0">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1">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3">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4">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6"/>
        </w:sdtPr>
        <w:sdtContent>
          <w:commentRangeStart w:id="41"/>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41"/>
      <w:r w:rsidDel="00000000" w:rsidR="00000000" w:rsidRPr="00000000">
        <w:commentReference w:id="41"/>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6">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7">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47"/>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48"/>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49"/>
        </w:sdtPr>
        <w:sdtContent>
          <w:commentRangeStart w:id="42"/>
        </w:sdtContent>
      </w:sdt>
      <w:r w:rsidDel="00000000" w:rsidR="00000000" w:rsidRPr="00000000">
        <w:rPr>
          <w:rFonts w:ascii="Arial" w:cs="Arial" w:eastAsia="Arial" w:hAnsi="Arial"/>
          <w:rtl w:val="0"/>
        </w:rPr>
        <w:t xml:space="preserve">not relevant</w:t>
      </w:r>
      <w:sdt>
        <w:sdtPr>
          <w:tag w:val="goog_rdk_50"/>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2"/>
      <w:r w:rsidDel="00000000" w:rsidR="00000000" w:rsidRPr="00000000">
        <w:commentReference w:id="42"/>
      </w:r>
      <w:r w:rsidDel="00000000" w:rsidR="00000000" w:rsidRPr="00000000">
        <w:rPr>
          <w:rFonts w:ascii="Arial" w:cs="Arial" w:eastAsia="Arial" w:hAnsi="Arial"/>
          <w:rtl w:val="0"/>
        </w:rPr>
        <w:t xml:space="preserve">)</w:t>
      </w:r>
    </w:p>
    <w:p w:rsidR="00000000" w:rsidDel="00000000" w:rsidP="00000000" w:rsidRDefault="00000000" w:rsidRPr="00000000" w14:paraId="00000EE8">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E9">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EA">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E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EC">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E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E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E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F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F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F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0B">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0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1A">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1B">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2A">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2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2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3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3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3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48">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4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7">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5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6">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7">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6F">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0">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1">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6">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7">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6">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7">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8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9">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8A">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8B">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8D">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8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8F">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1">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4">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5">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6">
      <w:pPr>
        <w:numPr>
          <w:ilvl w:val="0"/>
          <w:numId w:val="5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7">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98">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9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B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0">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1">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3">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4">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5">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6">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7">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D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C">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5">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6">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100F">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1010">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2">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4">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5">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7">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1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1A">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1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1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1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1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2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2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6">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7">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3F">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49">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54">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6">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8">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59">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5A">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5B">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5C">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5D">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5E">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5F">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0">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1">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3">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6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6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5">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6">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7">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8">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A9">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1">
            <w:pPr>
              <w:jc w:val="center"/>
              <w:rPr>
                <w:rFonts w:ascii="Arial" w:cs="Arial" w:eastAsia="Arial" w:hAnsi="Arial"/>
                <w:i w:val="1"/>
                <w:sz w:val="18"/>
                <w:szCs w:val="18"/>
              </w:rPr>
            </w:pPr>
            <w:sdt>
              <w:sdtPr>
                <w:tag w:val="goog_rdk_51"/>
              </w:sdtPr>
              <w:sdtContent>
                <w:commentRangeStart w:id="43"/>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3">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5">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8">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B9">
            <w:pPr>
              <w:rPr>
                <w:rFonts w:ascii="Arial" w:cs="Arial" w:eastAsia="Arial" w:hAnsi="Arial"/>
              </w:rPr>
            </w:pPr>
            <w:commentRangeEnd w:id="43"/>
            <w:r w:rsidDel="00000000" w:rsidR="00000000" w:rsidRPr="00000000">
              <w:commentReference w:id="43"/>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B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4">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6">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8">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CA">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CB">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DB">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DC">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EC">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ED">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FD">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FE">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E">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0F">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1F">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0">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1">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2"/>
        </w:sdtPr>
        <w:sdtContent>
          <w:commentRangeStart w:id="44"/>
        </w:sdtContent>
      </w:sdt>
      <w:r w:rsidDel="00000000" w:rsidR="00000000" w:rsidRPr="00000000">
        <w:rPr>
          <w:rFonts w:ascii="Arial" w:cs="Arial" w:eastAsia="Arial" w:hAnsi="Arial"/>
          <w:rtl w:val="0"/>
        </w:rPr>
        <w:t xml:space="preserve">wants to </w:t>
      </w:r>
      <w:commentRangeEnd w:id="44"/>
      <w:r w:rsidDel="00000000" w:rsidR="00000000" w:rsidRPr="00000000">
        <w:commentReference w:id="44"/>
      </w:r>
      <w:r w:rsidDel="00000000" w:rsidR="00000000" w:rsidRPr="00000000">
        <w:rPr>
          <w:rFonts w:ascii="Arial" w:cs="Arial" w:eastAsia="Arial" w:hAnsi="Arial"/>
          <w:rtl w:val="0"/>
        </w:rPr>
        <w:t xml:space="preserve">delete</w:t>
      </w:r>
      <w:sdt>
        <w:sdtPr>
          <w:tag w:val="goog_rdk_53"/>
        </w:sdtPr>
        <w:sdtContent>
          <w:commentRangeStart w:id="45"/>
        </w:sdtContent>
      </w:sdt>
      <w:r w:rsidDel="00000000" w:rsidR="00000000" w:rsidRPr="00000000">
        <w:rPr>
          <w:rFonts w:ascii="Arial" w:cs="Arial" w:eastAsia="Arial" w:hAnsi="Arial"/>
          <w:rtl w:val="0"/>
        </w:rPr>
        <w:t xml:space="preserve"> </w:t>
      </w:r>
      <w:commentRangeEnd w:id="45"/>
      <w:r w:rsidDel="00000000" w:rsidR="00000000" w:rsidRPr="00000000">
        <w:commentReference w:id="45"/>
      </w:r>
      <w:r w:rsidDel="00000000" w:rsidR="00000000" w:rsidRPr="00000000">
        <w:rPr>
          <w:rFonts w:ascii="Arial" w:cs="Arial" w:eastAsia="Arial" w:hAnsi="Arial"/>
          <w:rtl w:val="0"/>
        </w:rPr>
        <w:t xml:space="preserve">the Virtual connection. </w:t>
      </w:r>
      <w:sdt>
        <w:sdtPr>
          <w:tag w:val="goog_rdk_54"/>
        </w:sdtPr>
        <w:sdtContent>
          <w:commentRangeStart w:id="46"/>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6"/>
      <w:r w:rsidDel="00000000" w:rsidR="00000000" w:rsidRPr="00000000">
        <w:commentReference w:id="46"/>
      </w:r>
      <w:r w:rsidDel="00000000" w:rsidR="00000000" w:rsidRPr="00000000">
        <w:rPr>
          <w:rFonts w:ascii="Arial" w:cs="Arial" w:eastAsia="Arial" w:hAnsi="Arial"/>
          <w:rtl w:val="0"/>
        </w:rPr>
        <w:t xml:space="preserve"> </w:t>
      </w:r>
      <w:sdt>
        <w:sdtPr>
          <w:tag w:val="goog_rdk_55"/>
        </w:sdtPr>
        <w:sdtContent>
          <w:commentRangeStart w:id="47"/>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7"/>
      <w:r w:rsidDel="00000000" w:rsidR="00000000" w:rsidRPr="00000000">
        <w:commentReference w:id="47"/>
      </w:r>
      <w:sdt>
        <w:sdtPr>
          <w:tag w:val="goog_rdk_56"/>
        </w:sdtPr>
        <w:sdtContent>
          <w:commentRangeStart w:id="48"/>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1132">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3">
      <w:pPr>
        <w:spacing w:after="306" w:lineRule="auto"/>
        <w:ind w:right="4"/>
        <w:rPr>
          <w:rFonts w:ascii="Arial" w:cs="Arial" w:eastAsia="Arial" w:hAnsi="Arial"/>
        </w:rPr>
      </w:pPr>
      <w:sdt>
        <w:sdtPr>
          <w:tag w:val="goog_rdk_57"/>
        </w:sdtPr>
        <w:sdtContent>
          <w:commentRangeStart w:id="49"/>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1134">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6">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7">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8">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3E">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58"/>
        </w:sdtPr>
        <w:sdtContent>
          <w:commentRangeStart w:id="50"/>
        </w:sdtContent>
      </w:sdt>
      <w:r w:rsidDel="00000000" w:rsidR="00000000" w:rsidRPr="00000000">
        <w:rPr>
          <w:rFonts w:ascii="Arial" w:cs="Arial" w:eastAsia="Arial" w:hAnsi="Arial"/>
          <w:highlight w:val="yellow"/>
          <w:rtl w:val="0"/>
        </w:rPr>
        <w:t xml:space="preserve">Gateway</w:t>
      </w:r>
      <w:commentRangeEnd w:id="50"/>
      <w:r w:rsidDel="00000000" w:rsidR="00000000" w:rsidRPr="00000000">
        <w:commentReference w:id="50"/>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3F">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0">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1">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2">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3">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4">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5">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6">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7">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8">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49">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4A">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4B">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4C">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4D">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4E">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4F">
      <w:pPr>
        <w:numPr>
          <w:ilvl w:val="0"/>
          <w:numId w:val="35"/>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0">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2">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r w:rsidDel="00000000" w:rsidR="00000000" w:rsidRPr="00000000">
        <w:rPr>
          <w:rtl w:val="0"/>
        </w:rPr>
      </w:r>
    </w:p>
    <w:p w:rsidR="00000000" w:rsidDel="00000000" w:rsidP="00000000" w:rsidRDefault="00000000" w:rsidRPr="00000000" w14:paraId="00001153">
      <w:pPr>
        <w:pStyle w:val="Heading3"/>
        <w:ind w:left="0" w:firstLine="0"/>
        <w:rPr>
          <w:rFonts w:ascii="Arial" w:cs="Arial" w:eastAsia="Arial" w:hAnsi="Arial"/>
        </w:rPr>
      </w:pPr>
      <w:bookmarkStart w:colFirst="0" w:colLast="0" w:name="_heading=h.1e03kq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54">
      <w:pPr>
        <w:spacing w:after="9" w:lineRule="auto"/>
        <w:ind w:left="-5" w:right="990" w:firstLine="0"/>
        <w:rPr>
          <w:rFonts w:ascii="Arial" w:cs="Arial" w:eastAsia="Arial" w:hAnsi="Arial"/>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5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5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5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5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5E">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5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7">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70">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71">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79">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7A">
            <w:pPr>
              <w:jc w:val="center"/>
              <w:rPr>
                <w:rFonts w:ascii="Arial" w:cs="Arial" w:eastAsia="Arial" w:hAnsi="Arial"/>
              </w:rPr>
            </w:pPr>
            <w:sdt>
              <w:sdtPr>
                <w:tag w:val="goog_rdk_59"/>
              </w:sdtPr>
              <w:sdtContent>
                <w:commentRangeStart w:id="51"/>
              </w:sdtContent>
            </w:sdt>
            <w:sdt>
              <w:sdtPr>
                <w:tag w:val="goog_rdk_60"/>
              </w:sdtPr>
              <w:sdtContent>
                <w:commentRangeStart w:id="52"/>
              </w:sdtContent>
            </w:sdt>
            <w:sdt>
              <w:sdtPr>
                <w:tag w:val="goog_rdk_61"/>
              </w:sdtPr>
              <w:sdtContent>
                <w:commentRangeStart w:id="53"/>
              </w:sdtContent>
            </w:sdt>
            <w:r w:rsidDel="00000000" w:rsidR="00000000" w:rsidRPr="00000000">
              <w:rPr>
                <w:rFonts w:ascii="Arial" w:cs="Arial" w:eastAsia="Arial" w:hAnsi="Arial"/>
                <w:rtl w:val="0"/>
              </w:rPr>
              <w:t xml:space="preserve">Wireless Node Id</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tc>
      </w:tr>
      <w:tr>
        <w:trPr>
          <w:cantSplit w:val="0"/>
          <w:tblHeader w:val="0"/>
        </w:trPr>
        <w:tc>
          <w:tcPr/>
          <w:p w:rsidR="00000000" w:rsidDel="00000000" w:rsidP="00000000" w:rsidRDefault="00000000" w:rsidRPr="00000000" w14:paraId="00001182">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83">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8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62"/>
        </w:sdtPr>
        <w:sdtContent>
          <w:commentRangeStart w:id="54"/>
        </w:sdtContent>
      </w:sdt>
      <w:r w:rsidDel="00000000" w:rsidR="00000000" w:rsidRPr="00000000">
        <w:rPr>
          <w:rFonts w:ascii="Arial" w:cs="Arial" w:eastAsia="Arial" w:hAnsi="Arial"/>
          <w:rtl w:val="0"/>
        </w:rPr>
        <w:t xml:space="preserve">frames </w:t>
      </w:r>
      <w:commentRangeEnd w:id="54"/>
      <w:r w:rsidDel="00000000" w:rsidR="00000000" w:rsidRPr="00000000">
        <w:commentReference w:id="54"/>
      </w:r>
      <w:r w:rsidDel="00000000" w:rsidR="00000000" w:rsidRPr="00000000">
        <w:rPr>
          <w:rFonts w:ascii="Arial" w:cs="Arial" w:eastAsia="Arial" w:hAnsi="Arial"/>
          <w:rtl w:val="0"/>
        </w:rPr>
        <w:t xml:space="preserve">it receives on the</w:t>
      </w:r>
      <w:sdt>
        <w:sdtPr>
          <w:tag w:val="goog_rdk_63"/>
        </w:sdtPr>
        <w:sdtContent>
          <w:commentRangeStart w:id="55"/>
        </w:sdtContent>
      </w:sdt>
      <w:r w:rsidDel="00000000" w:rsidR="00000000" w:rsidRPr="00000000">
        <w:rPr>
          <w:rFonts w:ascii="Arial" w:cs="Arial" w:eastAsia="Arial" w:hAnsi="Arial"/>
          <w:rtl w:val="0"/>
        </w:rPr>
        <w:t xml:space="preserve"> wireless side </w:t>
      </w:r>
      <w:commentRangeEnd w:id="55"/>
      <w:r w:rsidDel="00000000" w:rsidR="00000000" w:rsidRPr="00000000">
        <w:commentReference w:id="55"/>
      </w:r>
      <w:r w:rsidDel="00000000" w:rsidR="00000000" w:rsidRPr="00000000">
        <w:rPr>
          <w:rFonts w:ascii="Arial" w:cs="Arial" w:eastAsia="Arial" w:hAnsi="Arial"/>
          <w:rtl w:val="0"/>
        </w:rPr>
        <w:t xml:space="preserve">and forwards them unchanged to the gateway; in the opposite direction, it decapsulates the</w:t>
      </w:r>
      <w:sdt>
        <w:sdtPr>
          <w:tag w:val="goog_rdk_64"/>
        </w:sdtPr>
        <w:sdtContent>
          <w:commentRangeStart w:id="56"/>
        </w:sdtContent>
      </w:sdt>
      <w:r w:rsidDel="00000000" w:rsidR="00000000" w:rsidRPr="00000000">
        <w:rPr>
          <w:rFonts w:ascii="Arial" w:cs="Arial" w:eastAsia="Arial" w:hAnsi="Arial"/>
          <w:rtl w:val="0"/>
        </w:rPr>
        <w:t xml:space="preserve"> frames</w:t>
      </w:r>
      <w:commentRangeEnd w:id="56"/>
      <w:r w:rsidDel="00000000" w:rsidR="00000000" w:rsidRPr="00000000">
        <w:commentReference w:id="56"/>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8D">
      <w:pPr>
        <w:pStyle w:val="Heading4"/>
        <w:ind w:left="0" w:right="4" w:firstLine="0"/>
        <w:rPr>
          <w:rFonts w:ascii="Arial" w:cs="Arial" w:eastAsia="Arial" w:hAnsi="Arial"/>
        </w:rPr>
      </w:pPr>
      <w:bookmarkStart w:colFirst="0" w:colLast="0" w:name="_heading=h.3xzr3ei" w:id="188"/>
      <w:bookmarkEnd w:id="188"/>
      <w:r w:rsidDel="00000000" w:rsidR="00000000" w:rsidRPr="00000000">
        <w:rPr>
          <w:rFonts w:ascii="Arial" w:cs="Arial" w:eastAsia="Arial" w:hAnsi="Arial"/>
          <w:rtl w:val="0"/>
        </w:rPr>
        <w:t xml:space="preserve">3.1.24.1 Length</w:t>
      </w:r>
    </w:p>
    <w:p w:rsidR="00000000" w:rsidDel="00000000" w:rsidP="00000000" w:rsidRDefault="00000000" w:rsidRPr="00000000" w14:paraId="0000118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8F">
      <w:pPr>
        <w:pStyle w:val="Heading4"/>
        <w:ind w:left="0" w:right="4" w:firstLine="0"/>
        <w:rPr>
          <w:rFonts w:ascii="Arial" w:cs="Arial" w:eastAsia="Arial" w:hAnsi="Arial"/>
        </w:rPr>
      </w:pPr>
      <w:bookmarkStart w:colFirst="0" w:colLast="0" w:name="_heading=h.2d51dmb" w:id="189"/>
      <w:bookmarkEnd w:id="189"/>
      <w:r w:rsidDel="00000000" w:rsidR="00000000" w:rsidRPr="00000000">
        <w:rPr>
          <w:rFonts w:ascii="Arial" w:cs="Arial" w:eastAsia="Arial" w:hAnsi="Arial"/>
          <w:rtl w:val="0"/>
        </w:rPr>
        <w:t xml:space="preserve">3.1.24.2 Packet Type</w:t>
      </w:r>
    </w:p>
    <w:p w:rsidR="00000000" w:rsidDel="00000000" w:rsidP="00000000" w:rsidRDefault="00000000" w:rsidRPr="00000000" w14:paraId="0000119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91">
      <w:pPr>
        <w:pStyle w:val="Heading4"/>
        <w:ind w:left="0" w:right="4" w:firstLine="0"/>
        <w:rPr>
          <w:rFonts w:ascii="Arial" w:cs="Arial" w:eastAsia="Arial" w:hAnsi="Arial"/>
        </w:rPr>
      </w:pPr>
      <w:bookmarkStart w:colFirst="0" w:colLast="0" w:name="_heading=h.sabnu4" w:id="190"/>
      <w:bookmarkEnd w:id="190"/>
      <w:r w:rsidDel="00000000" w:rsidR="00000000" w:rsidRPr="00000000">
        <w:rPr>
          <w:rFonts w:ascii="Arial" w:cs="Arial" w:eastAsia="Arial" w:hAnsi="Arial"/>
          <w:rtl w:val="0"/>
        </w:rPr>
        <w:t xml:space="preserve">3.1.24.3 Ctrl</w:t>
      </w:r>
    </w:p>
    <w:p w:rsidR="00000000" w:rsidDel="00000000" w:rsidP="00000000" w:rsidRDefault="00000000" w:rsidRPr="00000000" w14:paraId="0000119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3">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4">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5">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6">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7">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8">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9">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A">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B">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C">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D">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A3">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A4">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6">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C">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D">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E">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B0">
      <w:pPr>
        <w:pStyle w:val="Heading4"/>
        <w:ind w:left="0" w:right="4" w:firstLine="0"/>
        <w:rPr>
          <w:rFonts w:ascii="Arial" w:cs="Arial" w:eastAsia="Arial" w:hAnsi="Arial"/>
        </w:rPr>
      </w:pPr>
      <w:bookmarkStart w:colFirst="0" w:colLast="0" w:name="_heading=h.3c9z6hx" w:id="191"/>
      <w:bookmarkEnd w:id="191"/>
      <w:r w:rsidDel="00000000" w:rsidR="00000000" w:rsidRPr="00000000">
        <w:rPr>
          <w:rFonts w:ascii="Arial" w:cs="Arial" w:eastAsia="Arial" w:hAnsi="Arial"/>
          <w:rtl w:val="0"/>
        </w:rPr>
        <w:t xml:space="preserve">3.1.24.4 Radius</w:t>
      </w:r>
    </w:p>
    <w:p w:rsidR="00000000" w:rsidDel="00000000" w:rsidP="00000000" w:rsidRDefault="00000000" w:rsidRPr="00000000" w14:paraId="000011B1">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B2">
      <w:pPr>
        <w:pStyle w:val="Heading4"/>
        <w:ind w:left="0" w:right="4" w:firstLine="0"/>
        <w:rPr>
          <w:rFonts w:ascii="Arial" w:cs="Arial" w:eastAsia="Arial" w:hAnsi="Arial"/>
        </w:rPr>
      </w:pPr>
      <w:bookmarkStart w:colFirst="0" w:colLast="0" w:name="_heading=h.1rf9gpq" w:id="192"/>
      <w:bookmarkEnd w:id="192"/>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B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B4">
      <w:pPr>
        <w:pStyle w:val="Heading4"/>
        <w:ind w:left="0" w:right="4" w:firstLine="0"/>
        <w:rPr>
          <w:rFonts w:ascii="Arial" w:cs="Arial" w:eastAsia="Arial" w:hAnsi="Arial"/>
        </w:rPr>
      </w:pPr>
      <w:bookmarkStart w:colFirst="0" w:colLast="0" w:name="_heading=h.4bewzdj" w:id="193"/>
      <w:bookmarkEnd w:id="193"/>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B5">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B6">
      <w:pPr>
        <w:pStyle w:val="Heading3"/>
        <w:ind w:left="0" w:firstLine="0"/>
        <w:rPr/>
      </w:pPr>
      <w:bookmarkStart w:colFirst="0" w:colLast="0" w:name="_heading=h.15cqrsoyxc87" w:id="194"/>
      <w:bookmarkEnd w:id="194"/>
      <w:r w:rsidDel="00000000" w:rsidR="00000000" w:rsidRPr="00000000">
        <w:rPr>
          <w:rtl w:val="0"/>
        </w:rPr>
        <w:t xml:space="preserve">3.1.25 Protection Encapsulation</w:t>
      </w:r>
    </w:p>
    <w:p w:rsidR="00000000" w:rsidDel="00000000" w:rsidP="00000000" w:rsidRDefault="00000000" w:rsidRPr="00000000" w14:paraId="000011B7">
      <w:pPr>
        <w:pStyle w:val="Heading3"/>
        <w:keepLines w:val="1"/>
        <w:spacing w:after="77" w:before="0" w:line="259" w:lineRule="auto"/>
        <w:ind w:left="1440" w:firstLine="0"/>
        <w:rPr/>
      </w:pPr>
      <w:bookmarkStart w:colFirst="0" w:colLast="0" w:name="_heading=h.efvs1al4eeri" w:id="195"/>
      <w:bookmarkEnd w:id="195"/>
      <w:r w:rsidDel="00000000" w:rsidR="00000000" w:rsidRPr="00000000">
        <w:rPr>
          <w:rtl w:val="0"/>
        </w:rPr>
      </w:r>
    </w:p>
    <w:tbl>
      <w:tblPr>
        <w:tblStyle w:val="Table40"/>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B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B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B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B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B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B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C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C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C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C5">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C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D2">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D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DF">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E0">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ED">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F4">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F7">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F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06">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07">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13">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14">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20">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21">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2D">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2E">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3A">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3B">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47">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48">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54">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55">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61">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6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5"/>
        </w:sdtPr>
        <w:sdtContent>
          <w:commentRangeStart w:id="57"/>
        </w:sdtContent>
      </w:sdt>
      <w:sdt>
        <w:sdtPr>
          <w:tag w:val="goog_rdk_66"/>
        </w:sdtPr>
        <w:sdtContent>
          <w:commentRangeStart w:id="58"/>
        </w:sdtContent>
      </w:sdt>
      <w:r w:rsidDel="00000000" w:rsidR="00000000" w:rsidRPr="00000000">
        <w:rPr>
          <w:rFonts w:ascii="Arial" w:cs="Arial" w:eastAsia="Arial" w:hAnsi="Arial"/>
          <w:rtl w:val="0"/>
        </w:rPr>
        <w:t xml:space="preserve"> packet is protected</w:t>
      </w:r>
      <w:commentRangeEnd w:id="57"/>
      <w:r w:rsidDel="00000000" w:rsidR="00000000" w:rsidRPr="00000000">
        <w:commentReference w:id="57"/>
      </w:r>
      <w:commentRangeEnd w:id="58"/>
      <w:r w:rsidDel="00000000" w:rsidR="00000000" w:rsidRPr="00000000">
        <w:commentReference w:id="58"/>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6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64">
      <w:pPr>
        <w:spacing w:after="9" w:lineRule="auto"/>
        <w:ind w:left="-5" w:right="4" w:firstLine="0"/>
        <w:rPr>
          <w:rFonts w:ascii="Arial" w:cs="Arial" w:eastAsia="Arial" w:hAnsi="Arial"/>
        </w:rPr>
      </w:pPr>
      <w:sdt>
        <w:sdtPr>
          <w:tag w:val="goog_rdk_67"/>
        </w:sdtPr>
        <w:sdtContent>
          <w:commentRangeStart w:id="59"/>
        </w:sdtContent>
      </w:sdt>
      <w:sdt>
        <w:sdtPr>
          <w:tag w:val="goog_rdk_68"/>
        </w:sdtPr>
        <w:sdtContent>
          <w:commentRangeStart w:id="60"/>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6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66">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67">
      <w:pPr>
        <w:spacing w:after="9" w:lineRule="auto"/>
        <w:ind w:left="-5" w:right="4" w:firstLine="0"/>
        <w:rPr>
          <w:rFonts w:ascii="Arial" w:cs="Arial" w:eastAsia="Arial" w:hAnsi="Arial"/>
          <w:b w:val="1"/>
        </w:rPr>
      </w:pPr>
      <w:sdt>
        <w:sdtPr>
          <w:tag w:val="goog_rdk_69"/>
        </w:sdtPr>
        <w:sdtContent>
          <w:commentRangeStart w:id="61"/>
        </w:sdtContent>
      </w:sdt>
      <w:sdt>
        <w:sdtPr>
          <w:tag w:val="goog_rdk_70"/>
        </w:sdtPr>
        <w:sdtContent>
          <w:commentRangeStart w:id="62"/>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68">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69">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6A">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6B">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126C">
      <w:pPr>
        <w:pStyle w:val="Heading4"/>
        <w:ind w:left="0" w:right="4" w:firstLine="0"/>
        <w:rPr>
          <w:rFonts w:ascii="Arial" w:cs="Arial" w:eastAsia="Arial" w:hAnsi="Arial"/>
        </w:rPr>
      </w:pPr>
      <w:bookmarkStart w:colFirst="0" w:colLast="0" w:name="_heading=h.j9tutdzg8gdj" w:id="196"/>
      <w:bookmarkEnd w:id="196"/>
      <w:r w:rsidDel="00000000" w:rsidR="00000000" w:rsidRPr="00000000">
        <w:rPr>
          <w:rFonts w:ascii="Arial" w:cs="Arial" w:eastAsia="Arial" w:hAnsi="Arial"/>
          <w:rtl w:val="0"/>
        </w:rPr>
        <w:t xml:space="preserve">3.1.25.1 Length</w:t>
      </w:r>
    </w:p>
    <w:p w:rsidR="00000000" w:rsidDel="00000000" w:rsidP="00000000" w:rsidRDefault="00000000" w:rsidRPr="00000000" w14:paraId="0000126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6E">
      <w:pPr>
        <w:pStyle w:val="Heading4"/>
        <w:ind w:left="0" w:right="4" w:firstLine="0"/>
        <w:rPr>
          <w:rFonts w:ascii="Arial" w:cs="Arial" w:eastAsia="Arial" w:hAnsi="Arial"/>
        </w:rPr>
      </w:pPr>
      <w:bookmarkStart w:colFirst="0" w:colLast="0" w:name="_heading=h.8duggxbcbw2" w:id="197"/>
      <w:bookmarkEnd w:id="197"/>
      <w:r w:rsidDel="00000000" w:rsidR="00000000" w:rsidRPr="00000000">
        <w:rPr>
          <w:rFonts w:ascii="Arial" w:cs="Arial" w:eastAsia="Arial" w:hAnsi="Arial"/>
          <w:rtl w:val="0"/>
        </w:rPr>
        <w:t xml:space="preserve">3.1.25.2 Packet Type</w:t>
      </w:r>
    </w:p>
    <w:p w:rsidR="00000000" w:rsidDel="00000000" w:rsidP="00000000" w:rsidRDefault="00000000" w:rsidRPr="00000000" w14:paraId="000012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70">
      <w:pPr>
        <w:pStyle w:val="Heading4"/>
        <w:ind w:left="0" w:right="4" w:firstLine="0"/>
        <w:rPr>
          <w:rFonts w:ascii="Arial" w:cs="Arial" w:eastAsia="Arial" w:hAnsi="Arial"/>
        </w:rPr>
      </w:pPr>
      <w:bookmarkStart w:colFirst="0" w:colLast="0" w:name="_heading=h.g1mmf1c4lvqh" w:id="198"/>
      <w:bookmarkEnd w:id="198"/>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71">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72">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73">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74">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75">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76">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77">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78">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79">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7A">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7B">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7C">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7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7E">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7F">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80">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81">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82">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83">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84">
      <w:pPr>
        <w:numPr>
          <w:ilvl w:val="0"/>
          <w:numId w:val="56"/>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85">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86">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87">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88">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89">
      <w:pPr>
        <w:pStyle w:val="Heading4"/>
        <w:ind w:left="0" w:right="4" w:firstLine="0"/>
        <w:rPr>
          <w:rFonts w:ascii="Arial" w:cs="Arial" w:eastAsia="Arial" w:hAnsi="Arial"/>
        </w:rPr>
      </w:pPr>
      <w:bookmarkStart w:colFirst="0" w:colLast="0" w:name="_heading=h.m1zk7agco355" w:id="199"/>
      <w:bookmarkEnd w:id="199"/>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8A">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8B">
      <w:pPr>
        <w:spacing w:after="307" w:lineRule="auto"/>
        <w:ind w:left="-15" w:right="4" w:firstLine="0"/>
        <w:rPr>
          <w:rFonts w:ascii="Arial" w:cs="Arial" w:eastAsia="Arial" w:hAnsi="Arial"/>
        </w:rPr>
      </w:pPr>
      <w:r w:rsidDel="00000000" w:rsidR="00000000" w:rsidRPr="00000000">
        <w:rPr>
          <w:rtl w:val="0"/>
        </w:rPr>
      </w:r>
    </w:p>
    <w:tbl>
      <w:tblPr>
        <w:tblStyle w:val="Table4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C">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D">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E">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F">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90">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0">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5">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6">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A">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B">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C">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D">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E">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F">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0">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4">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5">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F0">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F1">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F2">
      <w:pPr>
        <w:numPr>
          <w:ilvl w:val="0"/>
          <w:numId w:val="17"/>
        </w:numPr>
        <w:spacing w:after="0" w:before="0" w:lineRule="auto"/>
        <w:ind w:left="720" w:hanging="360"/>
        <w:rPr>
          <w:rFonts w:ascii="Arial" w:cs="Arial" w:eastAsia="Arial" w:hAnsi="Arial"/>
          <w:u w:val="none"/>
        </w:rPr>
      </w:pPr>
      <w:sdt>
        <w:sdtPr>
          <w:tag w:val="goog_rdk_71"/>
        </w:sdtPr>
        <w:sdtContent>
          <w:commentRangeStart w:id="63"/>
        </w:sdtContent>
      </w:sdt>
      <w:r w:rsidDel="00000000" w:rsidR="00000000" w:rsidRPr="00000000">
        <w:rPr>
          <w:rFonts w:ascii="Arial" w:cs="Arial" w:eastAsia="Arial" w:hAnsi="Arial"/>
          <w:color w:val="222222"/>
          <w:rtl w:val="0"/>
        </w:rPr>
        <w:t xml:space="preserve">Reference </w:t>
      </w:r>
      <w:hyperlink r:id="rId6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F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F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F5">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F6">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F7">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F8">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F9">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FA">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12FB">
      <w:pPr>
        <w:pStyle w:val="Heading4"/>
        <w:ind w:left="0" w:right="4" w:firstLine="0"/>
        <w:rPr>
          <w:rFonts w:ascii="Roboto" w:cs="Roboto" w:eastAsia="Roboto" w:hAnsi="Roboto"/>
          <w:b w:val="1"/>
          <w:color w:val="222222"/>
          <w:sz w:val="24"/>
          <w:szCs w:val="24"/>
          <w:u w:val="single"/>
        </w:rPr>
      </w:pPr>
      <w:bookmarkStart w:colFirst="0" w:colLast="0" w:name="_heading=h.jo2d2fngx6hj" w:id="200"/>
      <w:bookmarkEnd w:id="200"/>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FC">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FD">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FE">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FF">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00">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01">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02">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03">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04">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05">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06">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07">
      <w:pPr>
        <w:spacing w:after="0" w:before="0" w:lineRule="auto"/>
        <w:ind w:left="720" w:firstLine="0"/>
        <w:rPr>
          <w:rFonts w:ascii="Arial" w:cs="Arial" w:eastAsia="Arial" w:hAnsi="Arial"/>
          <w:b w:val="1"/>
          <w:i w:val="1"/>
          <w:color w:val="222222"/>
          <w:u w:val="single"/>
          <w:shd w:fill="fff2cc" w:val="clear"/>
        </w:rPr>
      </w:pPr>
      <w:sdt>
        <w:sdtPr>
          <w:tag w:val="goog_rdk_72"/>
        </w:sdtPr>
        <w:sdtContent>
          <w:commentRangeStart w:id="64"/>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08">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09">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0A">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0B">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130C">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0D">
      <w:pPr>
        <w:pStyle w:val="Heading4"/>
        <w:ind w:left="0" w:right="4" w:firstLine="0"/>
        <w:rPr>
          <w:rFonts w:ascii="Arial" w:cs="Arial" w:eastAsia="Arial" w:hAnsi="Arial"/>
        </w:rPr>
      </w:pPr>
      <w:bookmarkStart w:colFirst="0" w:colLast="0" w:name="_heading=h.vjl219ghlhvi" w:id="201"/>
      <w:bookmarkEnd w:id="201"/>
      <w:r w:rsidDel="00000000" w:rsidR="00000000" w:rsidRPr="00000000">
        <w:rPr>
          <w:rFonts w:ascii="Arial" w:cs="Arial" w:eastAsia="Arial" w:hAnsi="Arial"/>
          <w:rtl w:val="0"/>
        </w:rPr>
        <w:t xml:space="preserve">3.1.25.6 Random</w:t>
      </w:r>
    </w:p>
    <w:p w:rsidR="00000000" w:rsidDel="00000000" w:rsidP="00000000" w:rsidRDefault="00000000" w:rsidRPr="00000000" w14:paraId="0000130E">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0F">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0">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11">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12">
      <w:pPr>
        <w:pStyle w:val="Heading4"/>
        <w:ind w:left="0" w:right="4" w:firstLine="0"/>
        <w:rPr>
          <w:rFonts w:ascii="Arial" w:cs="Arial" w:eastAsia="Arial" w:hAnsi="Arial"/>
        </w:rPr>
      </w:pPr>
      <w:bookmarkStart w:colFirst="0" w:colLast="0" w:name="_heading=h.q30yx1mc4rc1" w:id="202"/>
      <w:bookmarkEnd w:id="202"/>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313">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14">
      <w:pPr>
        <w:pStyle w:val="Heading4"/>
        <w:ind w:left="0" w:right="4" w:firstLine="0"/>
        <w:rPr>
          <w:rFonts w:ascii="Roboto" w:cs="Roboto" w:eastAsia="Roboto" w:hAnsi="Roboto"/>
          <w:color w:val="222222"/>
          <w:sz w:val="24"/>
          <w:szCs w:val="24"/>
          <w:highlight w:val="white"/>
        </w:rPr>
      </w:pPr>
      <w:bookmarkStart w:colFirst="0" w:colLast="0" w:name="_heading=h.3y6o9vhqakro" w:id="203"/>
      <w:bookmarkEnd w:id="203"/>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315">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16">
      <w:pPr>
        <w:pStyle w:val="Heading4"/>
        <w:ind w:left="0" w:right="4" w:firstLine="0"/>
        <w:rPr>
          <w:rFonts w:ascii="Arial" w:cs="Arial" w:eastAsia="Arial" w:hAnsi="Arial"/>
          <w:color w:val="222222"/>
          <w:sz w:val="22"/>
          <w:szCs w:val="22"/>
          <w:highlight w:val="white"/>
        </w:rPr>
      </w:pPr>
      <w:bookmarkStart w:colFirst="0" w:colLast="0" w:name="_heading=h.dovnwl46a7is" w:id="204"/>
      <w:bookmarkEnd w:id="204"/>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317">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18">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19">
      <w:pPr>
        <w:pStyle w:val="Heading4"/>
        <w:ind w:left="0" w:right="4" w:firstLine="0"/>
        <w:rPr>
          <w:rFonts w:ascii="Arial" w:cs="Arial" w:eastAsia="Arial" w:hAnsi="Arial"/>
        </w:rPr>
      </w:pPr>
      <w:bookmarkStart w:colFirst="0" w:colLast="0" w:name="_heading=h.j75p96o6vesm" w:id="205"/>
      <w:bookmarkEnd w:id="205"/>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31A">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1B">
      <w:pPr>
        <w:pStyle w:val="Heading1"/>
        <w:ind w:left="0" w:firstLine="0"/>
        <w:rPr>
          <w:rFonts w:ascii="Arial" w:cs="Arial" w:eastAsia="Arial" w:hAnsi="Arial"/>
        </w:rPr>
      </w:pPr>
      <w:bookmarkStart w:colFirst="0" w:colLast="0" w:name="_heading=h.2qk79lc" w:id="206"/>
      <w:bookmarkEnd w:id="20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1C">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1D">
      <w:pPr>
        <w:pStyle w:val="Heading2"/>
        <w:keepLines w:val="1"/>
        <w:spacing w:after="64" w:before="0" w:line="259" w:lineRule="auto"/>
        <w:ind w:left="0" w:firstLine="0"/>
        <w:rPr>
          <w:rFonts w:ascii="Arial" w:cs="Arial" w:eastAsia="Arial" w:hAnsi="Arial"/>
        </w:rPr>
      </w:pPr>
      <w:bookmarkStart w:colFirst="0" w:colLast="0" w:name="_heading=h.21od6so" w:id="207"/>
      <w:bookmarkEnd w:id="207"/>
      <w:r w:rsidDel="00000000" w:rsidR="00000000" w:rsidRPr="00000000">
        <w:rPr>
          <w:rFonts w:ascii="Arial" w:cs="Arial" w:eastAsia="Arial" w:hAnsi="Arial"/>
          <w:rtl w:val="0"/>
        </w:rPr>
        <w:t xml:space="preserve">4.1 </w:t>
      </w:r>
      <w:sdt>
        <w:sdtPr>
          <w:tag w:val="goog_rdk_73"/>
        </w:sdtPr>
        <w:sdtContent>
          <w:commentRangeStart w:id="65"/>
        </w:sdtContent>
      </w:sdt>
      <w:r w:rsidDel="00000000" w:rsidR="00000000" w:rsidRPr="00000000">
        <w:rPr>
          <w:rFonts w:ascii="Arial" w:cs="Arial" w:eastAsia="Arial" w:hAnsi="Arial"/>
          <w:rtl w:val="0"/>
        </w:rPr>
        <w:t xml:space="preserve">Session state</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131E">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1F">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20">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21">
      <w:pPr>
        <w:numPr>
          <w:ilvl w:val="0"/>
          <w:numId w:val="46"/>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322">
      <w:pPr>
        <w:numPr>
          <w:ilvl w:val="0"/>
          <w:numId w:val="46"/>
        </w:numPr>
        <w:spacing w:after="240" w:before="0" w:beforeAutospacing="0" w:lineRule="auto"/>
        <w:ind w:left="720" w:right="0" w:hanging="360"/>
        <w:rPr>
          <w:u w:val="none"/>
        </w:rPr>
      </w:pPr>
      <w:r w:rsidDel="00000000" w:rsidR="00000000" w:rsidRPr="00000000">
        <w:rPr>
          <w:rtl w:val="0"/>
        </w:rPr>
        <w:t xml:space="preserve">QoS 2 </w:t>
      </w:r>
      <w:sdt>
        <w:sdtPr>
          <w:tag w:val="goog_rdk_74"/>
        </w:sdtPr>
        <w:sdtContent>
          <w:commentRangeStart w:id="66"/>
        </w:sdtContent>
      </w:sdt>
      <w:r w:rsidDel="00000000" w:rsidR="00000000" w:rsidRPr="00000000">
        <w:rPr>
          <w:rtl w:val="0"/>
        </w:rPr>
        <w:t xml:space="preserve">messages </w:t>
      </w:r>
      <w:commentRangeEnd w:id="66"/>
      <w:r w:rsidDel="00000000" w:rsidR="00000000" w:rsidRPr="00000000">
        <w:commentReference w:id="66"/>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23">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24">
      <w:pPr>
        <w:numPr>
          <w:ilvl w:val="0"/>
          <w:numId w:val="4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25">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26">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327">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328">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329">
      <w:pPr>
        <w:numPr>
          <w:ilvl w:val="0"/>
          <w:numId w:val="42"/>
        </w:numPr>
        <w:spacing w:after="0" w:afterAutospacing="0" w:before="0" w:beforeAutospacing="0" w:lineRule="auto"/>
        <w:ind w:left="720" w:right="0" w:hanging="360"/>
        <w:rPr>
          <w:u w:val="none"/>
        </w:rPr>
      </w:pPr>
      <w:sdt>
        <w:sdtPr>
          <w:tag w:val="goog_rdk_75"/>
        </w:sdtPr>
        <w:sdtContent>
          <w:commentRangeStart w:id="67"/>
        </w:sdtContent>
      </w:sdt>
      <w:sdt>
        <w:sdtPr>
          <w:tag w:val="goog_rdk_76"/>
        </w:sdtPr>
        <w:sdtContent>
          <w:commentRangeStart w:id="68"/>
        </w:sdtContent>
      </w:sdt>
      <w:r w:rsidDel="00000000" w:rsidR="00000000" w:rsidRPr="00000000">
        <w:rPr>
          <w:rtl w:val="0"/>
        </w:rPr>
        <w:t xml:space="preserve">The Will Message</w:t>
      </w:r>
      <w:sdt>
        <w:sdtPr>
          <w:tag w:val="goog_rdk_77"/>
        </w:sdtPr>
        <w:sdtContent>
          <w:ins w:author="davide.lenzarini@u-blox.com" w:id="4" w:date="2024-03-19T17:48:32Z">
            <w:commentRangeEnd w:id="67"/>
            <w:r w:rsidDel="00000000" w:rsidR="00000000" w:rsidRPr="00000000">
              <w:commentReference w:id="67"/>
            </w:r>
            <w:commentRangeEnd w:id="68"/>
            <w:r w:rsidDel="00000000" w:rsidR="00000000" w:rsidRPr="00000000">
              <w:commentReference w:id="68"/>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2A">
      <w:pPr>
        <w:numPr>
          <w:ilvl w:val="0"/>
          <w:numId w:val="42"/>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2B">
      <w:pPr>
        <w:pStyle w:val="Heading3"/>
        <w:keepNext w:val="0"/>
        <w:pBdr>
          <w:top w:color="auto" w:space="0" w:sz="0" w:val="none"/>
        </w:pBdr>
        <w:spacing w:after="80" w:before="280" w:lineRule="auto"/>
        <w:ind w:left="0" w:right="0" w:firstLine="0"/>
        <w:rPr/>
      </w:pPr>
      <w:bookmarkStart w:colFirst="0" w:colLast="0" w:name="_heading=h.nasxg3iedd75" w:id="208"/>
      <w:bookmarkEnd w:id="208"/>
      <w:r w:rsidDel="00000000" w:rsidR="00000000" w:rsidRPr="00000000">
        <w:rPr>
          <w:rtl w:val="0"/>
        </w:rPr>
        <w:t xml:space="preserve">4.1.1 Storing Session State</w:t>
      </w:r>
    </w:p>
    <w:p w:rsidR="00000000" w:rsidDel="00000000" w:rsidP="00000000" w:rsidRDefault="00000000" w:rsidRPr="00000000" w14:paraId="0000132C">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2D">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2E">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78"/>
        </w:sdtPr>
        <w:sdtContent>
          <w:commentRangeStart w:id="69"/>
        </w:sdtContent>
      </w:sdt>
      <w:sdt>
        <w:sdtPr>
          <w:tag w:val="goog_rdk_79"/>
        </w:sdtPr>
        <w:sdtContent>
          <w:commentRangeStart w:id="70"/>
        </w:sdtContent>
      </w:sdt>
      <w:r w:rsidDel="00000000" w:rsidR="00000000" w:rsidRPr="00000000">
        <w:rPr>
          <w:highlight w:val="yellow"/>
          <w:rtl w:val="0"/>
        </w:rPr>
        <w:t xml:space="preserve"> </w:t>
      </w:r>
      <w:commentRangeEnd w:id="69"/>
      <w:r w:rsidDel="00000000" w:rsidR="00000000" w:rsidRPr="00000000">
        <w:commentReference w:id="69"/>
      </w:r>
      <w:commentRangeEnd w:id="70"/>
      <w:r w:rsidDel="00000000" w:rsidR="00000000" w:rsidRPr="00000000">
        <w:commentReference w:id="70"/>
      </w:r>
      <w:r w:rsidDel="00000000" w:rsidR="00000000" w:rsidRPr="00000000">
        <w:rPr>
          <w:highlight w:val="yellow"/>
          <w:rtl w:val="0"/>
        </w:rPr>
        <w:t xml:space="preserve">and </w:t>
      </w:r>
      <w:sdt>
        <w:sdtPr>
          <w:tag w:val="goog_rdk_80"/>
        </w:sdtPr>
        <w:sdtContent>
          <w:commentRangeStart w:id="71"/>
        </w:sdtContent>
      </w:sdt>
      <w:r w:rsidDel="00000000" w:rsidR="00000000" w:rsidRPr="00000000">
        <w:rPr>
          <w:highlight w:val="yellow"/>
          <w:rtl w:val="0"/>
        </w:rPr>
        <w:t xml:space="preserve">the Session Expiry Interval has passed</w:t>
      </w:r>
      <w:commentRangeEnd w:id="71"/>
      <w:r w:rsidDel="00000000" w:rsidR="00000000" w:rsidRPr="00000000">
        <w:commentReference w:id="71"/>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2F">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30">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31">
      <w:pPr>
        <w:pStyle w:val="Heading3"/>
        <w:keepLines w:val="1"/>
        <w:spacing w:after="64" w:before="0" w:line="259" w:lineRule="auto"/>
        <w:ind w:left="0" w:firstLine="0"/>
        <w:rPr/>
      </w:pPr>
      <w:bookmarkStart w:colFirst="0" w:colLast="0" w:name="_heading=h.434ayfz" w:id="209"/>
      <w:bookmarkEnd w:id="209"/>
      <w:r w:rsidDel="00000000" w:rsidR="00000000" w:rsidRPr="00000000">
        <w:rPr>
          <w:rtl w:val="0"/>
        </w:rPr>
        <w:t xml:space="preserve">4.1.2 Session Establishment</w:t>
      </w:r>
    </w:p>
    <w:p w:rsidR="00000000" w:rsidDel="00000000" w:rsidP="00000000" w:rsidRDefault="00000000" w:rsidRPr="00000000" w14:paraId="00001332">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33">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34">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35">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36">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37">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38">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39">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3A">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3B">
      <w:pPr>
        <w:pStyle w:val="Heading2"/>
        <w:keepLines w:val="1"/>
        <w:spacing w:after="64" w:before="0" w:line="259" w:lineRule="auto"/>
        <w:ind w:left="0" w:firstLine="0"/>
        <w:rPr>
          <w:rFonts w:ascii="Arial" w:cs="Arial" w:eastAsia="Arial" w:hAnsi="Arial"/>
        </w:rPr>
      </w:pPr>
      <w:bookmarkStart w:colFirst="0" w:colLast="0" w:name="_heading=h.fc1j1f7dq6oy" w:id="210"/>
      <w:bookmarkEnd w:id="21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3C">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3D">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3E">
      <w:pPr>
        <w:numPr>
          <w:ilvl w:val="0"/>
          <w:numId w:val="62"/>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3F">
      <w:pPr>
        <w:numPr>
          <w:ilvl w:val="0"/>
          <w:numId w:val="62"/>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40">
      <w:pPr>
        <w:numPr>
          <w:ilvl w:val="0"/>
          <w:numId w:val="62"/>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41">
      <w:pPr>
        <w:numPr>
          <w:ilvl w:val="0"/>
          <w:numId w:val="62"/>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42">
      <w:pPr>
        <w:numPr>
          <w:ilvl w:val="0"/>
          <w:numId w:val="62"/>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43">
      <w:pPr>
        <w:numPr>
          <w:ilvl w:val="0"/>
          <w:numId w:val="62"/>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44">
      <w:pPr>
        <w:numPr>
          <w:ilvl w:val="0"/>
          <w:numId w:val="62"/>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45">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46">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47">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48">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49">
      <w:pPr>
        <w:numPr>
          <w:ilvl w:val="0"/>
          <w:numId w:val="39"/>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4A">
      <w:pPr>
        <w:numPr>
          <w:ilvl w:val="0"/>
          <w:numId w:val="39"/>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4B">
      <w:pPr>
        <w:numPr>
          <w:ilvl w:val="0"/>
          <w:numId w:val="39"/>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4C">
      <w:pPr>
        <w:numPr>
          <w:ilvl w:val="0"/>
          <w:numId w:val="39"/>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4D">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4E">
      <w:pPr>
        <w:numPr>
          <w:ilvl w:val="0"/>
          <w:numId w:val="39"/>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4F">
      <w:pPr>
        <w:numPr>
          <w:ilvl w:val="0"/>
          <w:numId w:val="39"/>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50">
      <w:pPr>
        <w:numPr>
          <w:ilvl w:val="0"/>
          <w:numId w:val="39"/>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51">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52">
      <w:pPr>
        <w:spacing w:after="240" w:before="240" w:lineRule="auto"/>
        <w:ind w:left="0" w:firstLine="0"/>
        <w:rPr>
          <w:shd w:fill="ffe599" w:val="clear"/>
        </w:rPr>
      </w:pPr>
      <w:r w:rsidDel="00000000" w:rsidR="00000000" w:rsidRPr="00000000">
        <w:rPr>
          <w:shd w:fill="ffe599" w:val="clear"/>
          <w:rtl w:val="0"/>
        </w:rPr>
        <w:t xml:space="preserve">Both </w:t>
      </w:r>
      <w:sdt>
        <w:sdtPr>
          <w:tag w:val="goog_rdk_81"/>
        </w:sdtPr>
        <w:sdtContent>
          <w:commentRangeStart w:id="72"/>
        </w:sdtContent>
      </w:sdt>
      <w:sdt>
        <w:sdtPr>
          <w:tag w:val="goog_rdk_82"/>
        </w:sdtPr>
        <w:sdtContent>
          <w:commentRangeStart w:id="73"/>
        </w:sdtContent>
      </w:sdt>
      <w:r w:rsidDel="00000000" w:rsidR="00000000" w:rsidRPr="00000000">
        <w:rPr>
          <w:shd w:fill="ffe599" w:val="clear"/>
          <w:rtl w:val="0"/>
        </w:rPr>
        <w:t xml:space="preserve">TCP and UDP ports 1883 and 8883 are registered with IANA for MQTT and secure communication respectively.</w:t>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13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54">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55">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5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57">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58">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59">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5A">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5B">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5C">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5D">
      <w:pPr>
        <w:pStyle w:val="Heading2"/>
        <w:keepLines w:val="1"/>
        <w:spacing w:after="64" w:before="0" w:line="259" w:lineRule="auto"/>
        <w:ind w:left="0" w:firstLine="0"/>
        <w:rPr>
          <w:rFonts w:ascii="Arial" w:cs="Arial" w:eastAsia="Arial" w:hAnsi="Arial"/>
        </w:rPr>
      </w:pPr>
      <w:bookmarkStart w:colFirst="0" w:colLast="0" w:name="_heading=h.2i9l8ns" w:id="211"/>
      <w:bookmarkEnd w:id="21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5E">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5F">
      <w:pPr>
        <w:pStyle w:val="Heading3"/>
        <w:ind w:left="0" w:firstLine="0"/>
        <w:rPr/>
      </w:pPr>
      <w:bookmarkStart w:colFirst="0" w:colLast="0" w:name="_heading=h.be76rdrlcegt" w:id="212"/>
      <w:bookmarkEnd w:id="212"/>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60">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61">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62">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63">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64">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65">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66">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67">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68">
      <w:pPr>
        <w:pStyle w:val="Heading3"/>
        <w:ind w:left="0" w:firstLine="0"/>
        <w:rPr>
          <w:rFonts w:ascii="Arial" w:cs="Arial" w:eastAsia="Arial" w:hAnsi="Arial"/>
        </w:rPr>
      </w:pPr>
      <w:bookmarkStart w:colFirst="0" w:colLast="0" w:name="_heading=h.xevivl" w:id="213"/>
      <w:bookmarkEnd w:id="21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69">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6A">
      <w:pPr>
        <w:rPr>
          <w:rFonts w:ascii="Arial" w:cs="Arial" w:eastAsia="Arial" w:hAnsi="Arial"/>
        </w:rPr>
      </w:pPr>
      <w:bookmarkStart w:colFirst="0" w:colLast="0" w:name="_heading=h.3hej1je" w:id="214"/>
      <w:bookmarkEnd w:id="21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6B">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6C">
      <w:pPr>
        <w:rPr>
          <w:rFonts w:ascii="Arial" w:cs="Arial" w:eastAsia="Arial" w:hAnsi="Arial"/>
        </w:rPr>
      </w:pPr>
      <w:bookmarkStart w:colFirst="0" w:colLast="0" w:name="_heading=h.1wjtbr7" w:id="215"/>
      <w:bookmarkEnd w:id="21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6D">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6E">
      <w:pPr>
        <w:ind w:left="720" w:firstLine="0"/>
        <w:rPr>
          <w:rFonts w:ascii="Arial" w:cs="Arial" w:eastAsia="Arial" w:hAnsi="Arial"/>
        </w:rPr>
      </w:pPr>
      <w:bookmarkStart w:colFirst="0" w:colLast="0" w:name="_heading=h.4gjguf0" w:id="216"/>
      <w:bookmarkEnd w:id="216"/>
      <w:r w:rsidDel="00000000" w:rsidR="00000000" w:rsidRPr="00000000">
        <w:rPr>
          <w:rtl w:val="0"/>
        </w:rPr>
      </w:r>
    </w:p>
    <w:tbl>
      <w:tblPr>
        <w:tblStyle w:val="Table4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6F">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70">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71">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72">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7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4">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6">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77">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A">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7B">
      <w:pPr>
        <w:rPr/>
      </w:pPr>
      <w:sdt>
        <w:sdtPr>
          <w:tag w:val="goog_rdk_83"/>
        </w:sdtPr>
        <w:sdtContent>
          <w:commentRangeStart w:id="74"/>
        </w:sdtContent>
      </w:sdt>
      <w:r w:rsidDel="00000000" w:rsidR="00000000" w:rsidRPr="00000000">
        <w:rPr>
          <w:rtl w:val="0"/>
        </w:rPr>
      </w:r>
    </w:p>
    <w:p w:rsidR="00000000" w:rsidDel="00000000" w:rsidP="00000000" w:rsidRDefault="00000000" w:rsidRPr="00000000" w14:paraId="0000137C">
      <w:pPr>
        <w:pStyle w:val="Heading3"/>
        <w:ind w:left="0" w:firstLine="0"/>
        <w:rPr>
          <w:rFonts w:ascii="Arial" w:cs="Arial" w:eastAsia="Arial" w:hAnsi="Arial"/>
        </w:rPr>
      </w:pPr>
      <w:bookmarkStart w:colFirst="0" w:colLast="0" w:name="_heading=h.1au1eum" w:id="217"/>
      <w:bookmarkEnd w:id="217"/>
      <w:commentRangeEnd w:id="74"/>
      <w:r w:rsidDel="00000000" w:rsidR="00000000" w:rsidRPr="00000000">
        <w:commentReference w:id="74"/>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7D">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7E">
      <w:pPr>
        <w:rPr>
          <w:rFonts w:ascii="Arial" w:cs="Arial" w:eastAsia="Arial" w:hAnsi="Arial"/>
        </w:rPr>
      </w:pPr>
      <w:bookmarkStart w:colFirst="0" w:colLast="0" w:name="_heading=h.3utoxif" w:id="218"/>
      <w:bookmarkEnd w:id="21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7F">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80">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84"/>
        </w:sdtPr>
        <w:sdtContent>
          <w:commentRangeStart w:id="75"/>
        </w:sdtContent>
      </w:sdt>
      <w:sdt>
        <w:sdtPr>
          <w:tag w:val="goog_rdk_85"/>
        </w:sdtPr>
        <w:sdtContent>
          <w:commentRangeStart w:id="76"/>
        </w:sdtContent>
      </w:sdt>
      <w:r w:rsidDel="00000000" w:rsidR="00000000" w:rsidRPr="00000000">
        <w:rPr>
          <w:rFonts w:ascii="Arial" w:cs="Arial" w:eastAsia="Arial" w:hAnsi="Arial"/>
          <w:highlight w:val="yellow"/>
          <w:rtl w:val="0"/>
        </w:rPr>
        <w:t xml:space="preserve">and DUP flag set to 0</w:t>
      </w:r>
      <w:commentRangeEnd w:id="75"/>
      <w:r w:rsidDel="00000000" w:rsidR="00000000" w:rsidRPr="00000000">
        <w:commentReference w:id="75"/>
      </w:r>
      <w:commentRangeEnd w:id="76"/>
      <w:r w:rsidDel="00000000" w:rsidR="00000000" w:rsidRPr="00000000">
        <w:commentReference w:id="76"/>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81">
      <w:pPr>
        <w:numPr>
          <w:ilvl w:val="0"/>
          <w:numId w:val="52"/>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82">
      <w:pPr>
        <w:numPr>
          <w:ilvl w:val="0"/>
          <w:numId w:val="52"/>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83">
      <w:pPr>
        <w:rPr>
          <w:rFonts w:ascii="Arial" w:cs="Arial" w:eastAsia="Arial" w:hAnsi="Arial"/>
          <w:highlight w:val="yellow"/>
        </w:rPr>
      </w:pPr>
      <w:bookmarkStart w:colFirst="0" w:colLast="0" w:name="_heading=h.29yz7q8" w:id="219"/>
      <w:bookmarkEnd w:id="21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84">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86"/>
        </w:sdtPr>
        <w:sdtContent>
          <w:commentRangeStart w:id="77"/>
        </w:sdtContent>
      </w:sdt>
      <w:r w:rsidDel="00000000" w:rsidR="00000000" w:rsidRPr="00000000">
        <w:rPr>
          <w:rFonts w:ascii="Arial" w:cs="Arial" w:eastAsia="Arial" w:hAnsi="Arial"/>
          <w:b w:val="1"/>
          <w:highlight w:val="yellow"/>
          <w:rtl w:val="0"/>
        </w:rPr>
        <w:t xml:space="preserve">At any given time a sender </w:t>
      </w:r>
      <w:sdt>
        <w:sdtPr>
          <w:tag w:val="goog_rdk_87"/>
        </w:sdtPr>
        <w:sdtContent>
          <w:commentRangeStart w:id="78"/>
        </w:sdtContent>
      </w:sdt>
      <w:r w:rsidDel="00000000" w:rsidR="00000000" w:rsidRPr="00000000">
        <w:rPr>
          <w:rFonts w:ascii="Arial" w:cs="Arial" w:eastAsia="Arial" w:hAnsi="Arial"/>
          <w:b w:val="1"/>
          <w:highlight w:val="yellow"/>
          <w:rtl w:val="0"/>
        </w:rPr>
        <w:t xml:space="preserve">must</w:t>
      </w:r>
      <w:commentRangeEnd w:id="78"/>
      <w:r w:rsidDel="00000000" w:rsidR="00000000" w:rsidRPr="00000000">
        <w:commentReference w:id="78"/>
      </w:r>
      <w:r w:rsidDel="00000000" w:rsidR="00000000" w:rsidRPr="00000000">
        <w:rPr>
          <w:rFonts w:ascii="Arial" w:cs="Arial" w:eastAsia="Arial" w:hAnsi="Arial"/>
          <w:b w:val="1"/>
          <w:highlight w:val="yellow"/>
          <w:rtl w:val="0"/>
        </w:rPr>
        <w:t xml:space="preserve"> ONLY have 1 outstanding application message in flight.</w:t>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1385">
      <w:pPr>
        <w:rPr>
          <w:rFonts w:ascii="Arial" w:cs="Arial" w:eastAsia="Arial" w:hAnsi="Arial"/>
        </w:rPr>
      </w:pPr>
      <w:bookmarkStart w:colFirst="0" w:colLast="0" w:name="_heading=h.p49hy1" w:id="220"/>
      <w:bookmarkEnd w:id="22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86">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87">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88">
      <w:pPr>
        <w:ind w:left="720" w:firstLine="0"/>
        <w:rPr>
          <w:rFonts w:ascii="Arial" w:cs="Arial" w:eastAsia="Arial" w:hAnsi="Arial"/>
        </w:rPr>
      </w:pPr>
      <w:bookmarkStart w:colFirst="0" w:colLast="0" w:name="_heading=h.393x0lu" w:id="221"/>
      <w:bookmarkEnd w:id="221"/>
      <w:r w:rsidDel="00000000" w:rsidR="00000000" w:rsidRPr="00000000">
        <w:rPr>
          <w:rFonts w:ascii="Arial" w:cs="Arial" w:eastAsia="Arial" w:hAnsi="Arial"/>
          <w:rtl w:val="0"/>
        </w:rPr>
        <w:t xml:space="preserve">Figure 4.2 – QoS 1 protocol flow diagram, Informative example</w:t>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89">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8A">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8B">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8C">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8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8E">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8F">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90">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91">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4">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6">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97">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98">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9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A">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9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9C">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9D">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9E">
      <w:pPr>
        <w:pStyle w:val="Heading3"/>
        <w:ind w:left="0" w:firstLine="0"/>
        <w:rPr>
          <w:rFonts w:ascii="Arial" w:cs="Arial" w:eastAsia="Arial" w:hAnsi="Arial"/>
        </w:rPr>
      </w:pPr>
      <w:bookmarkStart w:colFirst="0" w:colLast="0" w:name="_heading=h.1o97atn" w:id="222"/>
      <w:bookmarkEnd w:id="222"/>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9F">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A0">
      <w:pPr>
        <w:rPr>
          <w:rFonts w:ascii="Arial" w:cs="Arial" w:eastAsia="Arial" w:hAnsi="Arial"/>
        </w:rPr>
      </w:pPr>
      <w:bookmarkStart w:colFirst="0" w:colLast="0" w:name="_heading=h.488uthg" w:id="223"/>
      <w:bookmarkEnd w:id="22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A1">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A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A3">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A4">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A5">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A6">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A7">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A8">
      <w:pPr>
        <w:rPr>
          <w:rFonts w:ascii="Arial" w:cs="Arial" w:eastAsia="Arial" w:hAnsi="Arial"/>
          <w:b w:val="1"/>
          <w:color w:val="000000"/>
          <w:sz w:val="18"/>
          <w:szCs w:val="18"/>
        </w:rPr>
      </w:pPr>
      <w:bookmarkStart w:colFirst="0" w:colLast="0" w:name="_heading=h.2ne53p9" w:id="224"/>
      <w:bookmarkEnd w:id="22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A9">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AA">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AB">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88"/>
        </w:sdtPr>
        <w:sdtContent>
          <w:commentRangeStart w:id="79"/>
        </w:sdtContent>
      </w:sdt>
      <w:sdt>
        <w:sdtPr>
          <w:tag w:val="goog_rdk_89"/>
        </w:sdtPr>
        <w:sdtContent>
          <w:commentRangeStart w:id="80"/>
        </w:sdtContent>
      </w:sdt>
      <w:sdt>
        <w:sdtPr>
          <w:tag w:val="goog_rdk_90"/>
        </w:sdtPr>
        <w:sdtContent>
          <w:commentRangeStart w:id="81"/>
        </w:sdtContent>
      </w:sdt>
      <w:sdt>
        <w:sdtPr>
          <w:tag w:val="goog_rdk_91"/>
        </w:sdtPr>
        <w:sdtContent>
          <w:commentRangeStart w:id="82"/>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9"/>
      <w:r w:rsidDel="00000000" w:rsidR="00000000" w:rsidRPr="00000000">
        <w:commentReference w:id="79"/>
      </w:r>
      <w:commentRangeEnd w:id="80"/>
      <w:r w:rsidDel="00000000" w:rsidR="00000000" w:rsidRPr="00000000">
        <w:commentReference w:id="80"/>
      </w:r>
      <w:commentRangeEnd w:id="81"/>
      <w:r w:rsidDel="00000000" w:rsidR="00000000" w:rsidRPr="00000000">
        <w:commentReference w:id="81"/>
      </w:r>
      <w:commentRangeEnd w:id="82"/>
      <w:r w:rsidDel="00000000" w:rsidR="00000000" w:rsidRPr="00000000">
        <w:commentReference w:id="82"/>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AC">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94"/>
      </w:sdtPr>
      <w:sdtContent>
        <w:p w:rsidR="00000000" w:rsidDel="00000000" w:rsidP="00000000" w:rsidRDefault="00000000" w:rsidRPr="00000000" w14:paraId="000013AD">
          <w:pPr>
            <w:numPr>
              <w:ilvl w:val="0"/>
              <w:numId w:val="57"/>
            </w:numPr>
            <w:ind w:left="720" w:hanging="360"/>
            <w:rPr>
              <w:rFonts w:ascii="Arial" w:cs="Arial" w:eastAsia="Arial" w:hAnsi="Arial"/>
              <w:b w:val="0"/>
              <w:color w:val="172b4d"/>
              <w:sz w:val="21"/>
              <w:szCs w:val="21"/>
              <w:highlight w:val="yellow"/>
              <w:rPrChange w:author="davide.lenzarini@u-blox.com" w:id="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7"/>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92"/>
            </w:sdtPr>
            <w:sdtContent>
              <w:ins w:author="davide.lenzarini@u-blox.com" w:id="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93"/>
            </w:sdtPr>
            <w:sdtContent>
              <w:r w:rsidDel="00000000" w:rsidR="00000000" w:rsidRPr="00000000">
                <w:rPr>
                  <w:rtl w:val="0"/>
                </w:rPr>
              </w:r>
            </w:sdtContent>
          </w:sdt>
        </w:p>
      </w:sdtContent>
    </w:sdt>
    <w:p w:rsidR="00000000" w:rsidDel="00000000" w:rsidP="00000000" w:rsidRDefault="00000000" w:rsidRPr="00000000" w14:paraId="000013AE">
      <w:pPr>
        <w:pStyle w:val="Heading2"/>
        <w:ind w:left="0" w:firstLine="0"/>
        <w:rPr/>
      </w:pPr>
      <w:bookmarkStart w:colFirst="0" w:colLast="0" w:name="_heading=h.6udnv5yl5cv5" w:id="225"/>
      <w:bookmarkEnd w:id="225"/>
      <w:r w:rsidDel="00000000" w:rsidR="00000000" w:rsidRPr="00000000">
        <w:rPr>
          <w:rtl w:val="0"/>
        </w:rPr>
        <w:t xml:space="preserve">4.4 Packet delivery retry</w:t>
      </w:r>
    </w:p>
    <w:p w:rsidR="00000000" w:rsidDel="00000000" w:rsidP="00000000" w:rsidRDefault="00000000" w:rsidRPr="00000000" w14:paraId="000013AF">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B0">
      <w:pPr>
        <w:numPr>
          <w:ilvl w:val="0"/>
          <w:numId w:val="31"/>
        </w:numPr>
        <w:spacing w:after="0" w:afterAutospacing="0"/>
        <w:ind w:left="720" w:hanging="360"/>
        <w:rPr>
          <w:u w:val="none"/>
        </w:rPr>
      </w:pPr>
      <w:r w:rsidDel="00000000" w:rsidR="00000000" w:rsidRPr="00000000">
        <w:rPr>
          <w:rtl w:val="0"/>
        </w:rPr>
        <w:t xml:space="preserve">when a Virtual Connection ends before the acknowledgement is received by the requester (and clean start is false)</w:t>
      </w:r>
    </w:p>
    <w:p w:rsidR="00000000" w:rsidDel="00000000" w:rsidP="00000000" w:rsidRDefault="00000000" w:rsidRPr="00000000" w14:paraId="000013B1">
      <w:pPr>
        <w:numPr>
          <w:ilvl w:val="0"/>
          <w:numId w:val="31"/>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B2">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B3">
      <w:pPr>
        <w:pStyle w:val="Heading3"/>
        <w:ind w:left="0" w:firstLine="0"/>
        <w:rPr/>
      </w:pPr>
      <w:bookmarkStart w:colFirst="0" w:colLast="0" w:name="_heading=h.kc8msbstg9e" w:id="226"/>
      <w:bookmarkEnd w:id="226"/>
      <w:r w:rsidDel="00000000" w:rsidR="00000000" w:rsidRPr="00000000">
        <w:rPr>
          <w:rtl w:val="0"/>
        </w:rPr>
        <w:t xml:space="preserve">4.4.1 Virtual Connection End</w:t>
      </w:r>
    </w:p>
    <w:p w:rsidR="00000000" w:rsidDel="00000000" w:rsidP="00000000" w:rsidRDefault="00000000" w:rsidRPr="00000000" w14:paraId="000013B4">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B5">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B6">
      <w:pPr>
        <w:spacing w:after="240" w:before="240" w:lineRule="auto"/>
        <w:ind w:left="0" w:right="0" w:firstLine="0"/>
        <w:rPr/>
      </w:pPr>
      <w:sdt>
        <w:sdtPr>
          <w:tag w:val="goog_rdk_95"/>
        </w:sdtPr>
        <w:sdtContent>
          <w:commentRangeStart w:id="83"/>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13B7">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8">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9">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A">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B">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D">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E">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0">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2">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3">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6">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9">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B">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C">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D">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F">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0">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2">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4">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5">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8">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9">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B">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C">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D">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E">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F">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1">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E2">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E3">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96"/>
        </w:sdtPr>
        <w:sdtContent>
          <w:commentRangeStart w:id="84"/>
        </w:sdtContent>
      </w:sdt>
      <w:r w:rsidDel="00000000" w:rsidR="00000000" w:rsidRPr="00000000">
        <w:rPr>
          <w:rtl w:val="0"/>
        </w:rPr>
        <w:t xml:space="preserve">he receiver does not need to complete delivery of the Application Message before sending the </w:t>
      </w:r>
      <w:sdt>
        <w:sdtPr>
          <w:tag w:val="goog_rdk_97"/>
        </w:sdtPr>
        <w:sdtContent>
          <w:commentRangeStart w:id="85"/>
        </w:sdtContent>
      </w:sdt>
      <w:r w:rsidDel="00000000" w:rsidR="00000000" w:rsidRPr="00000000">
        <w:rPr>
          <w:rtl w:val="0"/>
        </w:rPr>
        <w:t xml:space="preserve">PUBREC or</w:t>
      </w:r>
      <w:commentRangeEnd w:id="85"/>
      <w:r w:rsidDel="00000000" w:rsidR="00000000" w:rsidRPr="00000000">
        <w:commentReference w:id="85"/>
      </w:r>
      <w:r w:rsidDel="00000000" w:rsidR="00000000" w:rsidRPr="00000000">
        <w:rPr>
          <w:rtl w:val="0"/>
        </w:rPr>
        <w:t xml:space="preserve"> PUBCOMP.</w:t>
      </w:r>
      <w:commentRangeEnd w:id="84"/>
      <w:r w:rsidDel="00000000" w:rsidR="00000000" w:rsidRPr="00000000">
        <w:commentReference w:id="84"/>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E4">
      <w:pPr>
        <w:pStyle w:val="Heading3"/>
        <w:keepLines w:val="1"/>
        <w:spacing w:after="64" w:before="0" w:line="259" w:lineRule="auto"/>
        <w:ind w:left="0" w:firstLine="0"/>
        <w:rPr/>
      </w:pPr>
      <w:bookmarkStart w:colFirst="0" w:colLast="0" w:name="_heading=h.17nz8yj" w:id="227"/>
      <w:bookmarkEnd w:id="227"/>
      <w:r w:rsidDel="00000000" w:rsidR="00000000" w:rsidRPr="00000000">
        <w:rPr>
          <w:rtl w:val="0"/>
        </w:rPr>
        <w:t xml:space="preserve">4.4.1 Unacknowledged Packets</w:t>
      </w:r>
    </w:p>
    <w:p w:rsidR="00000000" w:rsidDel="00000000" w:rsidP="00000000" w:rsidRDefault="00000000" w:rsidRPr="00000000" w14:paraId="000013E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E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98"/>
        </w:sdtPr>
        <w:sdtContent>
          <w:commentRangeStart w:id="86"/>
        </w:sdtContent>
      </w:sdt>
      <w:r w:rsidDel="00000000" w:rsidR="00000000" w:rsidRPr="00000000">
        <w:rPr>
          <w:rFonts w:ascii="Arial" w:cs="Arial" w:eastAsia="Arial" w:hAnsi="Arial"/>
          <w:highlight w:val="yellow"/>
          <w:rtl w:val="0"/>
        </w:rPr>
        <w:t xml:space="preserve">Packets</w:t>
      </w:r>
      <w:commentRangeEnd w:id="86"/>
      <w:r w:rsidDel="00000000" w:rsidR="00000000" w:rsidRPr="00000000">
        <w:commentReference w:id="86"/>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99"/>
        </w:sdtPr>
        <w:sdtContent>
          <w:commentRangeStart w:id="87"/>
        </w:sdtContent>
      </w:sdt>
      <w:r w:rsidDel="00000000" w:rsidR="00000000" w:rsidRPr="00000000">
        <w:rPr>
          <w:rFonts w:ascii="Arial" w:cs="Arial" w:eastAsia="Arial" w:hAnsi="Arial"/>
          <w:highlight w:val="yellow"/>
          <w:rtl w:val="0"/>
        </w:rPr>
        <w:t xml:space="preserve">Packets</w:t>
      </w:r>
      <w:commentRangeEnd w:id="87"/>
      <w:r w:rsidDel="00000000" w:rsidR="00000000" w:rsidRPr="00000000">
        <w:commentReference w:id="87"/>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100"/>
        </w:sdtPr>
        <w:sdtContent>
          <w:commentRangeStart w:id="88"/>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E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E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E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101"/>
        </w:sdtPr>
        <w:sdtContent>
          <w:commentRangeStart w:id="89"/>
        </w:sdtContent>
      </w:sdt>
      <w:r w:rsidDel="00000000" w:rsidR="00000000" w:rsidRPr="00000000">
        <w:rPr>
          <w:rFonts w:ascii="Arial" w:cs="Arial" w:eastAsia="Arial" w:hAnsi="Arial"/>
          <w:rtl w:val="0"/>
        </w:rPr>
        <w:t xml:space="preserve">also </w:t>
      </w:r>
      <w:commentRangeEnd w:id="89"/>
      <w:r w:rsidDel="00000000" w:rsidR="00000000" w:rsidRPr="00000000">
        <w:commentReference w:id="89"/>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3F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F1">
      <w:pPr>
        <w:pStyle w:val="Heading2"/>
        <w:ind w:left="0" w:firstLine="0"/>
        <w:rPr/>
      </w:pPr>
      <w:bookmarkStart w:colFirst="0" w:colLast="0" w:name="_heading=h.xoc2pfhnyfst" w:id="228"/>
      <w:bookmarkEnd w:id="228"/>
      <w:r w:rsidDel="00000000" w:rsidR="00000000" w:rsidRPr="00000000">
        <w:rPr>
          <w:rtl w:val="0"/>
        </w:rPr>
        <w:t xml:space="preserve">4.5 Application Message receipt</w:t>
      </w:r>
    </w:p>
    <w:p w:rsidR="00000000" w:rsidDel="00000000" w:rsidP="00000000" w:rsidRDefault="00000000" w:rsidRPr="00000000" w14:paraId="000013F2">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F3">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F4">
      <w:pPr>
        <w:pStyle w:val="Heading2"/>
        <w:ind w:left="0" w:firstLine="0"/>
        <w:rPr/>
      </w:pPr>
      <w:bookmarkStart w:colFirst="0" w:colLast="0" w:name="_heading=h.rrfw7sclv8s" w:id="229"/>
      <w:bookmarkEnd w:id="229"/>
      <w:r w:rsidDel="00000000" w:rsidR="00000000" w:rsidRPr="00000000">
        <w:rPr>
          <w:rtl w:val="0"/>
        </w:rPr>
        <w:t xml:space="preserve">4.6 Application Message ordering</w:t>
      </w:r>
    </w:p>
    <w:p w:rsidR="00000000" w:rsidDel="00000000" w:rsidP="00000000" w:rsidRDefault="00000000" w:rsidRPr="00000000" w14:paraId="000013F5">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F6">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F7">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F8">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F9">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FA">
      <w:pPr>
        <w:pStyle w:val="Heading2"/>
        <w:keepNext w:val="0"/>
        <w:spacing w:after="80" w:before="360" w:lineRule="auto"/>
        <w:ind w:left="0" w:right="990" w:firstLine="0"/>
        <w:rPr/>
      </w:pPr>
      <w:bookmarkStart w:colFirst="0" w:colLast="0" w:name="_heading=h.g7vjj8m1vj3z" w:id="230"/>
      <w:bookmarkEnd w:id="230"/>
      <w:r w:rsidDel="00000000" w:rsidR="00000000" w:rsidRPr="00000000">
        <w:rPr>
          <w:rtl w:val="0"/>
        </w:rPr>
        <w:t xml:space="preserve">4.7 Topic Names and Topic Filters</w:t>
      </w:r>
    </w:p>
    <w:p w:rsidR="00000000" w:rsidDel="00000000" w:rsidP="00000000" w:rsidRDefault="00000000" w:rsidRPr="00000000" w14:paraId="000013FB">
      <w:pPr>
        <w:pStyle w:val="Heading3"/>
        <w:ind w:left="0" w:firstLine="0"/>
        <w:rPr/>
      </w:pPr>
      <w:bookmarkStart w:colFirst="0" w:colLast="0" w:name="_heading=h.q0s32id4lv9p" w:id="231"/>
      <w:bookmarkEnd w:id="231"/>
      <w:r w:rsidDel="00000000" w:rsidR="00000000" w:rsidRPr="00000000">
        <w:rPr>
          <w:rtl w:val="0"/>
        </w:rPr>
        <w:t xml:space="preserve">4.7.1 Topic wildcards</w:t>
      </w:r>
    </w:p>
    <w:p w:rsidR="00000000" w:rsidDel="00000000" w:rsidP="00000000" w:rsidRDefault="00000000" w:rsidRPr="00000000" w14:paraId="000013FC">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FD">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FE">
      <w:pPr>
        <w:spacing w:after="240" w:before="240" w:lineRule="auto"/>
        <w:rPr>
          <w:rFonts w:ascii="Arial" w:cs="Arial" w:eastAsia="Arial" w:hAnsi="Arial"/>
        </w:rPr>
      </w:pPr>
      <w:sdt>
        <w:sdtPr>
          <w:tag w:val="goog_rdk_102"/>
        </w:sdtPr>
        <w:sdtContent>
          <w:commentRangeStart w:id="90"/>
        </w:sdtContent>
      </w:sdt>
      <w:sdt>
        <w:sdtPr>
          <w:tag w:val="goog_rdk_103"/>
        </w:sdtPr>
        <w:sdtContent>
          <w:commentRangeStart w:id="91"/>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90"/>
      <w:r w:rsidDel="00000000" w:rsidR="00000000" w:rsidRPr="00000000">
        <w:commentReference w:id="90"/>
      </w:r>
      <w:commentRangeEnd w:id="91"/>
      <w:r w:rsidDel="00000000" w:rsidR="00000000" w:rsidRPr="00000000">
        <w:commentReference w:id="9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FF">
      <w:pPr>
        <w:pStyle w:val="Heading4"/>
        <w:ind w:left="0" w:firstLine="0"/>
        <w:rPr/>
      </w:pPr>
      <w:bookmarkStart w:colFirst="0" w:colLast="0" w:name="_heading=h.3kbulner4ob4" w:id="232"/>
      <w:bookmarkEnd w:id="232"/>
      <w:r w:rsidDel="00000000" w:rsidR="00000000" w:rsidRPr="00000000">
        <w:rPr>
          <w:rtl w:val="0"/>
        </w:rPr>
        <w:t xml:space="preserve">4.7.1.1 Topic level separator</w:t>
      </w:r>
    </w:p>
    <w:p w:rsidR="00000000" w:rsidDel="00000000" w:rsidP="00000000" w:rsidRDefault="00000000" w:rsidRPr="00000000" w14:paraId="00001400">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01">
      <w:pPr>
        <w:pStyle w:val="Heading4"/>
        <w:ind w:left="0" w:firstLine="0"/>
        <w:rPr/>
      </w:pPr>
      <w:bookmarkStart w:colFirst="0" w:colLast="0" w:name="_heading=h.ychcrpqsu69r" w:id="233"/>
      <w:bookmarkEnd w:id="233"/>
      <w:r w:rsidDel="00000000" w:rsidR="00000000" w:rsidRPr="00000000">
        <w:rPr>
          <w:rtl w:val="0"/>
        </w:rPr>
        <w:t xml:space="preserve">4.7.1.2 Multi-level wildcard</w:t>
      </w:r>
    </w:p>
    <w:p w:rsidR="00000000" w:rsidDel="00000000" w:rsidP="00000000" w:rsidRDefault="00000000" w:rsidRPr="00000000" w14:paraId="00001402">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0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05">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06">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07">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0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9">
      <w:pPr>
        <w:numPr>
          <w:ilvl w:val="0"/>
          <w:numId w:val="32"/>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0A">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0B">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0C">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0D">
      <w:pPr>
        <w:numPr>
          <w:ilvl w:val="0"/>
          <w:numId w:val="32"/>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0E">
      <w:pPr>
        <w:pStyle w:val="Heading4"/>
        <w:ind w:left="0" w:firstLine="0"/>
        <w:rPr/>
      </w:pPr>
      <w:bookmarkStart w:colFirst="0" w:colLast="0" w:name="_heading=h.x4yye38w41vd" w:id="234"/>
      <w:bookmarkEnd w:id="234"/>
      <w:r w:rsidDel="00000000" w:rsidR="00000000" w:rsidRPr="00000000">
        <w:rPr>
          <w:rtl w:val="0"/>
        </w:rPr>
        <w:t xml:space="preserve">4.7.1.3 Single-level wildcard</w:t>
      </w:r>
    </w:p>
    <w:p w:rsidR="00000000" w:rsidDel="00000000" w:rsidP="00000000" w:rsidRDefault="00000000" w:rsidRPr="00000000" w14:paraId="0000140F">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10">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11">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13">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14">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15">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16">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17">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18">
      <w:pPr>
        <w:pStyle w:val="Heading3"/>
        <w:ind w:left="0" w:firstLine="0"/>
        <w:rPr/>
      </w:pPr>
      <w:bookmarkStart w:colFirst="0" w:colLast="0" w:name="_heading=h.p61p07rh2x26" w:id="235"/>
      <w:bookmarkEnd w:id="235"/>
      <w:r w:rsidDel="00000000" w:rsidR="00000000" w:rsidRPr="00000000">
        <w:rPr>
          <w:rtl w:val="0"/>
        </w:rPr>
        <w:t xml:space="preserve">4.7.2  Topics beginning with $</w:t>
      </w:r>
    </w:p>
    <w:p w:rsidR="00000000" w:rsidDel="00000000" w:rsidP="00000000" w:rsidRDefault="00000000" w:rsidRPr="00000000" w14:paraId="00001419">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1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B">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1C">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1D">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E">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1F">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20">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21">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22">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23">
      <w:pPr>
        <w:pStyle w:val="Heading3"/>
        <w:ind w:left="0" w:firstLine="0"/>
        <w:rPr/>
      </w:pPr>
      <w:bookmarkStart w:colFirst="0" w:colLast="0" w:name="_heading=h.rvcur5x0am" w:id="236"/>
      <w:bookmarkEnd w:id="236"/>
      <w:r w:rsidDel="00000000" w:rsidR="00000000" w:rsidRPr="00000000">
        <w:rPr>
          <w:rtl w:val="0"/>
        </w:rPr>
        <w:t xml:space="preserve">4.7.3 Topic semantic and usage</w:t>
      </w:r>
    </w:p>
    <w:p w:rsidR="00000000" w:rsidDel="00000000" w:rsidP="00000000" w:rsidRDefault="00000000" w:rsidRPr="00000000" w14:paraId="00001424">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25">
      <w:pPr>
        <w:numPr>
          <w:ilvl w:val="0"/>
          <w:numId w:val="51"/>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26">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27">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28">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29">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2A">
      <w:pPr>
        <w:numPr>
          <w:ilvl w:val="0"/>
          <w:numId w:val="51"/>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5">
        <w:r w:rsidDel="00000000" w:rsidR="00000000" w:rsidRPr="00000000">
          <w:rPr>
            <w:rFonts w:ascii="Arial" w:cs="Arial" w:eastAsia="Arial" w:hAnsi="Arial"/>
            <w:rtl w:val="0"/>
          </w:rPr>
          <w:t xml:space="preserve"> </w:t>
        </w:r>
      </w:hyperlink>
      <w:hyperlink r:id="rId76">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2B">
      <w:pPr>
        <w:numPr>
          <w:ilvl w:val="0"/>
          <w:numId w:val="51"/>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2C">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2D">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2E">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2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30">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1">
      <w:pPr>
        <w:numPr>
          <w:ilvl w:val="0"/>
          <w:numId w:val="38"/>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32">
      <w:pPr>
        <w:numPr>
          <w:ilvl w:val="0"/>
          <w:numId w:val="38"/>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33">
      <w:pPr>
        <w:numPr>
          <w:ilvl w:val="0"/>
          <w:numId w:val="38"/>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34">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35">
      <w:pPr>
        <w:pStyle w:val="Heading2"/>
        <w:ind w:left="0" w:firstLine="0"/>
        <w:rPr/>
      </w:pPr>
      <w:bookmarkStart w:colFirst="0" w:colLast="0" w:name="_heading=h.zh9mgr3i86c2" w:id="237"/>
      <w:bookmarkEnd w:id="237"/>
      <w:r w:rsidDel="00000000" w:rsidR="00000000" w:rsidRPr="00000000">
        <w:rPr>
          <w:rtl w:val="0"/>
        </w:rPr>
        <w:t xml:space="preserve">4.8 Subscriptions</w:t>
      </w:r>
    </w:p>
    <w:p w:rsidR="00000000" w:rsidDel="00000000" w:rsidP="00000000" w:rsidRDefault="00000000" w:rsidRPr="00000000" w14:paraId="00001436">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37">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38">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39">
      <w:pPr>
        <w:pStyle w:val="Heading2"/>
        <w:spacing w:after="80" w:before="360" w:lineRule="auto"/>
        <w:ind w:left="0" w:firstLine="0"/>
        <w:rPr/>
      </w:pPr>
      <w:bookmarkStart w:colFirst="0" w:colLast="0" w:name="_heading=h.bfojn6tjnvgm" w:id="238"/>
      <w:bookmarkEnd w:id="238"/>
      <w:r w:rsidDel="00000000" w:rsidR="00000000" w:rsidRPr="00000000">
        <w:rPr>
          <w:rtl w:val="0"/>
        </w:rPr>
        <w:t xml:space="preserve">4.9 Flow Control</w:t>
      </w:r>
    </w:p>
    <w:p w:rsidR="00000000" w:rsidDel="00000000" w:rsidP="00000000" w:rsidRDefault="00000000" w:rsidRPr="00000000" w14:paraId="0000143A">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3B">
      <w:pPr>
        <w:numPr>
          <w:ilvl w:val="0"/>
          <w:numId w:val="47"/>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3C">
      <w:pPr>
        <w:numPr>
          <w:ilvl w:val="0"/>
          <w:numId w:val="47"/>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3D">
      <w:pPr>
        <w:numPr>
          <w:ilvl w:val="0"/>
          <w:numId w:val="47"/>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3E">
      <w:pPr>
        <w:numPr>
          <w:ilvl w:val="0"/>
          <w:numId w:val="47"/>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3F">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terminate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40">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41">
      <w:pPr>
        <w:pStyle w:val="Heading2"/>
        <w:ind w:left="0" w:firstLine="0"/>
        <w:rPr/>
      </w:pPr>
      <w:bookmarkStart w:colFirst="0" w:colLast="0" w:name="_heading=h.k5nujtaz6h05" w:id="239"/>
      <w:bookmarkEnd w:id="239"/>
      <w:r w:rsidDel="00000000" w:rsidR="00000000" w:rsidRPr="00000000">
        <w:rPr>
          <w:rtl w:val="0"/>
        </w:rPr>
        <w:t xml:space="preserve">4.10 Server redirection</w:t>
      </w:r>
    </w:p>
    <w:p w:rsidR="00000000" w:rsidDel="00000000" w:rsidP="00000000" w:rsidRDefault="00000000" w:rsidRPr="00000000" w14:paraId="00001442">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43">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44">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45">
      <w:pPr>
        <w:pStyle w:val="Heading2"/>
        <w:ind w:left="0" w:firstLine="0"/>
        <w:rPr/>
      </w:pPr>
      <w:bookmarkStart w:colFirst="0" w:colLast="0" w:name="_heading=h.n3l7hni8c3ae" w:id="240"/>
      <w:bookmarkEnd w:id="240"/>
      <w:r w:rsidDel="00000000" w:rsidR="00000000" w:rsidRPr="00000000">
        <w:rPr>
          <w:rtl w:val="0"/>
        </w:rPr>
        <w:t xml:space="preserve">4.11 Enhanced authentication</w:t>
      </w:r>
    </w:p>
    <w:p w:rsidR="00000000" w:rsidDel="00000000" w:rsidP="00000000" w:rsidRDefault="00000000" w:rsidRPr="00000000" w14:paraId="00001446">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47">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48">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49">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4A">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4B">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4C">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4D">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4E">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4F">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50">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9">
        <w:r w:rsidDel="00000000" w:rsidR="00000000" w:rsidRPr="00000000">
          <w:rPr>
            <w:highlight w:val="yellow"/>
            <w:rtl w:val="0"/>
          </w:rPr>
          <w:t xml:space="preserve"> </w:t>
        </w:r>
      </w:hyperlink>
      <w:hyperlink r:id="rId80">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51">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52">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53">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54">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55">
      <w:pPr>
        <w:numPr>
          <w:ilvl w:val="0"/>
          <w:numId w:val="59"/>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56">
      <w:pPr>
        <w:numPr>
          <w:ilvl w:val="0"/>
          <w:numId w:val="59"/>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57">
      <w:pPr>
        <w:numPr>
          <w:ilvl w:val="0"/>
          <w:numId w:val="59"/>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58">
      <w:pPr>
        <w:numPr>
          <w:ilvl w:val="0"/>
          <w:numId w:val="59"/>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59">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5A">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5B">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5C">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5D">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5E">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5F">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60">
      <w:pPr>
        <w:pStyle w:val="Heading3"/>
        <w:ind w:left="0" w:firstLine="0"/>
        <w:rPr/>
      </w:pPr>
      <w:bookmarkStart w:colFirst="0" w:colLast="0" w:name="_heading=h.ut22r1f7l7us" w:id="241"/>
      <w:bookmarkEnd w:id="241"/>
      <w:r w:rsidDel="00000000" w:rsidR="00000000" w:rsidRPr="00000000">
        <w:rPr>
          <w:rtl w:val="0"/>
        </w:rPr>
        <w:t xml:space="preserve">4.11.1 Re-authentication</w:t>
      </w:r>
    </w:p>
    <w:p w:rsidR="00000000" w:rsidDel="00000000" w:rsidP="00000000" w:rsidRDefault="00000000" w:rsidRPr="00000000" w14:paraId="00001461">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63">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1">
        <w:r w:rsidDel="00000000" w:rsidR="00000000" w:rsidRPr="00000000">
          <w:rPr>
            <w:highlight w:val="yellow"/>
            <w:rtl w:val="0"/>
          </w:rPr>
          <w:t xml:space="preserve"> </w:t>
        </w:r>
      </w:hyperlink>
      <w:hyperlink r:id="rId82">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64">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65">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66">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67">
      <w:pPr>
        <w:pStyle w:val="Heading2"/>
        <w:ind w:left="0" w:firstLine="0"/>
        <w:rPr/>
      </w:pPr>
      <w:bookmarkStart w:colFirst="0" w:colLast="0" w:name="_heading=h.v8vlgf6xm72a" w:id="242"/>
      <w:bookmarkEnd w:id="242"/>
      <w:r w:rsidDel="00000000" w:rsidR="00000000" w:rsidRPr="00000000">
        <w:rPr>
          <w:rtl w:val="0"/>
        </w:rPr>
        <w:t xml:space="preserve">4.12 Handling errors</w:t>
      </w:r>
    </w:p>
    <w:p w:rsidR="00000000" w:rsidDel="00000000" w:rsidP="00000000" w:rsidRDefault="00000000" w:rsidRPr="00000000" w14:paraId="00001468">
      <w:pPr>
        <w:pStyle w:val="Heading3"/>
        <w:ind w:left="0" w:firstLine="0"/>
        <w:rPr/>
      </w:pPr>
      <w:bookmarkStart w:colFirst="0" w:colLast="0" w:name="_heading=h.kbby30dtgah8" w:id="243"/>
      <w:bookmarkEnd w:id="243"/>
      <w:r w:rsidDel="00000000" w:rsidR="00000000" w:rsidRPr="00000000">
        <w:rPr>
          <w:rtl w:val="0"/>
        </w:rPr>
        <w:t xml:space="preserve">4.12.1 Malformed Packet and Protocol Errors</w:t>
      </w:r>
    </w:p>
    <w:p w:rsidR="00000000" w:rsidDel="00000000" w:rsidP="00000000" w:rsidRDefault="00000000" w:rsidRPr="00000000" w14:paraId="00001469">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6A">
      <w:pPr>
        <w:numPr>
          <w:ilvl w:val="0"/>
          <w:numId w:val="41"/>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6B">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6C">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6D">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6E">
      <w:pPr>
        <w:numPr>
          <w:ilvl w:val="0"/>
          <w:numId w:val="41"/>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70">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71">
      <w:pPr>
        <w:numPr>
          <w:ilvl w:val="0"/>
          <w:numId w:val="28"/>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72">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73">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74">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75">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76">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77">
      <w:pPr>
        <w:numPr>
          <w:ilvl w:val="0"/>
          <w:numId w:val="28"/>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78">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79">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7A">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7B">
      <w:pPr>
        <w:pStyle w:val="Heading3"/>
        <w:ind w:left="0" w:firstLine="0"/>
        <w:rPr/>
      </w:pPr>
      <w:bookmarkStart w:colFirst="0" w:colLast="0" w:name="_heading=h.j0ufrffgt029" w:id="244"/>
      <w:bookmarkEnd w:id="244"/>
      <w:r w:rsidDel="00000000" w:rsidR="00000000" w:rsidRPr="00000000">
        <w:rPr>
          <w:rtl w:val="0"/>
        </w:rPr>
        <w:t xml:space="preserve">4.12.2 Other errors</w:t>
      </w:r>
    </w:p>
    <w:p w:rsidR="00000000" w:rsidDel="00000000" w:rsidP="00000000" w:rsidRDefault="00000000" w:rsidRPr="00000000" w14:paraId="0000147C">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7D">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7E">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7F">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80">
      <w:pPr>
        <w:spacing w:after="240" w:before="240" w:lineRule="auto"/>
        <w:ind w:left="0" w:right="0" w:firstLine="0"/>
        <w:rPr/>
      </w:pPr>
      <w:r w:rsidDel="00000000" w:rsidR="00000000" w:rsidRPr="00000000">
        <w:rPr>
          <w:rtl w:val="0"/>
        </w:rPr>
        <w:t xml:space="preserve">Refer to section </w:t>
      </w:r>
      <w:sdt>
        <w:sdtPr>
          <w:tag w:val="goog_rdk_104"/>
        </w:sdtPr>
        <w:sdtContent>
          <w:commentRangeStart w:id="92"/>
        </w:sdtContent>
      </w:sdt>
      <w:sdt>
        <w:sdtPr>
          <w:tag w:val="goog_rdk_105"/>
        </w:sdtPr>
        <w:sdtContent>
          <w:commentRangeStart w:id="93"/>
        </w:sdtContent>
      </w:sdt>
      <w:r w:rsidDel="00000000" w:rsidR="00000000" w:rsidRPr="00000000">
        <w:rPr>
          <w:rtl w:val="0"/>
        </w:rPr>
        <w:t xml:space="preserve">5.4.9</w:t>
      </w:r>
      <w:commentRangeEnd w:id="92"/>
      <w:r w:rsidDel="00000000" w:rsidR="00000000" w:rsidRPr="00000000">
        <w:commentReference w:id="92"/>
      </w:r>
      <w:commentRangeEnd w:id="93"/>
      <w:r w:rsidDel="00000000" w:rsidR="00000000" w:rsidRPr="00000000">
        <w:commentReference w:id="93"/>
      </w:r>
      <w:r w:rsidDel="00000000" w:rsidR="00000000" w:rsidRPr="00000000">
        <w:rPr>
          <w:rtl w:val="0"/>
        </w:rPr>
        <w:t xml:space="preserve"> for information about handling Disallowed Unicode code points.</w:t>
      </w:r>
    </w:p>
    <w:p w:rsidR="00000000" w:rsidDel="00000000" w:rsidP="00000000" w:rsidRDefault="00000000" w:rsidRPr="00000000" w14:paraId="00001481">
      <w:pPr>
        <w:pStyle w:val="Heading2"/>
        <w:spacing w:after="240" w:before="240" w:lineRule="auto"/>
        <w:ind w:left="0" w:right="0" w:firstLine="0"/>
        <w:rPr>
          <w:rFonts w:ascii="Arial" w:cs="Arial" w:eastAsia="Arial" w:hAnsi="Arial"/>
        </w:rPr>
      </w:pPr>
      <w:bookmarkStart w:colFirst="0" w:colLast="0" w:name="_heading=h.1vpy4wyrild2" w:id="245"/>
      <w:bookmarkEnd w:id="245"/>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8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83">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84">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8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86">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87">
      <w:pPr>
        <w:spacing w:after="303" w:line="259" w:lineRule="auto"/>
        <w:ind w:left="284" w:right="4" w:firstLine="0"/>
        <w:rPr>
          <w:rFonts w:ascii="Arial" w:cs="Arial" w:eastAsia="Arial" w:hAnsi="Arial"/>
        </w:rPr>
      </w:pPr>
      <w:sdt>
        <w:sdtPr>
          <w:tag w:val="goog_rdk_107"/>
        </w:sdtPr>
        <w:sdtContent>
          <w:del w:author="davide.lenzarini@u-blox.com" w:id="7" w:date="2024-03-14T11:37:29Z"/>
          <w:sdt>
            <w:sdtPr>
              <w:tag w:val="goog_rdk_108"/>
            </w:sdtPr>
            <w:sdtContent>
              <w:commentRangeStart w:id="94"/>
            </w:sdtContent>
          </w:sdt>
          <w:del w:author="davide.lenzarini@u-blox.com" w:id="7" w:date="2024-03-14T11:37:29Z">
            <w:sdt>
              <w:sdtPr>
                <w:tag w:val="goog_rdk_109"/>
              </w:sdtPr>
              <w:sdtContent>
                <w:commentRangeStart w:id="95"/>
              </w:sdtContent>
            </w:sdt>
            <w:r w:rsidDel="00000000" w:rsidR="00000000" w:rsidRPr="00000000">
              <w:rPr>
                <w:rFonts w:ascii="Arial" w:cs="Arial" w:eastAsia="Arial" w:hAnsi="Arial"/>
              </w:rPr>
              <w:drawing>
                <wp:inline distB="0" distT="0" distL="0" distR="0">
                  <wp:extent cx="5729288" cy="5321408"/>
                  <wp:effectExtent b="0" l="0" r="0" t="0"/>
                  <wp:docPr id="29" name="image3.png"/>
                  <a:graphic>
                    <a:graphicData uri="http://schemas.openxmlformats.org/drawingml/2006/picture">
                      <pic:pic>
                        <pic:nvPicPr>
                          <pic:cNvPr id="0" name="image3.png"/>
                          <pic:cNvPicPr preferRelativeResize="0"/>
                        </pic:nvPicPr>
                        <pic:blipFill>
                          <a:blip r:embed="rId85"/>
                          <a:srcRect b="1599" l="-1824" r="-1388" t="0"/>
                          <a:stretch>
                            <a:fillRect/>
                          </a:stretch>
                        </pic:blipFill>
                        <pic:spPr>
                          <a:xfrm>
                            <a:off x="0" y="0"/>
                            <a:ext cx="5729288" cy="5321408"/>
                          </a:xfrm>
                          <a:prstGeom prst="rect"/>
                          <a:ln/>
                        </pic:spPr>
                      </pic:pic>
                    </a:graphicData>
                  </a:graphic>
                </wp:inline>
              </w:drawing>
            </w:r>
          </w:del>
        </w:sdtContent>
      </w:sdt>
      <w:commentRangeEnd w:id="94"/>
      <w:r w:rsidDel="00000000" w:rsidR="00000000" w:rsidRPr="00000000">
        <w:commentReference w:id="94"/>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1488">
      <w:pPr>
        <w:spacing w:after="203" w:line="265" w:lineRule="auto"/>
        <w:ind w:right="4"/>
        <w:jc w:val="center"/>
        <w:rPr>
          <w:rFonts w:ascii="Arial" w:cs="Arial" w:eastAsia="Arial" w:hAnsi="Arial"/>
        </w:rPr>
      </w:pPr>
      <w:sdt>
        <w:sdtPr>
          <w:tag w:val="goog_rdk_111"/>
        </w:sdtPr>
        <w:sdtContent>
          <w:del w:author="davide.lenzarini@u-blox.com" w:id="8"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89">
      <w:pPr>
        <w:pStyle w:val="Heading3"/>
        <w:ind w:left="0" w:right="4" w:firstLine="0"/>
        <w:rPr>
          <w:rFonts w:ascii="Arial" w:cs="Arial" w:eastAsia="Arial" w:hAnsi="Arial"/>
        </w:rPr>
      </w:pPr>
      <w:bookmarkStart w:colFirst="0" w:colLast="0" w:name="_heading=h.3pp52gy" w:id="246"/>
      <w:bookmarkEnd w:id="246"/>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8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8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17"/>
      </w:sdtPr>
      <w:sdtContent>
        <w:p w:rsidR="00000000" w:rsidDel="00000000" w:rsidP="00000000" w:rsidRDefault="00000000" w:rsidRPr="00000000" w14:paraId="0000148C">
          <w:pPr>
            <w:spacing w:after="303" w:line="259" w:lineRule="auto"/>
            <w:ind w:right="4"/>
            <w:rPr>
              <w:ins w:author="davide.lenzarini@u-blox.com" w:id="9" w:date="2024-03-14T11:32:00Z"/>
              <w:rFonts w:ascii="Arial" w:cs="Arial" w:eastAsia="Arial" w:hAnsi="Arial"/>
            </w:rPr>
          </w:pPr>
          <w:r w:rsidDel="00000000" w:rsidR="00000000" w:rsidRPr="00000000">
            <w:rPr>
              <w:rFonts w:ascii="Arial" w:cs="Arial" w:eastAsia="Arial" w:hAnsi="Arial"/>
              <w:rtl w:val="0"/>
            </w:rPr>
            <w:t xml:space="preserve">          </w:t>
          </w:r>
          <w:sdt>
            <w:sdtPr>
              <w:tag w:val="goog_rdk_112"/>
            </w:sdtPr>
            <w:sdtContent>
              <w:del w:author="davide.lenzarini@u-blox.com" w:id="9" w:date="2024-03-14T11:32:00Z"/>
              <w:sdt>
                <w:sdtPr>
                  <w:tag w:val="goog_rdk_113"/>
                </w:sdtPr>
                <w:sdtContent>
                  <w:commentRangeStart w:id="96"/>
                </w:sdtContent>
              </w:sdt>
              <w:del w:author="davide.lenzarini@u-blox.com" w:id="9" w:date="2024-03-14T11:32:00Z">
                <w:sdt>
                  <w:sdtPr>
                    <w:tag w:val="goog_rdk_114"/>
                  </w:sdtPr>
                  <w:sdtContent>
                    <w:commentRangeStart w:id="97"/>
                  </w:sdtContent>
                </w:sdt>
                <w:sdt>
                  <w:sdtPr>
                    <w:tag w:val="goog_rdk_115"/>
                  </w:sdtPr>
                  <w:sdtContent>
                    <w:commentRangeStart w:id="98"/>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5.png"/>
                      <a:graphic>
                        <a:graphicData uri="http://schemas.openxmlformats.org/drawingml/2006/picture">
                          <pic:pic>
                            <pic:nvPicPr>
                              <pic:cNvPr descr="A close up of a map&#10;&#10;Description automatically generated" id="0" name="image5.png"/>
                              <pic:cNvPicPr preferRelativeResize="0"/>
                            </pic:nvPicPr>
                            <pic:blipFill>
                              <a:blip r:embed="rId86"/>
                              <a:srcRect b="0" l="0" r="0" t="0"/>
                              <a:stretch>
                                <a:fillRect/>
                              </a:stretch>
                            </pic:blipFill>
                            <pic:spPr>
                              <a:xfrm>
                                <a:off x="0" y="0"/>
                                <a:ext cx="4861756" cy="1810693"/>
                              </a:xfrm>
                              <a:prstGeom prst="rect"/>
                              <a:ln/>
                            </pic:spPr>
                          </pic:pic>
                        </a:graphicData>
                      </a:graphic>
                    </wp:inline>
                  </w:drawing>
                </w:r>
              </w:del>
            </w:sdtContent>
          </w:sdt>
          <w:sdt>
            <w:sdtPr>
              <w:tag w:val="goog_rdk_116"/>
            </w:sdtPr>
            <w:sdtContent>
              <w:ins w:author="davide.lenzarini@u-blox.com" w:id="9" w:date="2024-03-14T11:32:00Z">
                <w:commentRangeEnd w:id="96"/>
                <w:r w:rsidDel="00000000" w:rsidR="00000000" w:rsidRPr="00000000">
                  <w:commentReference w:id="96"/>
                </w:r>
                <w:commentRangeEnd w:id="97"/>
                <w:r w:rsidDel="00000000" w:rsidR="00000000" w:rsidRPr="00000000">
                  <w:commentReference w:id="97"/>
                </w:r>
                <w:commentRangeEnd w:id="98"/>
                <w:r w:rsidDel="00000000" w:rsidR="00000000" w:rsidRPr="00000000">
                  <w:commentReference w:id="98"/>
                </w:r>
                <w:r w:rsidDel="00000000" w:rsidR="00000000" w:rsidRPr="00000000">
                  <w:rPr>
                    <w:rtl w:val="0"/>
                  </w:rPr>
                </w:r>
              </w:ins>
            </w:sdtContent>
          </w:sdt>
        </w:p>
      </w:sdtContent>
    </w:sdt>
    <w:sdt>
      <w:sdtPr>
        <w:tag w:val="goog_rdk_120"/>
      </w:sdtPr>
      <w:sdtContent>
        <w:p w:rsidR="00000000" w:rsidDel="00000000" w:rsidP="00000000" w:rsidRDefault="00000000" w:rsidRPr="00000000" w14:paraId="0000148D">
          <w:pPr>
            <w:spacing w:after="303" w:line="259" w:lineRule="auto"/>
            <w:ind w:right="4"/>
            <w:jc w:val="center"/>
            <w:rPr>
              <w:shd w:fill="auto" w:val="clear"/>
              <w:rPrChange w:author="davide.lenzarini@u-blox.com" w:id="11"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19"/>
            </w:sdtPr>
            <w:sdtContent>
              <w:ins w:author="davide.lenzarini@u-blox.com" w:id="10"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1.png"/>
                      <a:graphic>
                        <a:graphicData uri="http://schemas.openxmlformats.org/drawingml/2006/picture">
                          <pic:pic>
                            <pic:nvPicPr>
                              <pic:cNvPr id="0" name="image11.png"/>
                              <pic:cNvPicPr preferRelativeResize="0"/>
                            </pic:nvPicPr>
                            <pic:blipFill>
                              <a:blip r:embed="rId87"/>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8E">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21"/>
        </w:sdtPr>
        <w:sdtContent>
          <w:ins w:author="davide.lenzarini@u-blox.com" w:id="12" w:date="2024-03-14T11:41:43Z">
            <w:r w:rsidDel="00000000" w:rsidR="00000000" w:rsidRPr="00000000">
              <w:rPr>
                <w:rFonts w:ascii="Arial" w:cs="Arial" w:eastAsia="Arial" w:hAnsi="Arial"/>
                <w:rtl w:val="0"/>
              </w:rPr>
              <w:t xml:space="preserve">XX</w:t>
            </w:r>
          </w:ins>
        </w:sdtContent>
      </w:sdt>
      <w:sdt>
        <w:sdtPr>
          <w:tag w:val="goog_rdk_122"/>
        </w:sdtPr>
        <w:sdtContent>
          <w:del w:author="davide.lenzarini@u-blox.com" w:id="12"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23"/>
        </w:sdtPr>
        <w:sdtContent>
          <w:del w:author="davide.lenzarini@u-blox.com" w:id="13"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24"/>
        </w:sdtPr>
        <w:sdtContent>
          <w:ins w:author="davide.lenzarini@u-blox.com" w:id="14" w:date="2024-03-14T11:35:46Z">
            <w:r w:rsidDel="00000000" w:rsidR="00000000" w:rsidRPr="00000000">
              <w:rPr>
                <w:rFonts w:ascii="Arial" w:cs="Arial" w:eastAsia="Arial" w:hAnsi="Arial"/>
                <w:rtl w:val="0"/>
              </w:rPr>
              <w:t xml:space="preserve"> scenario</w:t>
            </w:r>
          </w:ins>
        </w:sdtContent>
      </w:sdt>
      <w:sdt>
        <w:sdtPr>
          <w:tag w:val="goog_rdk_125"/>
        </w:sdtPr>
        <w:sdtContent>
          <w:del w:author="davide.lenzarini@u-blox.com" w:id="14"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8F">
      <w:pPr>
        <w:pStyle w:val="Heading3"/>
        <w:ind w:left="0" w:right="4" w:firstLine="0"/>
        <w:rPr>
          <w:rFonts w:ascii="Arial" w:cs="Arial" w:eastAsia="Arial" w:hAnsi="Arial"/>
        </w:rPr>
      </w:pPr>
      <w:bookmarkStart w:colFirst="0" w:colLast="0" w:name="_heading=h.24ufcor" w:id="247"/>
      <w:bookmarkEnd w:id="247"/>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27"/>
      </w:sdtPr>
      <w:sdtContent>
        <w:p w:rsidR="00000000" w:rsidDel="00000000" w:rsidP="00000000" w:rsidRDefault="00000000" w:rsidRPr="00000000" w14:paraId="00001490">
          <w:pPr>
            <w:spacing w:after="460" w:lineRule="auto"/>
            <w:ind w:left="-5" w:right="4" w:firstLine="0"/>
            <w:rPr>
              <w:ins w:author="davide.lenzarini@u-blox.com" w:id="15"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26"/>
            </w:sdtPr>
            <w:sdtContent>
              <w:ins w:author="davide.lenzarini@u-blox.com" w:id="15" w:date="2024-03-14T11:38:25Z">
                <w:r w:rsidDel="00000000" w:rsidR="00000000" w:rsidRPr="00000000">
                  <w:rPr>
                    <w:rtl w:val="0"/>
                  </w:rPr>
                </w:r>
              </w:ins>
            </w:sdtContent>
          </w:sdt>
        </w:p>
      </w:sdtContent>
    </w:sdt>
    <w:sdt>
      <w:sdtPr>
        <w:tag w:val="goog_rdk_129"/>
      </w:sdtPr>
      <w:sdtContent>
        <w:p w:rsidR="00000000" w:rsidDel="00000000" w:rsidP="00000000" w:rsidRDefault="00000000" w:rsidRPr="00000000" w14:paraId="00001491">
          <w:pPr>
            <w:spacing w:after="460" w:lineRule="auto"/>
            <w:ind w:left="-5" w:right="4" w:firstLine="0"/>
            <w:jc w:val="center"/>
            <w:rPr>
              <w:ins w:author="davide.lenzarini@u-blox.com" w:id="15" w:date="2024-03-14T11:38:25Z"/>
              <w:rFonts w:ascii="Arial" w:cs="Arial" w:eastAsia="Arial" w:hAnsi="Arial"/>
            </w:rPr>
          </w:pPr>
          <w:sdt>
            <w:sdtPr>
              <w:tag w:val="goog_rdk_128"/>
            </w:sdtPr>
            <w:sdtContent>
              <w:ins w:author="davide.lenzarini@u-blox.com" w:id="15"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31"/>
      </w:sdtPr>
      <w:sdtContent>
        <w:p w:rsidR="00000000" w:rsidDel="00000000" w:rsidP="00000000" w:rsidRDefault="00000000" w:rsidRPr="00000000" w14:paraId="00001492">
          <w:pPr>
            <w:spacing w:after="572" w:line="265" w:lineRule="auto"/>
            <w:jc w:val="center"/>
            <w:rPr>
              <w:shd w:fill="auto" w:val="clear"/>
              <w:rPrChange w:author="davide.lenzarini@u-blox.com" w:id="16"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30"/>
            </w:sdtPr>
            <w:sdtContent>
              <w:ins w:author="davide.lenzarini@u-blox.com" w:id="15"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34"/>
      </w:sdtPr>
      <w:sdtContent>
        <w:p w:rsidR="00000000" w:rsidDel="00000000" w:rsidP="00000000" w:rsidRDefault="00000000" w:rsidRPr="00000000" w14:paraId="00001493">
          <w:pPr>
            <w:pStyle w:val="Heading3"/>
            <w:keepLines w:val="1"/>
            <w:spacing w:after="64" w:before="0" w:line="259" w:lineRule="auto"/>
            <w:ind w:left="0" w:firstLine="0"/>
            <w:rPr>
              <w:ins w:author="davide.lenzarini@u-blox.com" w:id="17" w:date="2024-03-14T11:39:33Z"/>
            </w:rPr>
          </w:pPr>
          <w:sdt>
            <w:sdtPr>
              <w:tag w:val="goog_rdk_133"/>
            </w:sdtPr>
            <w:sdtContent>
              <w:ins w:author="davide.lenzarini@u-blox.com" w:id="17" w:date="2024-03-14T11:39:33Z">
                <w:bookmarkStart w:colFirst="0" w:colLast="0" w:name="_heading=h.jzpmwk" w:id="248"/>
                <w:bookmarkEnd w:id="248"/>
                <w:r w:rsidDel="00000000" w:rsidR="00000000" w:rsidRPr="00000000">
                  <w:rPr>
                    <w:rtl w:val="0"/>
                  </w:rPr>
                  <w:t xml:space="preserve">4.11.3 Forwarder encapsulator</w:t>
                </w:r>
              </w:ins>
            </w:sdtContent>
          </w:sdt>
        </w:p>
      </w:sdtContent>
    </w:sdt>
    <w:sdt>
      <w:sdtPr>
        <w:tag w:val="goog_rdk_136"/>
      </w:sdtPr>
      <w:sdtContent>
        <w:p w:rsidR="00000000" w:rsidDel="00000000" w:rsidP="00000000" w:rsidRDefault="00000000" w:rsidRPr="00000000" w14:paraId="00001494">
          <w:pPr>
            <w:spacing w:after="572" w:line="265" w:lineRule="auto"/>
            <w:jc w:val="center"/>
            <w:rPr>
              <w:ins w:author="davide.lenzarini@u-blox.com" w:id="17" w:date="2024-03-14T11:39:33Z"/>
              <w:rFonts w:ascii="Arial" w:cs="Arial" w:eastAsia="Arial" w:hAnsi="Arial"/>
            </w:rPr>
          </w:pPr>
          <w:sdt>
            <w:sdtPr>
              <w:tag w:val="goog_rdk_135"/>
            </w:sdtPr>
            <w:sdtContent>
              <w:ins w:author="davide.lenzarini@u-blox.com" w:id="17"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4.png"/>
                      <a:graphic>
                        <a:graphicData uri="http://schemas.openxmlformats.org/drawingml/2006/picture">
                          <pic:pic>
                            <pic:nvPicPr>
                              <pic:cNvPr id="0" name="image4.png"/>
                              <pic:cNvPicPr preferRelativeResize="0"/>
                            </pic:nvPicPr>
                            <pic:blipFill>
                              <a:blip r:embed="rId89"/>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38"/>
      </w:sdtPr>
      <w:sdtContent>
        <w:p w:rsidR="00000000" w:rsidDel="00000000" w:rsidP="00000000" w:rsidRDefault="00000000" w:rsidRPr="00000000" w14:paraId="00001495">
          <w:pPr>
            <w:spacing w:after="572" w:line="265" w:lineRule="auto"/>
            <w:jc w:val="center"/>
            <w:rPr>
              <w:ins w:author="davide.lenzarini@u-blox.com" w:id="17" w:date="2024-03-14T11:39:33Z"/>
              <w:rFonts w:ascii="Arial" w:cs="Arial" w:eastAsia="Arial" w:hAnsi="Arial"/>
            </w:rPr>
          </w:pPr>
          <w:sdt>
            <w:sdtPr>
              <w:tag w:val="goog_rdk_137"/>
            </w:sdtPr>
            <w:sdtContent>
              <w:ins w:author="davide.lenzarini@u-blox.com" w:id="17"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13.png"/>
                      <a:graphic>
                        <a:graphicData uri="http://schemas.openxmlformats.org/drawingml/2006/picture">
                          <pic:pic>
                            <pic:nvPicPr>
                              <pic:cNvPr id="0" name="image13.png"/>
                              <pic:cNvPicPr preferRelativeResize="0"/>
                            </pic:nvPicPr>
                            <pic:blipFill>
                              <a:blip r:embed="rId90"/>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40"/>
      </w:sdtPr>
      <w:sdtContent>
        <w:p w:rsidR="00000000" w:rsidDel="00000000" w:rsidP="00000000" w:rsidRDefault="00000000" w:rsidRPr="00000000" w14:paraId="00001496">
          <w:pPr>
            <w:spacing w:after="572" w:line="265" w:lineRule="auto"/>
            <w:jc w:val="center"/>
            <w:rPr>
              <w:ins w:author="davide.lenzarini@u-blox.com" w:id="17" w:date="2024-03-14T11:39:33Z"/>
              <w:rFonts w:ascii="Arial" w:cs="Arial" w:eastAsia="Arial" w:hAnsi="Arial"/>
            </w:rPr>
          </w:pPr>
          <w:sdt>
            <w:sdtPr>
              <w:tag w:val="goog_rdk_139"/>
            </w:sdtPr>
            <w:sdtContent>
              <w:ins w:author="davide.lenzarini@u-blox.com" w:id="17"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42"/>
      </w:sdtPr>
      <w:sdtContent>
        <w:p w:rsidR="00000000" w:rsidDel="00000000" w:rsidP="00000000" w:rsidRDefault="00000000" w:rsidRPr="00000000" w14:paraId="00001497">
          <w:pPr>
            <w:pStyle w:val="Heading3"/>
            <w:keepLines w:val="1"/>
            <w:spacing w:after="64" w:before="0" w:line="259" w:lineRule="auto"/>
            <w:ind w:left="0" w:firstLine="0"/>
            <w:rPr>
              <w:ins w:author="davide.lenzarini@u-blox.com" w:id="17" w:date="2024-03-14T11:39:33Z"/>
            </w:rPr>
          </w:pPr>
          <w:sdt>
            <w:sdtPr>
              <w:tag w:val="goog_rdk_141"/>
            </w:sdtPr>
            <w:sdtContent>
              <w:ins w:author="davide.lenzarini@u-blox.com" w:id="17" w:date="2024-03-14T11:39:33Z">
                <w:bookmarkStart w:colFirst="0" w:colLast="0" w:name="_heading=h.1ypnvbsijucn" w:id="249"/>
                <w:bookmarkEnd w:id="249"/>
                <w:r w:rsidDel="00000000" w:rsidR="00000000" w:rsidRPr="00000000">
                  <w:rPr>
                    <w:rtl w:val="0"/>
                  </w:rPr>
                  <w:t xml:space="preserve">4.13.4 MQTT-SN broker</w:t>
                </w:r>
              </w:ins>
            </w:sdtContent>
          </w:sdt>
        </w:p>
      </w:sdtContent>
    </w:sdt>
    <w:sdt>
      <w:sdtPr>
        <w:tag w:val="goog_rdk_144"/>
      </w:sdtPr>
      <w:sdtContent>
        <w:p w:rsidR="00000000" w:rsidDel="00000000" w:rsidP="00000000" w:rsidRDefault="00000000" w:rsidRPr="00000000" w14:paraId="00001498">
          <w:pPr>
            <w:spacing w:after="572" w:line="265" w:lineRule="auto"/>
            <w:jc w:val="center"/>
            <w:rPr>
              <w:ins w:author="davide.lenzarini@u-blox.com" w:id="17" w:date="2024-03-14T11:39:33Z"/>
              <w:rFonts w:ascii="Arial" w:cs="Arial" w:eastAsia="Arial" w:hAnsi="Arial"/>
            </w:rPr>
          </w:pPr>
          <w:sdt>
            <w:sdtPr>
              <w:tag w:val="goog_rdk_143"/>
            </w:sdtPr>
            <w:sdtContent>
              <w:ins w:author="davide.lenzarini@u-blox.com" w:id="17"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0.png"/>
                      <a:graphic>
                        <a:graphicData uri="http://schemas.openxmlformats.org/drawingml/2006/picture">
                          <pic:pic>
                            <pic:nvPicPr>
                              <pic:cNvPr id="0" name="image10.png"/>
                              <pic:cNvPicPr preferRelativeResize="0"/>
                            </pic:nvPicPr>
                            <pic:blipFill>
                              <a:blip r:embed="rId91"/>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46"/>
      </w:sdtPr>
      <w:sdtContent>
        <w:p w:rsidR="00000000" w:rsidDel="00000000" w:rsidP="00000000" w:rsidRDefault="00000000" w:rsidRPr="00000000" w14:paraId="00001499">
          <w:pPr>
            <w:spacing w:after="572" w:line="265" w:lineRule="auto"/>
            <w:jc w:val="center"/>
            <w:rPr>
              <w:ins w:author="davide.lenzarini@u-blox.com" w:id="17" w:date="2024-03-14T11:39:33Z"/>
              <w:rFonts w:ascii="Arial" w:cs="Arial" w:eastAsia="Arial" w:hAnsi="Arial"/>
            </w:rPr>
          </w:pPr>
          <w:sdt>
            <w:sdtPr>
              <w:tag w:val="goog_rdk_145"/>
            </w:sdtPr>
            <w:sdtContent>
              <w:ins w:author="davide.lenzarini@u-blox.com" w:id="17"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9A">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pStyle w:val="Heading2"/>
        <w:keepLines w:val="1"/>
        <w:spacing w:after="64" w:before="0" w:line="259" w:lineRule="auto"/>
        <w:ind w:left="0" w:right="4" w:firstLine="0"/>
        <w:rPr>
          <w:rFonts w:ascii="Arial" w:cs="Arial" w:eastAsia="Arial" w:hAnsi="Arial"/>
        </w:rPr>
      </w:pPr>
      <w:bookmarkStart w:colFirst="0" w:colLast="0" w:name="_heading=h.1j4nfs6" w:id="250"/>
      <w:bookmarkEnd w:id="250"/>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9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9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47"/>
        </w:sdtPr>
        <w:sdtContent>
          <w:commentRangeStart w:id="99"/>
        </w:sdtContent>
      </w:sdt>
      <w:sdt>
        <w:sdtPr>
          <w:tag w:val="goog_rdk_148"/>
        </w:sdtPr>
        <w:sdtContent>
          <w:commentRangeStart w:id="100"/>
        </w:sdtContent>
      </w:sdt>
      <w:sdt>
        <w:sdtPr>
          <w:tag w:val="goog_rdk_149"/>
        </w:sdtPr>
        <w:sdtContent>
          <w:commentRangeStart w:id="101"/>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99"/>
      <w:r w:rsidDel="00000000" w:rsidR="00000000" w:rsidRPr="00000000">
        <w:commentReference w:id="99"/>
      </w:r>
      <w:commentRangeEnd w:id="100"/>
      <w:r w:rsidDel="00000000" w:rsidR="00000000" w:rsidRPr="00000000">
        <w:commentReference w:id="100"/>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149F">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50"/>
        </w:sdtPr>
        <w:sdtContent>
          <w:commentRangeStart w:id="102"/>
        </w:sdtContent>
      </w:sdt>
      <w:r w:rsidDel="00000000" w:rsidR="00000000" w:rsidRPr="00000000">
        <w:rPr>
          <w:rFonts w:ascii="Arial" w:cs="Arial" w:eastAsia="Arial" w:hAnsi="Arial"/>
          <w:rtl w:val="0"/>
        </w:rPr>
        <w:t xml:space="preserve">should</w:t>
      </w:r>
      <w:commentRangeEnd w:id="102"/>
      <w:r w:rsidDel="00000000" w:rsidR="00000000" w:rsidRPr="00000000">
        <w:commentReference w:id="102"/>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A0">
      <w:pPr>
        <w:spacing w:after="26" w:lineRule="auto"/>
        <w:ind w:left="-15" w:right="4" w:firstLine="0"/>
        <w:rPr>
          <w:rFonts w:ascii="Arial" w:cs="Arial" w:eastAsia="Arial" w:hAnsi="Arial"/>
        </w:rPr>
      </w:pPr>
      <w:sdt>
        <w:sdtPr>
          <w:tag w:val="goog_rdk_151"/>
        </w:sdtPr>
        <w:sdtContent>
          <w:commentRangeStart w:id="103"/>
        </w:sdtContent>
      </w:sdt>
      <w:r w:rsidDel="00000000" w:rsidR="00000000" w:rsidRPr="00000000">
        <w:rPr>
          <w:rFonts w:ascii="Arial" w:cs="Arial" w:eastAsia="Arial" w:hAnsi="Arial"/>
          <w:rtl w:val="0"/>
        </w:rPr>
        <w:t xml:space="preserve">The time duration</w:t>
      </w:r>
      <w:commentRangeEnd w:id="103"/>
      <w:r w:rsidDel="00000000" w:rsidR="00000000" w:rsidRPr="00000000">
        <w:commentReference w:id="103"/>
      </w:r>
      <w:r w:rsidDel="00000000" w:rsidR="00000000" w:rsidRPr="00000000">
        <w:rPr>
          <w:rFonts w:ascii="Arial" w:cs="Arial" w:eastAsia="Arial" w:hAnsi="Arial"/>
          <w:rtl w:val="0"/>
        </w:rPr>
        <w:t xml:space="preserve"> </w:t>
      </w:r>
      <w:sdt>
        <w:sdtPr>
          <w:tag w:val="goog_rdk_152"/>
        </w:sdtPr>
        <w:sdtContent>
          <w:commentRangeStart w:id="104"/>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04"/>
      <w:r w:rsidDel="00000000" w:rsidR="00000000" w:rsidRPr="00000000">
        <w:commentReference w:id="104"/>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A1">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A2">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53"/>
        </w:sdtPr>
        <w:sdtContent>
          <w:commentRangeStart w:id="105"/>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05"/>
      <w:r w:rsidDel="00000000" w:rsidR="00000000" w:rsidRPr="00000000">
        <w:commentReference w:id="105"/>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A3">
      <w:pPr>
        <w:spacing w:after="0" w:lineRule="auto"/>
        <w:ind w:left="-15" w:right="4" w:firstLine="0"/>
        <w:rPr>
          <w:rFonts w:ascii="Arial" w:cs="Arial" w:eastAsia="Arial" w:hAnsi="Arial"/>
        </w:rPr>
      </w:pPr>
      <w:sdt>
        <w:sdtPr>
          <w:tag w:val="goog_rdk_154"/>
        </w:sdtPr>
        <w:sdtContent>
          <w:commentRangeStart w:id="106"/>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14A4">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A5">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A6">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A7">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A8">
      <w:pPr>
        <w:pStyle w:val="Heading2"/>
        <w:keepLines w:val="1"/>
        <w:spacing w:after="64" w:before="0" w:line="259" w:lineRule="auto"/>
        <w:ind w:left="0" w:firstLine="0"/>
        <w:rPr>
          <w:rFonts w:ascii="Arial" w:cs="Arial" w:eastAsia="Arial" w:hAnsi="Arial"/>
        </w:rPr>
      </w:pPr>
      <w:bookmarkStart w:colFirst="0" w:colLast="0" w:name="_heading=h.3mj2wkv" w:id="251"/>
      <w:bookmarkEnd w:id="251"/>
      <w:r w:rsidDel="00000000" w:rsidR="00000000" w:rsidRPr="00000000">
        <w:rPr>
          <w:rFonts w:ascii="Arial" w:cs="Arial" w:eastAsia="Arial" w:hAnsi="Arial"/>
          <w:rtl w:val="0"/>
        </w:rPr>
        <w:t xml:space="preserve">4.15 Client states</w:t>
      </w:r>
    </w:p>
    <w:p w:rsidR="00000000" w:rsidDel="00000000" w:rsidP="00000000" w:rsidRDefault="00000000" w:rsidRPr="00000000" w14:paraId="000014A9">
      <w:pPr>
        <w:rPr>
          <w:rFonts w:ascii="Arial" w:cs="Arial" w:eastAsia="Arial" w:hAnsi="Arial"/>
        </w:rPr>
      </w:pPr>
      <w:sdt>
        <w:sdtPr>
          <w:tag w:val="goog_rdk_155"/>
        </w:sdtPr>
        <w:sdtContent>
          <w:commentRangeStart w:id="107"/>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07"/>
      <w:r w:rsidDel="00000000" w:rsidR="00000000" w:rsidRPr="00000000">
        <w:commentReference w:id="107"/>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AA">
      <w:pPr>
        <w:rPr>
          <w:rFonts w:ascii="Arial" w:cs="Arial" w:eastAsia="Arial" w:hAnsi="Arial"/>
        </w:rPr>
      </w:pPr>
      <w:r w:rsidDel="00000000" w:rsidR="00000000" w:rsidRPr="00000000">
        <w:rPr>
          <w:rtl w:val="0"/>
        </w:rPr>
      </w:r>
    </w:p>
    <w:tbl>
      <w:tblPr>
        <w:tblStyle w:val="Table4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AB">
            <w:pPr>
              <w:jc w:val="center"/>
              <w:rPr>
                <w:rFonts w:ascii="Arial" w:cs="Arial" w:eastAsia="Arial" w:hAnsi="Arial"/>
                <w:b w:val="1"/>
              </w:rPr>
            </w:pPr>
            <w:sdt>
              <w:sdtPr>
                <w:tag w:val="goog_rdk_156"/>
              </w:sdtPr>
              <w:sdtContent>
                <w:commentRangeStart w:id="108"/>
              </w:sdtContent>
            </w:sdt>
            <w:sdt>
              <w:sdtPr>
                <w:tag w:val="goog_rdk_157"/>
              </w:sdtPr>
              <w:sdtContent>
                <w:commentRangeStart w:id="109"/>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AC">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AD">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AE">
            <w:pPr>
              <w:rPr>
                <w:rFonts w:ascii="Arial" w:cs="Arial" w:eastAsia="Arial" w:hAnsi="Arial"/>
                <w:b w:val="1"/>
              </w:rPr>
            </w:pPr>
            <w:commentRangeEnd w:id="108"/>
            <w:r w:rsidDel="00000000" w:rsidR="00000000" w:rsidRPr="00000000">
              <w:commentReference w:id="108"/>
            </w:r>
            <w:commentRangeEnd w:id="109"/>
            <w:r w:rsidDel="00000000" w:rsidR="00000000" w:rsidRPr="00000000">
              <w:commentReference w:id="109"/>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AF">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B0">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B1">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B2">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58"/>
              </w:sdtPr>
              <w:sdtContent>
                <w:commentRangeStart w:id="110"/>
              </w:sdtContent>
            </w:sdt>
            <w:r w:rsidDel="00000000" w:rsidR="00000000" w:rsidRPr="00000000">
              <w:rPr>
                <w:rFonts w:ascii="Arial" w:cs="Arial" w:eastAsia="Arial" w:hAnsi="Arial"/>
                <w:rtl w:val="0"/>
              </w:rPr>
              <w:t xml:space="preserve">by way of supervised gateway timers</w:t>
            </w:r>
            <w:commentRangeEnd w:id="110"/>
            <w:r w:rsidDel="00000000" w:rsidR="00000000" w:rsidRPr="00000000">
              <w:commentReference w:id="110"/>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3">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B4">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5">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B6">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59"/>
              </w:sdtPr>
              <w:sdtContent>
                <w:commentRangeStart w:id="111"/>
              </w:sdtContent>
            </w:sdt>
            <w:r w:rsidDel="00000000" w:rsidR="00000000" w:rsidRPr="00000000">
              <w:rPr>
                <w:rFonts w:ascii="Arial" w:cs="Arial" w:eastAsia="Arial" w:hAnsi="Arial"/>
                <w:rtl w:val="0"/>
              </w:rPr>
              <w:t xml:space="preserve">way of supervised gateway timers</w:t>
            </w:r>
            <w:commentRangeEnd w:id="111"/>
            <w:r w:rsidDel="00000000" w:rsidR="00000000" w:rsidRPr="00000000">
              <w:commentReference w:id="111"/>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7">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B8">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B9">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BA">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B">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BC">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60"/>
              </w:sdtPr>
              <w:sdtContent>
                <w:commentRangeStart w:id="112"/>
              </w:sdtContent>
            </w:sdt>
            <w:sdt>
              <w:sdtPr>
                <w:tag w:val="goog_rdk_161"/>
              </w:sdtPr>
              <w:sdtContent>
                <w:commentRangeStart w:id="113"/>
              </w:sdtContent>
            </w:sdt>
            <w:sdt>
              <w:sdtPr>
                <w:tag w:val="goog_rdk_162"/>
              </w:sdtPr>
              <w:sdtContent>
                <w:commentRangeStart w:id="114"/>
              </w:sdtContent>
            </w:sdt>
            <w:sdt>
              <w:sdtPr>
                <w:tag w:val="goog_rdk_163"/>
              </w:sdtPr>
              <w:sdtContent>
                <w:commentRangeStart w:id="115"/>
              </w:sdtContent>
            </w:sdt>
            <w:r w:rsidDel="00000000" w:rsidR="00000000" w:rsidRPr="00000000">
              <w:rPr>
                <w:rFonts w:ascii="Arial" w:cs="Arial" w:eastAsia="Arial" w:hAnsi="Arial"/>
                <w:rtl w:val="0"/>
              </w:rPr>
              <w:t xml:space="preserve">by way of supervised gateway timers</w:t>
            </w:r>
            <w:commentRangeEnd w:id="112"/>
            <w:r w:rsidDel="00000000" w:rsidR="00000000" w:rsidRPr="00000000">
              <w:commentReference w:id="112"/>
            </w:r>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D">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BE">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BF">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C0">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C1">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C2">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C3">
      <w:pPr>
        <w:jc w:val="left"/>
        <w:rPr>
          <w:rFonts w:ascii="Arial" w:cs="Arial" w:eastAsia="Arial" w:hAnsi="Arial"/>
        </w:rPr>
      </w:pPr>
      <w:r w:rsidDel="00000000" w:rsidR="00000000" w:rsidRPr="00000000">
        <w:rPr>
          <w:rtl w:val="0"/>
        </w:rPr>
      </w:r>
    </w:p>
    <w:p w:rsidR="00000000" w:rsidDel="00000000" w:rsidP="00000000" w:rsidRDefault="00000000" w:rsidRPr="00000000" w14:paraId="000014C4">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7.png"/>
            <a:graphic>
              <a:graphicData uri="http://schemas.openxmlformats.org/drawingml/2006/picture">
                <pic:pic>
                  <pic:nvPicPr>
                    <pic:cNvPr id="0" name="image7.png"/>
                    <pic:cNvPicPr preferRelativeResize="0"/>
                  </pic:nvPicPr>
                  <pic:blipFill>
                    <a:blip r:embed="rId92"/>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C5">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64"/>
        </w:sdtPr>
        <w:sdtContent>
          <w:commentRangeStart w:id="116"/>
        </w:sdtContent>
      </w:sdt>
      <w:r w:rsidDel="00000000" w:rsidR="00000000" w:rsidRPr="00000000">
        <w:rPr>
          <w:rFonts w:ascii="Arial" w:cs="Arial" w:eastAsia="Arial" w:hAnsi="Arial"/>
          <w:rtl w:val="0"/>
        </w:rPr>
        <w:t xml:space="preserve">The Server View of the Client State</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14C6">
      <w:pPr>
        <w:pStyle w:val="Heading3"/>
        <w:ind w:left="0" w:firstLine="0"/>
        <w:rPr/>
      </w:pPr>
      <w:bookmarkStart w:colFirst="0" w:colLast="0" w:name="_heading=h.qfa0p4gzzbmu" w:id="252"/>
      <w:bookmarkEnd w:id="252"/>
      <w:r w:rsidDel="00000000" w:rsidR="00000000" w:rsidRPr="00000000">
        <w:rPr>
          <w:rtl w:val="0"/>
        </w:rPr>
        <w:t xml:space="preserve">4.15.1 Gateway timers</w:t>
      </w:r>
    </w:p>
    <w:p w:rsidR="00000000" w:rsidDel="00000000" w:rsidP="00000000" w:rsidRDefault="00000000" w:rsidRPr="00000000" w14:paraId="000014C7">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C8">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C9">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CA">
      <w:pPr>
        <w:pStyle w:val="Heading2"/>
        <w:keepLines w:val="1"/>
        <w:spacing w:after="64" w:before="0" w:line="259" w:lineRule="auto"/>
        <w:ind w:left="0" w:firstLine="0"/>
        <w:rPr>
          <w:rFonts w:ascii="Arial" w:cs="Arial" w:eastAsia="Arial" w:hAnsi="Arial"/>
        </w:rPr>
      </w:pPr>
      <w:bookmarkStart w:colFirst="0" w:colLast="0" w:name="_heading=h.gtnh0h" w:id="253"/>
      <w:bookmarkEnd w:id="253"/>
      <w:r w:rsidDel="00000000" w:rsidR="00000000" w:rsidRPr="00000000">
        <w:rPr>
          <w:rFonts w:ascii="Arial" w:cs="Arial" w:eastAsia="Arial" w:hAnsi="Arial"/>
          <w:rtl w:val="0"/>
        </w:rPr>
        <w:t xml:space="preserve">4.16 Clean start</w:t>
      </w:r>
    </w:p>
    <w:p w:rsidR="00000000" w:rsidDel="00000000" w:rsidP="00000000" w:rsidRDefault="00000000" w:rsidRPr="00000000" w14:paraId="000014CB">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CC">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CD">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CE">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CF">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D0">
      <w:pPr>
        <w:numPr>
          <w:ilvl w:val="0"/>
          <w:numId w:val="43"/>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D1">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D2">
      <w:pPr>
        <w:pStyle w:val="Heading2"/>
        <w:keepLines w:val="1"/>
        <w:spacing w:after="64" w:before="0" w:line="259" w:lineRule="auto"/>
        <w:ind w:left="0" w:firstLine="0"/>
        <w:rPr>
          <w:rFonts w:ascii="Arial" w:cs="Arial" w:eastAsia="Arial" w:hAnsi="Arial"/>
        </w:rPr>
      </w:pPr>
      <w:bookmarkStart w:colFirst="0" w:colLast="0" w:name="_heading=h.1fyl9w3" w:id="254"/>
      <w:bookmarkEnd w:id="254"/>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D3">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D4">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D5">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D6">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65"/>
        </w:sdtPr>
        <w:sdtContent>
          <w:commentRangeStart w:id="117"/>
        </w:sdtContent>
      </w:sdt>
      <w:sdt>
        <w:sdtPr>
          <w:tag w:val="goog_rdk_166"/>
        </w:sdtPr>
        <w:sdtContent>
          <w:commentRangeStart w:id="118"/>
        </w:sdtContent>
      </w:sdt>
      <w:sdt>
        <w:sdtPr>
          <w:tag w:val="goog_rdk_167"/>
        </w:sdtPr>
        <w:sdtContent>
          <w:commentRangeStart w:id="119"/>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17"/>
      <w:r w:rsidDel="00000000" w:rsidR="00000000" w:rsidRPr="00000000">
        <w:commentReference w:id="117"/>
      </w:r>
      <w:commentRangeEnd w:id="118"/>
      <w:r w:rsidDel="00000000" w:rsidR="00000000" w:rsidRPr="00000000">
        <w:commentReference w:id="118"/>
      </w:r>
      <w:commentRangeEnd w:id="119"/>
      <w:r w:rsidDel="00000000" w:rsidR="00000000" w:rsidRPr="00000000">
        <w:commentReference w:id="119"/>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D7">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D8">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D9">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DB">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DC">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DD">
      <w:pPr>
        <w:ind w:left="720" w:firstLine="0"/>
        <w:rPr>
          <w:rFonts w:ascii="Arial" w:cs="Arial" w:eastAsia="Arial" w:hAnsi="Arial"/>
        </w:rPr>
      </w:pPr>
      <w:sdt>
        <w:sdtPr>
          <w:tag w:val="goog_rdk_168"/>
        </w:sdtPr>
        <w:sdtContent>
          <w:commentRangeStart w:id="120"/>
        </w:sdtContent>
      </w:sdt>
      <w:sdt>
        <w:sdtPr>
          <w:tag w:val="goog_rdk_169"/>
        </w:sdtPr>
        <w:sdtContent>
          <w:commentRangeStart w:id="121"/>
        </w:sdtContent>
      </w:sdt>
      <w:sdt>
        <w:sdtPr>
          <w:tag w:val="goog_rdk_170"/>
        </w:sdtPr>
        <w:sdtContent>
          <w:commentRangeStart w:id="122"/>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20"/>
      <w:r w:rsidDel="00000000" w:rsidR="00000000" w:rsidRPr="00000000">
        <w:commentReference w:id="120"/>
      </w:r>
      <w:commentRangeEnd w:id="121"/>
      <w:r w:rsidDel="00000000" w:rsidR="00000000" w:rsidRPr="00000000">
        <w:commentReference w:id="121"/>
      </w:r>
      <w:commentRangeEnd w:id="122"/>
      <w:r w:rsidDel="00000000" w:rsidR="00000000" w:rsidRPr="00000000">
        <w:commentReference w:id="122"/>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DE">
      <w:pPr>
        <w:pStyle w:val="Heading2"/>
        <w:ind w:left="0" w:firstLine="0"/>
        <w:rPr>
          <w:rFonts w:ascii="Arial" w:cs="Arial" w:eastAsia="Arial" w:hAnsi="Arial"/>
        </w:rPr>
      </w:pPr>
      <w:bookmarkStart w:colFirst="0" w:colLast="0" w:name="_heading=h.3zy8sjw" w:id="255"/>
      <w:bookmarkEnd w:id="255"/>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4DF">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E0">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E1">
      <w:pPr>
        <w:pStyle w:val="Heading2"/>
        <w:keepLines w:val="1"/>
        <w:spacing w:after="64" w:before="0" w:line="259" w:lineRule="auto"/>
        <w:ind w:left="0" w:firstLine="0"/>
        <w:rPr>
          <w:rFonts w:ascii="Arial" w:cs="Arial" w:eastAsia="Arial" w:hAnsi="Arial"/>
        </w:rPr>
      </w:pPr>
      <w:bookmarkStart w:colFirst="0" w:colLast="0" w:name="_heading=h.2f3j2rp" w:id="256"/>
      <w:bookmarkEnd w:id="256"/>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4E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E3">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E4">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E5">
      <w:pPr>
        <w:pStyle w:val="Heading2"/>
        <w:keepLines w:val="1"/>
        <w:spacing w:after="64" w:before="0" w:line="259" w:lineRule="auto"/>
        <w:ind w:left="0" w:right="4" w:firstLine="0"/>
        <w:rPr>
          <w:rFonts w:ascii="Arial" w:cs="Arial" w:eastAsia="Arial" w:hAnsi="Arial"/>
        </w:rPr>
      </w:pPr>
      <w:bookmarkStart w:colFirst="0" w:colLast="0" w:name="_heading=h.u8tczi" w:id="257"/>
      <w:bookmarkEnd w:id="257"/>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4E6">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71"/>
        </w:sdtPr>
        <w:sdtContent>
          <w:commentRangeStart w:id="123"/>
        </w:sdtContent>
      </w:sdt>
      <w:r w:rsidDel="00000000" w:rsidR="00000000" w:rsidRPr="00000000">
        <w:rPr>
          <w:rFonts w:ascii="Arial" w:cs="Arial" w:eastAsia="Arial" w:hAnsi="Arial"/>
          <w:rtl w:val="0"/>
        </w:rPr>
        <w:t xml:space="preserve">name </w:t>
      </w:r>
      <w:commentRangeEnd w:id="123"/>
      <w:r w:rsidDel="00000000" w:rsidR="00000000" w:rsidRPr="00000000">
        <w:commentReference w:id="123"/>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72"/>
        </w:sdtPr>
        <w:sdtContent>
          <w:commentRangeStart w:id="124"/>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24"/>
      <w:r w:rsidDel="00000000" w:rsidR="00000000" w:rsidRPr="00000000">
        <w:commentReference w:id="124"/>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E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E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E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EA">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EB">
      <w:pPr>
        <w:pStyle w:val="Heading2"/>
        <w:keepLines w:val="1"/>
        <w:spacing w:after="64" w:before="0" w:line="259" w:lineRule="auto"/>
        <w:ind w:left="0" w:firstLine="0"/>
        <w:rPr>
          <w:rFonts w:ascii="Arial" w:cs="Arial" w:eastAsia="Arial" w:hAnsi="Arial"/>
        </w:rPr>
      </w:pPr>
      <w:bookmarkStart w:colFirst="0" w:colLast="0" w:name="_heading=h.3e8gvnb" w:id="258"/>
      <w:bookmarkEnd w:id="258"/>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4E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E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EE">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EF">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F0">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F1">
      <w:pPr>
        <w:rPr>
          <w:rFonts w:ascii="Arial" w:cs="Arial" w:eastAsia="Arial" w:hAnsi="Arial"/>
        </w:rPr>
      </w:pPr>
      <w:sdt>
        <w:sdtPr>
          <w:tag w:val="goog_rdk_173"/>
        </w:sdtPr>
        <w:sdtContent>
          <w:commentRangeStart w:id="125"/>
        </w:sdtContent>
      </w:sdt>
      <w:sdt>
        <w:sdtPr>
          <w:tag w:val="goog_rdk_174"/>
        </w:sdtPr>
        <w:sdtContent>
          <w:commentRangeStart w:id="126"/>
        </w:sdtContent>
      </w:sdt>
      <w:r w:rsidDel="00000000" w:rsidR="00000000" w:rsidRPr="00000000">
        <w:rPr>
          <w:rFonts w:ascii="Arial" w:cs="Arial" w:eastAsia="Arial" w:hAnsi="Arial"/>
          <w:rtl w:val="0"/>
        </w:rPr>
        <w:t xml:space="preserve">A Client or Gateway processes a single outbound QoS 1 or QoS 2 message at a time</w:t>
      </w:r>
      <w:commentRangeEnd w:id="125"/>
      <w:r w:rsidDel="00000000" w:rsidR="00000000" w:rsidRPr="00000000">
        <w:commentReference w:id="125"/>
      </w:r>
      <w:commentRangeEnd w:id="126"/>
      <w:r w:rsidDel="00000000" w:rsidR="00000000" w:rsidRPr="00000000">
        <w:commentReference w:id="126"/>
      </w:r>
      <w:r w:rsidDel="00000000" w:rsidR="00000000" w:rsidRPr="00000000">
        <w:rPr>
          <w:rFonts w:ascii="Arial" w:cs="Arial" w:eastAsia="Arial" w:hAnsi="Arial"/>
          <w:rtl w:val="0"/>
        </w:rPr>
        <w:t xml:space="preserve">.</w:t>
      </w:r>
    </w:p>
    <w:p w:rsidR="00000000" w:rsidDel="00000000" w:rsidP="00000000" w:rsidRDefault="00000000" w:rsidRPr="00000000" w14:paraId="000014F2">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F3">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4F4">
      <w:pPr>
        <w:pStyle w:val="Heading2"/>
        <w:keepLines w:val="1"/>
        <w:spacing w:after="64" w:before="0" w:line="259" w:lineRule="auto"/>
        <w:ind w:left="0" w:firstLine="0"/>
        <w:rPr>
          <w:rFonts w:ascii="Arial" w:cs="Arial" w:eastAsia="Arial" w:hAnsi="Arial"/>
        </w:rPr>
      </w:pPr>
      <w:bookmarkStart w:colFirst="0" w:colLast="0" w:name="_heading=h.1tdr5v4" w:id="259"/>
      <w:bookmarkEnd w:id="259"/>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4F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F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F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F8">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F9">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FA">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FB">
      <w:pPr>
        <w:pStyle w:val="Heading2"/>
        <w:keepLines w:val="1"/>
        <w:spacing w:after="64" w:before="0" w:line="259" w:lineRule="auto"/>
        <w:ind w:left="0" w:firstLine="0"/>
        <w:rPr>
          <w:rFonts w:ascii="Arial" w:cs="Arial" w:eastAsia="Arial" w:hAnsi="Arial"/>
        </w:rPr>
      </w:pPr>
      <w:bookmarkStart w:colFirst="0" w:colLast="0" w:name="_heading=h.4ddeoix" w:id="260"/>
      <w:bookmarkEnd w:id="260"/>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4F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F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75"/>
        </w:sdtPr>
        <w:sdtContent>
          <w:ins w:author="davide.lenzarini@u-blox.com" w:id="18" w:date="2024-03-20T08:48:04Z"/>
          <w:sdt>
            <w:sdtPr>
              <w:tag w:val="goog_rdk_176"/>
            </w:sdtPr>
            <w:sdtContent>
              <w:commentRangeStart w:id="127"/>
            </w:sdtContent>
          </w:sdt>
          <w:ins w:author="davide.lenzarini@u-blox.com" w:id="18" w:date="2024-03-20T08:48:04Z">
            <w:sdt>
              <w:sdtPr>
                <w:tag w:val="goog_rdk_177"/>
              </w:sdtPr>
              <w:sdtContent>
                <w:commentRangeStart w:id="128"/>
              </w:sdtContent>
            </w:sdt>
            <w:r w:rsidDel="00000000" w:rsidR="00000000" w:rsidRPr="00000000">
              <w:rPr>
                <w:rFonts w:ascii="Arial" w:cs="Arial" w:eastAsia="Arial" w:hAnsi="Arial"/>
                <w:rtl w:val="0"/>
              </w:rPr>
              <w:t xml:space="preserve">virtually </w:t>
            </w:r>
          </w:ins>
        </w:sdtContent>
      </w:sdt>
      <w:commentRangeEnd w:id="127"/>
      <w:r w:rsidDel="00000000" w:rsidR="00000000" w:rsidRPr="00000000">
        <w:commentReference w:id="127"/>
      </w:r>
      <w:commentRangeEnd w:id="128"/>
      <w:r w:rsidDel="00000000" w:rsidR="00000000" w:rsidRPr="00000000">
        <w:commentReference w:id="128"/>
      </w:r>
      <w:r w:rsidDel="00000000" w:rsidR="00000000" w:rsidRPr="00000000">
        <w:rPr>
          <w:rFonts w:ascii="Arial" w:cs="Arial" w:eastAsia="Arial" w:hAnsi="Arial"/>
          <w:rtl w:val="0"/>
        </w:rPr>
        <w:t xml:space="preserve">connected. </w:t>
      </w:r>
      <w:sdt>
        <w:sdtPr>
          <w:tag w:val="goog_rdk_178"/>
        </w:sdtPr>
        <w:sdtContent>
          <w:commentRangeStart w:id="129"/>
        </w:sdtContent>
      </w:sdt>
      <w:r w:rsidDel="00000000" w:rsidR="00000000" w:rsidRPr="00000000">
        <w:rPr>
          <w:rFonts w:ascii="Arial" w:cs="Arial" w:eastAsia="Arial" w:hAnsi="Arial"/>
          <w:rtl w:val="0"/>
        </w:rPr>
        <w:t xml:space="preserve">Otherwise, the received PINGREQ packet is ignored.</w:t>
      </w:r>
      <w:commentRangeEnd w:id="129"/>
      <w:r w:rsidDel="00000000" w:rsidR="00000000" w:rsidRPr="00000000">
        <w:commentReference w:id="129"/>
      </w:r>
      <w:r w:rsidDel="00000000" w:rsidR="00000000" w:rsidRPr="00000000">
        <w:rPr>
          <w:rtl w:val="0"/>
        </w:rPr>
      </w:r>
    </w:p>
    <w:p w:rsidR="00000000" w:rsidDel="00000000" w:rsidP="00000000" w:rsidRDefault="00000000" w:rsidRPr="00000000" w14:paraId="000014FE">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FF">
      <w:pPr>
        <w:pStyle w:val="Heading2"/>
        <w:keepLines w:val="1"/>
        <w:spacing w:after="64" w:before="0" w:line="259" w:lineRule="auto"/>
        <w:ind w:left="0" w:right="4" w:firstLine="0"/>
        <w:rPr>
          <w:rFonts w:ascii="Arial" w:cs="Arial" w:eastAsia="Arial" w:hAnsi="Arial"/>
        </w:rPr>
      </w:pPr>
      <w:bookmarkStart w:colFirst="0" w:colLast="0" w:name="_heading=h.2sioyqq" w:id="261"/>
      <w:bookmarkEnd w:id="261"/>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00">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01">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02">
      <w:pPr>
        <w:pStyle w:val="Heading2"/>
        <w:keepLines w:val="1"/>
        <w:spacing w:after="94" w:before="0" w:line="259" w:lineRule="auto"/>
        <w:ind w:left="0" w:firstLine="0"/>
        <w:rPr>
          <w:rFonts w:ascii="Arial" w:cs="Arial" w:eastAsia="Arial" w:hAnsi="Arial"/>
        </w:rPr>
      </w:pPr>
      <w:bookmarkStart w:colFirst="0" w:colLast="0" w:name="_heading=h.3rnmrmc" w:id="262"/>
      <w:bookmarkEnd w:id="262"/>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05">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06">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7">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08">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0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79"/>
        </w:sdtPr>
        <w:sdtContent>
          <w:commentRangeStart w:id="130"/>
        </w:sdtContent>
      </w:sdt>
      <w:r w:rsidDel="00000000" w:rsidR="00000000" w:rsidRPr="00000000">
        <w:rPr>
          <w:rFonts w:ascii="Arial" w:cs="Arial" w:eastAsia="Arial" w:hAnsi="Arial"/>
          <w:color w:val="000000"/>
          <w:rtl w:val="0"/>
        </w:rPr>
        <w:t xml:space="preserve">the gateway detects a timeout in the delivery,</w:t>
      </w:r>
      <w:commentRangeEnd w:id="130"/>
      <w:r w:rsidDel="00000000" w:rsidR="00000000" w:rsidRPr="00000000">
        <w:commentReference w:id="130"/>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0A">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0B">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80"/>
        </w:sdtPr>
        <w:sdtContent>
          <w:commentRangeStart w:id="131"/>
        </w:sdtContent>
      </w:sdt>
      <w:r w:rsidDel="00000000" w:rsidR="00000000" w:rsidRPr="00000000">
        <w:rPr>
          <w:rFonts w:ascii="Arial" w:cs="Arial" w:eastAsia="Arial" w:hAnsi="Arial"/>
          <w:rtl w:val="0"/>
        </w:rPr>
        <w:t xml:space="preserve">3.18</w:t>
      </w:r>
      <w:commentRangeEnd w:id="131"/>
      <w:r w:rsidDel="00000000" w:rsidR="00000000" w:rsidRPr="00000000">
        <w:commentReference w:id="131"/>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81"/>
        </w:sdtPr>
        <w:sdtContent>
          <w:r w:rsidDel="00000000" w:rsidR="00000000" w:rsidRPr="00000000">
            <w:rPr>
              <w:rFonts w:ascii="Arial" w:cs="Arial" w:eastAsia="Arial" w:hAnsi="Arial"/>
              <w:color w:val="000000"/>
              <w:vertAlign w:val="subscript"/>
              <w:rtl w:val="0"/>
              <w:rPrChange w:author="davide.lenzarini@u-blox.com" w:id="1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82"/>
        </w:sdtPr>
        <w:sdtContent>
          <w:commentRangeStart w:id="132"/>
        </w:sdtContent>
      </w:sdt>
      <w:r w:rsidDel="00000000" w:rsidR="00000000" w:rsidRPr="00000000">
        <w:rPr>
          <w:rFonts w:ascii="Arial" w:cs="Arial" w:eastAsia="Arial" w:hAnsi="Arial"/>
          <w:color w:val="000000"/>
          <w:rtl w:val="0"/>
        </w:rPr>
        <w:t xml:space="preserve">receives </w:t>
      </w:r>
      <w:commentRangeEnd w:id="132"/>
      <w:r w:rsidDel="00000000" w:rsidR="00000000" w:rsidRPr="00000000">
        <w:commentReference w:id="132"/>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83"/>
        </w:sdtPr>
        <w:sdtContent>
          <w:commentRangeStart w:id="133"/>
        </w:sdtContent>
      </w:sdt>
      <w:r w:rsidDel="00000000" w:rsidR="00000000" w:rsidRPr="00000000">
        <w:rPr>
          <w:rFonts w:ascii="Arial" w:cs="Arial" w:eastAsia="Arial" w:hAnsi="Arial"/>
          <w:color w:val="000000"/>
          <w:rtl w:val="0"/>
        </w:rPr>
        <w:t xml:space="preserve">PINGRESP</w:t>
      </w:r>
      <w:commentRangeEnd w:id="133"/>
      <w:r w:rsidDel="00000000" w:rsidR="00000000" w:rsidRPr="00000000">
        <w:commentReference w:id="133"/>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84"/>
        </w:sdtPr>
        <w:sdtContent>
          <w:r w:rsidDel="00000000" w:rsidR="00000000" w:rsidRPr="00000000">
            <w:rPr>
              <w:rFonts w:ascii="Arial" w:cs="Arial" w:eastAsia="Arial" w:hAnsi="Arial"/>
              <w:color w:val="000000"/>
              <w:vertAlign w:val="subscript"/>
              <w:rtl w:val="0"/>
              <w:rPrChange w:author="davide.lenzarini@u-blox.com" w:id="2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85"/>
        </w:sdtPr>
        <w:sdtContent>
          <w:r w:rsidDel="00000000" w:rsidR="00000000" w:rsidRPr="00000000">
            <w:rPr>
              <w:rFonts w:ascii="Arial" w:cs="Arial" w:eastAsia="Arial" w:hAnsi="Arial"/>
              <w:color w:val="000000"/>
              <w:vertAlign w:val="subscript"/>
              <w:rtl w:val="0"/>
              <w:rPrChange w:author="davide.lenzarini@u-blox.com" w:id="2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C">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86"/>
        </w:sdtPr>
        <w:sdtContent>
          <w:commentRangeStart w:id="134"/>
        </w:sdtContent>
      </w:sdt>
      <w:sdt>
        <w:sdtPr>
          <w:tag w:val="goog_rdk_187"/>
        </w:sdtPr>
        <w:sdtContent>
          <w:commentRangeStart w:id="135"/>
        </w:sdtContent>
      </w:sdt>
      <w:sdt>
        <w:sdtPr>
          <w:tag w:val="goog_rdk_188"/>
        </w:sdtPr>
        <w:sdtContent>
          <w:commentRangeStart w:id="136"/>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4"/>
      <w:r w:rsidDel="00000000" w:rsidR="00000000" w:rsidRPr="00000000">
        <w:commentReference w:id="134"/>
      </w:r>
      <w:commentRangeEnd w:id="135"/>
      <w:r w:rsidDel="00000000" w:rsidR="00000000" w:rsidRPr="00000000">
        <w:commentReference w:id="135"/>
      </w:r>
      <w:commentRangeEnd w:id="136"/>
      <w:r w:rsidDel="00000000" w:rsidR="00000000" w:rsidRPr="00000000">
        <w:commentReference w:id="136"/>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D">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0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0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89"/>
        </w:sdtPr>
        <w:sdtContent>
          <w:commentRangeStart w:id="137"/>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7"/>
      <w:r w:rsidDel="00000000" w:rsidR="00000000" w:rsidRPr="00000000">
        <w:commentReference w:id="137"/>
      </w:r>
      <w:r w:rsidDel="00000000" w:rsidR="00000000" w:rsidRPr="00000000">
        <w:rPr>
          <w:rFonts w:ascii="Arial" w:cs="Arial" w:eastAsia="Arial" w:hAnsi="Arial"/>
          <w:color w:val="000000"/>
          <w:highlight w:val="yellow"/>
          <w:rtl w:val="0"/>
        </w:rPr>
        <w:t xml:space="preserve">.</w:t>
      </w:r>
      <w:sdt>
        <w:sdtPr>
          <w:tag w:val="goog_rdk_190"/>
        </w:sdtPr>
        <w:sdtContent>
          <w:commentRangeStart w:id="138"/>
        </w:sdtContent>
      </w:sdt>
      <w:r w:rsidDel="00000000" w:rsidR="00000000" w:rsidRPr="00000000">
        <w:rPr>
          <w:rFonts w:ascii="Arial" w:cs="Arial" w:eastAsia="Arial" w:hAnsi="Arial"/>
          <w:color w:val="000000"/>
          <w:highlight w:val="yellow"/>
          <w:rtl w:val="0"/>
        </w:rPr>
        <w:t xml:space="preserve"> </w:t>
      </w:r>
      <w:sdt>
        <w:sdtPr>
          <w:tag w:val="goog_rdk_191"/>
        </w:sdtPr>
        <w:sdtContent>
          <w:commentRangeStart w:id="139"/>
        </w:sdtContent>
      </w:sdt>
      <w:sdt>
        <w:sdtPr>
          <w:tag w:val="goog_rdk_192"/>
        </w:sdtPr>
        <w:sdtContent>
          <w:commentRangeStart w:id="140"/>
        </w:sdtContent>
      </w:sdt>
      <w:sdt>
        <w:sdtPr>
          <w:tag w:val="goog_rdk_193"/>
        </w:sdtPr>
        <w:sdtContent>
          <w:commentRangeStart w:id="141"/>
        </w:sdtContent>
      </w:sdt>
      <w:sdt>
        <w:sdtPr>
          <w:tag w:val="goog_rdk_194"/>
        </w:sdtPr>
        <w:sdtContent>
          <w:commentRangeStart w:id="142"/>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39"/>
      <w:r w:rsidDel="00000000" w:rsidR="00000000" w:rsidRPr="00000000">
        <w:commentReference w:id="139"/>
      </w:r>
      <w:commentRangeEnd w:id="140"/>
      <w:r w:rsidDel="00000000" w:rsidR="00000000" w:rsidRPr="00000000">
        <w:commentReference w:id="140"/>
      </w:r>
      <w:commentRangeEnd w:id="141"/>
      <w:r w:rsidDel="00000000" w:rsidR="00000000" w:rsidRPr="00000000">
        <w:commentReference w:id="141"/>
      </w:r>
      <w:commentRangeEnd w:id="142"/>
      <w:r w:rsidDel="00000000" w:rsidR="00000000" w:rsidRPr="00000000">
        <w:commentReference w:id="142"/>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510">
      <w:pPr>
        <w:rPr>
          <w:rFonts w:ascii="Arial" w:cs="Arial" w:eastAsia="Arial" w:hAnsi="Arial"/>
          <w:color w:val="000000"/>
        </w:rPr>
      </w:pPr>
      <w:r w:rsidDel="00000000" w:rsidR="00000000" w:rsidRPr="00000000">
        <w:rPr>
          <w:rtl w:val="0"/>
        </w:rPr>
      </w:r>
    </w:p>
    <w:p w:rsidR="00000000" w:rsidDel="00000000" w:rsidP="00000000" w:rsidRDefault="00000000" w:rsidRPr="00000000" w14:paraId="00001511">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12">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13">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8.png"/>
            <a:graphic>
              <a:graphicData uri="http://schemas.openxmlformats.org/drawingml/2006/picture">
                <pic:pic>
                  <pic:nvPicPr>
                    <pic:cNvPr id="0" name="image8.png"/>
                    <pic:cNvPicPr preferRelativeResize="0"/>
                  </pic:nvPicPr>
                  <pic:blipFill>
                    <a:blip r:embed="rId93"/>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14">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95"/>
        </w:sdtPr>
        <w:sdtContent>
          <w:commentRangeStart w:id="143"/>
        </w:sdtContent>
      </w:sdt>
      <w:r w:rsidDel="00000000" w:rsidR="00000000" w:rsidRPr="00000000">
        <w:rPr>
          <w:rFonts w:ascii="Arial" w:cs="Arial" w:eastAsia="Arial" w:hAnsi="Arial"/>
          <w:rtl w:val="0"/>
        </w:rPr>
        <w:t xml:space="preserve">Awake ping packet flush</w:t>
      </w:r>
      <w:commentRangeEnd w:id="143"/>
      <w:r w:rsidDel="00000000" w:rsidR="00000000" w:rsidRPr="00000000">
        <w:commentReference w:id="143"/>
      </w:r>
      <w:r w:rsidDel="00000000" w:rsidR="00000000" w:rsidRPr="00000000">
        <w:rPr>
          <w:rtl w:val="0"/>
        </w:rPr>
      </w:r>
    </w:p>
    <w:p w:rsidR="00000000" w:rsidDel="00000000" w:rsidP="00000000" w:rsidRDefault="00000000" w:rsidRPr="00000000" w14:paraId="00001515">
      <w:pPr>
        <w:pStyle w:val="Heading2"/>
        <w:ind w:left="0" w:firstLine="0"/>
        <w:rPr>
          <w:rFonts w:ascii="Arial" w:cs="Arial" w:eastAsia="Arial" w:hAnsi="Arial"/>
        </w:rPr>
      </w:pPr>
      <w:bookmarkStart w:colFirst="0" w:colLast="0" w:name="_heading=h.ly7c1y" w:id="263"/>
      <w:bookmarkEnd w:id="263"/>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16">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Payload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17">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1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19">
      <w:pPr>
        <w:numPr>
          <w:ilvl w:val="0"/>
          <w:numId w:val="2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1A">
      <w:pPr>
        <w:numPr>
          <w:ilvl w:val="0"/>
          <w:numId w:val="26"/>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1B">
      <w:pPr>
        <w:numPr>
          <w:ilvl w:val="0"/>
          <w:numId w:val="26"/>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1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1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1F">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20">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21">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22">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23">
      <w:pPr>
        <w:pStyle w:val="Heading2"/>
        <w:ind w:left="0" w:firstLine="0"/>
        <w:rPr>
          <w:rFonts w:ascii="Arial" w:cs="Arial" w:eastAsia="Arial" w:hAnsi="Arial"/>
        </w:rPr>
      </w:pPr>
      <w:bookmarkStart w:colFirst="0" w:colLast="0" w:name="_heading=h.mo7ahow0t2fa" w:id="264"/>
      <w:bookmarkEnd w:id="264"/>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24">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25">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26">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27">
      <w:pPr>
        <w:pStyle w:val="Heading1"/>
        <w:ind w:left="0" w:firstLine="0"/>
        <w:rPr>
          <w:rFonts w:ascii="Arial" w:cs="Arial" w:eastAsia="Arial" w:hAnsi="Arial"/>
        </w:rPr>
      </w:pPr>
      <w:bookmarkStart w:colFirst="0" w:colLast="0" w:name="_heading=h.ao41zqqg0txn" w:id="265"/>
      <w:bookmarkEnd w:id="265"/>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28">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29">
      <w:pPr>
        <w:numPr>
          <w:ilvl w:val="0"/>
          <w:numId w:val="33"/>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2A">
      <w:pPr>
        <w:numPr>
          <w:ilvl w:val="1"/>
          <w:numId w:val="33"/>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2B">
      <w:pPr>
        <w:numPr>
          <w:ilvl w:val="1"/>
          <w:numId w:val="33"/>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2C">
      <w:pPr>
        <w:numPr>
          <w:ilvl w:val="1"/>
          <w:numId w:val="33"/>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2D">
      <w:pPr>
        <w:numPr>
          <w:ilvl w:val="1"/>
          <w:numId w:val="33"/>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2E">
      <w:pPr>
        <w:pStyle w:val="Heading2"/>
        <w:ind w:left="0" w:firstLine="0"/>
        <w:rPr/>
      </w:pPr>
      <w:bookmarkStart w:colFirst="0" w:colLast="0" w:name="_heading=h.l3biudxg4em6" w:id="266"/>
      <w:bookmarkEnd w:id="266"/>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2F">
      <w:pPr>
        <w:pStyle w:val="Heading1"/>
        <w:ind w:left="0" w:firstLine="0"/>
        <w:rPr>
          <w:rFonts w:ascii="Arial" w:cs="Arial" w:eastAsia="Arial" w:hAnsi="Arial"/>
        </w:rPr>
      </w:pPr>
      <w:bookmarkStart w:colFirst="0" w:colLast="0" w:name="_heading=h.2k82xt6" w:id="267"/>
      <w:bookmarkEnd w:id="267"/>
      <w:r w:rsidDel="00000000" w:rsidR="00000000" w:rsidRPr="00000000">
        <w:rPr>
          <w:rFonts w:ascii="Arial" w:cs="Arial" w:eastAsia="Arial" w:hAnsi="Arial"/>
          <w:rtl w:val="0"/>
        </w:rPr>
        <w:t xml:space="preserve">6 Conformance</w:t>
      </w:r>
    </w:p>
    <w:p w:rsidR="00000000" w:rsidDel="00000000" w:rsidP="00000000" w:rsidRDefault="00000000" w:rsidRPr="00000000" w14:paraId="00001530">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4">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31">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95">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2">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96">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3">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34">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68"/>
      <w:bookmarkEnd w:id="268"/>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35">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36">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38">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3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3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3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0">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4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4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4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5">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4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4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4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4A">
      <w:pPr>
        <w:spacing w:after="40" w:before="40" w:lineRule="auto"/>
        <w:rPr>
          <w:rFonts w:ascii="Arial" w:cs="Arial" w:eastAsia="Arial" w:hAnsi="Arial"/>
          <w:highlight w:val="yellow"/>
        </w:rPr>
      </w:pPr>
      <w:hyperlink r:id="rId97">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8">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4D">
      <w:pPr>
        <w:spacing w:after="40" w:before="40" w:lineRule="auto"/>
        <w:rPr>
          <w:rFonts w:ascii="Arial" w:cs="Arial" w:eastAsia="Arial" w:hAnsi="Arial"/>
          <w:highlight w:val="yellow"/>
        </w:rPr>
      </w:pPr>
      <w:hyperlink r:id="rId99">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4F">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0">
      <w:pPr>
        <w:pStyle w:val="Heading2"/>
        <w:spacing w:after="120" w:before="240" w:lineRule="auto"/>
        <w:ind w:left="0" w:firstLine="0"/>
        <w:rPr/>
      </w:pPr>
      <w:bookmarkStart w:colFirst="0" w:colLast="0" w:name="_heading=h.2pjpzxrro3v8" w:id="269"/>
      <w:bookmarkEnd w:id="269"/>
      <w:r w:rsidDel="00000000" w:rsidR="00000000" w:rsidRPr="00000000">
        <w:rPr>
          <w:rtl w:val="0"/>
        </w:rPr>
        <w:t xml:space="preserve">A.1 Normative References</w:t>
      </w:r>
    </w:p>
    <w:p w:rsidR="00000000" w:rsidDel="00000000" w:rsidP="00000000" w:rsidRDefault="00000000" w:rsidRPr="00000000" w14:paraId="00001551">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5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54">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0">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56">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1">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5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5A">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5B">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5C">
      <w:pPr>
        <w:rPr>
          <w:rFonts w:ascii="Arial" w:cs="Arial" w:eastAsia="Arial" w:hAnsi="Arial"/>
          <w:color w:val="0000ee"/>
        </w:rPr>
      </w:pPr>
      <w:hyperlink r:id="rId102">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5D">
      <w:pPr>
        <w:rPr>
          <w:rFonts w:ascii="Arial" w:cs="Arial" w:eastAsia="Arial" w:hAnsi="Arial"/>
        </w:rPr>
      </w:pPr>
      <w:r w:rsidDel="00000000" w:rsidR="00000000" w:rsidRPr="00000000">
        <w:rPr>
          <w:rtl w:val="0"/>
        </w:rPr>
      </w:r>
    </w:p>
    <w:bookmarkStart w:colFirst="0" w:colLast="0" w:name="bookmark=kix.32y02sm2iqny" w:id="270"/>
    <w:bookmarkEnd w:id="270"/>
    <w:p w:rsidR="00000000" w:rsidDel="00000000" w:rsidP="00000000" w:rsidRDefault="00000000" w:rsidRPr="00000000" w14:paraId="0000155E">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5F">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60">
      <w:pPr>
        <w:rPr>
          <w:rFonts w:ascii="Arial" w:cs="Arial" w:eastAsia="Arial" w:hAnsi="Arial"/>
        </w:rPr>
      </w:pPr>
      <w:hyperlink r:id="rId103">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61">
      <w:pPr>
        <w:rPr>
          <w:rFonts w:ascii="Arial" w:cs="Arial" w:eastAsia="Arial" w:hAnsi="Arial"/>
        </w:rPr>
      </w:pPr>
      <w:r w:rsidDel="00000000" w:rsidR="00000000" w:rsidRPr="00000000">
        <w:rPr>
          <w:rtl w:val="0"/>
        </w:rPr>
      </w:r>
    </w:p>
    <w:bookmarkStart w:colFirst="0" w:colLast="0" w:name="bookmark=kix.51xi25h5vzte" w:id="271"/>
    <w:bookmarkEnd w:id="271"/>
    <w:p w:rsidR="00000000" w:rsidDel="00000000" w:rsidP="00000000" w:rsidRDefault="00000000" w:rsidRPr="00000000" w14:paraId="00001562">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63">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64">
      <w:pPr>
        <w:rPr>
          <w:rFonts w:ascii="Arial" w:cs="Arial" w:eastAsia="Arial" w:hAnsi="Arial"/>
        </w:rPr>
      </w:pPr>
      <w:hyperlink r:id="rId104">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65">
      <w:pPr>
        <w:rPr>
          <w:rFonts w:ascii="Arial" w:cs="Arial" w:eastAsia="Arial" w:hAnsi="Arial"/>
        </w:rPr>
      </w:pPr>
      <w:r w:rsidDel="00000000" w:rsidR="00000000" w:rsidRPr="00000000">
        <w:rPr>
          <w:rtl w:val="0"/>
        </w:rPr>
      </w:r>
    </w:p>
    <w:bookmarkStart w:colFirst="0" w:colLast="0" w:name="bookmark=kix.sm86r7ecajs3" w:id="272"/>
    <w:bookmarkEnd w:id="272"/>
    <w:p w:rsidR="00000000" w:rsidDel="00000000" w:rsidP="00000000" w:rsidRDefault="00000000" w:rsidRPr="00000000" w14:paraId="00001566">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67">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68">
      <w:pPr>
        <w:rPr>
          <w:rFonts w:ascii="Arial" w:cs="Arial" w:eastAsia="Arial" w:hAnsi="Arial"/>
          <w:highlight w:val="yellow"/>
        </w:rPr>
      </w:pPr>
      <w:hyperlink r:id="rId105">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9">
      <w:pPr>
        <w:pStyle w:val="Heading2"/>
        <w:spacing w:after="120" w:before="240" w:lineRule="auto"/>
        <w:ind w:left="0" w:firstLine="0"/>
        <w:rPr/>
      </w:pPr>
      <w:bookmarkStart w:colFirst="0" w:colLast="0" w:name="_heading=h.wmz8ensz9jqs" w:id="273"/>
      <w:bookmarkEnd w:id="273"/>
      <w:r w:rsidDel="00000000" w:rsidR="00000000" w:rsidRPr="00000000">
        <w:rPr>
          <w:rtl w:val="0"/>
        </w:rPr>
        <w:t xml:space="preserve">A.2 Informative References</w:t>
      </w:r>
    </w:p>
    <w:p w:rsidR="00000000" w:rsidDel="00000000" w:rsidP="00000000" w:rsidRDefault="00000000" w:rsidRPr="00000000" w14:paraId="0000156A">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6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6D">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06">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6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70">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71">
      <w:pPr>
        <w:pStyle w:val="Heading1"/>
        <w:ind w:left="0" w:firstLine="0"/>
        <w:rPr/>
      </w:pPr>
      <w:bookmarkStart w:colFirst="0" w:colLast="0" w:name="_heading=h.twhu880t27o" w:id="274"/>
      <w:bookmarkEnd w:id="274"/>
      <w:sdt>
        <w:sdtPr>
          <w:tag w:val="goog_rdk_196"/>
        </w:sdtPr>
        <w:sdtContent>
          <w:commentRangeStart w:id="144"/>
        </w:sdtContent>
      </w:sdt>
      <w:r w:rsidDel="00000000" w:rsidR="00000000" w:rsidRPr="00000000">
        <w:rPr>
          <w:rtl w:val="0"/>
        </w:rPr>
        <w:t xml:space="preserve">Appendix B. Backwards Compatibility</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pStyle w:val="Heading3"/>
        <w:keepLines w:val="1"/>
        <w:spacing w:after="77" w:before="0" w:line="259" w:lineRule="auto"/>
        <w:ind w:left="0" w:firstLine="0"/>
        <w:rPr/>
      </w:pPr>
      <w:bookmarkStart w:colFirst="0" w:colLast="0" w:name="_heading=h.1qoc8b1" w:id="275"/>
      <w:bookmarkEnd w:id="275"/>
      <w:r w:rsidDel="00000000" w:rsidR="00000000" w:rsidRPr="00000000">
        <w:rPr>
          <w:rtl w:val="0"/>
        </w:rPr>
        <w:t xml:space="preserve">B.1 PUBLISH QoS -1 (Packet from MQTT-SN 1.2)</w:t>
      </w:r>
    </w:p>
    <w:p w:rsidR="00000000" w:rsidDel="00000000" w:rsidP="00000000" w:rsidRDefault="00000000" w:rsidRPr="00000000" w14:paraId="00001574">
      <w:pPr>
        <w:rPr>
          <w:rFonts w:ascii="Arial" w:cs="Arial" w:eastAsia="Arial" w:hAnsi="Arial"/>
        </w:rPr>
      </w:pP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7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7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7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7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7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7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7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8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8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83">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8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91">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92">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9F">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A0">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AE">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AF">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B1">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B2">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B4">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B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B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B9">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BA">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B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B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C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C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C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C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CD">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D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DB">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E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E9">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F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F7">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04">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05">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12">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13">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14">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15">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16">
      <w:pPr>
        <w:pStyle w:val="Heading4"/>
        <w:ind w:left="0" w:right="4" w:firstLine="0"/>
        <w:rPr>
          <w:rFonts w:ascii="Arial" w:cs="Arial" w:eastAsia="Arial" w:hAnsi="Arial"/>
        </w:rPr>
      </w:pPr>
      <w:bookmarkStart w:colFirst="0" w:colLast="0" w:name="_heading=h.4anzqyu" w:id="276"/>
      <w:bookmarkEnd w:id="276"/>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1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44"/>
      <w:r w:rsidDel="00000000" w:rsidR="00000000" w:rsidRPr="00000000">
        <w:commentReference w:id="144"/>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197"/>
        </w:sdtPr>
        <w:sdtContent>
          <w:commentRangeStart w:id="145"/>
        </w:sdtContent>
      </w:sdt>
      <w:r w:rsidDel="00000000" w:rsidR="00000000" w:rsidRPr="00000000">
        <w:rPr>
          <w:rtl w:val="0"/>
        </w:rPr>
      </w:r>
    </w:p>
    <w:p w:rsidR="00000000" w:rsidDel="00000000" w:rsidP="00000000" w:rsidRDefault="00000000" w:rsidRPr="00000000" w14:paraId="00001618">
      <w:pPr>
        <w:pStyle w:val="Heading4"/>
        <w:ind w:left="0" w:right="4" w:firstLine="0"/>
        <w:rPr>
          <w:rFonts w:ascii="Arial" w:cs="Arial" w:eastAsia="Arial" w:hAnsi="Arial"/>
        </w:rPr>
      </w:pPr>
      <w:bookmarkStart w:colFirst="0" w:colLast="0" w:name="_heading=h.14ykbeg" w:id="277"/>
      <w:bookmarkEnd w:id="277"/>
      <w:r w:rsidDel="00000000" w:rsidR="00000000" w:rsidRPr="00000000">
        <w:rPr>
          <w:rFonts w:ascii="Arial" w:cs="Arial" w:eastAsia="Arial" w:hAnsi="Arial"/>
          <w:rtl w:val="0"/>
        </w:rPr>
        <w:t xml:space="preserve">B.1.2 PUBLISH Flags</w:t>
      </w:r>
    </w:p>
    <w:p w:rsidR="00000000" w:rsidDel="00000000" w:rsidP="00000000" w:rsidRDefault="00000000" w:rsidRPr="00000000" w14:paraId="00001619">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1A">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1B">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1C">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1D">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1E">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1F">
      <w:pPr>
        <w:pStyle w:val="Heading4"/>
        <w:ind w:left="0" w:right="4" w:firstLine="0"/>
        <w:rPr>
          <w:rFonts w:ascii="Arial" w:cs="Arial" w:eastAsia="Arial" w:hAnsi="Arial"/>
        </w:rPr>
      </w:pPr>
      <w:bookmarkStart w:colFirst="0" w:colLast="0" w:name="_heading=h.3oy7u29" w:id="278"/>
      <w:bookmarkEnd w:id="278"/>
      <w:r w:rsidDel="00000000" w:rsidR="00000000" w:rsidRPr="00000000">
        <w:rPr>
          <w:rFonts w:ascii="Arial" w:cs="Arial" w:eastAsia="Arial" w:hAnsi="Arial"/>
          <w:rtl w:val="0"/>
        </w:rPr>
        <w:t xml:space="preserve">B.1.3 Topic Id</w:t>
      </w:r>
    </w:p>
    <w:p w:rsidR="00000000" w:rsidDel="00000000" w:rsidP="00000000" w:rsidRDefault="00000000" w:rsidRPr="00000000" w14:paraId="00001620">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21">
      <w:pPr>
        <w:pStyle w:val="Heading4"/>
        <w:ind w:left="0" w:right="4" w:firstLine="0"/>
        <w:rPr>
          <w:rFonts w:ascii="Arial" w:cs="Arial" w:eastAsia="Arial" w:hAnsi="Arial"/>
        </w:rPr>
      </w:pPr>
      <w:bookmarkStart w:colFirst="0" w:colLast="0" w:name="_heading=h.243i4a2" w:id="279"/>
      <w:bookmarkEnd w:id="279"/>
      <w:r w:rsidDel="00000000" w:rsidR="00000000" w:rsidRPr="00000000">
        <w:rPr>
          <w:rFonts w:ascii="Arial" w:cs="Arial" w:eastAsia="Arial" w:hAnsi="Arial"/>
          <w:rtl w:val="0"/>
        </w:rPr>
        <w:t xml:space="preserve">B.1.4 Data</w:t>
      </w:r>
    </w:p>
    <w:p w:rsidR="00000000" w:rsidDel="00000000" w:rsidP="00000000" w:rsidRDefault="00000000" w:rsidRPr="00000000" w14:paraId="00001622">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1623">
      <w:pPr>
        <w:pStyle w:val="Heading1"/>
        <w:spacing w:after="360" w:before="360" w:lineRule="auto"/>
        <w:ind w:left="0" w:firstLine="0"/>
        <w:rPr/>
      </w:pPr>
      <w:bookmarkStart w:colFirst="0" w:colLast="0" w:name="_heading=h.55r6c0xsdoov" w:id="280"/>
      <w:bookmarkEnd w:id="280"/>
      <w:r w:rsidDel="00000000" w:rsidR="00000000" w:rsidRPr="00000000">
        <w:rPr>
          <w:rtl w:val="0"/>
        </w:rPr>
        <w:t xml:space="preserve">Appendix C. Security and Privacy Considerations</w:t>
      </w:r>
    </w:p>
    <w:p w:rsidR="00000000" w:rsidDel="00000000" w:rsidP="00000000" w:rsidRDefault="00000000" w:rsidRPr="00000000" w14:paraId="00001624">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29">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2A">
      <w:pPr>
        <w:rPr>
          <w:rFonts w:ascii="Arial" w:cs="Arial" w:eastAsia="Arial" w:hAnsi="Arial"/>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2C">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2D">
      <w:pPr>
        <w:keepNext w:val="1"/>
        <w:spacing w:after="120" w:before="240" w:lineRule="auto"/>
        <w:ind w:left="144.00000000000006" w:hanging="15"/>
        <w:rPr>
          <w:rFonts w:ascii="Arial" w:cs="Arial" w:eastAsia="Arial" w:hAnsi="Arial"/>
          <w:b w:val="1"/>
          <w:color w:val="446caa"/>
        </w:rPr>
      </w:pPr>
      <w:bookmarkStart w:colFirst="0" w:colLast="0" w:name="_heading=h.452snld" w:id="281"/>
      <w:bookmarkEnd w:id="281"/>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2E">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2F">
      <w:pPr>
        <w:rPr>
          <w:rFonts w:ascii="Arial" w:cs="Arial" w:eastAsia="Arial" w:hAnsi="Arial"/>
        </w:rPr>
      </w:pPr>
      <w:r w:rsidDel="00000000" w:rsidR="00000000" w:rsidRPr="00000000">
        <w:rPr>
          <w:rtl w:val="0"/>
        </w:rPr>
      </w:r>
    </w:p>
    <w:p w:rsidR="00000000" w:rsidDel="00000000" w:rsidP="00000000" w:rsidRDefault="00000000" w:rsidRPr="00000000" w14:paraId="000016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35">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3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37">
      <w:pPr>
        <w:pStyle w:val="Heading1"/>
        <w:spacing w:after="360" w:before="360" w:lineRule="auto"/>
        <w:ind w:left="0" w:firstLine="0"/>
        <w:rPr/>
      </w:pPr>
      <w:bookmarkStart w:colFirst="0" w:colLast="0" w:name="_heading=h.bc8w7ov5oli4" w:id="282"/>
      <w:bookmarkEnd w:id="282"/>
      <w:r w:rsidDel="00000000" w:rsidR="00000000" w:rsidRPr="00000000">
        <w:rPr>
          <w:rtl w:val="0"/>
        </w:rPr>
        <w:t xml:space="preserve">Appendix D. Acknowledgments</w:t>
      </w:r>
    </w:p>
    <w:p w:rsidR="00000000" w:rsidDel="00000000" w:rsidP="00000000" w:rsidRDefault="00000000" w:rsidRPr="00000000" w14:paraId="00001638">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3C">
      <w:pPr>
        <w:pStyle w:val="Heading2"/>
        <w:spacing w:after="120" w:before="240" w:lineRule="auto"/>
        <w:ind w:left="0" w:firstLine="0"/>
        <w:rPr/>
      </w:pPr>
      <w:bookmarkStart w:colFirst="0" w:colLast="0" w:name="_heading=h.glow6i83isd5" w:id="283"/>
      <w:bookmarkEnd w:id="283"/>
      <w:r w:rsidDel="00000000" w:rsidR="00000000" w:rsidRPr="00000000">
        <w:rPr>
          <w:rtl w:val="0"/>
        </w:rPr>
        <w:t xml:space="preserve">D.1 Special Thanks</w:t>
      </w:r>
    </w:p>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3E">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40">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2">
      <w:pPr>
        <w:pStyle w:val="Heading2"/>
        <w:spacing w:after="120" w:before="240" w:lineRule="auto"/>
        <w:ind w:left="0" w:firstLine="0"/>
        <w:rPr/>
      </w:pPr>
      <w:bookmarkStart w:colFirst="0" w:colLast="0" w:name="_heading=h.tdeowwajj1wf" w:id="284"/>
      <w:bookmarkEnd w:id="284"/>
      <w:r w:rsidDel="00000000" w:rsidR="00000000" w:rsidRPr="00000000">
        <w:rPr>
          <w:rtl w:val="0"/>
        </w:rPr>
        <w:t xml:space="preserve">D.2 Participants</w:t>
      </w:r>
    </w:p>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44">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4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6">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48">
      <w:pPr>
        <w:pStyle w:val="Heading1"/>
        <w:spacing w:after="360" w:before="360" w:lineRule="auto"/>
        <w:ind w:left="0" w:firstLine="0"/>
        <w:rPr>
          <w:rFonts w:ascii="Arial" w:cs="Arial" w:eastAsia="Arial" w:hAnsi="Arial"/>
          <w:highlight w:val="yellow"/>
        </w:rPr>
      </w:pPr>
      <w:bookmarkStart w:colFirst="0" w:colLast="0" w:name="_heading=h.ewpzaw2f211a" w:id="285"/>
      <w:bookmarkEnd w:id="285"/>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7"/>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C">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C1">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C2">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C6">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9">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D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D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E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E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E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E7">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6"/>
      <w:bookmarkEnd w:id="286"/>
      <w:r w:rsidDel="00000000" w:rsidR="00000000" w:rsidRPr="00000000">
        <w:rPr>
          <w:rtl w:val="0"/>
        </w:rPr>
      </w:r>
    </w:p>
    <w:p w:rsidR="00000000" w:rsidDel="00000000" w:rsidP="00000000" w:rsidRDefault="00000000" w:rsidRPr="00000000" w14:paraId="000016E8">
      <w:pPr>
        <w:pStyle w:val="Heading1"/>
        <w:keepNext w:val="1"/>
        <w:pBdr>
          <w:top w:color="808080" w:space="6" w:sz="4" w:val="single"/>
        </w:pBdr>
        <w:spacing w:after="120" w:before="480" w:lineRule="auto"/>
        <w:ind w:left="0" w:firstLine="0"/>
        <w:rPr>
          <w:vertAlign w:val="baseline"/>
        </w:rPr>
      </w:pPr>
      <w:bookmarkStart w:colFirst="0" w:colLast="0" w:name="_heading=h.3jd0qos" w:id="287"/>
      <w:bookmarkEnd w:id="287"/>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E9">
      <w:pPr>
        <w:pStyle w:val="Heading2"/>
        <w:ind w:left="0" w:firstLine="0"/>
        <w:rPr>
          <w:vertAlign w:val="baseline"/>
        </w:rPr>
      </w:pPr>
      <w:bookmarkStart w:colFirst="0" w:colLast="0" w:name="_heading=h.1yib0wl" w:id="288"/>
      <w:bookmarkEnd w:id="288"/>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EA">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EB">
      <w:pPr>
        <w:pStyle w:val="Heading2"/>
        <w:ind w:left="0" w:firstLine="0"/>
        <w:rPr>
          <w:vertAlign w:val="baseline"/>
        </w:rPr>
      </w:pPr>
      <w:bookmarkStart w:colFirst="0" w:colLast="0" w:name="_heading=h.4ihyjke" w:id="289"/>
      <w:bookmarkEnd w:id="289"/>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E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D">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E">
            <w:pPr>
              <w:spacing w:after="0" w:line="259" w:lineRule="auto"/>
              <w:ind w:right="4"/>
              <w:jc w:val="center"/>
              <w:rPr>
                <w:rFonts w:ascii="Arial" w:cs="Arial" w:eastAsia="Arial" w:hAnsi="Arial"/>
                <w:b w:val="1"/>
              </w:rPr>
            </w:pPr>
            <w:sdt>
              <w:sdtPr>
                <w:tag w:val="goog_rdk_198"/>
              </w:sdtPr>
              <w:sdtContent>
                <w:commentRangeStart w:id="146"/>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F">
            <w:pPr>
              <w:spacing w:after="0" w:line="259" w:lineRule="auto"/>
              <w:ind w:right="4"/>
              <w:rPr>
                <w:rFonts w:ascii="Arial" w:cs="Arial" w:eastAsia="Arial" w:hAnsi="Arial"/>
                <w:sz w:val="20"/>
                <w:szCs w:val="20"/>
                <w:vertAlign w:val="subscript"/>
              </w:rPr>
            </w:pPr>
            <w:commentRangeEnd w:id="146"/>
            <w:r w:rsidDel="00000000" w:rsidR="00000000" w:rsidRPr="00000000">
              <w:commentReference w:id="146"/>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8">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D">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FF">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00">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01">
      <w:pPr>
        <w:pStyle w:val="Heading2"/>
        <w:ind w:left="0" w:firstLine="0"/>
        <w:rPr>
          <w:vertAlign w:val="baseline"/>
        </w:rPr>
      </w:pPr>
      <w:bookmarkStart w:colFirst="0" w:colLast="0" w:name="_heading=h.2xn8ts7" w:id="290"/>
      <w:bookmarkEnd w:id="290"/>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02">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03">
      <w:pPr>
        <w:pStyle w:val="Heading2"/>
        <w:ind w:left="0" w:firstLine="0"/>
        <w:rPr>
          <w:vertAlign w:val="baseline"/>
        </w:rPr>
      </w:pPr>
      <w:bookmarkStart w:colFirst="0" w:colLast="0" w:name="_heading=h.1csj400" w:id="291"/>
      <w:bookmarkEnd w:id="291"/>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04">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05">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06">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07">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08">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09">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0A">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0B">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0C">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0D">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0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0F">
      <w:pPr>
        <w:pStyle w:val="Heading1"/>
        <w:spacing w:after="360" w:before="360" w:lineRule="auto"/>
        <w:ind w:left="0" w:firstLine="0"/>
        <w:rPr/>
      </w:pPr>
      <w:bookmarkStart w:colFirst="0" w:colLast="0" w:name="_heading=h.sg1xgdru14ui" w:id="292"/>
      <w:bookmarkEnd w:id="292"/>
      <w:r w:rsidDel="00000000" w:rsidR="00000000" w:rsidRPr="00000000">
        <w:rPr>
          <w:rtl w:val="0"/>
        </w:rPr>
        <w:t xml:space="preserve">Appendix G. Notices</w:t>
      </w:r>
    </w:p>
    <w:p w:rsidR="00000000" w:rsidDel="00000000" w:rsidP="00000000" w:rsidRDefault="00000000" w:rsidRPr="00000000" w14:paraId="0000171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11">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712">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07">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8">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13">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14">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15">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16">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17">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18">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19">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1A">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9">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0">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44" w:date="2024-03-03T08:53:53Z">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45" w:date="2024-03-03T08:53:53Z">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24" w:date="2023-10-26T13:21:10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8" w:date="2024-03-19T16:49:34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61" w:date="2023-10-20T09:26:02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2" w:date="2024-01-04T16:48:28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5" w:date="2024-03-19T16:09:39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90" w:date="2024-03-18T15:44:35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91" w:date="2024-06-20T11:10:24Z">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16" w:date="2024-06-16T09:32:40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92" w:date="2024-03-19T17:42:59Z">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93" w:date="2024-06-11T15:41:31Z">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40" w:date="2024-06-27T15:24:32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39" w:date="2024-06-27T15:27:19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Andrew Banks" w:id="54" w:date="2024-03-19T16:08:19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56" w:date="2024-03-19T16:07:44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84" w:date="2024-03-19T16:07:38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7" w:date="2024-03-19T17:55:57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8" w:date="2024-03-20T14:04:25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19" w:date="2024-03-20T14:22:55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41" w:date="2024-03-20T08:38:34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5" w:date="2024-03-18T12:26:05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7" w:date="2024-03-19T16:20:12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8" w:date="2024-05-02T12:17:44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2" w:date="2024-03-14T09:44:26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1" w:date="2024-06-11T16:09:18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2" w:date="2024-06-13T15:32:08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3" w:date="2024-06-13T15:34:20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59" w:date="2024-03-19T16:39:58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60" w:date="2024-05-02T12:18:26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4" w:date="2024-06-11T16:15:50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29" w:date="2024-06-13T15:23:51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Stefan Hagen" w:id="22" w:date="2024-02-01T16:59:35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30" w:date="2024-06-13T15:23:44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Ian Craggs" w:id="4" w:date="2024-03-19T10:30:16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07" w:date="2024-06-13T16:05:28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86" w:date="2024-03-20T08:54:09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43" w:date="2023-10-12T19:28:02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31" w:date="2024-03-20T09:03:26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47" w:date="2024-03-19T15:53:06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89" w:date="2024-03-20T09:00:07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08" w:date="2023-10-12T19:20:15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9" w:date="2024-01-05T15:08:54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7" w:date="2024-03-19T15:21:48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8" w:date="2024-03-19T15:23:50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7" w:date="2024-02-22T16:19:54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3" w:date="2024-03-20T09:04:50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32" w:date="2024-03-20T09:04:24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94" w:date="2024-02-15T17:21:45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95" w:date="2024-03-18T16:06:47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23" w:date="2024-03-20T08:35:53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74" w:date="2024-03-20T10:34:54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83" w:date="2024-06-25T10:18:44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7" w:date="2024-03-20T08:55:23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29" w:date="2024-03-20T08:48:29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8" w:date="2024-03-20T09:07:26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46" w:date="2024-03-19T15:54:52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88" w:date="2024-03-20T08:57:22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25" w:date="2024-03-20T08:45:05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26" w:date="2024-03-20T14:33:27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27" w:date="2024-06-13T14:25:07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28" w:date="2024-06-13T15:41:53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5" w:date="2024-06-25T04:33:39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4" w:date="2023-11-16T16:45:21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50" w:date="2024-01-04T16:52:29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11" w:date="2024-02-14T10:03:36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9" w:date="2024-03-19T16:04:02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80" w:date="2024-06-27T08:24:14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81" w:date="2024-06-27T08:43:05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82" w:date="2024-06-27T08:43:35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103" w:date="2024-03-18T16:14:25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04" w:date="2024-03-18T16:13:21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5" w:date="2024-03-19T17:41:20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02" w:date="2024-03-18T16:09:57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10" w:date="2024-02-14T09:56:26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3" w:date="2023-10-12T14:50:37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06" w:date="2024-03-18T16:20:57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46" w:date="2023-10-05T18:07:12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05" w:date="2024-03-18T16:19:29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9" w:date="2024-03-19T15:33:30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69" w:date="2024-03-19T15:28:38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70" w:date="2024-03-20T11:16:49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37" w:date="2024-03-20T14:35:28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7" w:date="2024-02-13T14:12:29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38" w:date="2024-06-13T12:56:25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96" w:date="2023-11-16T15:43:09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7" w:date="2023-12-08T15:53:24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8" w:date="2024-01-11T20:17:16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4" w:date="2024-03-19T15:41:47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6" w:date="2024-03-19T14:40:45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8" w:date="2024-03-19T15:45:06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20" w:date="2023-10-05T17:47:17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21" w:date="2024-02-22T14:51:43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22" w:date="2024-02-22T15:37:09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85" w:date="2024-03-20T13:54:26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30" w:date="2023-10-05T17:55:10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4" w:date="2023-10-05T17:57:41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35" w:date="2024-02-07T15:54:50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36" w:date="2024-02-13T07:47:44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63" w:date="2024-03-03T17:43:50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1" w:date="2023-10-05T15:57:55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2" w:date="2023-10-20T08:48:53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3" w:date="2023-10-20T11:31:25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6" w:date="2024-03-20T10:06:31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71" w:date="2024-03-19T15:25:59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2" w:date="2023-11-23T17:39:04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3" w:date="2023-11-23T17:42:22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99" w:date="2023-10-12T19:15:52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00" w:date="2023-10-20T08:59:01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01" w:date="2023-10-20T08:59:10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9" w:date="2023-10-05T17:51:33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40" w:date="2024-03-20T14:36:59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41" w:date="2024-03-20T14:37:44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42" w:date="2024-03-20T14:39:15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75" w:date="2024-03-19T15:48:20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76" w:date="2024-06-20T11:05:09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12" w:date="2023-10-05T17:39:46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13" w:date="2024-02-02T15:09:56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14" w:date="2024-02-05T08:15:56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15" w:date="2024-02-05T08:16:22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721" w15:done="0"/>
  <w15:commentEx w15:paraId="00001723" w15:done="0"/>
  <w15:commentEx w15:paraId="00001724" w15:done="0"/>
  <w15:commentEx w15:paraId="00001725" w15:paraIdParent="00001724" w15:done="0"/>
  <w15:commentEx w15:paraId="00001726" w15:done="0"/>
  <w15:commentEx w15:paraId="00001727" w15:done="0"/>
  <w15:commentEx w15:paraId="00001728" w15:done="0"/>
  <w15:commentEx w15:paraId="00001729" w15:paraIdParent="00001728" w15:done="0"/>
  <w15:commentEx w15:paraId="0000172A" w15:done="0"/>
  <w15:commentEx w15:paraId="0000172C" w15:paraIdParent="0000172A" w15:done="0"/>
  <w15:commentEx w15:paraId="0000172D" w15:done="0"/>
  <w15:commentEx w15:paraId="0000172E" w15:paraIdParent="0000172D" w15:done="0"/>
  <w15:commentEx w15:paraId="0000172F" w15:paraIdParent="0000172D" w15:done="0"/>
  <w15:commentEx w15:paraId="00001730" w15:paraIdParent="0000172D" w15:done="0"/>
  <w15:commentEx w15:paraId="00001732" w15:paraIdParent="0000172D" w15:done="0"/>
  <w15:commentEx w15:paraId="00001733" w15:done="0"/>
  <w15:commentEx w15:paraId="0000173E" w15:done="0"/>
  <w15:commentEx w15:paraId="0000173F" w15:paraIdParent="0000173E" w15:done="0"/>
  <w15:commentEx w15:paraId="00001742" w15:done="0"/>
  <w15:commentEx w15:paraId="00001743" w15:done="0"/>
  <w15:commentEx w15:paraId="00001744" w15:paraIdParent="00001743" w15:done="0"/>
  <w15:commentEx w15:paraId="00001745" w15:done="0"/>
  <w15:commentEx w15:paraId="00001746" w15:done="0"/>
  <w15:commentEx w15:paraId="00001747" w15:done="0"/>
  <w15:commentEx w15:paraId="00001748" w15:done="0"/>
  <w15:commentEx w15:paraId="00001749" w15:done="0"/>
  <w15:commentEx w15:paraId="0000174A" w15:done="0"/>
  <w15:commentEx w15:paraId="0000174D" w15:done="0"/>
  <w15:commentEx w15:paraId="0000174E" w15:done="0"/>
  <w15:commentEx w15:paraId="0000174F" w15:done="0"/>
  <w15:commentEx w15:paraId="00001750" w15:paraIdParent="0000174F" w15:done="0"/>
  <w15:commentEx w15:paraId="00001751" w15:done="0"/>
  <w15:commentEx w15:paraId="00001752" w15:paraIdParent="00001751" w15:done="0"/>
  <w15:commentEx w15:paraId="00001753" w15:paraIdParent="00001751" w15:done="0"/>
  <w15:commentEx w15:paraId="00001754" w15:done="0"/>
  <w15:commentEx w15:paraId="0000175D" w15:done="0"/>
  <w15:commentEx w15:paraId="0000175E" w15:done="0"/>
  <w15:commentEx w15:paraId="0000175F" w15:paraIdParent="0000175E" w15:done="0"/>
  <w15:commentEx w15:paraId="00001760" w15:done="0"/>
  <w15:commentEx w15:paraId="00001761" w15:done="0"/>
  <w15:commentEx w15:paraId="00001762" w15:done="0"/>
  <w15:commentEx w15:paraId="00001763" w15:done="0"/>
  <w15:commentEx w15:paraId="00001764" w15:paraIdParent="00001763" w15:done="0"/>
  <w15:commentEx w15:paraId="00001765" w15:paraIdParent="00001763" w15:done="0"/>
  <w15:commentEx w15:paraId="00001766" w15:done="0"/>
  <w15:commentEx w15:paraId="00001767" w15:paraIdParent="00001766" w15:done="0"/>
  <w15:commentEx w15:paraId="00001768" w15:done="0"/>
  <w15:commentEx w15:paraId="00001769" w15:done="0"/>
  <w15:commentEx w15:paraId="0000176C" w15:done="0"/>
  <w15:commentEx w15:paraId="0000176D" w15:paraIdParent="0000176C" w15:done="0"/>
  <w15:commentEx w15:paraId="0000176E" w15:done="0"/>
  <w15:commentEx w15:paraId="0000176F" w15:done="0"/>
  <w15:commentEx w15:paraId="00001770" w15:done="0"/>
  <w15:commentEx w15:paraId="00001771" w15:done="0"/>
  <w15:commentEx w15:paraId="00001772" w15:done="0"/>
  <w15:commentEx w15:paraId="00001773" w15:done="0"/>
  <w15:commentEx w15:paraId="00001774" w15:done="0"/>
  <w15:commentEx w15:paraId="00001775" w15:done="0"/>
  <w15:commentEx w15:paraId="0000177A" w15:done="0"/>
  <w15:commentEx w15:paraId="0000177B" w15:done="0"/>
  <w15:commentEx w15:paraId="00001780" w15:done="0"/>
  <w15:commentEx w15:paraId="00001781" w15:paraIdParent="00001780" w15:done="0"/>
  <w15:commentEx w15:paraId="00001782" w15:done="0"/>
  <w15:commentEx w15:paraId="00001783" w15:paraIdParent="00001782" w15:done="0"/>
  <w15:commentEx w15:paraId="00001784" w15:done="0"/>
  <w15:commentEx w15:paraId="00001785" w15:done="0"/>
  <w15:commentEx w15:paraId="00001786" w15:done="0"/>
  <w15:commentEx w15:paraId="00001787" w15:done="0"/>
  <w15:commentEx w15:paraId="00001789" w15:paraIdParent="00001787" w15:done="0"/>
  <w15:commentEx w15:paraId="0000178A" w15:done="0"/>
  <w15:commentEx w15:paraId="0000178B" w15:done="0"/>
  <w15:commentEx w15:paraId="0000178C" w15:done="0"/>
  <w15:commentEx w15:paraId="0000178E" w15:done="0"/>
  <w15:commentEx w15:paraId="0000178F" w15:done="0"/>
  <w15:commentEx w15:paraId="00001790" w15:done="0"/>
  <w15:commentEx w15:paraId="00001791" w15:done="0"/>
  <w15:commentEx w15:paraId="00001792" w15:done="0"/>
  <w15:commentEx w15:paraId="00001793" w15:done="0"/>
  <w15:commentEx w15:paraId="00001794" w15:done="0"/>
  <w15:commentEx w15:paraId="00001795" w15:done="0"/>
  <w15:commentEx w15:paraId="00001796" w15:paraIdParent="00001795" w15:done="0"/>
  <w15:commentEx w15:paraId="00001797" w15:done="0"/>
  <w15:commentEx w15:paraId="00001798" w15:paraIdParent="00001797" w15:done="0"/>
  <w15:commentEx w15:paraId="00001799" w15:done="0"/>
  <w15:commentEx w15:paraId="0000179A" w15:paraIdParent="00001799" w15:done="0"/>
  <w15:commentEx w15:paraId="0000179D" w15:done="0"/>
  <w15:commentEx w15:paraId="0000179E" w15:done="0"/>
  <w15:commentEx w15:paraId="0000179F" w15:done="0"/>
  <w15:commentEx w15:paraId="000017A0" w15:done="0"/>
  <w15:commentEx w15:paraId="000017A1" w15:done="0"/>
  <w15:commentEx w15:paraId="000017A2" w15:paraIdParent="000017A1" w15:done="0"/>
  <w15:commentEx w15:paraId="000017A3" w15:paraIdParent="000017A1" w15:done="0"/>
  <w15:commentEx w15:paraId="000017A4" w15:paraIdParent="000017A1" w15:done="0"/>
  <w15:commentEx w15:paraId="000017A5" w15:done="0"/>
  <w15:commentEx w15:paraId="000017A7" w15:done="0"/>
  <w15:commentEx w15:paraId="000017A8" w15:done="0"/>
  <w15:commentEx w15:paraId="000017A9" w15:done="0"/>
  <w15:commentEx w15:paraId="000017AA" w15:done="0"/>
  <w15:commentEx w15:paraId="000017AB" w15:done="0"/>
  <w15:commentEx w15:paraId="000017AC" w15:done="0"/>
  <w15:commentEx w15:paraId="000017AD" w15:done="0"/>
  <w15:commentEx w15:paraId="000017B0" w15:done="0"/>
  <w15:commentEx w15:paraId="000017B1" w15:done="0"/>
  <w15:commentEx w15:paraId="000017B2" w15:paraIdParent="000017B1" w15:done="0"/>
  <w15:commentEx w15:paraId="000017B3" w15:done="0"/>
  <w15:commentEx w15:paraId="000017B4" w15:done="0"/>
  <w15:commentEx w15:paraId="000017B5" w15:paraIdParent="000017B4" w15:done="0"/>
  <w15:commentEx w15:paraId="000017B6" w15:done="0"/>
  <w15:commentEx w15:paraId="000017B7" w15:done="0"/>
  <w15:commentEx w15:paraId="000017B8" w15:paraIdParent="000017B7" w15:done="0"/>
  <w15:commentEx w15:paraId="000017B9" w15:done="0"/>
  <w15:commentEx w15:paraId="000017BA" w15:done="0"/>
  <w15:commentEx w15:paraId="000017BB" w15:paraIdParent="000017BA" w15:done="0"/>
  <w15:commentEx w15:paraId="000017BC" w15:paraIdParent="000017BA" w15:done="0"/>
  <w15:commentEx w15:paraId="000017BD" w15:done="0"/>
  <w15:commentEx w15:paraId="000017BE" w15:done="0"/>
  <w15:commentEx w15:paraId="000017BF" w15:done="0"/>
  <w15:commentEx w15:paraId="000017C2" w15:done="0"/>
  <w15:commentEx w15:paraId="000017C3" w15:done="0"/>
  <w15:commentEx w15:paraId="000017C4" w15:paraIdParent="000017C3" w15:done="0"/>
  <w15:commentEx w15:paraId="000017C5" w15:paraIdParent="000017C3" w15:done="0"/>
  <w15:commentEx w15:paraId="000017C6" w15:done="0"/>
  <w15:commentEx w15:paraId="000017C7" w15:done="0"/>
  <w15:commentEx w15:paraId="000017C8" w15:done="0"/>
  <w15:commentEx w15:paraId="000017C9" w15:paraIdParent="000017C8" w15:done="0"/>
  <w15:commentEx w15:paraId="000017CA" w15:paraIdParent="000017C8" w15:done="0"/>
  <w15:commentEx w15:paraId="000017CB" w15:done="0"/>
  <w15:commentEx w15:paraId="000017CC" w15:done="0"/>
  <w15:commentEx w15:paraId="000017CD" w15:paraIdParent="000017CC" w15:done="0"/>
  <w15:commentEx w15:paraId="000017CE" w15:paraIdParent="000017CC" w15:done="0"/>
  <w15:commentEx w15:paraId="000017CF" w15:done="0"/>
  <w15:commentEx w15:paraId="000017D0" w15:done="0"/>
  <w15:commentEx w15:paraId="000017D2" w15:done="0"/>
  <w15:commentEx w15:paraId="000017D4" w15:paraIdParent="000017D2" w15:done="0"/>
  <w15:commentEx w15:paraId="000017D9" w15:done="0"/>
  <w15:commentEx w15:paraId="000017DA" w15:paraIdParent="000017D9" w15:done="0"/>
  <w15:commentEx w15:paraId="000017DB" w15:paraIdParent="000017D9" w15:done="0"/>
  <w15:commentEx w15:paraId="000017DC" w15:done="0"/>
  <w15:commentEx w15:paraId="000017DD" w15:paraIdParent="000017DC" w15:done="0"/>
  <w15:commentEx w15:paraId="000017DE" w15:paraIdParent="000017DC" w15:done="0"/>
  <w15:commentEx w15:paraId="000017DF" w15:paraIdParent="000017DC" w15:done="0"/>
  <w15:commentEx w15:paraId="000017E0" w15:done="0"/>
  <w15:commentEx w15:paraId="000017E1" w15:paraIdParent="000017E0" w15:done="0"/>
  <w15:commentEx w15:paraId="000017E2" w15:done="0"/>
  <w15:commentEx w15:paraId="000017E3" w15:paraIdParent="000017E2" w15:done="0"/>
  <w15:commentEx w15:paraId="000017E4" w15:paraIdParent="000017E2" w15:done="0"/>
  <w15:commentEx w15:paraId="000017E5" w15:paraIdParent="000017E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71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B">
    <w:pPr>
      <w:rPr/>
    </w:pPr>
    <w:r w:rsidDel="00000000" w:rsidR="00000000" w:rsidRPr="00000000">
      <w:rPr/>
      <w:drawing>
        <wp:inline distB="114300" distT="114300" distL="114300" distR="114300">
          <wp:extent cx="2200275" cy="457200"/>
          <wp:effectExtent b="0" l="0" r="0" t="0"/>
          <wp:docPr id="3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s://www.oasis-open.org/policies-guidelines/ipr/" TargetMode="External"/><Relationship Id="rId106" Type="http://schemas.openxmlformats.org/officeDocument/2006/relationships/hyperlink" Target="https://www.rfc-editor.org/info/rfc3552" TargetMode="External"/><Relationship Id="rId105" Type="http://schemas.openxmlformats.org/officeDocument/2006/relationships/hyperlink" Target="http://www.unicode.org/versions/latest/" TargetMode="External"/><Relationship Id="rId104" Type="http://schemas.openxmlformats.org/officeDocument/2006/relationships/hyperlink" Target="http://www.rfc-editor.org/info/rfc6455" TargetMode="External"/><Relationship Id="rId109" Type="http://schemas.openxmlformats.org/officeDocument/2006/relationships/hyperlink" Target="https://www.oasis-open.org/" TargetMode="External"/><Relationship Id="rId108" Type="http://schemas.openxmlformats.org/officeDocument/2006/relationships/hyperlink" Target="https://www.oasis-open.org/policies-guidelines/ipr/"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www.rfc-editor.org/info/rfc3629" TargetMode="External"/><Relationship Id="rId102" Type="http://schemas.openxmlformats.org/officeDocument/2006/relationships/hyperlink" Target="http://www.rfc-editor.org/info/rfc2119" TargetMode="External"/><Relationship Id="rId101" Type="http://schemas.openxmlformats.org/officeDocument/2006/relationships/hyperlink" Target="https://www.rfc-editor.org/info/rfc8174" TargetMode="External"/><Relationship Id="rId100" Type="http://schemas.openxmlformats.org/officeDocument/2006/relationships/hyperlink" Target="https://www.rfc-editor.org/info/rfc2119"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s://www.oasis-open.org/policies-guidelines/oasis-defined-terms-2017-05-26#dConformanceClause" TargetMode="External"/><Relationship Id="rId94" Type="http://schemas.openxmlformats.org/officeDocument/2006/relationships/hyperlink" Target="https://www.oasis-open.org/policies-guidelines/tc-process#wpComponentsConfClause" TargetMode="External"/><Relationship Id="rId97" Type="http://schemas.openxmlformats.org/officeDocument/2006/relationships/hyperlink" Target="https://docs.oasis-open.org/templates/ietf-rfc-list/ietf-rfc-list.html" TargetMode="External"/><Relationship Id="rId96" Type="http://schemas.openxmlformats.org/officeDocument/2006/relationships/hyperlink" Target="https://docs.oasis-open.org/templates/TCHandbook/ConformanceGuidelines.html" TargetMode="External"/><Relationship Id="rId11" Type="http://schemas.openxmlformats.org/officeDocument/2006/relationships/hyperlink" Target="mailto:Andrew_Banks@uk.ibm.com" TargetMode="External"/><Relationship Id="rId99" Type="http://schemas.openxmlformats.org/officeDocument/2006/relationships/hyperlink" Target="https://docs.oasis-open.org/templates/w3c-recommendations-list/w3c-recommendations-list.html" TargetMode="External"/><Relationship Id="rId10" Type="http://schemas.openxmlformats.org/officeDocument/2006/relationships/hyperlink" Target="mailto:icraggs@gmail.com" TargetMode="External"/><Relationship Id="rId98" Type="http://schemas.openxmlformats.org/officeDocument/2006/relationships/hyperlink" Target="https://www.rfc-editor.org/in-notes/rfc-ref.txt"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10.png"/><Relationship Id="rId90" Type="http://schemas.openxmlformats.org/officeDocument/2006/relationships/image" Target="media/image13.png"/><Relationship Id="rId93" Type="http://schemas.openxmlformats.org/officeDocument/2006/relationships/image" Target="media/image8.png"/><Relationship Id="rId92" Type="http://schemas.openxmlformats.org/officeDocument/2006/relationships/image" Target="media/image7.png"/><Relationship Id="rId15" Type="http://schemas.openxmlformats.org/officeDocument/2006/relationships/hyperlink" Target="mailto:rahul.gupta@us.ibm.com" TargetMode="External"/><Relationship Id="rId110" Type="http://schemas.openxmlformats.org/officeDocument/2006/relationships/hyperlink" Target="https://www.oasis-open.org/policies-guidelines/trademark/"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84" Type="http://schemas.openxmlformats.org/officeDocument/2006/relationships/hyperlink" Target="https://docs.oasis-open.org/mqtt/mqtt/v5.0/os/mqtt-v5.0-os.html#_CONNECT_Actions" TargetMode="External"/><Relationship Id="rId83" Type="http://schemas.openxmlformats.org/officeDocument/2006/relationships/hyperlink" Target="https://docs.oasis-open.org/mqtt/mqtt/v5.0/os/mqtt-v5.0-os.html#_CONNECT_Actions" TargetMode="External"/><Relationship Id="rId86" Type="http://schemas.openxmlformats.org/officeDocument/2006/relationships/image" Target="media/image5.png"/><Relationship Id="rId85" Type="http://schemas.openxmlformats.org/officeDocument/2006/relationships/image" Target="media/image3.png"/><Relationship Id="rId88" Type="http://schemas.openxmlformats.org/officeDocument/2006/relationships/image" Target="media/image12.png"/><Relationship Id="rId87" Type="http://schemas.openxmlformats.org/officeDocument/2006/relationships/image" Target="media/image11.png"/><Relationship Id="rId89" Type="http://schemas.openxmlformats.org/officeDocument/2006/relationships/image" Target="media/image4.png"/><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1.png"/><Relationship Id="rId72" Type="http://schemas.openxmlformats.org/officeDocument/2006/relationships/hyperlink" Target="https://en.wikipedia.org/wiki/Galois/Counter_Mode" TargetMode="External"/><Relationship Id="rId75" Type="http://schemas.openxmlformats.org/officeDocument/2006/relationships/hyperlink" Target="https://docs.oasis-open.org/mqtt/mqtt/v5.0/os/mqtt-v5.0-os.html#Unicode" TargetMode="External"/><Relationship Id="rId74" Type="http://schemas.openxmlformats.org/officeDocument/2006/relationships/image" Target="media/image6.png"/><Relationship Id="rId77" Type="http://schemas.openxmlformats.org/officeDocument/2006/relationships/hyperlink" Target="https://docs.oasis-open.org/mqtt/mqtt/v5.0/os/mqtt-v5.0-os.html#S4_13_Errors" TargetMode="External"/><Relationship Id="rId76" Type="http://schemas.openxmlformats.org/officeDocument/2006/relationships/hyperlink" Target="https://docs.oasis-open.org/mqtt/mqtt/v5.0/os/mqtt-v5.0-os.html#Unicode" TargetMode="External"/><Relationship Id="rId79" Type="http://schemas.openxmlformats.org/officeDocument/2006/relationships/hyperlink" Target="https://docs.oasis-open.org/mqtt/mqtt/v5.0/os/mqtt-v5.0-os.html#S4_13_Errors" TargetMode="External"/><Relationship Id="rId78" Type="http://schemas.openxmlformats.org/officeDocument/2006/relationships/hyperlink" Target="https://docs.oasis-open.org/mqtt/mqtt/v5.0/os/mqtt-v5.0-os.html#S4_13_Errors" TargetMode="External"/><Relationship Id="rId71" Type="http://schemas.openxmlformats.org/officeDocument/2006/relationships/hyperlink" Target="https://en.wikipedia.org/wiki/CCM_mode" TargetMode="External"/><Relationship Id="rId7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www.rfc-editor.org/rfc/rfc2104"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5" Type="http://schemas.openxmlformats.org/officeDocument/2006/relationships/hyperlink" Target="https://nvlpubs.nist.gov/nistpubs/FIPS/NIST.FIPS.198-1.pdf" TargetMode="External"/><Relationship Id="rId6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7" Type="http://schemas.openxmlformats.org/officeDocument/2006/relationships/hyperlink" Target="https://nvlpubs.nist.gov/nistpubs/SpecialPublications/NIST.SP.800-38b.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www.rfc-editor.org/rfc/rfc3610"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9.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lFx0+GBoHBueU5r5Dpn9+Sw49g==">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lAxTnhDOGcQCBoLQUFBQlAxTnhDOGcaKAoCMzUSIgogCAQqHAoLQUFBQlAxTnhDOGMQCBoLQUFBQlAxTnhDOGMaKAoCMzYSIgogCAQqHAoLQUFBQlB2a0hzaWsQCBoLQUFBQlB2a0hzaWsaKAoCMzcSIgogCAQqHAoLQUFBQlB2a0hzaWsQCBoLQUFBQlAxTnhDODAaKAoCMzgSIgogCAQqHAoLQUFBQlB2a0hzaWsQCBoLQUFBQlAxTnhDODgaKAoCMzkSIgogCAQqHAoLQUFBQlB2a0hzaW8QCBoLQUFBQlB2a0hzaW8aKAoCNDASIgogCAQqHAoLQUFBQk9QQkljdlEQCBoLQUFBQk9QQkljdlEaKAoCNDESIgogCAQqHAoLQUFBQkpoNGhtdTAQCBoLQUFBQkpoNGhtdTAaKAoCNDISIgogCAQqHAoLQUFBQkV4bzFBbFUQCBoLQUFBQkV4bzFBbFUaKAoCNDMSIgogCAQqHAoLQUFBQkV4bzFBbFUQCBoLQUFBQlAxTnhDMEUaKAoCNDQSIgogCAQqHAoLQUFBQk9RY1ZZWlkQCBoLQUFBQk9RY1ZZWlkaKAoCNDUSIgogCAQqHAoLQUFBQk9RY1ZZWlUQCBoLQUFBQk9RY1ZZWlUaKAoCNDYSIgogCAQqHAoLQUFBQktCSTJiYTAQCBoLQUFBQktCSTJiYTAaGwoCNDcSFQoTCAQqDwoLQUFBQktCSTJiYXcQARobCgI0OBIVChMIBCoPCgtBQUFCS0JJMmJhdxACGigKAjQ5EiIKIAgEKhwKC0FBQUJKRjVacjU0EAgaC0FBQUJKRjVacjU0GhsKAjUwEhUKEwgEKg8KC0FBQUJLQkkyYmE0EAEaKAoCNTESIgogCAQqHAoLQUFBQTduUkdkWDgQCBoLQUFBQTduUkdkWDgaKAoCNTISIgogCAQqHAoLQUFBQkpoNGhtMzAQCBoLQUFBQkpoNGhtMzAaKAoCNTMSIgogCAQqHAoLQUFBQkpoNGhuYzQQCBoLQUFBQkpoNGhuYzQaKAoCNTQSIgogCAQqHAoLQUFBQkpoNGhtOW8QCBoLQUFBQkpoNGhtOW8aKAoCNTUSIgogCAQqHAoLQUFBQkpoNGhtOU0QCBoLQUFBQkpoNGhtOU0aKAoCNTYSIgogCAQqHAoLQUFBQkpoNGhtNUEQCBoLQUFBQkpoNGhtNUEaKAoCNTcSIgogCAQqHAoLQUFBQkpoNGhtMVUQCBoLQUFBQkpoNGhtMVUaKAoCNTgSIgogCAQqHAoLQUFBQkRuTURUS00QCBoLQUFBQkRuTURUS00aKAoCNTkSIgogCAQqHAoLQUFBQTZjWFRyeWsQCBoLQUFBQTZjWFRyeWsaKAoCNjASIgogCAQqHAoLQUFBQTZjWFRyeWsQCBoLQUFBQTliLWtvNU0aKAoCNjESIgogCAQqHAoLQUFBQTZjWFRyeWsQCBoLQUFBQTliLWtvOHMaKAoCNjISIgogCAQqHAoLQUFBQkpoNGhuQmMQCBoLQUFBQkpoNGhuQmMaKAoCNjMSIgogCAQqHAoLQUFBQkpoNGhuQncQCBoLQUFBQkpoNGhuQncaKAoCNjQSIgogCAQqHAoLQUFBQkpoNGhuQk0QCBoLQUFBQkpoNGhuQk0aKAoCNjUSIgogCAQqHAoLQUFBQkpoNGhuRnMQCBoLQUFBQkpoNGhuRnMaKAoCNjYSIgogCAQqHAoLQUFBQkpoNGhuRnMQCBoLQUFBQk1wUlF0ZWsaKAoCNjcSIgogCAQqHAoLQUFBQkpoNGhuSWsQCBoLQUFBQkpoNGhuSWsaKAoCNjgSIgogCAQqHAoLQUFBQkpoNGhuSWsQCBoLQUFBQk1wUlF0ZXcaKAoCNjkSIgogCAQqHAoLQUFBQTliLWtvNlEQCBoLQUFBQTliLWtvNlEaKAoCNzASIgogCAQqHAoLQUFBQTliLWtvNlEQCBoLQUFBQkRuTURUSmMaKAoCNzESIgogCAQqHAoLQUFBQkllb0M2QmcQCBoLQUFBQkllb0M2QmcaKAoCNzISIgogCAQqHAoLQUFBQkFxcWw0XzgQCBoLQUFBQkFxcWw0XzgaKAoCNzMSIgogCAQqHAoLQUFBQkhicmViRTAQCBoLQUFBQkhicmViRTAaKAoCNzQSIgogCAQqHAoLQUFBQktCV0VDSzQQCBoLQUFBQktCV0VDSzQaKAoCNzUSIgogCAQqHAoLQUFBQkpoNGhtelEQCBoLQUFBQkpoNGhtelEaKAoCNzYSIgogCAQqHAoLQUFBQkpoNGhtelEQCBoLQUFBQkpoNGhtemMaGwoCNzcSFQoTCAQqDwoLQUFBQkpoNGhuZFkQARooCgI3OBIiCiAIBCocCgtBQUFCSmg0aG0wWRAIGgtBQUFCSmg0aG0wWRooCgI3ORIiCiAIBCocCgtBQUFCSmg0aG0wWRAIGgtBQUFCS0JhaXg5WRooCgI4MBIiCiAIBCocCgtBQUFCSmg0aG16MBAIGgtBQUFCSmg0aG16MBooCgI4MRIiCiAIBCocCgtBQUFCQkxSR0w0QRAIGgtBQUFCQkxSR0w0QRooCgI4MhIiCiAIBCocCgtBQUFCQkxSR0w0QRAIGgtBQUFCQkxSR0w1QRooCgI4MxIiCiAIBCocCgtBQUFCS0JXRUNOWRAIGgtBQUFCS0JXRUNOWRooCgI4NBIiCiAIBCocCgtBQUFCSmg0aG02SRAIGgtBQUFCSmg0aG02SRooCgI4NRIiCiAIBCocCgtBQUFCSmg0aG02SRAIGgtBQUFCUUYyWlhIMBooCgI4NhIiCiAIBCocCgtBQUFCSEpMb250TRAIGgtBQUFCSEpMb250TRooCgI4NxIiCiAIBCocCgtBQUFCSmg0aG5KWRAIGgtBQUFCSmg0aG5KWRooCgI4OBIiCiAIBCocCgtBQUFCSmg0aG5BYxAIGgtBQUFCSmg0aG5BYxooCgI4ORIiCiAIBCocCgtBQUFCSmg0aG5BYxAIGgtBQUFCUWI3bFpIbxooCgI5MBIiCiAIBCocCgtBQUFCSmg0aG5BYxAIGgtBQUFCUWI3bFpJTRooCgI5MRIiCiAIBCocCgtBQUFCSmg0aG5BYxAIGgtBQUFCUWI3bFpJURobCgI5MhIVChMIBCoPCgtBQUFCSmg0aG5BbxABGhsKAjkzEhUKEwgEKg8KC0FBQUJKaDRobkFvEAQaNgoCOTQSMAoEOgIIAgoTCAQqDwoLQUFBQkpoNGhuQW8QBAoTCAQqDwoLQUFBQkpoNGhuQW8QAxooCgI5NRIiCiAIBCocCgtBQUFCUVJUT0tuQRAIGgtBQUFCUVJUT0tuQRooCgI5NhIiCiAIBCocCgtBQUFCSmg0aG5CSRAIGgtBQUFCSmg0aG5CSRooCgI5NxIiCiAIBCocCgtBQUFCS0JhaXlNURAIGgtBQUFCS0JhaXlNURooCgI5OBIiCiAIBCocCgtBQUFCS0JJMmJjdxAIGgtBQUFCS0JJMmJjdxooCgI5ORIiCiAIBCocCgtBQUFCS0JJMmJjMBAIGgtBQUFCS0JJMmJjMBopCgMxMDASIgogCAQqHAoLQUFBQktCSTJiZEEQCBoLQUFBQktCSTJiZEEaKQoDMTAxEiIKIAgEKhwKC0FBQUJLQkkyYmRREAgaC0FBQUJLQkkyYmRRGikKAzEwMhIiCiAIBCocCgtBQUFCSGJyZWJpTRAIGgtBQUFCSGJyZWJpTRopCgMxMDMSIgogCAQqHAoLQUFBQkhicmViaU0QCBoLQUFBQlFGMlpYSUUaKQoDMTA0EiIKIAgEKhwKC0FBQUJKaDRobmRJEAgaC0FBQUJKaDRobmRJGikKAzEwNRIiCiAIBCocCgtBQUFCSmg0aG5kSRAIGgtBQUFCUHZrSHNnOBocCgMxMDYSFQoTCAQqDwoLQUFBQkpGNVp0SE0QAhocCgMxMDcSFQoTCAQqDwoLQUFBQkpGNVp0SE0QAhopCgMxMDgSIgogCAQqHAoLQUFBQkdteVVsRUEQCBoLQUFBQkdteVVsRUEaKQoDMTA5EiIKIAgEKhwKC0FBQUJHbXlVbEVBEAgaC0FBQUJIYnJlYm00GhwKAzExMBIVChMIBCoPCgtBQUFCSkY1WnRISRACGhwKAzExMRIVChMIBCoPCgtBQUFCSkY1WnRISRACGhwKAzExMhIVChMIBCoPCgtBQUFCSkY1WnRHRRACGikKAzExMxIiCiAIBCocCgtBQUFCQXFxbDQ2cxAIGgtBQUFCQXFxbDQ2cxopCgMxMTQSIgogCAQqHAoLQUFBQkFxcWw0NnMQCBoLQUFBQkIxMVY1bEEaKQoDMTE1EiIKIAgEKhwKC0FBQUJBcXFsNDZzEAgaC0FBQUE5MHdNRlZZGhwKAzExNhIVChMIBCoPCgtBQUFCSkY1WnRHRRABGhwKAzExNxIVChMIBCoPCgtBQUFCSkY1WnRHRRABGhwKAzExOBIVChMIBCoPCgtBQUFCSkY1WnRHTRABGhwKAzExORIVChMIBCoPCgtBQUFCSkY1WnRHTRABGjcKAzEyMBIwCgQ6AggCChMIBCoPCgtBQUFCSkY1WnRJdxAEChMIBCoPCgtBQUFCSkY1WnRJdxADGhwKAzEyMRIVChMIBCoPCgtBQUFCSkY1WnRJSRABGhwKAzEyMhIVChMIBCoPCgtBQUFCSkY1WnRJSRACGhwKAzEyMxIVChMIBCoPCgtBQUFCSkY1WnRJRRACGhwKAzEyNBIVChMIBCoPCgtBQUFCSkY1WnRHYxABGhwKAzEyNRIVChMIBCoPCgtBQUFCSkY1WnRHYxACGhwKAzEyNhIVChMIBCoPCgtBQUFCSkY1WnRIWRABGhwKAzEyNxIVChMIBCoPCgtBQUFCSkY1WnRIWRABGhwKAzEyOBIVChMIBCoPCgtBQUFCSkY1WnRIWRABGhwKAzEyORIVChMIBCoPCgtBQUFCSkY1WnRIWRABGhwKAzEzMBIVChMIBCoPCgtBQUFCSkY1WnRIWRABGjcKAzEzMRIwCgQ6AggCChMIBCoPCgtBQUFCSkY1WnRIWRAEChMIBCoPCgtBQUFCSkY1WnRIWRADGhwKAzEzMhIVChMIBCoPCgtBQUFCSkY1WnRIZxABGhwKAzEzMxIVChMIBCoPCgtBQUFCSkY1WnRIZxABGhwKAzEzNBIVChMIBCoPCgtBQUFCSkY1WnRIZxABGhwKAzEzNRIVChMIBCoPCgtBQUFCSkY1WnRIZxABGhwKAzEzNhIVChMIBCoPCgtBQUFCSkY1WnRIZxABGhwKAzEzNxIVChMIBCoPCgtBQUFCSkY1WnRIZxABGhwKAzEzOBIVChMIBCoPCgtBQUFCSkY1WnRIZxABGhwKAzEzORIVChMIBCoPCgtBQUFCSkY1WnRIZxABGhwKAzE0MBIVChMIBCoPCgtBQUFCSkY1WnRIZxABGhwKAzE0MRIVChMIBCoPCgtBQUFCSkY1WnRIZxABGhwKAzE0MhIVChMIBCoPCgtBQUFCSkY1WnRIZxABGhwKAzE0MxIVChMIBCoPCgtBQUFCSkY1WnRIZxABGhwKAzE0NBIVChMIBCoPCgtBQUFCSkY1WnRIZxABGhwKAzE0NRIVChMIBCoPCgtBQUFCSkY1WnRIZxABGhwKAzE0NhIVChMIBCoPCgtBQUFCSkY1WnRIZxABGikKAzE0NxIiCiAIBCocCgtBQUFBNmRldGEyOBAIGgtBQUFBNmRldGEyOBopCgMxNDgSIgogCAQqHAoLQUFBQTZkZXRhMjgQCBoLQUFBQTliLWtvNXcaKQoDMTQ5EiIKIAgEKhwKC0FBQUE2ZGV0YTI4EAgaC0FBQUE5Yi1rbzUwGikKAzE1MBIiCiAIBCocCgtBQUFCSGJyZWJuYxAIGgtBQUFCSGJyZWJuYxopCgMxNTESIgogCAQqHAoLQUFBQkhicmVibncQCBoLQUFBQkhicmVibncaKQoDMTUyEiIKIAgEKhwKC0FBQUJIYnJlYm5zEAgaC0FBQUJIYnJlYm5zGikKAzE1MxIiCiAIBCocCgtBQUFCSGJyZWJvZxAIGgtBQUFCSGJyZWJvZxopCgMxNTQSIgogCAQqHAoLQUFBQkhicmVib3MQCBoLQUFBQkhicmVib3MaKQoDMTU1EiIKIAgEKhwKC0FBQUJQMU54QzkwEAgaC0FBQUJQMU54QzkwGikKAzE1NhIiCiAIBCocCgtBQUFBNmRldGEzTRAIGgtBQUFBNmRldGEzTRopCgMxNTcSIgogCAQqHAoLQUFBQTZkZXRhM00QCBoLQUFBQTl3T0pTQ2caKQoDMTU4EiIKIAgEKhwKC0FBQUJHbEsxeXRvEAgaC0FBQUJHbEsxeXRvGikKAzE1ORIiCiAIBCocCgtBQUFCR2xLMXl0NBAIGgtBQUFCR2xLMXl0NBopCgMxNjASIgogCAQqHAoLQUFBQTZjWFRyNWsQCBoLQUFBQTZjWFRyNWsaKQoDMTYxEiIKIAgEKhwKC0FBQUE2Y1hUcjVrEAgaC0FBQUJGeHdYajR3GikKAzE2MhIiCiAIBCocCgtBQUFBNmNYVHI1axAIGgtBQUFCRjR3eEdXYxopCgMxNjMSIgogCAQqHAoLQUFBQTZjWFRyNWsQCBoLQUFBQkY0d3hHV2caKQoDMTY0EiIKIAgEKhwKC0FBQUJQeGsyaXZnEAgaC0FBQUJQeGsyaXZnGikKAzE2NRIiCiAIBCocCgtBQUFCSmg0aG5lTRAIGgtBQUFCSmg0aG5lTRopCgMxNjYSIgogCAQqHAoLQUFBQkpoNGhuZU0QCBoLQUFBQktCYWl5Tk0aKQoDMTY3EiIKIAgEKhwKC0FBQUJKaDRobmVNEAgaC0FBQUJLQmFpeVBRGikKAzE2OBIiCiAIBCocCgtBQUFBNmNYVHI2YxAIGgtBQUFBNmNYVHI2YxopCgMxNjkSIgogCAQqHAoLQUFBQTZjWFRyNmMQCBoLQUFBQkhKTG9tRzQaKQoDMTcwEiIKIAgEKhwKC0FBQUE2Y1hUcjZjEAgaC0FBQUJISkxvbmRnGikKAzE3MRIiCiAIBCocCgtBQUFCS0JJMmJhcxAIGgtBQUFCS0JJMmJhcxopCgMxNzISIgogCAQqHAoLQUFBQTk2RzdvR00QCBoLQUFBQTk2RzdvR00aKQoDMTczEiIKIAgEKhwKC0FBQUJLQkkyYmJvEAgaC0FBQUJLQkkyYmJvGikKAzE3NBIiCiAIBCocCgtBQUFCS0JJMmJibxAIGgtBQUFCS0JhaXlSNBocCgMxNzUSFQoTCAQqDwoLQUFBQktCSTJiY1EQARopCgMxNzYSIgogCAQqHAoLQUFBQktCSTJiY1EQCBoLQUFBQlAxTnhDM1UaKQoDMTc3EiIKIAgEKhwKC0FBQUJLQkkyYmNREAgaC0FBQUJQMU54QzlRGikKAzE3OBIiCiAIBCocCgtBQUFCS0JJMmJjWRAIGgtBQUFCS0JJMmJjWRopCgMxNzkSIgogCAQqHAoLQUFBQTZjWFRyN1EQCBoLQUFBQTZjWFRyN1EaKQoDMTgwEiIKIAgEKhwKC0FBQUJLQkkyYmRVEAgaC0FBQUJLQkkyYmRVGhwKAzE4MRIVChMIBCoPCgtBQUFCS0JJMmJkWRAEGikKAzE4MhIiCiAIBCocCgtBQUFCS0JJMmJkYxAIGgtBQUFCS0JJMmJkYxopCgMxODMSIgogCAQqHAoLQUFBQktCSTJiZGcQCBoLQUFBQktCSTJiZGcaHAoDMTg0EhUKEwgEKg8KC0FBQUJLQkkyYmR3EAQaHAoDMTg1EhUKEwgEKg8KC0FBQUJLQkkyYmQwEAQaKQoDMTg2EiIKIAgEKhwKC0FBQUE2Y1hUcjg0EAgaC0FBQUE2Y1hUcjg0GikKAzE4NxIiCiAIBCocCgtBQUFBNmNYVHI4NBAIGgtBQUFCR0pKcGxRZxopCgMxODgSIgogCAQqHAoLQUFBQTZjWFRyODQQCBoLQUFBQkdQdHA0RjAaKQoDMTg5EiIKIAgEKhwKC0FBQUJLQmFpeVI4EAgaC0FBQUJLQmFpeVI4GikKAzE5MBIiCiAIBCocCgtBQUFCS0JJMmJkNBAIGgtBQUFCS0JJMmJkNBopCgMxOTESIgogCAQqHAoLQUFBQTZjWFRyNjQQCBoLQUFBQTZjWFRyNjQaKQoDMTkyEiIKIAgEKhwKC0FBQUE2Y1hUcjY0EAgaC0FBQUJLQmFpeVNBGikKAzE5MxIiCiAIBCocCgtBQUFBNmNYVHI2NBAIGgtBQUFCS0JhaXlTSRopCgMxOTQSIgogCAQqHAoLQUFBQTZjWFRyNjQQCBoLQUFBQktCYWl5U1EaKQoDMTk1EiIKIAgEKhwKC0FBQUE2ZGV0YTRNEAgaC0FBQUE2ZGV0YTRNGikKAzE5NhIiCiAIBCocCgtBQUFCSWY0cVlJVRAIGgtBQUFCSWY0cVlJVRopCgMxOTcSIgogCAQqHAoLQUFBQklmNHFZSVUQCBoLQUFBQklmNHFZSVUaKQoDMTk4EiIKIAgEKhwKC0FBQUE2Y1hUci1VEAgaC0FBQUE2Y1hUci1VIrkLCgtBQUFCSWY0cVlJVRKHCwoLQUFBQklmNHFZSVUSC0FBQUJJZjRxWUlVGoYECgl0ZXh0L2h0bWw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wNDM5NTk4MjE5MTcwJmFtcDt1c2c9QU92VmF3MndpWEJVRTA4cDE2YjQwQUFqS1haViIgZGF0YS1yYXdIcmVmPSJodHRwczovL2dpdGh1Yi5jb20vb2FzaXMtdGNzL21xdHQvcHVsbC81IiB0YXJnZXQ9Il9ibGFuayI+aHR0cHM6Ly9naXRodWIuY29tL29hc2lzLXRjcy9tcXR0L3B1bGwvNTwvYT4gSSBtb3ZlZCB0aGlzIGFwcGVuZGl4IHRvIEUgYW5kIGltcGxlbWVudGF0aW9uIG5vdGVzIHN0YXkgYXQgRi4ikQIKCnRleHQvcGxhaW4SggJQbGVhc2UgbGV0IHVzIG5vdCBpbnNlcnQgYW55IGFwcGVuZGl4IGJlZm9yZSBEICh0aG9zZSBhcmUgZml4ZWQgT0FTSVMgYXBwZW5kaWNlcyB0byBhaWQgcmVhZGVycyB3aGVyZSB0byBmaW5kIHRoYXQgZmx1ZmYgc3R1ZmYpLsKgCkluIG15IG1hcmtkb3duIHRyaWFsIGF0IGh0dHBzOi8vZ2l0aHViLmNvbS9vYXNpcy10Y3MvbXF0dC9wdWxsLzUgSSBtb3ZlZCB0aGlzIGFwcGVuZGl4IHRvIEUgYW5kIGltcGxlbWVudGF0aW9uIG5vdGVzIHN0YXkgYXQgRi4qGyIVMTA4MTg0Mzc1ODE0MDUwNjYyMDc2KAA4ADC1i5Sc4DE4tYuUnOAxWgxmYmttbGJjcjJrdDZyAiAAeACIAQKaAQYIABAAGACqAfsD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yMDQzOTU5ODIxOTE3MCZhbXA7dXNnPUFPdlZhdzJ3aVhCVUUwOHAxNmI0MEFBaktYWlYiIGRhdGEtcmF3aHJlZj0iaHR0cHM6Ly9naXRodWIuY29tL29hc2lzLXRjcy9tcXR0L3B1bGwvNSIgdGFyZ2V0PSJfYmxhbmsiPmh0dHBzOi8vZ2l0aHViLmNvbS9vYXNpcy10Y3MvbXF0dC9wdWxsLzU8L2E+IEkgbW92ZWQgdGhpcyBhcHBlbmRpeCB0byBFIGFuZCBpbXBsZW1lbnRhdGlvbiBub3RlcyBzdGF5IGF0IEYusAEAuAEBGLWLlJzgMSC1i5Sc4DEwAEIQa2l4Lmhrb3pzd3lwdm51YiLrDgoLQUFBQkZ4d1hqMjAStQ4KC0FBQUJGeHdYajIwEgtBQUFCRnh3WGoyMBoNCgl0ZXh0L2h0bWwSACIOCgp0ZXh0L3BsYWluEgAqGyIVMTEzOTY1MjI0NDI4MDU4MDkzNzM5KAA4ADCZh+DS1jE49Zjfit0xQsEGCgtBQUFCRnh3WGoyOBILQUFBQkZ4d1hqMjAa8gEKCXRleHQvaHRtbB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LzAQoKdGV4dC9wbGFpbh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obIhUxMTM5NjUyMjQ0MjgwNTgwOTM3MzkoADgAMMr+49LWMTjK/uPS1jFaDHV6NHpvajUwN2NuenICIAB4AIgBApoBBggAEAAYAKoB5wE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wAQC4AQFClwYKC0FBQUJISkxvbUxrEgtBQUFCRnh3WGoyMBrkAQoJdGV4dC9odG1s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LlAQoKdGV4dC9wbGFpbh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qGyIVMTAzOTc0MTE4OTE0NDAzMDc4ODc2KAA4ADD1mN+K3TE49Zjfit0xWgx2ajJuOGdpazVveXhyAiAAeACIAQKaAQYIABAAGACqAdkB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rABALgBAUo0CiRhcHBsaWNhdGlvbi92bmQuZ29vZ2xlLWFwcHMuZG9jcy5tZHMaDMLX2uQBBiIECEkQAVoMbjRtNmhuZTV4Z2ZwcgIgAHgAggEUc3VnZ2VzdC4xeDVxMWkyMnQxbm+IAQKaAQYIABAAGACwAQC4AQEYmYfg0tYxIPWY34rdMTAAQhRzdWdnZXN0LjF4NXExaTIydDFubyLjAgoLQUFBQTk2RzdvR00SsQIKC0FBQUE5Nkc3b0dNEgtBQUFBOTZHN29HTRpDCgl0ZXh0L2h0bWwSNlNob3VsZCB3ZSBoYXZlIHNvbWV0aGluZyBzaW1pbGFyIGFsc28gZm9yIHRoZSBDT05ORUNUPyJECgp0ZXh0L3BsYWluEjZTaG91bGQgd2UgaGF2ZSBzb21ldGhpbmcgc2ltaWxhciBhbHNvIGZvciB0aGUgQ09OTkVDVD8qGyIVMTE1NjI2MzU3MTQyNzM1ODEyMjY2KAA4ADCTvpXhtjE4k76V4bYxWgxleWZqdmpnajN3ZW9yAiAAeACIAQKaAQYIABAAGACqATgSNlNob3VsZCB3ZSBoYXZlIHNvbWV0aGluZyBzaW1pbGFyIGFsc28gZm9yIHRoZSBDT05ORUNUP7ABALgBARiTvpXhtjEgk76V4bYxMABCEGtpeC5iemR2MW43MWh6Y2Mi4QEKC0FBQUJKaDRobkpZEq8BCgtBQUFCSmg0aG5KWRILQUFBQkpoNGhuSlkaEgoJdGV4dC9odG1sEgVNVVNUPyITCgp0ZXh0L3BsYWluEgVNVVNUPyobIhUxMDg1MjA0MTYzOTUzMzI4Njc5OTQoADgAMMyQ+bzlMTjMkPm85TFKEgoKdGV4dC9wbGFpbhIEbXVzdFoMeWp4bGVhcnh5YnNtcgIgAHgAmgEGCAAQABgAqgEHEgVNVVNUP7ABALgBABjMkPm85TEgzJD5vOUxMABCEGtpeC5pdjRkbThranhpNWQi6AkKC0FBQUJQeDBORHFBErYJCgtBQUFCUHgwTkRxQRILQUFBQlB4ME5EcUEaqQEKCXRleHQvaHRtbBKbAVNpbW9uIGFza2VkIHRoaXMgcXVlc3Rpb246IENvdWxkIHdlIHN1Z2dlc3QgdGhhdCBpdCBNQVBTPyB0byBhIHRvcGljIG5hbWU/IGFuZCBzaG91bGQgd2UgY2FsbCBvdXIgdGhlIGRpc3RpbmN0aW9uIGluIHRoZSBzZXNzaW9uIG9yIHByZWRlZmluZWQgYWxpYXMgdHlwZXM/IqoBCgp0ZXh0L3BsYWluEpsBU2ltb24gYXNrZWQgdGhpcyBxdWVzdGlvbjogQ291bGQgd2Ugc3VnZ2VzdCB0aGF0IGl0IE1BUFM/IHRvIGEgdG9waWMgbmFtZT8gYW5kIHNob3VsZCB3ZSBjYWxsIG91ciB0aGUgZGlzdGluY3Rpb24gaW4gdGhlIHNlc3Npb24gb3IgcHJlZGVmaW5lZCBhbGlhcyB0eXBlcz8qGyIVMTAzOTc0MTE4OTE0NDAzMDc4ODc2KAA4ADDPw5bdgDI47vmZ3YAyQsMDCgtBQUFCUHgwTkRxTRILQUFBQlB4ME5EcUEaeAoJdGV4dC9odG1sEmtJIGNoYW5nZWQgdGhlIHRleHQgdG8gbWF0Y2ggTVFUVCA1IC0gJnF1b3Q7aWRlbnRpZnkmcXVvdDsuIE5vdCBzdXJlIHdoYXQgdGhlIHNlY29uZCBxdWVzdGlvbiBpcyBnZXR0aW5nIGF0LiJvCgp0ZXh0L3BsYWluEmFJIGNoYW5nZWQgdGhlIHRleHQgdG8gbWF0Y2ggTVFUVCA1IC0gImlkZW50aWZ5Ii4gTm90IHN1cmUgd2hhdCB0aGUgc2Vjb25kIHF1ZXN0aW9uIGlzIGdldHRpbmcgYXQuKhsiFTEwMzk3NDExODkxNDQwMzA3ODg3NigAOAAw7vmZ3YAyOO75md2AMloMNmx1NnB5cWdtdWJncgIgAHgAmgEGCAAQABgAqgFtEmtJIGNoYW5nZWQgdGhlIHRleHQgdG8gbWF0Y2ggTVFUVCA1IC0gJnF1b3Q7aWRlbnRpZnkmcXVvdDsuIE5vdCBzdXJlIHdoYXQgdGhlIHNlY29uZCBxdWVzdGlvbiBpcyBnZXR0aW5nIGF0LrABALgBAEqKAQoKdGV4dC9wbGFpbhJ8QSBUb3BpYyBBbGlhcyBpcyBhbiBpbnRlZ2VyIHZhbHVlIHRoYXQgaXMgdXNlZCB0byBpZGVudGlmeSB0aGUgVG9waWMgaW5zdGVhZCBvZiB1c2luZyB0aGUgVG9waWMgTmFtZSwgdG8gcmVkdWNlIHBhY2tldCBzaXplLloMb2FqNWd0Y3RjdTh4cgIgAHgAmgEGCAAQABgAqgGeARKbAVNpbW9uIGFza2VkIHRoaXMgcXVlc3Rpb246IENvdWxkIHdlIHN1Z2dlc3QgdGhhdCBpdCBNQVBTPyB0byBhIHRvcGljIG5hbWU/IGFuZCBzaG91bGQgd2UgY2FsbCBvdXIgdGhlIGRpc3RpbmN0aW9uIGluIHRoZSBzZXNzaW9uIG9yIHByZWRlZmluZWQgYWxpYXMgdHlwZXM/sAEAuAEAGM/Dlt2AMiDu+ZndgDIwAEIQa2l4Lm83cGhrdnRrZnBwcCK2DAoLQUFBQTliLWtvNlEShAw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VoMNnF5cHdweWMxMmZycgIgAHgAiAECmgEGCAAQABgAqgFpEmdCcmVhayB0aGUgY29uZm9ybWFuY2UgY2xhdXNlcyBvdXQsIGFuZCBtb3ZlwqB0aGUgbm9uLW5vcm1hdGl2ZSBzZWN0aW9ucyB0byB0aGUgc2VjdXRpcnkgY2hhcHRlciAobWF5YmUpsAEAuAEBGOrmn+O0MSDLooGrzTEwAEIQa2l4LjN6c2d2OHFkcnIyMS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oQeCgtBQUFBOWIta3BBNBLSHQoLQUFBQTliLWtwQTQSC0FBQUE5Yi1rcEE0GtwDCgl0ZXh0L2h0bWw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i3QMKCnRleHQvcGxhaW4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qGyIVMTE2MDgxODk5MTcxMTM0NTMwMDAzKAA4ADDQ7OrotDE4/JyJhrkxQuYCCgtBQUFBX1Q1cm8zMBILQUFBQTliLWtwQTQaWgoJdGV4dC9odG1sEk1kZWZpbmUgJiMzOTtMT1NUJiMzOTsgPyBjb25zaWRlcmluZyB3ZSBoYXZlICYjMzk7U2Vzc2lvbiBFeHBpcnkgSW50ZXJ2YWwmIzM5OyJLCgp0ZXh0L3BsYWluEj1kZWZpbmUgJ0xPU1QnID8gY29uc2lkZXJpbmcgd2UgaGF2ZSAnU2Vzc2lvbiBFeHBpcnkgSW50ZXJ2YWwnKhsiFTEwODA2NTQwNTU1MzAwODk5MjA5OCgAOAAwgYmFg7kxOIGJhYO5MVoMZWt3aHlxdnFwYjBjcgIgAHgAiAECmgEGCAAQABgAqgFPEk1kZWZpbmUgJiMzOTtMT1NUJiMzOTsgPyBjb25zaWRlcmluZyB3ZSBoYXZlICYjMzk7U2Vzc2lvbiBFeHBpcnkgSW50ZXJ2YWwmIzM5O7ABALgBAUKNBQoLQUFBQV9UNXJvNlUSC0FBQUE5Yi1rcEE0GrYBCgl0ZXh0L2h0bWwSqAFUaGUgbG9zdCBpcyBkZWZpbmVkIGluIHRoZSBzdGF0ZSB0cmFuc2l0aW9uIHRhYmxlIGFuZCBkaWFncmFtLiBMT1NUIHJlcHJlc2VudHMgc3RhdHVzIGJldHdlZW4gdGhlIGNsaWVudCBhbmQgR1cgYW5kIG1haW50YWlucyBzZWxlY3RpdmUgc3RhdGUgYWJvdXQgdGhlIFNOIHNpZGUgc2Vzc2lvbi4itwEKCnRleHQvcGxhaW4SqAFUaGUgbG9zdCBpcyBkZWZpbmVkIGluIHRoZSBzdGF0ZSB0cmFuc2l0aW9uIHRhYmxlIGFuZCBkaWFncmFtLiBMT1NUIHJlcHJlc2VudHMgc3RhdHVzIGJldHdlZW4gdGhlIGNsaWVudCBhbmQgR1cgYW5kIG1haW50YWlucyBzZWxlY3RpdmUgc3RhdGUgYWJvdXQgdGhlIFNOIHNpZGUgc2Vzc2lvbi4qGyIVMTEzOTY1MjI0NDI4MDU4MDkzNzM5KAA4ADCDzpaEuTE4g86WhLkxWgxudXVpd3l1eXloYXlyAiAAeACIAQKaAQYIABAAGACqAasBEqgBVGhlIGxvc3QgaXMgZGVmaW5lZCBpbiB0aGUgc3RhdGUgdHJhbnNpdGlvbiB0YWJsZSBhbmQgZGlhZ3JhbS4gTE9TVCByZXByZXNlbnRzIHN0YXR1cyBiZXR3ZWVuIHRoZSBjbGllbnQgYW5kIEdXIGFuZCBtYWludGFpbnMgc2VsZWN0aXZlIHN0YXRlIGFib3V0IHRoZSBTTiBzaWRlIHNlc3Npb24usAEAuAEBQowBCgtBQUFBX1Q1cm82WRILQUFBQTliLWtwQTQaDQoJdGV4dC9odG1sEgAiDgoKdGV4dC9wbGFpbhIAKhsiFTExMzk2NTIyNDQyODA1ODA5MzczOSgAOAAw8dmZhLkxOPHZmYS5MVAAWgxyMW00bWh1aWF2OW5yAiAAeACIAQKaAQYIABAAGACwAQC4AQFCyAgKC0FBQUFfVDVycEZBEgtBQUFBOWIta3BBNBrJAgoJdGV4dC9odG1s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IsoCCgp0ZXh0L3BsYWlu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KhsiFTExNjA4MTg5OTE3MTEzNDUzMDAwMygAOAAw/JyJhrkxOPyciYa5MVABWgxkZThmaTR3NDQ1YXVyAiAAeACIAQKaAQYIABAAGACqAb4C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sAEAuAEBWgx4bnhmMGdvZHlxMnRyAiAAeACIAQKaAQYIABAAGACqAdED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sAEAuAEBGNDs6ui0MSD8nImGuTEwAEIQa2l4LjUyeGxybzU2aTAzdi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KuAgoLQUFBQkpoNGhuZFkS+AEKC0FBQUJKaDRobmRZEgtBQUFCSmg0aG5kWRoNCgl0ZXh0L2h0bWwSACIOCgp0ZXh0L3BsYWluEgAqGyIVMTE1NjI2MzU3MTQyNzM1ODEyMjY2KAA4ADDEhdG+5TE4ldrYvuUxSlgKJGFwcGxpY2F0aW9uL3ZuZC5nb29nbGUtYXBwcy5kb2NzLm1kcxowwtfa5AEqGigKJAoeYW5kIHRoZSBXaWxsIFRvcGljIChXaWxsIGRhdGEpEAEYABABWgxhZ252eGNweDYydW5yAiAAeACCARRzdWdnZXN0Lng4ZGQwa2V3YjI4ZJoBBggAEAAYALABALgBABjEhdG+5TEgldrYvuUxMABCFHN1Z2dlc3QueDhkZDBrZXdiMjhkIqMCCgtBQUFCSmg0aG5CdxLxAQoLQUFBQkpoNGhuQncSC0FBQUJKaDRobkJ3GiUKCXRleHQvaHRtbBIYbm90IG5lY2Vzc2FyaWx5IHdpcmVsZXNzIiYKCnRleHQvcGxhaW4SGG5vdCBuZWNlc3NhcmlseSB3aXJlbGVzcyobIhUxMTYwODE4OTkxNzExMzQ1MzAwMDMoADgAMIb75rvlMTiG++a75TFKGwoKdGV4dC9wbGFpbhINd2lyZWxlc3Mgc2lkZVoMdjZveXBudDdtYThzcgIgAHgAmgEGCAAQABgAqgEaEhhub3QgbmVjZXNzYXJpbHkgd2lyZWxlc3OwAQC4AQAYhvvmu+UxIIb75rvlMTAAQhBraXgua2p6OGd1OHB3ZWQ4IrMTCgtBQUFCSGJyZWJpTRKCEwoLQUFBQkhicmViaU0SC0FBQUJIYnJlYmlNGocFCgl0ZXh0L2h0bWw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4i4AQKCnRleHQvcGxhaW4S0QRDYW4gd2UgcmV3b3JkPyBBcyAiYnV0IE1VU1QgTk9UIiBpcyB2ZXJ5IGluZGlyZWN0bHkgc3RhdGluZyB3aGF0IGNhbiBiZSBhY3R1YWxseSBkb25lLiBNYXliZSBzcGxpdCB0aGUgc2VudGVuY2UsIGFzIHRpIHRhcmdldHMgdHdvIGRpc2pvaW50IGVudGl0aWVzOgoKVGhlIHNwZWNpYWwgd2lsZGNhcmQgY2hhcmFjdGVycyBhcmUgdmFsaWQgaW4gVG9waWMgRmlsdGVycy4KVGhlIHNwZWNpYWwgd2lsZGNhcmQgY2hhcmFjdGVycyBhcmUgaW52YWxpZCBpbiBUb3BpYyBOYW1lcy7CoAoKTm8gbmVlZCB0byBhbHdheXMgU0hPVVQsIGV2ZXJ5IHN0YXRlbWVudCBvZiBmYWN0IGluIHRoZSBub3JtYXRpdmUgdHJhY2sgaXMgdG8gYmUgZnVsZmlsbGVkIGJ5IGNvbXBsaWFudCBpbXBsZW1lbnRhdGlvbnMuCgpCdXQsIGlmIHdlIGFic29sdXRlbHkgd2FudCB0byBpbmplY3Qgc29tZSBNVVNUOgoKVGhlIHNwZWNpYWwgd2lsZGNhcmQgY2hhcmFjdGVycyBhcmUgdmFsaWQgaW4gVG9waWMgRmlsdGVycy4KVG9waWMgTmFtZXMgTVVTVCBjb250YWluIG9ubHkgY2hhcmFjdGVycyBkaWZmZXJlbnQgZnJvbSB0aGUgc3BlY2lhbCB3aWxkY2FyZCBjaGFyYWN0ZXJzLiobIhUxMDgxODQzNzU4MTQwNTA2NjIwNzYoADgAMJjX8ZHlMTjL4NyqgzJCvQIKC0FBQUJRRjJaWElFEgtBQUFCSGJyZWJpTRpICgl0ZXh0L2h0bWwSO1dlIGNvdWxkIHJlZm9ybXVsYXRlIC0gdGhpcyBpcyB0aGUgc2FtZSBhcyBNUVRUIDUuMCB0aG91Z2guIkkKCnRleHQvcGxhaW4SO1dlIGNvdWxkIHJlZm9ybXVsYXRlIC0gdGhpcyBpcyB0aGUgc2FtZSBhcyBNUVRUIDUuMCB0aG91Z2guKhsiFTEwMzk3NDExODkxNDQwMzA3ODg3NigAOAAwy+DcqoMyOMvg3KqDMloMOW44MDdsbzhldWJocgIgAHgAmgEGCAAQABgAqgE9EjtXZSBjb3VsZCByZWZvcm11bGF0ZSAtIHRoaXMgaXMgdGhlIHNhbWUgYXMgTVFUVCA1LjAgdGhvdWdoLrABALgBAEpsCgp0ZXh0L3BsYWluEl5UaGUgd2lsZGNhcmQgY2hhcmFjdGVycyBjYW4gYmUgdXNlZCBpbiBUb3BpYyBGaWx0ZXJzLCBidXQgTVVTVCBOT1QgYmUgdXNlZCB3aXRoaW4gYSBUb3BpYyBOYW1lWgt2ZnNmbGJpOTBxcXICIAB4AJoBBggAEAAYAKoB/AQ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6wAQC4AQAYmNfxkeUxIMvg3KqDMjAAQg9raXguZ2Z5anNhMXllMzMiyxcKC0FBQUJQeGsyaXZnEpkXCgtBQUFCUHhrMml2ZxILQUFBQlB4azJpdmcarAcKCXRleHQvaHRtbBKe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jxicj48YnI+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IqcHCgp0ZXh0L3BsYWluEpg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Cgp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qGyIVMTE2MDgxODk5MTcxMTM0NTMwMDAzKAA4ADCai5GDgjI4mouRg4IySjEKCnRleHQvcGxhaW4SI1RoZSBTZXJ2ZXIgVmlldyBvZiB0aGUgQ2xpZW50IFN0YXRlWgw4bXp4cjZnZ3Bva2tyAiAAeACaAQYIABAAGACqAaEH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6wAQC4AQAYmouRg4IyIJqLkYOCMjAAQhBraXgub2ZibWQ3aTZ0ZWJyIu8ECgtBQUFCSmg0aG5kSRK9BAoLQUFBQkpoNGhuZEkSC0FBQUJKaDRobmRJGh0KCXRleHQvaHRtbBIQQnJva2VuIHJlZmVyZW5jZSIeCgp0ZXh0L3BsYWluEhBCcm9rZW4gcmVmZXJlbmNlKhsiFTExNTYyNjM1NzE0MjczNTgxMjI2NigAOAAwm+C8vuUxOPrT2L+AMkLpAgoLQUFBQlB2a0hzZzgSC0FBQUJKaDRobmRJGlgKCXRleHQvaHRtbBJLaW4gc2VjdXJpdHkgc2VjdGlvbiB3aGljaCBkb2VzbiYjMzk7dCBleGlzdC4gRG8gd2UgbmVlZCBhIHNlY3VyaXR5IGNoYXB0ZXI/IlUKCnRleHQvcGxhaW4SR2luIHNlY3VyaXR5IHNlY3Rpb24gd2hpY2ggZG9lc24ndCBleGlzdC4gRG8gd2UgbmVlZCBhIHNlY3VyaXR5IGNoYXB0ZXI/KhsiFTEwMzk3NDExODkxNDQwMzA3ODg3NigAOAAw+tPYv4AyOPrT2L+AMloMaDlreHNyYjd2dWZkcgIgAHgAmgEGCAAQABgAqgFNEktpbiBzZWN1cml0eSBzZWN0aW9uIHdoaWNoIGRvZXNuJiMzOTt0IGV4aXN0LiBEbyB3ZSBuZWVkIGEgc2VjdXJpdHkgY2hhcHRlcj+wAQC4AQBKEwoKdGV4dC9wbGFpbhIFNS40LjlaDGw3em5pYmJpdjNqYnICIAB4AJoBBggAEAAYAKoBEhIQQnJva2VuIHJlZmVyZW5jZbABALgBABib4Ly+5TEg+tPYv4AyMABCEGtpeC5hZGh1ZnFscnAzMzMizAMKC0FBQUJPUWNWWVpVEpsDCgtBQUFCT1FjVllaVRILQUFBQk9RY1ZZWlUaYAoJdGV4dC9odG1sElNNYXliZSBub3QgY2xlYXIsIGFzIHdlIHNob3VsZCBuZXZlciBoYXZlIG1vcmUgdGhhbiBvbmUgb3V0c3RhbmRpbmcgcmVxdWVzdCAtIERhdmlkZSJhCgp0ZXh0L3BsYWluElNNYXliZSBub3QgY2xlYXIsIGFzIHdlIHNob3VsZCBuZXZlciBoYXZlIG1vcmUgdGhhbiBvbmUgb3V0c3RhbmRpbmcgcmVxdWVzdCAtIERhdmlkZSobIhUxMDM5NzQxMTg5MTQ0MDMwNzg4NzYoADgAMOC4sdKFMjjguLHShTJKFAoKdGV4dC9wbGFpbhIGU2VydmVyWgxkbHNqYXh3ZnZ4ZmJyAiAAeACaAQYIABAAGACqAVUSU01heWJlIG5vdCBjbGVhciwgYXMgd2Ugc2hvdWxkIG5ldmVyIGhhdmUgbW9yZSB0aGFuIG9uZSBvdXRzdGFuZGluZyByZXF1ZXN0IC0gRGF2aWRlsAEAuAEAGOC4sdKFMiDguLHShTIwAEIPa2l4LmxxZzg5emNncnJ3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pgICgtBQUFCT1FjVllaWRLmBwoLQUFBQk9RY1ZZWlkSC0FBQUJPUWNWWVpZGn8KCXRleHQvaHRtbBJyRGF2aWRlIC0gaWYgd2UgaGF2ZW4mIzM5O3QgcmVjZWl2ZWQgYSByZXNwb25zZSBjYW4gd2Ugc2VuZCBhbm90aGVyIHJlcXVlc3QuIFJlZmVyIHRvIHRoZSBzZWN0aW9uIG9uIHBhY2tldCByZXRyaWVzInwKCnRleHQvcGxhaW4SbkRhdmlkZSAtIGlmIHdlIGhhdmVuJ3QgcmVjZWl2ZWQgYSByZXNwb25zZSBjYW4gd2Ugc2VuZCBhbm90aGVyIHJlcXVlc3QuIFJlZmVyIHRvIHRoZSBzZWN0aW9uIG9uIHBhY2tldCByZXRyaWVzKhsiFTEwMzk3NDExODkxNDQwMzA3ODg3NigAOAAwptO70oUyOKbTu9KFMkqFBAoKdGV4dC9wbGFpbhL2A1RoZSBDbGllbnQgTVVTVCBOT1Qgc2VuZCBtb3JlIHRoYW4gb25lIFFvUyAxIG9yIFFvUyAyIFBVQkxJU0ggcGFja2V0IGZvciB3aGljaCBpdCBoYXMgbm90IHJlY2VpdmVkIFBVQkFDSywgUFVCQ09NUCwgb3IgUFVCUkVDIHdpdGggYSBSZWFzb24gQ29kZSBvZiAxMjggb3IgZ3JlYXRlciBmcm9tIHRoZSBTZXJ2ZXIgW01RVFQtMy4zLjQtN10uIElmIGl0IHJlY2VpdmVzIG1vcmUgdGhhbiBvbmUgUW9TIDEgb3IgUW9TIDIgUFVCTElTSCBwYWNrZXRzIHdoZXJlIGl0IGhhcyBub3Qgc2VudCBhIFBVQkFDSyBvciBQVUJDT01QIGluIHJlc3BvbnNlLCB0aGUgU2VydmVyIHVzZXMgYSBESVNDT05ORUNUIHBhY2tldCB3aXRoIFJlYXNvbiBDb2RlIDB4OTMgKFJlY2VpdmUgTWF4aW11bSBleGNlZWRlZCkgYXMgZGVzY3JpYmVkIGluIHNlY3Rpb24gNC4xMiBIYW5kbGluZyBlcnJvcnMuIFJlZmVyIHRvIHNlY3Rpb24gNC45IGZvciBtb3JlIGluZm9ybWF0aW9uIGFib3V0IGZsb3cgY29udHJvbC5aDDVycjVicTFuNHEyanICIAB4AJoBBggAEAAYAKoBdBJyRGF2aWRlIC0gaWYgd2UgaGF2ZW4mIzM5O3QgcmVjZWl2ZWQgYSByZXNwb25zZSBjYW4gd2Ugc2VuZCBhbm90aGVyIHJlcXVlc3QuIFJlZmVyIHRvIHRoZSBzZWN0aW9uIG9uIHBhY2tldCByZXRyaWVzsAEAuAEAGKbTu9KFMiCm07vShTIwAEIQa2l4Ljl5NDRibG5xZHI0ZCLoAQoLQUFBQkpoNGhuQmMStwEKC0FBQUJKaDRobkJjEgtBQUFCSmg0aG5CYxoUCgl0ZXh0L2h0bWwSB1BhY2tldHMiFQoKdGV4dC9wbGFpbhIHUGFja2V0cyobIhUxMTYwODE4OTkxNzExMzQ1MzAwMDMoADgAMOCI4rvlMTjgiOK75TFKFAoKdGV4dC9wbGFpbhIGZnJhbWVzWgw3dTgxdXR4ejVuczhyAiAAeACaAQYIABAAGACqAQkSB1BhY2tldHOwAQC4AQAY4Ijiu+UxIOCI4rvlMTAAQg9raXguNmFyZHBibzZmczAi6QEKC0FBQUJKaDRobkJNErcBCgtBQUFCSmg0aG5CTRILQUFBQkpoNGhuQk0aFAoJdGV4dC9odG1sEgdQYWNrZXRzIhUKCnRleHQvcGxhaW4SB1BhY2tldHMqGyIVMTE2MDgxODk5MTcxMTM0NTMwMDAzKAA4ADDf9d+75TE43/Xfu+UxShQKCnRleHQvcGxhaW4SBmZyYW1lc1oMOXMzN3Fuc3Z5bnh3cgIgAHgAmgEGCAAQABgAqgEJEgdQYWNrZXRzsAEAuAEAGN/137vlMSDf9d+75TEwAEIQa2l4LnBjN256MW43aG80dyLzAgoLQUFBQkpoNGhuQkkSwQIKC0FBQUJKaDRobkJJEgtBQUFCSmg0aG5CSRofCgl0ZXh0L2h0bWwSEldoYXQgZG9lcyBpdCBtZWFuPyIgCgp0ZXh0L3BsYWluEhJXaGF0IGRvZXMgaXQgbWVhbj8qGyIVMTE1NjI2MzU3MTQyNzM1ODEyMjY2KAA4ADCiw9+75TE4osPfu+UxSn0KCnRleHQvcGxhaW4Sb2hlIHJlY2VpdmVyIGRvZXMgbm90IG5lZWQgdG8gY29tcGxldGUgZGVsaXZlcnkgb2YgdGhlIEFwcGxpY2F0aW9uIE1lc3NhZ2UgYmVmb3JlIHNlbmRpbmcgdGhlIFBVQlJFQyBvciBQVUJDT01QLloMbTVrMnM5ZDFsNHN3cgIgAHgAmgEGCAAQABgAqgEUEhJXaGF0IGRvZXMgaXQgbWVhbj+wAQC4AQAYosPfu+UxIKLD37vlMTAAQhBraXgudmFrMHc1cHQ5bTZnIr0CCgtBQUFCSmg0aG5BbxKHAgoLQUFBQkpoNGhuQW8SC0FBQUJKaDRobkFvGg0KCXRleHQvaHRtbBIAIg4KCnRleHQvcGxhaW4SACobIhUxMTU2MjYzNTcxNDI3MzU4MTIyNjYoADgAMOCX1bvlMTiCn9W75TFKZwokYXBwbGljYXRpb24vdm5kLmdvb2dsZS1hcHBzLmRvY3MubWRzGj/C19rkATkaNwozCi0sIGlycmVzcGVjdGl2ZSBvZiB0aGUgc2V0dGluZyBvZiBpdHMgRFVQIGZsYWcQARgAEAFaDGlsZjQ2d3k5aHhjanICIAB4AIIBFHN1Z2dlc3Quc29rMjIwNDd6MDV2mgEGCAAQABgAsAEAuAEAGOCX1bvlMSCCn9W75TEwAEIUc3VnZ2VzdC5zb2syMjA0N3owNXY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LLBwoLQUFBQkpoZzRGblkSmQcKC0FBQUJKaGc0Rm5ZEgtBQUFCSmhnNEZuWRo9Cgl0ZXh0L2h0bWwSMEZvciBjbGFyaXR5LCBzd2FwIG9yZGVyIG9mIHRoZXNlIHR3byBwYXJhZ3JhcGhzLiI+Cgp0ZXh0L3BsYWluEjBGb3IgY2xhcml0eSwgc3dhcCBvcmRlciBvZiB0aGVzZSB0d28gcGFyYWdyYXBocy4qGyIVMTA4NTIwNDE2Mzk1MzMyODY3OTk0KAA4ADDax+W05TE42sfltOUxSvoECgp0ZXh0L3BsYWluEusEVGhlIFBhY2tldCBJZGVudGlmaWVyIGJlY29tZXMgYXZhaWxhYmxlIGZvciByZXVzZSBhZnRlciB0aGUgc2VuZGVyIGhhcyBwcm9jZXNzZWQgdGhlIGNvcnJlc3BvbmRpbmcgYWNrbm93bGVkZ2VtZW50IHBhY2tldCwgZGVmaW5lZCBhcyBmb2xsb3dzLiBJbiB0aGUgY2FzZSBvZiBhIFFvUyAxIFBVQkxJU0gsIHRoaXMgaXMgdGhlIGNvcnJlc3BvbmRpbmcgUFVCQUNLOyBpbiB0aGUgY2FzZSBvZiBRb1MgMiBQVUJMSVNIIGl0IGlzIFBVQkNPTVAgb3IgYSBQVUJSRUMgd2l0aCBhIFJlYXNvbiBDb2RlIG9mIDEyOCBvciBncmVhdGVyLiBGb3IgU1VCU0NSSUJFIG9yIFVOU1VCU0NSSUJFIGl0IGlzIHRoZSBjb3JyZXNwb25kaW5nIFNVQkFDSyBvciBVTlNVQkFDSy4gCgpQYWNrZXQgSWRlbnRpZmllcnMgdXNlZCB3aXRoIFBVQkxJU0gsIFNVQlNDUklCRSBhbmQgVU5TVUJTQ1JJQkUgcGFja2V0cyBmb3JtIGEgc2luZ2xlLCB1bmlmaWVkIHNldCBvZiBpZGVudGlmaWVycyBzZXBhcmF0ZWx5IGZvciB0aGUgQ2xpZW50IGFuZCB0aGUgR2F0ZXdheSBpbiBhIFNlc3Npb24uIEEgUGFja2V0IElkZW50aWZpZXIgY2Fubm90IGJlIHVzZWQgYnkgbW9yZSB0aGFuIG9uZSBjb21tYW5kIGF0IGFueSB0aW1lLloMMm15ajZpamF2OTVkcgIgAHgAmgEGCAAQABgAqgEyEjBGb3IgY2xhcml0eSwgc3dhcCBvcmRlciBvZiB0aGVzZSB0d28gcGFyYWdyYXBocy6wAQC4AQAY2sfltOUxINrH5bTlMTAAQhBraXgua3I1cG94aHVuYnlq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sgUKC0FBQUJCMTFWNXNREoAFCgtBQUFCQjExVjVzURILQUFBQkIxMVY1c1EagAEKCXRleHQvaHRtbBJzU3VnZ2VzdCB0byBzb3J0IGJ5IG5hbWUgaWYgb25seSBhIGJpbmFyeSByZWxhdGlvbiBvZiBuYW1lIHZzIHBhY2tldCBpZGVudGlmaWVyIGZpZWxkICZxdW90O25lZWQmcXVvdDsgaXMgZGlzcGxheWVkLiJ3Cgp0ZXh0L3BsYWluEmlTdWdnZXN0IHRvIHNvcnQgYnkgbmFtZSBpZiBvbmx5IGEgYmluYXJ5IHJlbGF0aW9uIG9mIG5hbWUgdnMgcGFja2V0IGlkZW50aWZpZXIgZmllbGQgIm5lZWQiIGlzIGRpc3BsYXllZC4qGyIVMTA4MTg0Mzc1ODE0MDUwNjYyMDc2KAA4ADC+h7nSxDE4x8GOmv4xQp4BCgtBQUFCUExJZW5EWRILQUFBQkIxMVY1c1EaEwoJdGV4dC9odG1sEgZBZ3JlZWQiFAoKdGV4dC9wbGFpbhIGQWdyZWVkKhsiFTEwMzk3NDExODkxNDQwMzA3ODg3NigAOAAwx8GOmv4xOMfBjpr+MVoMNmowNzR3bnV3Zm50cgIgAHgAmgEGCAAQABgAqgEIEgZBZ3JlZWSwAQC4AQBaDG0wajJqYWF5anRuZXICIAB4AIgBApoBBggAEAAYAKoBdRJzU3VnZ2VzdCB0byBzb3J0IGJ5IG5hbWUgaWYgb25seSBhIGJpbmFyeSByZWxhdGlvbiBvZiBuYW1lIHZzIHBhY2tldCBpZGVudGlmaWVyIGZpZWxkICZxdW90O25lZWQmcXVvdDsgaXMgZGlzcGxheWVkLrABALgBARi+h7nSxDEgx8GOmv4xMABCEGtpeC43N2RrcWdha3BnZW4irAcKC0FBQUJKaDRobmVNEvoGCgtBQUFCSmg0aG5lTRILQUFBQkpoNGhuZU0aHwoJdGV4dC9odG1sEhJXaGF0IGRvZXMgaXQgbWVhbj8iIAoKdGV4dC9wbGFpbhISV2hhdCBkb2VzIGl0IG1lYW4/KhsiFTExNTYyNjM1NzE0MjczNTgxMjI2NigAOAAwrZzsvuUxOLy9+eHlMULSAgoLQUFBQktCYWl5Tk0SC0FBQUJKaDRobmVNGk8KCXRleHQvaHRtbBJCQSBnYXRld2F5IHVwZGF0ZSBzaG91bGQgbm90IGltcGFjdCB0aGUgZGV2aWNlcyBpbiBmaWVsZHMgZm9yIHllYXJzIlAKCnRleHQvcGxhaW4SQkEgZ2F0ZXdheSB1cGRhdGUgc2hvdWxkIG5vdCBpbXBhY3QgdGhlIGRldmljZXMgaW4gZmllbGRzIGZvciB5ZWFycyobIhUxMTU2MjYzNTcxNDI3MzU4MTIyNjYoADgAMPbfteHlMTj237Xh5TFaDGtocHc1d3VjbXp4cHICIAB4AJoBBggAEAAYAKoBRBJCQSBnYXRld2F5IHVwZGF0ZSBzaG91bGQgbm90IGltcGFjdCB0aGUgZGV2aWNlcyBpbiBmaWVsZHMgZm9yIHllYXJzsAEAuAEAQukBCgtBQUFCS0JhaXlQURILQUFBQkpoNGhuZU0aLAoJdGV4dC9odG1sEh9UT0RPIGRlZmluZSB0aGUgcmVhc29uIGZvciB0aGlzIi0KCnRleHQvcGxhaW4SH1RPRE8gZGVmaW5lIHRoZSByZWFzb24gZm9yIHRoaXMqGyIVMTEzOTY1MjI0NDI4MDU4MDkzNzM5KAA4ADC8vfnh5TE4vL354eUxWgxvZ3p5d3c5bXZycDJyAiAAeACaAQYIABAAGACqASESH1RPRE8gZGVmaW5lIHRoZSByZWFzb24gZm9yIHRoaXOwAQC4AQBKdQoKdGV4dC9wbGFpbhJnYnV0IG9uZSB3aGljaCBzaG91bGQgbm90IGJlIHRlcm1pbmFsIHRvIHRoZSBzZXNzaW9uIHNpbmNlIGZpcm13YXJlIHVwZGF0ZXMgY291bGQgbGVhZCB0byB0aGlzIHNjZW5hcmlvLloMNmFoZXJoMmJ5YTdycgIgAHgAmgEGCAAQABgAqgEUEhJXaGF0IGRvZXMgaXQgbWVhbj+wAQC4AQAYrZzsvuUxILy9+eHlMTAAQhBraXgua3Y0MzltNmF2aTRyIpkCCgtBQUFCS0JJMmJhNBLjAQoLQUFBQktCSTJiYTQSC0FBQUJLQkkyYmE0Gg0KCXRleHQvaHRtbBIAIg4KCnRleHQvcGxhaW4SACobIhUxMTU2MjYzNTcxNDI3MzU4MTIyNjYoADgAMPG2jtjlMTi9147Y5TFKQwokYXBwbGljYXRpb24vdm5kLmdvb2dsZS1hcHBzLmRvY3MubWRzGhvC19rkARUaEwoPCgksIDB4MDAwMCwQARgAEAFaDGdhbWgyY20xdWduOHICIAB4AIIBFHN1Z2dlc3QueTFuYWUxdDk3ZGM1mgEGCAAQABgAsAEAuAEAGPG2jtjlMSC9147Y5TEwAEIUc3VnZ2VzdC55MW5hZTF0OTdkYzUi0wIKC0FBQUJLQkkyYmEwEqECCgtBQUFCS0JJMmJhMBILQUFBQktCSTJiYTAaNgoJdGV4dC9odG1sEilXaGljaCBUb3BpYyBUeXBlcyBhcmUgdmFsaWQgaW4gdGhpcyBjYXNlPyI3Cgp0ZXh0L3BsYWluEilXaGljaCBUb3BpYyBUeXBlcyBhcmUgdmFsaWQgaW4gdGhpcyBjYXNlPyobIhUxMTU2MjYzNTcxNDI3MzU4MTIyNjYoADgAMK29jNjlMTitvYzY5TFKGAoKdGV4dC9wbGFpbhIKVG9waWMgVHlwZVoMY2xsMzVweGY1c2R0cgIgAHgAmgEGCAAQABgAqgErEilXaGljaCBUb3BpYyBUeXBlcyBhcmUgdmFsaWQgaW4gdGhpcyBjYXNlP7ABALgBABitvYzY5TEgrb2M2OUxMABCEGtpeC54dWJra2lhbGdvamMi6AwKC0FBQUJIYnJlYkUwErYMCgtBQUFCSGJyZWJFMBILQUFBQkhicmViRTAa7wMKCXRleHQvaHRtbB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4i1AMKCnRleHQvcGxhaW4SxQNTaW1vbidzIG9yaWdpbmFsIGxpc3QgYWxzbyBpbmNsdWRlZCA6CgotIFJlZ2lzdGVyZWQgdG9waWMgYWxpYXMgZGljdGlvbmFyeSAobm9ybWFsIHRvcGljIGFsaWFz4oCZcykKLSBOZXR3b3JrIGFkZHJlc3Mgb2YgR2F0ZXdheSAoaW4gdGhlIGNhc2Ugb2YgY2xpZW50cykuCi0gTmV0d29yayBhZGRyZXNzIG9mIENsaWVudCAoaW4gdGhlIGNhc2Ugb2YgZ2F0ZXdheXMpLgoKTmV0d29yayBhZGRyZXNzZXMgY2FuIGNoYW5nZSBiZXR3ZWVuIHZpcnR1YWwgY29ubmVjdGlvbnMsIHNvIEkgdGhpbmsgdGhlc2UgYXJlIGEgcHJvcGVydHkgb2YgdGhlIFZpcnR1YWwgQ29ubmVjdGlvbiwgbm90IHRoZSBzZXNzaW9uLgoKSW4gTVFUVCA1LCB0b3BpYyBhbGlhc2VzIGxhc3QgYXMgbG9uZyBhcyB0aGUgTmV0d29yayBDb25uZWN0aW9uIG9ubHksIHNvIGFyZSBub3QgcGFydCBvZiB0aGUgc2Vzc2lvbiBzdGF0ZS4qGyIVMTAzOTc0MTE4OTE0NDAzMDc4ODc2KAA4ADCn5pqM5TE46sOjjOUxShsKCnRleHQvcGxhaW4SDVNlc3Npb24gc3RhdGVaDHY0MmJwcjJqaWIzZnICIAB4AJoBBggAEAAYAKoB5AM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sAEAuAEAGKfmmozlMSDqw6OM5TEwAEIQa2l4Lm5kZXhoaWkwYjNlbyLKBQoLQUFBQkpoNGhuRnMSmAUKC0FBQUJKaDRobkZzEgtBQUFCSmg0aG5GcxowCgl0ZXh0L2h0bWwSI3RoZSBQYWNrZXQgaW50ZWdyaXR5wqAgaXMgcHJvdGVjdGVkIjEKCnRleHQvcGxhaW4SI3RoZSBQYWNrZXQgaW50ZWdyaXR5wqAgaXMgcHJvdGVjdGVkKhsiFTExNjA4MTg5OTE3MTEzNDUzMDAwMygAOAAwv8uNvOUxONSO+crzMUL5AgoLQUFBQk1wUlF0ZWsSC0FBQUJKaDRobkZzGlwKCXRleHQvaHRtbBJPSXQgY291bGQgYmUgcHJvdGVjdGVkIG9uIGJvdGggaW50ZWdyaXR5IChhbHdheXMpIGFuZCBjb25maWRlbnRpYWxpdHkgKG9wdGlvbmFsKSJdCgp0ZXh0L3BsYWluEk9JdCBjb3VsZCBiZSBwcm90ZWN0ZWQgb24gYm90aCBpbnRlZ3JpdHkgKGFsd2F5cykgYW5kIGNvbmZpZGVudGlhbGl0eSAob3B0aW9uYWwpKhsiFTExNTYyNjM1NzE0MjczNTgxMjI2NigAOAAwk/T0yfMxONSO+crzMVoMaXN4b3N5aWVxeDkwcgIgAHgAmgEGCAAQABgAqgFREk9JdCBjb3VsZCBiZSBwcm90ZWN0ZWQgb24gYm90aCBpbnRlZ3JpdHkgKGFsd2F5cykgYW5kIGNvbmZpZGVudGlhbGl0eSAob3B0aW9uYWwpsAEAuAEASiUKCnRleHQvcGxhaW4SF3BhY2tldCBjYW4gYmUgcHJvdGVjdGVkWgxxMWg0Z2g1bzFlODdyAiAAeACaAQYIABAAGACqASUSI3RoZSBQYWNrZXQgaW50ZWdyaXR5wqAgaXMgcHJvdGVjdGVksAEAuAEAGL/LjbzlMSDUjvnK8zEwAEIQa2l4LmtsZW81dDF3YmtmNSKiAwoLQUFBQkpGNVpyNTQS8AIKC0FBQUJKRjVacjU0EgtBQUFCSkY1WnI1NBpYCgl0ZXh0L2h0bWwSS0RvZXMgaXQgbWVhbiB0aG9zZSBmaWVsZHMgYXJlIG9wdGlvbmFsIG9yIHRvIGJlIGlnbm9yZWQ/IENhbiB3ZSBjbGFyaWZ5IGl0PyJZCgp0ZXh0L3BsYWluEktEb2VzIGl0IG1lYW4gdGhvc2UgZmllbGRzIGFyZSBvcHRpb25hbCBvciB0byBiZSBpZ25vcmVkPyBDYW4gd2UgY2xhcmlmeSBpdD8qGyIVMTE1NjI2MzU3MTQyNzM1ODEyMjY2KAA4ADDygeXi4zE48oHl4uMxWgx0ZDM1b285M2J4cDhyAiAAeACIAQKaAQYIABAAGACqAU0SS0RvZXMgaXQgbWVhbiB0aG9zZSBmaWVsZHMgYXJlIG9wdGlvbmFsIG9yIHRvIGJlIGlnbm9yZWQ/IENhbiB3ZSBjbGFyaWZ5IGl0P7ABALgBARjygeXi4zEg8oHl4uMxMABCEGtpeC5kNXFmNWR4dzcxN20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L/BgoLQUFBQlB2a0hzaWsSzQYKC0FBQUJQdmtIc2lrEgtBQUFCUHZrSHNpaxorCgl0ZXh0L2h0bWwSHlNob3VsZCB3ZSBhbGxvdyB0aGlzPyBQcm9iYWJseSIsCgp0ZXh0L3BsYWluEh5TaG91bGQgd2UgYWxsb3cgdGhpcz8gUHJvYmFibHkqGyIVMTAzOTc0MTE4OTE0NDAzMDc4ODc2KAA4ADDXsb7AgDI4ip3xkYEyQsgCCgtBQUFCUDFOeEM4MBILQUFBQlB2a0hzaWsaTQoJdGV4dC9odG1sEkBTaW1vbjogUFVCV09TIHJlYWxpc2VzIHRoaXMgY29uY2VwdCBzbyB3ZSBzaG91bGRuJiMzOTt0IGFsbG93IGl0IkoKCnRleHQvcGxhaW4SPFNpbW9uOiBQVUJXT1MgcmVhbGlzZXMgdGhpcyBjb25jZXB0IHNvIHdlIHNob3VsZG4ndCBhbGxvdyBpdCobIhUxMDM5NzQxMTg5MTQ0MDMwNzg4NzYoADgAMMyX6ZGBMjjMl+mRgTJaDDFidGRuM3FxbjViN3ICIAB4AJoBBggAEAAYAKoBQhJAU2ltb246IFBVQldPUyByZWFsaXNlcyB0aGlzIGNvbmNlcHQgc28gd2Ugc2hvdWxkbiYjMzk7dCBhbGxvdyBpdLABALgBAELRAQoLQUFBQlAxTnhDODgSC0FBQUJQdmtIc2lrGiQKCXRleHQvaHRtbBIXQW5keSBCIGFuZCBEYXZpZGUgYWdyZWUiJQoKdGV4dC9wbGFpbhIXQW5keSBCIGFuZCBEYXZpZGUgYWdyZWUqGyIVMTAzOTc0MTE4OTE0NDAzMDc4ODc2KAA4ADCKnfGRgTI4ip3xkYEyWgxmdjduYjFvdjA5OG1yAiAAeACaAQYIABAAGACqARkSF0FuZHkgQiBhbmQgRGF2aWRlIGFncmVlsAEAuAEASkYKCnRleHQvcGxhaW4SOGVudHMgYXJlIGFsbG93ZWQgdG8gc2VuZCBmdXJ0aGVyIE1RVFQgQ29udHJvbCBQYWNrZXRzIGltWgxrY3NpZGgyODM5Z3NyAiAAeACaAQYIABAAGACqASASHlNob3VsZCB3ZSBhbGxvdyB0aGlzPyBQcm9iYWJsebABALgBABjXsb7AgDIgip3xkYEyMABCEGtpeC5qMGIybzZ0czhsaWMisAcKC0FBQUJKaDRobklrEv4GCgtBQUFCSmg0aG5JaxILQUFBQkpoNGhuSWsaZgoJdGV4dC9odG1sEllUaGUgU2VuZGVyIElkIG1hcHMgdG8gY2xpZW50SWQgYnV0IGlzIG5vdCByZWxhdGVkIHRvwqAgdGhlIE5ldHdvcmsgQWRkcmVzcyBvZiB0aGUgc2VuZGVyPyJnCgp0ZXh0L3BsYWluEllUaGUgU2VuZGVyIElkIG1hcHMgdG8gY2xpZW50SWQgYnV0IGlzIG5vdCByZWxhdGVkIHRvwqAgdGhlIE5ldHdvcmsgQWRkcmVzcyBvZiB0aGUgc2VuZGVyPyobIhUxMTYwODE4OTkxNzExMzQ1MzAwMDMoADgAMK781bzlMTj6tPfJ8zFCpQIKC0FBQUJNcFJRdGV3EgtBQUFCSmg0aG5JaxpACgl0ZXh0L2h0bWwSM05vLCBpdCBpcyBpbmRlcGVuZGVudCBmcm9tIHRoZSBuZXR3b3JrIGFkZHJlc3MgdXNlZCJBCgp0ZXh0L3BsYWluEjNObywgaXQgaXMgaW5kZXBlbmRlbnQgZnJvbSB0aGUgbmV0d29yayBhZGRyZXNzIHVzZWQqGyIVMTE1NjI2MzU3MTQyNzM1ODEyMjY2KAA4ADD6tPfJ8zE4+rT3yfMxWgx2ang3MWNzc2JxMjZyAiAAeACaAQYIABAAGACqATUSM05vLCBpdCBpcyBpbmRlcGVuZGVudCBmcm9tIHRoZSBuZXR3b3JrIGFkZHJlc3MgdXNlZLABALgBAEq8AQoKdGV4dC9wbGFpbhKtAVRoZSBzZW5kZXIgaWRlbnRpZmljYXRpb24gaXMgcmVxdWlyZWQgYXMgdGhlIHNlbmRlciBhbmQgdGhlIHJlY2VpdmVyIG9mIHRoZSBwcm90ZWN0ZWQgcGFja2V0IG11c3QgaGF2ZSBhY2Nlc3MgdG8gdGhlIHNhbWUgc2hhcmVkIGtleSB0byBiZSB1c2VkIGRpcmVjdGx5IG9yIGFmdGVyIGRlcml2YXRpb24uWgxqeHRnYWdoODM4cmdyAiAAeACaAQYIABAAGACqAVsSWVRoZSBTZW5kZXIgSWQgbWFwcyB0byBjbGllbnRJZCBidXQgaXMgbm90IHJlbGF0ZWQgdG/CoCB0aGUgTmV0d29yayBBZGRyZXNzIG9mIHRoZSBzZW5kZXI/sAEAuAEAGK781bzlMSD6tPfJ8zEwAEIQa2l4LjllYXkyM3V0ZWY5eCLVAwoLQUFBQlB2a0hzaW8SowMKC0FBQUJQdmtIc2lvEgtBQUFCUHZrSHNpbxooCgl0ZXh0L2h0bWwSG0RvZXMgdGhpcyBhcHBseSB0byBNUVRULVNOPyIpCgp0ZXh0L3BsYWluEhtEb2VzIHRoaXMgYXBwbHkgdG8gTVFUVC1TTj8qGyIVMTAzOTc0MTE4OTE0NDAzMDc4ODc2KAA4ADD/q9bAgDI4/6vWwIAySsMBCgp0ZXh0L3BsYWluErQBVGhlIFNlcnZlciBjYW4gbGltaXQgcmVhZGluZyBmcm9tIHRoZSBOZXR3b3JrIGlmIHRoZSBDbGllbnQgc2VuZHMgdG9vIG11Y2ggZGF0YSBiZWZvcmUgYXV0aGVudGljYXRpb24gaXMgY29tcGxldGUuIFRoaXMgaXMgc3VnZ2VzdGVkIGFzIGEgd2F5IG9mIGF2b2lkaW5nIGRlbmlhbCBvZiBzZXJ2aWNlIGF0dGFja3MuWgxxMzZhZWF5YnJzamZyAiAAeACaAQYIABAAGACqAR0SG0RvZXMgdGhpcyBhcHBseSB0byBNUVRULVNOP7ABALgBABj/q9bAgDIg/6vWwIAyMABCEGtpeC5nc21xMHFpam1vdTMihgMKC0FBQUJQMU54QzhnEtQCCgtBQUFCUDFOeEM4ZxILQUFBQlAxTnhDOGcaSQoJdGV4dC9odG1sEjxCcm9rZXIgcmVmZXJlbmNlIGluIHRoaXMgZG9jdW1lbnQuIEl0IGlzIHJlZmVycmluZyB0byBNUVRUIDUiSgoKdGV4dC9wbGFpbhI8QnJva2VyIHJlZmVyZW5jZSBpbiB0aGlzIGRvY3VtZW50LiBJdCBpcyByZWZlcnJpbmcgdG8gTVFUVCA1KhsiFTExNTYyNjM1NzE0MjczNTgxMjI2NigAOAAwxerKkYEyOMXqypGBMkoSCgp0ZXh0L3BsYWluEgQ0LjEzWgx1dWd6dTZzb20zZ2hyAiAAeACaAQYIABAAGACqAT4SPEJyb2tlciByZWZlcmVuY2UgaW4gdGhpcyBkb2N1bWVudC4gSXQgaXMgcmVmZXJyaW5nIHRvIE1RVFQgNbABALgBABjF6sqRgTIgxerKkYEyMABCEGtpeC5xNnprOG9haHJzcWEigRYKC0FBQUJGdUoxX1BjEs8VCgtBQUFCRnVKMV9QYxILQUFBQkZ1SjFfUGMaxgUKCXRleHQvaHRtbB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yKpBQoKdGV4dC9wbGFpbhKaBUJ5dGUgNCAiUHJvdG9jb2wgVmVyc2lvbiI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KV2hhdCBpZiBpbiB0aGlzIGNhc2UgdGhlcmUgaXMgYSBieXRlIDMrMSBzaG91bG5kJ3QgdGhhdCBzY2VuYXJpbyBmb3JjZSB0aGlzIG1hcmtlZCBsaW5lIHRvIGJlIEJ5dGUgNT8KV2UgYXJlIG5vdCB0aGUgZmlyc3QgcGVvcGxlIGRlc2NyaWJpbmcgYSBwcm90b2NvbCB3aXRoIG9wdGlvbmFsIHBhcnRzIGluIHRoZSAibWlkZGxlIiB3aGVyZSB0aGUgcmVjZWl2ZXIgdXNlcyBwcmlvciBmaWVsZCB2YWx1ZXMgdG8gZGV0ZWN0IHRoZSBtZWFuaW5nIG9mIHRoZSBzdWJzZXF1ZW50IGJ5dGVzIGFuZCBJIHdvbmRlciBpZiB0aGVyZSBhcmUgbW9yZSByZWFkYWJsZSByZXByZXNlbnRhdGlvbnMgKGlmIG5vdCBzZXBhcmF0ZSBkaWFncmFtcyBkZXBpY3RpbmcgY29uc2lzdGVudCBzY2VuYXJpb3MpPyobIhUxMDgxODQzNzU4MTQwNTA2NjIwNzYoADgAMKGc8qzWMTi6iK+H3TFCrQQKC0FBQUJISVhMV1owEgtBQUFCRnVKMV9QYxqWAQoJdGV4dC9odG1sEogBVGhlIE1RVFQgNSBzcGVjIGFzIGZhciBhcyBJIGNhbiB0ZWxsIGF2b2lkcyB0aGlzIHByb2JsZW0gYnkgc2VwYXJhdGluZyB0aGUgcGFja2V0cyBpbnRvIHBpZWNlcyB3aGljaCBhcmUgZGVzY3JpYmVkIGlmIHRoZXkgYXJlIGluY2x1ZGVkLiKXAQoKdGV4dC9wbGFpbhKIAVRoZSBNUVRUIDUgc3BlYyBhcyBmYXIgYXMgSSBjYW4gdGVsbCBhdm9pZHMgdGhpcyBwcm9ibGVtIGJ5IHNlcGFyYXRpbmcgdGhlIHBhY2tldHMgaW50byBwaWVjZXMgd2hpY2ggYXJlIGRlc2NyaWJlZCBpZiB0aGV5IGFyZSBpbmNsdWRlZC4qGyIVMTAzOTc0MTE4OTE0NDAzMDc4ODc2KAA4ADC6iK+H3TE4uoivh90xWgwxeXJkZWVlN2w5ZThyAiAAeACIAQKaAQYIABAAGACqAYsBEogBVGhlIE1RVFQgNSBzcGVjIGFzIGZhciBhcyBJIGNhbiB0ZWxsIGF2b2lkcyB0aGlzIHByb2JsZW0gYnkgc2VwYXJhdGluZyB0aGUgcGFja2V0cyBpbnRvIHBpZWNlcyB3aGljaCBhcmUgZGVzY3JpYmVkIGlmIHRoZXkgYXJlIGluY2x1ZGVkLrABALgBAVoMeDRoa2wwNTYzZ3hocgIgAHgAiAECmgEGCAAQABgAqgG7BR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7ABALgBARihnPKs1jEguoivh90xMABCEGtpeC5tNG5sYnNzdW05YzAinwMKC0FBQUJQMU54QzhjEu0CCgtBQUFCUDFOeEM4YxILQUFBQlAxTnhDOGMaSQoJdGV4dC9odG1sEjxCcm9rZXIgcmVmZXJlbmNlIGluIHRoaXMgZG9jdW1lbnQuIEl0IGlzIHJlZmVycmluZyB0byBNUVRUIDUiSgoKdGV4dC9wbGFpbhI8QnJva2VyIHJlZmVyZW5jZSBpbiB0aGlzIGRvY3VtZW50LiBJdCBpcyByZWZlcnJpbmcgdG8gTVFUVCA1KhsiFTExNTYyNjM1NzE0MjczNTgxMjI2NigAOAAwhrPKkYEyOIazypGBMkorCgp0ZXh0L3BsYWluEh1zZWN0aW9uIDMuMiBhbmQgc2VjdGlvbiA0LjEzLloMZTBsdncyNmlja3F2cgIgAHgAmgEGCAAQABgAqgE+EjxCcm9rZXIgcmVmZXJlbmNlIGluIHRoaXMgZG9jdW1lbnQuIEl0IGlzIHJlZmVycmluZyB0byBNUVRUIDWwAQC4AQAYhrPKkYEyIIazypGBMjAAQhBraXguZGZ1eWNhczFiNzY2ItgECgtBQUFCSmhnNEZqTRKmBAoLQUFBQkpoZzRGak0SC0FBQUJKaGc0RmpNGmQKCXRleHQvaHRtbBJXVGhlIGRlc2NyaXB0aW9uIG9mIHRoZSBkYXRhZ3JhbSBiZWhhdmlvciBzaG91bGQgYmUgaW4gdGhlIG9wZXJhdGlvbmFsIGJlaGF2aW9yIHNlY3Rpb24uImUKCnRleHQvcGxhaW4SV1RoZSBkZXNjcmlwdGlvbiBvZiB0aGUgZGF0YWdyYW0gYmVoYXZpb3Igc2hvdWxkIGJlIGluIHRoZSBvcGVyYXRpb25hbCBiZWhhdmlvciBzZWN0aW9uLiobIhUxMDM5NzQxMTg5MTQ0MDMwNzg4NzYoADgAMOiHjLLlMTjoh4yy5TFKkgEKCnRleHQvcGxhaW4SgwFUaGUgYXJyaXZhbCBvZiBhIGRhdGFncmFtIGlzIG5vdCBndWFyYW50ZWVkLCBidXQgdGhlIGNvbnRlbnRzIG9mIGFueSBkYXRhZ3JhbSB3aGljaCBkb2VzIGFycml2ZSBhdCBpdHMgZGVzdGluYXRpb24gbXVzdCBiZSBjb3JyZWN0LloMbHM2cnc1MzcxY3d2cgIgAHgAmgEGCAAQABgAqgFZEldUaGUgZGVzY3JpcHRpb24gb2YgdGhlIGRhdGFncmFtIGJlaGF2aW9yIHNob3VsZCBiZSBpbiB0aGUgb3BlcmF0aW9uYWwgYmVoYXZpb3Igc2VjdGlvbi6wAQC4AQAY6IeMsuUxIOiHjLLlMTAAQhBraXguZGZ5N2JoOHRtOGs3IpwCCgtBQUFCSmg0aG5IURLmAQoLQUFBQkpoNGhuSFESC0FBQUJKaDRobkhRGg0KCXRleHQvaHRtbBIAIg4KCnRleHQvcGxhaW4SACobIhUxMTU2MjYzNTcxNDI3MzU4MTIyNjYoADgAMN2Lo7zlMTi3kqO85TFKRgokYXBwbGljYXRpb24vdm5kLmdvb2dsZS1hcHBzLmRvY3MubWRzGh7C19rkARgSCgoGCgAQExgAEAEaCgoGCgAQExgAEAFaDGlna291aWRtN2JlNHICIAB4AIIBFHN1Z2dlc3QueDUzZ3B4MjEyYWF6mgEGCAAQABgAsAEAuAEAGN2Lo7zlMSC3kqO85TEwAEIUc3VnZ2VzdC54NTNncHgyMTJhYXoimgMKC0FBQUJQMU54QzkwEugCCgtBQUFCUDFOeEM5MBILQUFBQlAxTnhDOTAaOQoJdGV4dC9odG1sEixGcm9tIHRoZSBwb2ludCBvZiB2aWV3IG9mIHRoZSBzZXJ2ZXIsIHJpZ2h0PyI6Cgp0ZXh0L3BsYWluEixGcm9tIHRoZSBwb2ludCBvZiB2aWV3IG9mIHRoZSBzZXJ2ZXIsIHJpZ2h0PyobIhUxMTU2MjYzNTcxNDI3MzU4MTIyNjYoADgAMMGa45KBMjjBmuOSgTJKVgoKdGV4dC9wbGFpbhJIQXQgYW55IGdpdmVuIHBvaW50IGluIHRpbWUsIGEgY2xpZW50IG1heSBiZSBpbiBvbmUgb2YgNSBkaWZmZXJlbnQgc3RhdGVzWgxsaGFlanJ0eXEwZXlyAiAAeACaAQYIABAAGACqAS4SLEZyb20gdGhlIHBvaW50IG9mIHZpZXcgb2YgdGhlIHNlcnZlciwgcmlnaHQ/sAEAuAEAGMGa45KBMiDBmuOSgTIwAEIQa2l4LmE3ZmxzemR2OGNnMiLeBAoLQUFBQkpoZzRGakUSrAQKC0FBQUJKaGc0RmpFEgtBQUFCSmhnNEZqRRpoCgl0ZXh0L2h0bWwSW3JlbW92ZSBhcyBpdCYjMzk7cyBkZXNjcmliaW5nIGEgUW9TIGUuZy4sIHNwZWMgb2YgdGhlIHRoaW5nIHJhdGhlciB0aGFuIGEgZGVzY3JpcHRpb24gb2YgaXQiZQoKdGV4dC9wbGFpbhJXcmVtb3ZlIGFzIGl0J3MgZGVzY3JpYmluZyBhIFFvUyBlLmcuLCBzcGVjIG9mIHRoZSB0aGluZyByYXRoZXIgdGhhbiBhIGRlc2NyaXB0aW9uIG9mIGl0KhsiFTEwODUyMDQxNjM5NTMzMjg2Nzk5NCgAOAAw8eGFsuUxOPHhhbLlMUqQAQoKdGV4dC9wbGFpbhKBAWUgYXJyaXZhbCBvZiBhIGRhdGFncmFtIGlzIG5vdCBndWFyYW50ZWVkLCBidXQgdGhlIGNvbnRlbnRzIG9mIGFueSBkYXRhZ3JhbSB3aGljaCBkb2VzIGFycml2ZSBhdCBpdHMgZGVzdGluYXRpb24gbXVzdCBiZSBjb3JyZWN0LloMczc2eXRsMmQ2enJxcgIgAHgAmgEGCAAQABgAqgFdEltyZW1vdmUgYXMgaXQmIzM5O3MgZGVzY3JpYmluZyBhIFFvUyBlLmcuLCBzcGVjIG9mIHRoZSB0aGluZyByYXRoZXIgdGhhbiBhIGRlc2NyaXB0aW9uIG9mIGl0sAEAuAEAGPHhhbLlMSDx4YWy5TEwAEIQa2l4LjZsOGNueG1kbnJ0NyKaAgoLQUFBQktCSTJiY3cS6AEKC0FBQUJLQkkyYmN3EgtBQUFCS0JJMmJjdxokCgl0ZXh0L2h0bWwSF0RvIHdlIG1pc3MgdGhlIFBJTkdSRVE/IiUKCnRleHQvcGxhaW4SF0RvIHdlIG1pc3MgdGhlIFBJTkdSRVE/KhsiFTExNTYyNjM1NzE0MjczNTgxMjI2NigAOAAwt8PF2OUxOLfDxdjlMUoVCgp0ZXh0L3BsYWluEgdQYWNrZXRzWgxqcXA4cTRhbTZ0ZndyAiAAeACaAQYIABAAGACqARkSF0RvIHdlIG1pc3MgdGhlIFBJTkdSRVE/sAEAuAEAGLfDxdjlMSC3w8XY5TEwAEIQa2l4Lngwc2s0bnc1dmhmdyKKAgoLQUFBQktCSTJiZFkS1AEKC0FBQUJLQkkyYmRZEgtBQUFCS0JJMmJkWRoNCgl0ZXh0L2h0bWwSACIOCgp0ZXh0L3BsYWluEgAqGyIVMTE1NjI2MzU3MTQyNzM1ODEyMjY2KAA4ADCFjOjY5TE4tpro2OUxSjQKJGFwcGxpY2F0aW9uL3ZuZC5nb29nbGUtYXBwcy5kb2NzLm1kcxoMwtfa5AEGIgQICRABWgxucGs4d2NjNGd4ZWhyAiAAeACCARRzdWdnZXN0Lml0c2ozc2wzM2Vla5oBBggAEAAYALABALgBABiFjOjY5TEgtpro2OUxMABCFHN1Z2dlc3QuaXRzajNzbDMzZWVrIq4DCgtBQUFBNmRldGE0TRL8AgoLQUFBQTZkZXRhNE0SC0FBQUE2ZGV0YTRNGlwKCXRleHQvaHRtbBJPV291bGQgaXQgbWFrZSBzZW5zZSB0byBwcm92aWRlIHNlcGFyYXRlIHNlcXVlbmNlIGRpYWdyYW1zIHBlciBRT1Mgc2lkZSBieSBzaWRlPyJdCgp0ZXh0L3BsYWluEk9Xb3VsZCBpdCBtYWtlIHNlbnNlIHRvIHByb3ZpZGUgc2VwYXJhdGUgc2VxdWVuY2UgZGlhZ3JhbXMgcGVyIFFPUyBzaWRlIGJ5IHNpZGU/KhsiFTEwODE4NDM3NTgxNDA1MDY2MjA3NigAOAAwhu7wqrIxOIbu8KqyMVoMaHMwODdobmY0dzc2cgIgAHgAiAECmgEGCAAQABgAqgFREk9Xb3VsZCBpdCBtYWtlIHNlbnNlIHRvIHByb3ZpZGUgc2VwYXJhdGUgc2VxdWVuY2UgZGlhZ3JhbXMgcGVyIFFPUyBzaWRlIGJ5IHNpZGU/sAEAuAEBGIbu8KqyMSCG7vCqsjEwAEIQa2l4Lm1hcWpya2k5OGR6diLzAQoLQUFBQktCSTJiZFUSwQEKC0FBQUJLQkkyYmRVEgtBQUFCS0JJMmJkVRoYCgl0ZXh0L2h0bWwSC2Jyb2tlbiBsaW5rIhkKCnRleHQvcGxhaW4SC2Jyb2tlbiBsaW5rKhsiFTExNTYyNjM1NzE0MjczNTgxMjI2NigAOAAwysDn2OUxOMrA59jlMUoSCgp0ZXh0L3BsYWluEgQzLjE4Wgxkd3MzdjFqam1hYjVyAiAAeACaAQYIABAAGACqAQ0SC2Jyb2tlbiBsaW5rsAEAuAEAGMrA59jlMSDKwOfY5TEwAEIQa2l4LjFqZnBoc2VrMmkxayL1AgoLQUFBQTgzc1pWWnMSwwIKC0FBQUE4M3NaVlpzEgtBQUFBODNzWlZacxpJCgl0ZXh0L2h0bWwSPEl0IGhhcyB0byBiZSBmaWxsZWQgd2l0aCB0aGUgZGlmZmVyZW5jZXMgYmV0d2VlbiAyLjAgYW5kIDEuMiJKCgp0ZXh0L3BsYWluEjxJdCBoYXMgdG8gYmUgZmlsbGVkIHdpdGggdGhlIGRpZmZlcmVuY2VzIGJldHdlZW4gMi4wIGFuZCAxLjIqGyIVMTE1NjI2MzU3MTQyNzM1ODEyMjY2KAA4ADDE88fOxDE4xPPHzsQxWgxlYjJtM2NtbTMyNjdyAiAAeACIAQKaAQYIABAAGACqAT4SPEl0IGhhcyB0byBiZSBmaWxsZWQgd2l0aCB0aGUgZGlmZmVyZW5jZXMgYmV0d2VlbiAyLjAgYW5kIDEuMrABALgBARjE88fOxDEgxPPHzsQxMABCEGtpeC4xejB5Nmg0aWtpMHIiwQwKC0FBQUJKaDRobTlNEo8MCgtBQUFCSmg0aG05TRILQUFBQkpoNGhtOU0asQMKCXRleHQvaHRtbB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IqYDCgp0ZXh0L3BsYWluEpcDSWYgYSBDbGllbnQgY2Fubm90IG1hcCBhIFBhY2tldCBvdGhlciB0aGFuIEdXSU5GT8KgIHRvIGEgcGFydGljdWxhciBzZXJ2ZXJ0IGl0IE1VU1Qgc2VuZCBESVNDT05ORUNUIHRvIHRoZSBOZXR3b3JrIEFkZHJlc3Mgd2l0aCByZXR1cm4gY29kZSB4eHggYW5kIGNsb3NlIHRoZSBWaXJ0dWFsIENvbm5lY3Rpb24uCgpJZiBhIFNlcnZlciBjYW5ub3QgbWFwIGEgUGFja2V0IG90aGVyIHRoYW4gR1dJTkZPIHRvIGEgcGFydGljdWxhciBjbGllbnQgaXQgTVVTVCBzZW5kIERJU0NPTk5FQ1QgdG8gdGhlIE5ldHdvcmsgQWRkcmVzcyB3aXRoIHJldHVybiBjb2RlIHh4eCBhbmQgY2xvc2UgdGhlIFZpcnR1YWwgQ29ubmVjdGlvbi4KCk5lZWQgYSByZXR1cm4gY29kZSBmeHh4IG9yIHVua25vd24gQ2xpZW50IG9yIHNlcnZlci4qGyIVMTE2MDgxODk5MTcxMTM0NTMwMDAzKAA4ADCKraq75TE47YXLu+UxSp0BCgp0ZXh0L3BsYWluEo4BQSBzZXJ2ZXIgb3IgZ2F0ZXdheSBtYXkgYWxzbyBzZW5kIGEgRElTQ09OTkVDVCB0byBhIGNsaWVudCwgZS5nLiBpbiBjYXNlIGEgZ2F0ZXdheSwgZHVlIHRvIGFuIGVycm9yLCBjYW5ub3QgbWFwIGEgcmVjZWl2ZWQgcGFja2V0IHRvIGEgY2xpZW50LloMbGNob25vaHVkeGY1cgIgAHgAmgEGCAAQABgAqgGmAx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sAEAuAEAGIqtqrvlMSDthcu75TEwAEIQa2l4LmlkMjdnOHV2cWNkNiLuAwoLQUFBQktCSTJiZFESvAMKC0FBQUJLQkkyYmRREgtBQUFCS0JJMmJkURpvCgl0ZXh0L2h0bWwSYiZxdW90O2Fsc28mcXVvdDs/IENhbiB3ZSBzcGVjaWZ5IGFsbCB0aGUgdXNlIGNhc2VzIGZvciB0aGUgUElOR1JFUSBpbiBpdHMgY2hhcHRlciBvciBoZXJlIG9yIGJvdGg/ImYKCnRleHQvcGxhaW4SWCJhbHNvIj8gQ2FuIHdlIHNwZWNpZnkgYWxsIHRoZSB1c2UgY2FzZXMgZm9yIHRoZSBQSU5HUkVRIGluIGl0cyBjaGFwdGVyIG9yIGhlcmUgb3IgYm90aD8qGyIVMTE1NjI2MzU3MTQyNzM1ODEyMjY2KAA4ADCns9vY5TE4p7Pb2OUxShIKCnRleHQvcGxhaW4SBGFsc29aDGZpZXBwNTU3N2lzZHICIAB4AJoBBggAEAAYAKoBZBJiJnF1b3Q7YWxzbyZxdW90Oz8gQ2FuIHdlIHNwZWNpZnkgYWxsIHRoZSB1c2UgY2FzZXMgZm9yIHRoZSBQSU5HUkVRIGluIGl0cyBjaGFwdGVyIG9yIGhlcmUgb3IgYm90aD+wAQC4AQAYp7Pb2OUxIKez29jlMTAAQhBraXguYzQ0eXJiZW1ycTU5IooCCgtBQUFCS0JJMmJkdxLUAQoLQUFBQktCSTJiZHcSC0FBQUJLQkkyYmR3Gg0KCXRleHQvaHRtbBIAIg4KCnRleHQvcGxhaW4SACobIhUxMTU2MjYzNTcxNDI3MzU4MTIyNjYoADgAMKOZ8NjlMTjyn/DY5TFKNAokYXBwbGljYXRpb24vdm5kLmdvb2dsZS1hcHBzLmRvY3MubWRzGgzC19rkAQYiBAgJEAFaDHVpYWx3dzh0cWxtdXICIAB4AIIBFHN1Z2dlc3Qucm9kcnpzdTh1MnM3mgEGCAAQABgAsAEAuAEAGKOZ8NjlMSDyn/DY5TEwAEIUc3VnZ2VzdC5yb2RyenN1OHUyczcihgkKC0FBQUE2ZGV0YTNNEtQICgtBQUFBNmRldGEzTRILQUFBQTZkZXRhM00a7wEKCXRleHQvaHRtbB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SLkAQoKdGV4dC9wbGFpbhLVAUNhbiB3ZSBtYXliZSBzcGxpdCB0aGUgdGFidWxhciBwcmVzZW50YXRpb24gaW50b8KgCjEpIGEgdGFibGUgdGhhdCBtYXBzIHN0YXRlIG5hbWVzIHRvIHRoZWlyICgqKSBkZXNjcmlwdGlvbnMKMikgYSBzdWJzZXF1ZW50IHN0YXRlIGRpYWdyYW0gKEZpZ3VyZSBvbiBuZXh0IHBhZ2UgYWxyZWFkeSBwcmVzZW50KQo/CiopwqBsb25nLXdpbmRpbmcgLyBtaW5pLXBhZ2UtbGlrZSobIhUxMDgxODQzNzU4MTQwNTA2NjIwNzYoADgAMJuy1KqyMTiuiq7RzTFCpQIKC0FBQUE5d09KU0NnEgtBQUFBNmRldGEzTRo/Cgl0ZXh0L2h0bWwSMkRvbnQgdW5kZXJzdGFuZCB0aGlzIGNvbW1lbnQuIExldHMgZGlzY3VzcyBvbiBjYWxsIkAKCnRleHQvcGxhaW4SMkRvbnQgdW5kZXJzdGFuZCB0aGlzIGNvbW1lbnQuIExldHMgZGlzY3VzcyBvbiBjYWxsKhsiFTExMzk2NTIyNDQyODA1ODA5MzczOSgAOAAwroqu0c0xOK6KrtHNMVoMaXowc2tzMzdzcm0wcgIgAHgAiAECmgEGCAAQABgAqgE0EjJEb250IHVuZGVyc3RhbmQgdGhpcyBjb21tZW50LiBMZXRzIGRpc2N1c3Mgb24gY2FsbLABALgBAVoMaDg3ZWp1NjFyb2sycgIgAHgAiAECmgEGCAAQABgAqgHkAR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bABALgBARibstSqsjEgroqu0c0xMABCEGtpeC41Nm1lbXFwaG52dTAi5wMKC0FBQUJKaDRobXpRErUDCgtBQUFCSmg0aG16URILQUFBQkpoNGhtelEaMwoJdGV4dC9odG1sEiZEbyB3ZSBtaXNzIHRoZSByZWdpc3RlcmVkIHRvcGljIGFsaWFzPyI0Cgp0ZXh0L3BsYWluEiZEbyB3ZSBtaXNzIHRoZSByZWdpc3RlcmVkIHRvcGljIGFsaWFzPyobIhUxMTU2MjYzNTcxNDI3MzU4MTIyNjYoADgAMO3at7rlMTjTk7+65TFClQEKC0FBQUJKaDRobXpjEgtBQUFCSmg0aG16URoQCgl0ZXh0L2h0bWwSA1llcyIRCgp0ZXh0L3BsYWluEgNZZXMqGyIVMTEzOTY1MjI0NDI4MDU4MDkzNzM5KAA4ADDTk7+65TE405O/uuUxWgw4MGNudHI2N2J6bjJyAiAAeACaAQYIABAAGACqAQUSA1llc7ABALgBAEoeCgp0ZXh0L3BsYWluEhBUaGUgV2lsbCBNZXNzYWdlWgtqNXU3ZGtzYjZzenICIAB4AJoBBggAEAAYAKoBKBImRG8gd2UgbWlzcyB0aGUgcmVnaXN0ZXJlZCB0b3BpYyBhbGlhcz+wAQC4AQAY7dq3uuUxINOTv7rlMTAAQhBraXguZm55NW9vcWloODdk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cOCgtBQUFCR215VWxFQRKFDgoLQUFBQkdteVVsRUESC0FBQUJHbXlVbEVBGtwBCgl0ZXh0L2h0bWwSzgFBY3R1YWxseS4uIEl2ZSBqdXN0IG5vdGljZWQgd2UmIzM5O3ZlIGxvc3TCoHRoZSBub3Rpb24gb2YgYSBmb3J3YXJkaW5nIGNsaWVudCBoZXJlIC0gSSB0aGluayB0aGlzIG1heWJlIGltcG9ydGFudCBlbm91Z2ggdG8gaW5jbHVkZS4gQDxhIGhyZWY9Im1haWx0bzpzdGVmYW5AaGFnZW4ubGluayIgdGFyZ2V0PSJfYmxhbmsiPnN0ZWZhbkBoYWdlbi5saW5rPC9hPiKiAQoKdGV4dC9wbGFpbhKTAUFjdHVhbGx5Li4gSXZlIGp1c3Qgbm90aWNlZCB3ZSd2ZSBsb3N0wqB0aGUgbm90aW9uIG9mIGEgZm9yd2FyZGluZyBjbGllbnQgaGVyZSAtIEkgdGhpbmsgdGhpcyBtYXliZSBpbXBvcnRhbnQgZW5vdWdoIHRvIGluY2x1ZGUuIEBzdGVmYW5AaGFnZW4ubGluayobIhUxMTM5NjUyMjQ0MjgwNTgwOTM3MzkoADgAMKjBp+7aMTiygsOS5TFCvwgKC0FBQUJIYnJlYm00EgtBQUFCR215VWxFQRrMAgoJdGV4dC9odG1s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IsACCgp0ZXh0L3BsYWluErECV2UgaW50ZW50aW9uYWxseSByZW1vdmVkIHRoZSBmb3J3YXJkaW5nIGFzIHdlIGRpZCBub3Qgc2VlayBjb21wbGV0ZW5lc3Mgb2YgYWxsIHBvc3NpYmxlIHNjZW5hcmlvcyAobGlrZSB3ZSBhbHNvIGRyb3BwZWQgdGhlIE1RVFQtU04gYnJva2VyLCBJIHRoaW5rKS4KUXVlc3Rpb246IElzIHRoaXMgbWlzc2luZ8KgcGllY2Ugd2hhdCBpcyBmdXJ0aGVyIGRvd24gYmVsb3cgaW4gdGhlICJGb3J3YXJkZXIgRW5jYXBzdWxhdG9yIiBzZWN0aW9uIG9yIGlzIHRoZSBmb3J3YXJkaW5nwqBjbGllbnQgYW5vdGhlciBhbmltYWwgaW4gdGhlIHpvbz8qGyIVMTA4MTg0Mzc1ODE0MDUwNjYyMDc2KAA4ADCygsOS5TE4soLDkuUxWgwzc3VvZnFybnU2MGVyAiAAeACaAQYIABAAGACqAcEC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sAEAuAEAWgt4ajMzYWoybGZyZXICIAB4AIgBApoBBggAEAAYAKoB0QESzgFBY3R1YWxseS4uIEl2ZSBqdXN0IG5vdGljZWQgd2UmIzM5O3ZlIGxvc3TCoHRoZSBub3Rpb24gb2YgYSBmb3J3YXJkaW5nIGNsaWVudCBoZXJlIC0gSSB0aGluayB0aGlzIG1heWJlIGltcG9ydGFudCBlbm91Z2ggdG8gaW5jbHVkZS4gQDxhIGhyZWY9Im1haWx0bzpzdGVmYW5AaGFnZW4ubGluayIgdGFyZ2V0PSJfYmxhbmsiPnN0ZWZhbkBoYWdlbi5saW5rPC9hPrABALgBARiowafu2jEgsoLDkuUxMABCEGtpeC41NWM0OXdnOWllYXIi4AQKC0FBQUJLQldFQ05REq4ECgtBQUFCS0JXRUNOURILQUFBQktCV0VDTlEaaAoJdGV4dC9odG1sEltTaG91bGQgd2UgbWVudGlvbiBoZXJlIHRoYXQgdGhlIHByb3RvY29sIGNhbiYjMzk7dCB0b2xlcmF0ZSBkdXBsaWNhdGlvbiBvZiB1bmljYXN0IG1lc3NhZ2VzImUKCnRleHQvcGxhaW4SV1Nob3VsZCB3ZSBtZW50aW9uIGhlcmUgdGhhdCB0aGUgcHJvdG9jb2wgY2FuJ3QgdG9sZXJhdGUgZHVwbGljYXRpb24gb2YgdW5pY2FzdCBtZXNzYWdlcyobIhUxMTU2MjYzNTcxNDI3MzU4MTIyNjYoADgAMPCHnNvlMTirtJzb5TFKkgEKCnRleHQvcGxhaW4SgwFUaGUgYXJyaXZhbCBvZiBhIGRhdGFncmFtIGlzIG5vdCBndWFyYW50ZWVkLCBidXQgdGhlIGNvbnRlbnRzIG9mIGFueSBkYXRhZ3JhbSB3aGljaCBkb2VzIGFycml2ZSBhdCBpdHMgZGVzdGluYXRpb24gbXVzdCBiZSBjb3JyZWN0LloMYzY4dnNubGZxN3Y1cgIgAHgAmgEGCAAQABgAqgFdEltTaG91bGQgd2UgbWVudGlvbiBoZXJlIHRoYXQgdGhlIHByb3RvY29sIGNhbiYjMzk7dCB0b2xlcmF0ZSBkdXBsaWNhdGlvbiBvZiB1bmljYXN0IG1lc3NhZ2VzsAEAuAEAGPCHnNvlMSCrtJzb5TEwAEIQa2l4Lml4bmxvMmZreDNpcCLgAgoLQUFBQkdKSnBsWEUSqgIKC0FBQUJHSkpwbFhFEgtBQUFCR0pKcGxYRRoNCgl0ZXh0L2h0bWwSACIOCgp0ZXh0L3BsYWluEgAqGyIVMTE1NjI2MzU3MTQyNzM1ODEyMjY2KAA4ADC41raj2DE4nvzXo9gxSoYBCiRhcHBsaWNhdGlvbi92bmQuZ29vZ2xlLWFwcHMuZG9jcy5tZHMaXsLX2uQBWBpWClIKTFRoZSBNUVRULVNOIGRlZGljYXRlZCByYW5nZSBvZiByZWFzb24gY29kZXMgaXMgZnJvbSAweEU2ICgyMzApIHRvIDB4RkYoMjU1KS4QARgAEAFaDG0zNm1lMGEweWJvNnICIAB4AIIBFHN1Z2dlc3Qua3I0cWc2NTg0OGpziAECmgEGCAAQABgAsAEAuAEBGLjWtqPYMSCe/Nej2DEwAEIUc3VnZ2VzdC5rcjRxZzY1ODQ4anMitQIKC0FBQUJLQkkyYmF3Ev8BCgtBQUFCS0JJMmJhdxILQUFBQktCSTJiYXcaDQoJdGV4dC9odG1sEgAiDgoKdGV4dC9wbGFpbhIAKhsiFTExNTYyNjM1NzE0MjczNTgxMjI2NigAOAAw18eI2OUxOOeRidjlMUpfCiRhcHBsaWNhdGlvbi92bmQuZ29vZ2xlLWFwcHMuZG9jcy5tZHMaN8LX2uQBMQovChkKE3JldHVybmVkIFRvcGljIERhdGEQARgAEhAKCnZhbHVlIHRoYXQQARgAGAFaDDE3MDRmb3QxbGZqdXICIAB4AIIBFHN1Z2dlc3QuaWtydDlqYXlrN2RwmgEGCAAQABgAsAEAuAEAGNfHiNjlMSDnkYnY5TEwAEIUc3VnZ2VzdC5pa3J0OWpheWs3ZHA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WAgoLQUFBQktCSTJiYXMS5AEKC0FBQUJLQkkyYmFzEgtBQUFCS0JJMmJhcxonCgl0ZXh0L2h0bWwSGiZxdW90O2ZpbHRlciZxdW90OywgcmlnaHQ/Ih4KCnRleHQvcGxhaW4SECJmaWx0ZXIiLCByaWdodD8qGyIVMTE1NjI2MzU3MTQyNzM1ODEyMjY2KAA4ADD/0YLY5TE4/9GC2OUxShIKCnRleHQvcGxhaW4SBG5hbWVaDG55N2RuMGNwcmF6bHICIAB4AJoBBggAEAAYAKoBHBIaJnF1b3Q7ZmlsdGVyJnF1b3Q7LCByaWdodD+wAQC4AQAY/9GC2OUxIP/RgtjlMTAAQhBraXguOThlZGc4aTQ2MGRtIsQCCgtBQUFCUEQ5MlJPQRKSAgoLQUFBQlBEOTJST0ESC0FBQUJQRDkyUk9BGikKCXRleHQvaHRtbBIcRXh0ZW5kIGxpc3QgdG8gY29tcGxldGUgc2V0LiIqCgp0ZXh0L3BsYWluEhxFeHRlbmQgbGlzdCB0byBjb21wbGV0ZSBzZXQuKhsiFTEwMzk3NDExODkxNDQwMzA3ODg3NigAOAAw+Z/9zvwxOPmf/c78MUowCgp0ZXh0L3BsYWluEiJTVUJTQ1JJQkUsIFVOU1VCU0NSSUJFLCBvciBQVUJMSVNIWgwzdjMzeWpkMWp4MWRyAiAAeACaAQYIABAAGACqAR4SHEV4dGVuZCBsaXN0IHRvIGNvbXBsZXRlIHNldC6wAQC4AQAY+Z/9zvwxIPmf/c78MTAAQhBraXguNnE0am1zYmU1MXlzIrMNCgtBQUFCS0JXRUNOWRKBDQoLQUFBQktCV0VDTlkSC0FBQUJLQldFQ05ZGoYECgl0ZXh0L2h0bWw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4ihAQKCnRleHQvcGxhaW4S9QNBU0Mgc2F5cywgYWRkIHNvbWV0aGluZyBsaWtlOgp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4qJSIfQU5PTllNT1VTXzEwMTQzNzIyNzY5MzIyNzg4MjQ3MSgAOAEwjby22+UxOI28ttvlMVoMbTMwbTRtbWtkMjQxcgIgAHgAmgEGCAAQABgAqgH7Ax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rABALgBABiNvLbb5TEgjby22+UxMABCEGtpeC5mODFxdnZ3am9hbWQi6AcKC0FBQUJRUlRPS25BErYHCgtBQUFCUVJUT0tuQRILQUFBQlFSVE9LbkEa1wEKCXRleHQvaHRtbBLJAURhdmlkZSBwb2ludHMgb3V0IHRoYXQgdGhpcyBjbGF1c2UgZG9lcyBub3QgY29tZSBmcm9tIE1RVFQgNS4wLiBJdCYjMzk7cyBwcm9iYWJseSBjb3JyZWN0IGZvciBNUVRULVNOLCBidXQgd2UgbmVlZCB0byBjb3JyZWN0IHRoZSBwcmV2aW91cyBjb25mb3JtYW5jZSBjbGF1c2VzIHdoaWNoIHNheSB0aGUgRFVQIGZsYWcgaXMgYWx3YXlzIHNldCB0byAwLiLUAQoKdGV4dC9wbGFpbhLFAURhdmlkZSBwb2ludHMgb3V0IHRoYXQgdGhpcyBjbGF1c2UgZG9lcyBub3QgY29tZSBmcm9tIE1RVFQgNS4wLiBJdCdzIHByb2JhYmx5IGNvcnJlY3QgZm9yIE1RVFQtU04sIGJ1dCB3ZSBuZWVkIHRvIGNvcnJlY3QgdGhlIHByZXZpb3VzIGNvbmZvcm1hbmNlIGNsYXVzZXMgd2hpY2ggc2F5IHRoZSBEVVAgZmxhZyBpcyBhbHdheXMgc2V0IHRvIDAuKhsiFTEwMzk3NDExODkxNDQwMzA3ODg3NigAOAAwwdqe94QyOMHanveEMkrKAQoKdGV4dC9wbGFpbhK7AVRoZSBEVVAgZmxhZyBNVVNUIGJlIHNldCB0byAxIGJ5IHRoZSBDbGllbnQgb3IgU2VydmVyIHdoZW4gaXQgYXR0ZW1wdHMgdG8gcmUtZGVsaXZlciBvciByZXRyYW5zbWl0IGEgUFVCTElTSCBwYWNrZXQuIFRoZSBEVVAgZmxhZyBtdXN0IGJlIHNldCB0byAwIGZvciBhbGwgUW9TIDAgcGFja2V0cy4gIFtNUVRULVNOLTQuNC0zXS5aDG5zc2dlZjJjMjc3ZXICIAB4AJoBBggAEAAYAKoBzAESyQFEYXZpZGUgcG9pbnRzIG91dCB0aGF0IHRoaXMgY2xhdXNlIGRvZXMgbm90IGNvbWUgZnJvbSBNUVRUIDUuMC4gSXQmIzM5O3MgcHJvYmFibHkgY29ycmVjdCBmb3IgTVFUVC1TTiwgYnV0IHdlIG5lZWQgdG8gY29ycmVjdCB0aGUgcHJldmlvdXMgY29uZm9ybWFuY2UgY2xhdXNlcyB3aGljaCBzYXkgdGhlIERVUCBmbGFnIGlzIGFsd2F5cyBzZXQgdG8gMC6wAQC4AQAYwdqe94QyIMHanveEMjAAQhBraXguNHptZGplZ3ZuMThl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6QMKC0FBQUJLQkkyYmMwErcDCgtBQUFCS0JJMmJjMBILQUFBQktCSTJiYzAaaQoJdGV4dC9odG1sElxEbyB3ZSBtaXNzIFJFR0lTVEVSIGFuZCBQSU5HUkVRIChhcyBvbiB0aGUgYmFzaXMgb2YgNC4yMiBpdCBjYW4gYmUgc2VudCBhbHNvIGJ5IHRoZSBTZXJ2ZXIpPyJqCgp0ZXh0L3BsYWluElxEbyB3ZSBtaXNzIFJFR0lTVEVSIGFuZCBQSU5HUkVRIChhcyBvbiB0aGUgYmFzaXMgb2YgNC4yMiBpdCBjYW4gYmUgc2VudCBhbHNvIGJ5IHRoZSBTZXJ2ZXIpPyobIhUxMTU2MjYzNTcxNDI3MzU4MTIyNjYoADgAMJiCytjlMTjghM3Y5TFKFQoKdGV4dC9wbGFpbhIHUGFja2V0c1oMaWV0cmtwdXAyZDJncgIgAHgAmgEGCAAQABgAqgFeElxEbyB3ZSBtaXNzIFJFR0lTVEVSIGFuZCBQSU5HUkVRIChhcyBvbiB0aGUgYmFzaXMgb2YgNC4yMiBpdCBjYW4gYmUgc2VudCBhbHNvIGJ5IHRoZSBTZXJ2ZXIpP7ABALgBABiYgsrY5TEg4ITN2OUxMABCEGtpeC51M3RiYTUxNHp0Y3YitgIKC0FBQUJLQkkyYmNZEoQCCgtBQUFCS0JJMmJjWRILQUFBQktCSTJiY1kaHwoJdGV4dC9odG1sEhJXaGF0IGRvZXMgaXQgbWVhbj8iIAoKdGV4dC9wbGFpbhISV2hhdCBkb2VzIGl0IG1lYW4/KhsiFTExNTYyNjM1NzE0MjczNTgxMjI2NigAOAAw7uWw2OUxOO7lsNjlMUpACgp0ZXh0L3BsYWluEjJPdGhlcndpc2UsIHRoZSByZWNlaXZlZCBQSU5HUkVRIHBhY2tldCBpcyBpZ25vcmVkLloMa2N6eTd4NzcybzZ1cgIgAHgAmgEGCAAQABgAqgEUEhJXaGF0IGRvZXMgaXQgbWVhbj+wAQC4AQAY7uWw2OUxIO7lsNjlMTAAQhBraXguYmdlZjZ5ZDRhOWx5IowDCgtBQUFCS0JJMmJkNBLaAgoLQUFBQktCSTJiZDQSC0FBQUJLQkkyYmQ0Gh8KCXRleHQvaHRtbBISV2hhdCBkb2VzIGl0IG1lYW4/IiAKCnRleHQvcGxhaW4SEldoYXQgZG9lcyBpdCBtZWFuPyobIhUxMTU2MjYzNTcxNDI3MzU4MTIyNjYoADgAMJyU9tjlMTiclPbY5TFKlQEKCnRleHQvcGxhaW4ShgFUaGVyZWZvcmUsIHRoZSBnYXRld2F5IG11c3QgcmUtcmVnaXN0ZXIgYW55IHRvcGljIGFsaWFz4oCZcyBkdXJpbmcgdGhlIEFXQUtFIHN0YXRlLCB3aGljaCB3aWxsIGxhc3QgdW50aWwgdGhlIGxhc3QgUElOR1JFU1AgaXMgaXNzdWVkLloMamFkYTFib2txenVkcgIgAHgAmgEGCAAQABgAqgEUEhJXaGF0IGRvZXMgaXQgbWVhbj+wAQC4AQAYnJT22OUxIJyU9tjlMTAAQhBraXguYnhnYWwzYnc2ZXAyIsUECgtBQUFCSmg0aG05bxKTBA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i/6bC75TFKbgoKdGV4dC9wbGFpbhJgVGhlIGdhdGV3YXkgd2lsbCBhY2tub3dsZWRnZSB0aGUgcmVjZWlwdCBvZiB0aGF0IHBhY2tldCBieSByZXR1cm5pbmcgYSBESVNDT05ORUNUIHRvIHRoZSBjbGllbnQuWgxkdDQ3OTR3d2NwbTByAiAAeACaAQYIABAAGACqAV8SXUN1cnJlbnRseSBESVNDT05ORUNUIGlzIG5vdCBhIHJldHJhbnNtaXR0YWJsZSBwYWNrZXQsIHNvIGRvIHdlIHJlYWxseSBuZWVkIHRvIGFja25vd2xlZGdlIGl0LrABALgBABi/6bC75TEgv+mwu+UxMABCEGtpeC55bnpkeXJ2amFuMmgi+gIKC0FBQUJLQkkyYmRBEsgCCgtBQUFCS0JJMmJkQRILQUFBQktCSTJiZEEaLAoJdGV4dC9odG1sEh9XaHkgaXMgdGhpcyBzZW50ZW5jZSBuZWNlc3Nhcnk/Ii0KCnRleHQvcGxhaW4SH1doeSBpcyB0aGlzIHNlbnRlbmNlIG5lY2Vzc2FyeT8qGyIVMTE1NjI2MzU3MTQyNzM1ODEyMjY2KAA4ADCwo9HY5TE4sKPR2OUxSl0KCnRleHQvcGxhaW4ST0lmIGEgUGFja2V0IGNhbiBiZSByZXRyYW5zbWl0dGVkIGl0IE1VU1QgTk9UIGJlIHNlbnQgdXNpbmcgYSBCcm9hZGNhc3QgYWRkcmVzcy5aDDlsenFrN2FwNjZ6cXICIAB4AJoBBggAEAAYAKoBIRIfV2h5IGlzIHRoaXMgc2VudGVuY2UgbmVjZXNzYXJ5P7ABALgBABiwo9HY5TEgsKPR2OUxMABCEGtpeC5yb3NtdHZmMWF0azEiigIKC0FBQUJLQkkyYmQwEtQBCgtBQUFCS0JJMmJkMBILQUFBQktCSTJiZDAaDQoJdGV4dC9odG1sEgAiDgoKdGV4dC9wbGFpbhIAKhsiFTExNTYyNjM1NzE0MjczNTgxMjI2NigAOAAwjO/w2OUxOMX18NjlMUo0CiRhcHBsaWNhdGlvbi92bmQuZ29vZ2xlLWFwcHMuZG9jcy5tZHMaDMLX2uQBBiIECAkQAVoMemEyYnFtNXo5OWkxcgIgAHgAggEUc3VnZ2VzdC43d2N4ZGptMG82NGqaAQYIABAAGACwAQC4AQAYjO/w2OUxIMX18NjlMTAAQhRzdWdnZXN0Ljd3Y3hkam0wbzY0aiK1BQoLQUFBQktCSTJiYm8SgwUKC0FBQUJLQkkyYmJvEgtBQUFCS0JJMmJibxpiCgl0ZXh0L2h0bWwSVVdvdWxkIGJlIHBvc3NpYmxlIHRvIHRyYW5zbWl0IFFvUzAgbWVzc2FnZXMgaW4gdGhlIG1pZGRsZSBvZiBhIFFvUzEgb3IgUW9TMiBleGNoYW5nZT8iYwoKdGV4dC9wbGFpbhJVV291bGQgYmUgcG9zc2libGUgdG8gdHJhbnNtaXQgUW9TMCBtZXNzYWdlcyBpbiB0aGUgbWlkZGxlIG9mIGEgUW9TMSBvciBRb1MyIGV4Y2hhbmdlPyobIhUxMTU2MjYzNTcxNDI3MzU4MTIyNjYoADgAMPOmpNjlMTjAjKDi5TFClQEKC0FBQUJLQmFpeVI0EgtBQUFCS0JJMmJibxoQCgl0ZXh0L2h0bWwSA1llcyIRCgp0ZXh0L3BsYWluEgNZZXMqGyIVMTAzOTc0MTE4OTE0NDAzMDc4ODc2KAA4ADDAjKDi5TE4wIyg4uUxWgx3ZTNoMXE0MXB0M2RyAiAAeACaAQYIABAAGACqAQUSA1llc7ABALgBAEpeCgp0ZXh0L3BsYWluElBBIENsaWVudCBvciBHYXRld2F5IHByb2Nlc3NlcyBhIHNpbmdsZSBvdXRib3VuZCBRb3MgMSBvciBRb3MgMiBtZXNzYWdlIGF0IGEgdGltZVoMYWx1cGducXo5MzVkcgIgAHgAmgEGCAAQABgAqgFXElVXb3VsZCBiZSBwb3NzaWJsZSB0byB0cmFuc21pdCBRb1MwIG1lc3NhZ2VzIGluIHRoZSBtaWRkbGUgb2YgYSBRb1MxIG9yIFFvUzIgZXhjaGFuZ2U/sAEAuAEAGPOmpNjlMSDAjKDi5TEwAEIQa2l4Lm0yN3JodDdxYWltcCKwCAoLQUFBQktCSTJiY1ES+gcKC0FBQUJLQkkyYmNREgtBQUFCS0JJMmJjURoNCgl0ZXh0L2h0bWwSACIOCgp0ZXh0L3BsYWluEgAqGyIVMTE1NjI2MzU3MTQyNzM1ODEyMjY2KAA4ADDQnK/Y5TE4xfOMkoEyQpMECgtBQUFCUDFOeEMzVRILQUFBQktCSTJiY1EakAEKCXRleHQvaHRtbBKCAUkgdGhpbmsgaXQmIzM5O3MgZmluZSB0byBzYXkgY29ubmVjdGVkLiBCdXQgc2hvdWxkIHRoZSBBY3RpdmUgc3RhdGUgYmUgQ29ubmVjdGVkPyBPciBkb2VzIENvbm5lY3RlZCBpbmNsdWRlIGJvdGggQXdha2UgYW5kIEFjdGl2ZT8ijAEKCnRleHQvcGxhaW4SfkkgdGhpbmsgaXQncyBmaW5lIHRvIHNheSBjb25uZWN0ZWQuIEJ1dCBzaG91bGQgdGhlIEFjdGl2ZSBzdGF0ZSBiZSBDb25uZWN0ZWQ/IE9yIGRvZXMgQ29ubmVjdGVkIGluY2x1ZGUgYm90aCBBd2FrZSBhbmQgQWN0aXZlPyobIhUxMDM5NzQxMTg5MTQ0MDMwNzg4NzYoADgAMOTc84+BMjjk3POPgTJaDHhtYXpjeWVoNmliNHICIAB4AJoBBggAEAAYAKoBhQESggFJIHRoaW5rIGl0JiMzOTtzIGZpbmUgdG8gc2F5IGNvbm5lY3RlZC4gQnV0IHNob3VsZCB0aGUgQWN0aXZlIHN0YXRlIGJlIENvbm5lY3RlZD8gT3IgZG9lcyBDb25uZWN0ZWQgaW5jbHVkZSBib3RoIEF3YWtlIGFuZCBBY3RpdmU/sAEAuAEAQv4BCgtBQUFCUDFOeEM5URILQUFBQktCSTJiY1EaMwoJdGV4dC9odG1sEiZ3aXRoIHdoaWNoIGl0IGhhcyBhIHZpcnR1YWwgY29ubmVjdGlvbiI0Cgp0ZXh0L3BsYWluEiZ3aXRoIHdoaWNoIGl0IGhhcyBhIHZpcnR1YWwgY29ubmVjdGlvbiobIhUxMDM5NzQxMTg5MTQ0MDMwNzg4NzYoADgAMMXzjJKBMjjF84ySgTJaDDRvMXc3MnBzMzR5Y3ICIAB4AJoBBggAEAAYAKoBKBImd2l0aCB3aGljaCBpdCBoYXMgYSB2aXJ0dWFsIGNvbm5lY3Rpb26wAQC4AQBKQwokYXBwbGljYXRpb24vdm5kLmdvb2dsZS1hcHBzLmRvY3MubWRzGhvC19rkARUaEwoPCgl2aXJ0dWFsbHkQARgAEAFaDGxld250M28wMGV1bXICIAB4AIIBFHN1Z2dlc3QuZHprNjV5c3IzemFpmgEGCAAQABgAsAEAuAEAGNCcr9jlMSDF84ySgTIwAEIUc3VnZ2VzdC5kems2NXlzcjN6YWki4QgKC0FBQUJHSkpwbFlNEq8I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lysDVhD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WgxqdTFxMW5uZWVjamFyAiAAeACIAQKaAQYIABAAGACqAT0SO0lhbiB0byB2ZXJpZnkgaWYgdGhpcyByZXNlcnZhdGlvbiBpcyBwb3NzaWJsZSBhbmQgY29uZmlybWVksAEAuAEBGMeKx6PYMSDlysDVhDIwAEIQa2l4LjhpdmNkdXQyaGRzZyLUBwoLQUFBQk9QQkljdlESogcKC0FBQUJPUEJJY3ZREgtBQUFCT1BCSWN2URqRAgoJdGV4dC9odG1sEoMCSXQgZGVwZW5kcyBvbiB0aGUgJnF1b3Q7QXV0aCBEYXRhIExlbmd0aCZxdW90OyByaWdodD8gSXQgaXMgbm90IEJ5dGUgMTEgaW4gZ2VuZXJhbC48YnI+V2UgY291bGQgaW5kaWNhdGUgd2l0aCBhIGxldHRlciB0aGUgZmluYWwgQnl0ZSBvZiBlYWNoIHNlY3Rpb24gc28gdGhlIG5leHQgb25lIGNhbiBiZSBwYXJhbWV0cmljLjxicj5Gb3IgaW5zdGFuY2UgaGVyZSBCeXRlKDEwKzUpIGNvdWxkIGJ5IFgsIEJ5dGUgMTAgY291bGQgYnkgWS4gQnl0ZTExPVkrWCKCAgoKdGV4dC9wbGFpbhLzAUl0IGRlcGVuZHMgb24gdGhlICJBdXRoIERhdGEgTGVuZ3RoIiByaWdodD8gSXQgaXMgbm90IEJ5dGUgMTEgaW4gZ2VuZXJhbC4KV2UgY291bGQgaW5kaWNhdGUgd2l0aCBhIGxldHRlciB0aGUgZmluYWwgQnl0ZSBvZiBlYWNoIHNlY3Rpb24gc28gdGhlIG5leHQgb25lIGNhbiBiZSBwYXJhbWV0cmljLgpGb3IgaW5zdGFuY2UgaGVyZSBCeXRlKDEwKzUpIGNvdWxkIGJ5IFgsIEJ5dGUgMTAgY291bGQgYnkgWS4gQnl0ZTExPVkrWCobIhUxMTU2MjYzNTcxNDI3MzU4MTIyNjYoADgAMPT9ru2EMji5srXthDJKFQoKdGV4dC9wbGFpbhIHQnl0ZSAxMVoMbG4zdmlibjc5c3J1cgIgAHgAmgEGCAAQABgAqgGGAh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iwAQC4AQAY9P2u7YQyILmyte2EMjAAQhBraXguNHdoZHRvMjZhMGp5IqgDCgtBQUFCQXFxbDRfOBL2AgoLQUFBQkFxcWw0XzgSC0FBQUJBcXFsNF84GloKCXRleHQvaHRtbBJNUXVlc3Rpb246IFNjb3BlIG9mIGluZm9ybWF0aXZlIGFsc28gaW5jbHVkZXMgdGhlc2UgdHdvIGJlaGF2aW9yIGRlc2NyaXB0aW9ucz8iWwoKdGV4dC9wbGFpbhJNUXVlc3Rpb246IFNjb3BlIG9mIGluZm9ybWF0aXZlIGFsc28gaW5jbHVkZXMgdGhlc2UgdHdvIGJlaGF2aW9yIGRlc2NyaXB0aW9ucz8qGyIVMTA4MTg0Mzc1ODE0MDUwNjYyMDc2KAA4ADDjtZfIvTE447WXyL0xWgx0Z2hvZ3JqZnJuemhyAiAAeACIAQKaAQYIABAAGACqAU8STVF1ZXN0aW9uOiBTY29wZSBvZiBpbmZvcm1hdGl2ZSBhbHNvIGluY2x1ZGVzIHRoZXNlIHR3byBiZWhhdmlvciBkZXNjcmlwdGlvbnM/sAEAuAEBGOO1l8i9MSDjtZfIvTEwAEIQa2l4LjQ3ZGJiNG1tNXcwYSLsBQoLQUFBQkRuTURUS00SugUKC0FBQUJEbk1EVEtNEgtBQUFCRG5NRFRLTRrPAQoJdGV4dC9odG1sEsEBTWF5YmUgd2Ugc2hvdWxkIHJldmlldyBhbmQgdGFrZSBub3RlIG9mIGFsbCBzdWNoIG5vcm1hbCBlbmdsaXNoICZxdW90O3JvbGUvYWN0b3ImcXVvdDsgd29yZHMgYW5kIGRlY2lkZSB3aGVuIHdlIHNwZWNpYWxpemUgdGhlbSBhcyAmcXVvdDtHYXRld2F5JnF1b3Q7IChpbiB0aGlzIGNhc2UgdmVyc3VzICZxdW90O2dhdGV3YXkmcXVvdDspLiKyAQoKdGV4dC9wbGFpbhKjAU1heWJlIHdlIHNob3VsZCByZXZpZXcgYW5kIHRha2Ugbm90ZSBvZiBhbGwgc3VjaCBub3JtYWwgZW5nbGlzaCAicm9sZS9hY3RvciIgd29yZHMgYW5kIGRlY2lkZSB3aGVuIHdlIHNwZWNpYWxpemUgdGhlbSBhcyAiR2F0ZXdheSIgKGluIHRoaXMgY2FzZSB2ZXJzdXMgImdhdGV3YXkiKS4qGyIVMTA4MTg0Mzc1ODE0MDUwNjYyMDc2KAA4ADCg+o+rzTE4oPqPq80xWgxwemE4Y29yeHFlMXZyAiAAeACIAQKaAQYIABAAGACqAcQBEsEBTWF5YmUgd2Ugc2hvdWxkIHJldmlldyBhbmQgdGFrZSBub3RlIG9mIGFsbCBzdWNoIG5vcm1hbCBlbmdsaXNoICZxdW90O3JvbGUvYWN0b3ImcXVvdDsgd29yZHMgYW5kIGRlY2lkZSB3aGVuIHdlIHNwZWNpYWxpemUgdGhlbSBhcyAmcXVvdDtHYXRld2F5JnF1b3Q7IChpbiB0aGlzIGNhc2UgdmVyc3VzICZxdW90O2dhdGV3YXkmcXVvdDspLrABALgBARig+o+rzTEgoPqPq80xMABCEGtpeC54N3ExNTBrZHkwMDkixwIKC0FBQUJHbEsxeXQ0EpUCCgtBQUFCR2xLMXl0NBILQUFBQkdsSzF5dDQaPQoJdGV4dC9odG1sEjBUaGlzIGlzIHRoZSAmcXVvdDtrZWVwIGFsaXZlJnF1b3Q7IHRpbWVyLCByaWdodD8iNAoKdGV4dC9wbGFpbhImVGhpcyBpcyB0aGUgImtlZXAgYWxpdmUiIHRpbWVyLCByaWdodD8qGyIVMTE1NjI2MzU3MTQyNzM1ODEyMjY2KAA4ADDrwsm42jE468LJuNoxWgwyY21lNmxpbjJiZ25yAiAAeACIAQKaAQYIABAAGACqATISMFRoaXMgaXMgdGhlICZxdW90O2tlZXAgYWxpdmUmcXVvdDsgdGltZXIsIHJpZ2h0P7ABALgBARjrwsm42jEg68LJuNoxMABCEGtpeC50ZHE1MmxucThsM28iigwKC0FBQUJKaDRobkFjEtgLCgtBQUFCSmg0aG5BYxILQUFBQkpoNGhuQWMabgoJdGV4dC9odG1sEmFUaGlzIGlzIG5vdCBjb25zaXN0ZW50IHdpdGggYWJvdmUgd2hlcmUgd2Ugc2FpZCBvbmx5IG9uZSBhcHBsaWNhdGlvbiBtZXNzYWdlIGF0IGEgdGltZSBpcyBhbGxvd2VkIm8KCnRleHQvcGxhaW4SYVRoaXMgaXMgbm90IGNvbnNpc3RlbnQgd2l0aCBhYm92ZSB3aGVyZSB3ZSBzYWlkIG9ubHkgb25lIGFwcGxpY2F0aW9uIG1lc3NhZ2UgYXQgYSB0aW1lIGlzIGFsbG93ZWQqGyIVMTE1NjI2MzU3MTQyNzM1ODEyMjY2KAA4ADC/rtK75TE41JL1xoUyQtwDCgtBQUFCUWI3bFpIbxILQUFBQkpoNGhuQWMafQoJdGV4dC9odG1sEnBJIHRoaW5rIGl0IGlzLiBJZiB0aGUgUFVCUkVDIHBhY2tldCBnb3QgbG9zdCBhbmQgdGhlIHNlbmRlciByZXNlbmRzIHRoZSBQVUJMSVNIIG1lc3NhZ2UsIHRoaXMgc3RhdGVtZW50IGlzIHRydWUuIn4KCnRleHQvcGxhaW4ScEkgdGhpbmsgaXQgaXMuIElmIHRoZSBQVUJSRUMgcGFja2V0IGdvdCBsb3N0IGFuZCB0aGUgc2VuZGVyIHJlc2VuZHMgdGhlIFBVQkxJU0ggbWVzc2FnZSwgdGhpcyBzdGF0ZW1lbnQgaXMgdHJ1ZS4qGyIVMTAzOTc0MTE4OTE0NDAzMDc4ODc2KAA4ADDopK7GhTI46KSuxoUyWgxiZGk3OHdoZW43MHRyAiAAeACaAQYIABAAGACqAXIScEkgdGhpbmsgaXQgaXMuIElmIHRoZSBQVUJSRUMgcGFja2V0IGdvdCBsb3N0IGFuZCB0aGUgc2VuZGVyIHJlc2VuZHMgdGhlIFBVQkxJU0ggbWVzc2FnZSwgdGhpcyBzdGF0ZW1lbnQgaXMgdHJ1ZS6wAQC4AQBCsAIKC0FBQUJRYjdsWklNEgtBQUFCSmg0aG5BYxpECgl0ZXh0L2h0bWwSN1NvIGl0IGlzIG9uZSBhbGxvd2VkIGFwcGxpY2F0aW9uIG1lc3NhZ2UgcGVyIGRpcmVjdGlvbj8iRQoKdGV4dC9wbGFpbhI3U28gaXQgaXMgb25lIGFsbG93ZWQgYXBwbGljYXRpb24gbWVzc2FnZSBwZXIgZGlyZWN0aW9uPyobIhUxMTU2MjYzNTcxNDI3MzU4MTIyNjYoADgAMJWl88aFMjiVpfPGhTJaC3AzeTk4aXJjNG55cgIgAHgAmgEGCAAQABgAqgE5EjdTbyBpdCBpcyBvbmUgYWxsb3dlZCBhcHBsaWNhdGlvbiBtZXNzYWdlIHBlciBkaXJlY3Rpb24/sAEAuAEAQpUBCgtBQUFCUWI3bFpJURILQUFBQkpoNGhuQWMaEAoJdGV4dC9odG1sEgN5ZXMiEQoKdGV4dC9wbGFpbhIDeWVzKhsiFTEwMzk3NDExODkxNDQwMzA3ODg3NigAOAAw1JL1xoUyONSS9caFMloMdDZ1YTV5YTI5YzMwcgIgAHgAmgEGCAAQABgAqgEFEgN5ZXOwAQC4AQBKfQoKdGV4dC9wbGFpbhJvdGhlIHJlY2VpdmVyIE1VU1QgYWNrbm93bGVkZ2UgYW55IHN1YnNlcXVlbnQgUFVCTElTSCBwYWNrZXQgd2l0aCB0aGUgc2FtZSBQYWNrZXQgSWRlbnRpZmllciBieSBzZW5kaW5nIGEgUFVCUkVDWgwyZHQzb25icW84cTFyAiAAeACaAQYIABAAGACqAWMSYVRoaXMgaXMgbm90IGNvbnNpc3RlbnQgd2l0aCBhYm92ZSB3aGVyZSB3ZSBzYWlkIG9ubHkgb25lIGFwcGxpY2F0aW9uIG1lc3NhZ2UgYXQgYSB0aW1lIGlzIGFsbG93ZWSwAQC4AQAYv67Su+UxINSS9caFMjAAQhBraXgueWUyejNkeXRqYTdrIsAECgtBQUFCSGJyZWJudxKOBAoLQUFBQkhicmVibncSC0FBQUJIYnJlYm53GoIBCgl0ZXh0L2h0bWwSdVRoZSBkaW1lbnNpb24gaXMgYSBkdXJhdGlvbiB3aGljaCBtaWdodCBiZSBiZXR0ZXIgbWVtb3JpemVkIGJ5IHJlYWRlcnMgYXMgZFQgdGhhbiBUICh3aGljaCBjb3VsZCBiZSBhIHNwZWNpZmljIHRpbWUpLiKDAQoKdGV4dC9wbGFpbhJ1VGhlIGRpbWVuc2lvbiBpcyBhIGR1cmF0aW9uIHdoaWNoIG1pZ2h0IGJlIGJldHRlciBtZW1vcml6ZWQgYnkgcmVhZGVycyBhcyBkVCB0aGFuIFQgKHdoaWNoIGNvdWxkIGJlIGEgc3BlY2lmaWMgdGltZSkuKhsiFTEwODE4NDM3NTgxNDA1MDY2MjA3NigAOAAw+fvekuUxOPn73pLlMUofCgp0ZXh0L3BsYWluEhFUaGUgdGltZSBkdXJhdGlvbloMcml1dDFodHoyMWt5cgIgAHgAmgEGCAAQABgAqgF3EnVUaGUgZGltZW5zaW9uIGlzIGEgZHVyYXRpb24gd2hpY2ggbWlnaHQgYmUgYmV0dGVyIG1lbW9yaXplZCBieSByZWFkZXJzIGFzIGRUIHRoYW4gVCAod2hpY2ggY291bGQgYmUgYSBzcGVjaWZpYyB0aW1lKS6wAQC4AQAY+fvekuUxIPn73pLlMTAAQhBraXgudms5bHRoajV3M200Iu0HCgtBQUFCSGJyZWJucxK7BwoLQUFBQkhicmVibnMSC0FBQUJIYnJlYm5zGpYCCgl0ZXh0L2h0bWw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4ilAIKCnRleHQvcGxhaW4ShQJJIGZpbmQgdGhpcyBub3RhdGlvbiByYXRoZXIgZGlzdHJhY3RpbmcuIEluIG1hdGhlbWF0aWNhbCBkaXNwbGF5cyBJIHVzZSBzdWJzY3JpcHRzIG1vc3RseSBpbiBjb21wbGljYXRlZCBlcXVhdGlvbiBkaXNwbGF5cywgYnV0IHJhcmVseSB3aXRoIHNvIGxvbmcgbmFtZXMgKGFzIGZ1cnRoZXIgYmVsb3cgVF9TRUFSQ0hHVykuClByb3Bvc2FsOiBMZXQgdXMgdXNlIGEgZnVuY3Rpb24gbm90YXRpb24gbGlrZSBUKEFEVkVSVElTRSkgaW5zdGVhZCBvZiBUX0FEVi4qGyIVMTA4MTg0Mzc1ODE0MDUwNjYyMDc2KAA4ADCLiNuS5TE4i4jbkuUxShIKCnRleHQvcGxhaW4SBFRBRFZaDGNtM3BueW1peDR1dHICIAB4AJoBBggAEAAYAKoBiwI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6wAQC4AQAYi4jbkuUxIIuI25LlMTAAQhBraXguMXo1aDhyZDlmaGNmIrYCCgtBQUFCSmg0aG5jNBKEAgoLQUFBQkpoNGhuYzQSC0FBQUJKaDRobmM0Gi4KCXRleHQvaHRtbBIhSW5jb25zaXN0ZW50IHdpdGggdGhlIHRlcm1pbm9sb2d5Ii8KCnRleHQvcGxhaW4SIUluY29uc2lzdGVudCB3aXRoIHRoZSB0ZXJtaW5vbG9neSobIhUxMTU2MjYzNTcxNDI3MzU4MTIyNjYoADgAMKfXtr7lMTin17a+5TFKEwoKdGV4dC9wbGFpbhIFY2xvc2VaDHQ2NTN6b3lnaDZoMXICIAB4AJoBBggAEAAYAKoBIxIhSW5jb25zaXN0ZW50IHdpdGggdGhlIHRlcm1pbm9sb2d5sAEAuAEAGKfXtr7lMSCn17a+5TEwAEIQa2l4Lm5wNjJsdnc4MzBzYiLsAgoLQUFBQkhicmVibmMSugIKC0FBQUJIYnJlYm5jEgtBQUFCSGJyZWJuYxpDCgl0ZXh0L2h0bWwSNkVpdGhlciAmcXVvdDtTSE9VTEQmcXVvdDsgKFJGQyBzcGVjaWFsIHRlcm0pIG9yIHJld29yZCI6Cgp0ZXh0L3BsYWluEixFaXRoZXIgIlNIT1VMRCIgKFJGQyBzcGVjaWFsIHRlcm0pIG9yIHJld29yZCobIhUxMDgxODQzNzU4MTQwNTA2NjIwNzYoADgAMJXPzpLlMTiVz86S5TFKFAoKdGV4dC9wbGFpbhIGc2hvdWxkWgx4bDI0YnpibnVtNXJyAiAAeACaAQYIABAAGACqATgSNkVpdGhlciAmcXVvdDtTSE9VTEQmcXVvdDsgKFJGQyBzcGVjaWFsIHRlcm0pIG9yIHJld29yZLABALgBABiVz86S5TEglc/OkuUxMABCEGtpeC5pYXI2NWVycTUwNTkixwIKC0FBQUJHbEsxeXRvEpUCCgtBQUFCR2xLMXl0bxILQUFBQkdsSzF5dG8aPQoJdGV4dC9odG1sEjBUaGlzIGlzIHRoZSAmcXVvdDtrZWVwIGFsaXZlJnF1b3Q7IHRpbWVyLCByaWdodD8iNAoKdGV4dC9wbGFpbhImVGhpcyBpcyB0aGUgImtlZXAgYWxpdmUiIHRpbWVyLCByaWdodD8qGyIVMTE1NjI2MzU3MTQyNzM1ODEyMjY2KAA4ADDhpK+42jE44aSvuNoxWgx1MXJjYWVhZjQxdWpyAiAAeACIAQKaAQYIABAAGACqATISMFRoaXMgaXMgdGhlICZxdW90O2tlZXAgYWxpdmUmcXVvdDsgdGltZXIsIHJpZ2h0P7ABALgBARjhpK+42jEg4aSvuNoxMABCEGtpeC5ka3o5MTFocmJwd2IimQIKC0FBQUE3blJHZFg4Eu8BCgtBQUFBN25SR2RYOBILQUFBQTduUkdkWDgaLQoJdGV4dC9odG1sEiBOZWVkIHRvIHNvcnQgY29sdW1uIHNwYWNpbmcgaGVyZSIuCgp0ZXh0L3BsYWluEiBOZWVkIHRvIHNvcnQgY29sdW1uIHNwYWNpbmcgaGVyZSobIhUxMTM5NjUyMjQ0MjgwNTgwOTM3MzkoADgAMNz7+KKyMTjc+/iisjFaDGFvZmM5OTlucnhjMnICIAB4AIgBApoBBggAEAAYAKoBIhIgTmVlZCB0byBzb3J0IGNvbHVtbiBzcGFjaW5nIGhlcmWwAQC4AQEY3Pv4orIxINz7+KKyMTAAQghraXguY210My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mwoKC0FBQUJIYnJlYm9nEukJCgtBQUFCSGJyZWJvZxILQUFBQkhicmVib2ca5QIKCXRleHQvaHRtbB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8i0gIKCnRleHQvcGxhaW4SwwJXaGF0IGFib3V0IHdyaXRpbmcgdGhlIGZvbGxvd2luZyBpbnN0ZWFkOgpbLi4uXSB0aGUgZGVsYXkgb2Ygc2VuZGluZyB0aGUgU0VBUkNIR1cgcGFja2V0IGlzIHJhbmRvbWx5wqBwaWNrZWQgd2l0aGluIHRoZSBjbG9zZWQgaW50ZXJ2YWwgWzAsIGRUKFNFQVJDSEdXKV0uClF1ZXN0aW9uOiB3aG8gY2hvb3NlcyB0aGUgZGVsYXk/IC4uLiBhbmQ6IGNsaWVudHMgcmVjZWl2aW5nIHBhY2tldHMgZnJvbSBvdGhlciBjbGllbnRzIC0gZG9lc24ndCB0aGF0ICJzbWVhciIgdGhlIGNsaWVudCwgc2VydmVyLCBicm9rZXIgcm9sZXMgY29uY2VwdCB3aXRob3V0IGJlbmVmaXRzPyobIhUxMDgxODQzNzU4MTQwNTA2NjIwNzYoADgAMOy88ZLlMTjsvPGS5TFKZAoKdGV4dC9wbGFpbhJWdGhlIHNlbmRpbmcgb2YgdGhlIFNFQVJDSEdXIHBhY2tldCBpcyBkZWxheWVkIGJ5IGEgcmFuZG9tIHRpbWUgYmV0d2VlbiAwIGFuZCBUU0VBUkNIR1daDGZqZ3htYnJuaXZpcXICIAB4AJoBBggAEAAYAKoB2gI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sAEAuAEAGOy88ZLlMSDsvPGS5TEwAEIQa2l4LnJ6cmN3aGx4cXV1ZC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QBwoLQUFBQkpoNGhtMVUS3gYKC0FBQUJKaDRobTFVEgtBQUFCSmg0aG0xVRqvAQoJdGV4dC9odG1sEqEBQ2FuIHRoZSBjbGllbnQgc2lnbmFsIHRoZSBkaWZmZXJlbmNlIGJldHdlZW46IEkgd2FudCB0byBlbnRlciBhc2xlZXAgc3RhdGUgYW5kIHlvdSBjYW4gZGVsZXRlIG15IHNlc3Npb24gc3RhdGUgaWYgaSBkb24mIzM5O3QgY29ubmVjdCB3aXRoaW7CoHRoZSBzZXNzaW9uIGV4cGlyeT8irAEKCnRleHQvcGxhaW4SnQFDYW4gdGhlIGNsaWVudCBzaWduYWwgdGhlIGRpZmZlcmVuY2UgYmV0d2VlbjogSSB3YW50IHRvIGVudGVyIGFzbGVlcCBzdGF0ZSBhbmQgeW91IGNhbiBkZWxldGUgbXkgc2Vzc2lvbiBzdGF0ZSBpZiBpIGRvbid0IGNvbm5lY3Qgd2l0aGluwqB0aGUgc2Vzc2lvbiBleHBpcnk/KhsiFTExNjA4MTg5OTE3MTEzNDUzMDAwMygAOAAwisTiuuUxOIrE4rrlMUrqAQoKdGV4dC9wbGFpbhLbAUEgRElTQ09OTkVDVCBwYWNrZXQgd2l0aCBhIFNlc3Npb24gRXhwaXJ5IEludGVydmFsIGZpZWxkIGlzIHNlbnQgYnkgYSBjbGllbnQgd2hlbiBpdCB3YW50cyB0byBnbyB0byB0aGUg4oCcYXNsZWVw4oCdIHN0YXRlLiBUaGUgcmVjZWlwdCBvZiB0aGlzIHBhY2tldCBpcyBhbHNvIGFja25vd2xlZGdlZCBieSB0aGUgZ2F0ZXdheSBieSBtZWFucyBvZiBhIERJU0NPTk5FQ1QgcGFja2V0LloMd2J6ZDV0cHFmYWVycgIgAHgAmgEGCAAQABgAqgGkARKhAUNhbiB0aGUgY2xpZW50IHNpZ25hbCB0aGUgZGlmZmVyZW5jZSBiZXR3ZWVuOiBJIHdhbnQgdG8gZW50ZXIgYXNsZWVwIHN0YXRlIGFuZCB5b3UgY2FuIGRlbGV0ZSBteSBzZXNzaW9uIHN0YXRlIGlmIGkgZG9uJiMzOTt0IGNvbm5lY3Qgd2l0aGluwqB0aGUgc2Vzc2lvbiBleHBpcnk/sAEAuAEAGIrE4rrlMSCKxOK65TEwAEIQa2l4LmZ5aTNiczd0MGl3YSLSAwoLQUFBQkpoNGhtMFkSoAMKC0FBQUJKaDRobTBZEgtBQUFCSmg0aG0wWRosCgl0ZXh0L2h0bWwSH05vdCBjb25zaXN0ZW50IHdpdGggdGVybWlub2xvZ3kiLQoKdGV4dC9wbGFpbhIfTm90IGNvbnNpc3RlbnQgd2l0aCB0ZXJtaW5vbG9neSobIhUxMTU2MjYzNTcxNDI3MzU4MTIyNjYoADgAMMze0LrlMTio+s/c5TFCngEKC0FBQUJLQmFpeDlZEgtBQUFCSmg0aG0wWRoTCgl0ZXh0L2h0bWwSBkFncmVlZCIUCgp0ZXh0L3BsYWluEgZBZ3JlZWQqGyIVMTAzOTc0MTE4OTE0NDAzMDc4ODc2KAA4ADCo+s/c5TE4qPrP3OUxWgw2ZnR5cWZteDZjbGFyAiAAeACaAQYIABAAGACqAQgSBkFncmVlZLABALgBAEoUCgp0ZXh0L3BsYWluEgZjbG9zZWRaDDJjcHF3OGh2a3Uwd3ICIAB4AJoBBggAEAAYAKoBIRIfTm90IGNvbnNpc3RlbnQgd2l0aCB0ZXJtaW5vbG9nebABALgBABjM3tC65TEgqPrP3OUxMABCEGtpeC5qcjNqdnFiNm0xN3M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rQCCgtBQUFCSmg0aG10VRKCAgoLQUFBQkpoNGhtdFUSC0FBQUJKaDRobXRVGicKCXRleHQvaHRtbBIaVG9waWMgTmFtZSBhbmQgVG9waWMgQWxpYXMiKAoKdGV4dC9wbGFpbhIaVG9waWMgTmFtZSBhbmQgVG9waWMgQWxpYXMqGyIVMTA4NTIwNDE2Mzk1MzMyODY3OTk0KAA4ADCbzei45TE4m83ouOUxSiYKCnRleHQvcGxhaW4SGHRvcGljIG5hbWVzIGFuZCBhbGlhc2VzLloMd2NueWEyNGt4dGt0cgIgAHgAmgEGCAAQABgAqgEcEhpUb3BpYyBOYW1lIGFuZCBUb3BpYyBBbGlhc7ABALgBABibzei45TEgm83ouOUxMABCEGtpeC41ajA4ajB0N3YzaGQ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o0NCgtBQUFBNmNYVHI2YxLbDAoLQUFBQTZjWFRyNmMSC0FBQUE2Y1hUcjZjGn8KCXRleHQvaHRtbBJyV2hlbiB0aGUg4oCcVG9waWMgQWxpYXMgbWFwcGluZ3PigJ0gY2FuIGJlIHJlbW92ZWQgYnkgYSBnYXRld2F5PyBXZSBuZWVkIHRvIGJlIGFibGUgdG8gc3VwcG9ydCBQVUJMSVNIIE9VVCBPRiBCQU5EIoABCgp0ZXh0L3BsYWluEnJXaGVuIHRoZSDigJxUb3BpYyBBbGlhcyBtYXBwaW5nc+KAnSBjYW4gYmUgcmVtb3ZlZCBieSBhIGdhdGV3YXk/IFdlIG5lZWQgdG8gYmUgYWJsZSB0byBzdXBwb3J0IFBVQkxJU0ggT1VUIE9GIEJBTkQqGyIVMTE1NjI2MzU3MTQyNzM1ODEyMjY2KAA4ADCW8M2HsDE4g8jai90xQpAFCgtBQUFCSEpMb21HNBILQUFBQTZjWFRyNmMatwEKCXRleHQvaHRtbBKpAVRoZSBzZXNzaW9uIGJhc2VkIG1hcHBpbmdzIGNhbiBvbmx5IGJlIHVzZWQgaW4gU2Vzc2lvbi4gVGhhdCBtZWFucywgb25seSBTaG9ydCBUb3BpYywgUHJlZGVmaW5lZCBUb3BpYyBvciBGdWxsIFRvcGljIFR5cGVzIGNhbiBiZSB1c2VkIGluIFBVQkxJU0ggV0lUSE9VVCBTRVNTSU9OIHBhY2tldHMiuAEKCnRleHQvcGxhaW4SqQFUaGUgc2Vzc2lvbiBiYXNlZCBtYXBwaW5ncyBjYW4gb25seSBiZSB1c2VkIGluIFNlc3Npb24uIFRoYXQgbWVhbnMsIG9ubHkgU2hvcnQgVG9waWMsIFByZWRlZmluZWQgVG9waWMgb3IgRnVsbCBUb3BpYyBUeXBlcyBjYW4gYmUgdXNlZCBpbiBQVUJMSVNIIFdJVEhPVVQgU0VTU0lPTiBwYWNrZXRzKhsiFTExMzk2NTIyNDQyODA1ODA5MzczOSgAOAAw6pa0it0xOOqWtIrdMVoMcTR3bGptMWI0bnQxcgIgAHgAiAECmgEGCAAQABgAqgGsARKpAVRoZSBzZXNzaW9uIGJhc2VkIG1hcHBpbmdzIGNhbiBvbmx5IGJlIHVzZWQgaW4gU2Vzc2lvbi4gVGhhdCBtZWFucywgb25seSBTaG9ydCBUb3BpYywgUHJlZGVmaW5lZCBUb3BpYyBvciBGdWxsIFRvcGljIFR5cGVzIGNhbiBiZSB1c2VkIGluIFBVQkxJU0ggV0lUSE9VVCBTRVNTSU9OIHBhY2tldHOwAQC4AQFC3wMKC0FBQUJISkxvbmRnEgtBQUFBNmNYVHI2Yxp9Cgl0ZXh0L2h0bWwScE9LIFNvIGNhbiB5b3UgcGxlYXNlIHVwZGF0ZSB0aGUgUFVCTElTSCBXSVRIT1VUIFNFU1NJT04gY2hhcHRlciBhY2NvcmRpbmdseT8gTm93IHRoZSBUb3BpYyBBbGlhcyBUeXBlIGlzIGFsbG93ZWQifgoKdGV4dC9wbGFpbhJwT0sgU28gY2FuIHlvdSBwbGVhc2UgdXBkYXRlIHRoZSBQVUJMSVNIIFdJVEhPVVQgU0VTU0lPTiBjaGFwdGVyIGFjY29yZGluZ2x5PyBOb3cgdGhlIFRvcGljIEFsaWFzIFR5cGUgaXMgYWxsb3dlZCobIhUxMTU2MjYzNTcxNDI3MzU4MTIyNjYoADgAMIPI2ovdMTiDyNqL3TFaDGp6ZnZkZHczM3lrNXICIAB4AIgBApoBBggAEAAYAKoBchJwT0sgU28gY2FuIHlvdSBwbGVhc2UgdXBkYXRlIHRoZSBQVUJMSVNIIFdJVEhPVVQgU0VTU0lPTiBjaGFwdGVyIGFjY29yZGluZ2x5PyBOb3cgdGhlIFRvcGljIEFsaWFzIFR5cGUgaXMgYWxsb3dlZLABALgBAVoMczk2OTVobThuemJncgIgAHgAiAECmgEGCAAQABgAqgF0EnJXaGVuIHRoZSDigJxUb3BpYyBBbGlhcyBtYXBwaW5nc+KAnSBjYW4gYmUgcmVtb3ZlZCBieSBhIGdhdGV3YXk/IFdlIG5lZWQgdG8gYmUgYWJsZSB0byBzdXBwb3J0IFBVQkxJU0ggT1VUIE9GIEJBTkSwAQC4AQEYlvDNh7AxIIPI2ovdMTAAQhBraXguYmV5bzUxcnRxaTM5Ip8CCgtBQUFCS0JhaXlNURLtAQoLQUFBQktCYWl5TVESC0FBQUJLQmFpeU1RGiUKCXRleHQvaHRtbBIYSSByZWNvbW1lbmQgdG8gcmVtb3ZlIGl0IiYKCnRleHQvcGxhaW4SGEkgcmVjb21tZW5kIHRvIHJlbW92ZSBpdCobIhUxMTU2MjYzNTcxNDI3MzU4MTIyNjYoADgAMLCVkeHlMTiwlZHh5TFKFwoKdGV4dC9wbGFpbhIJUFVCUkVDIG9yWgxrazhlcjFlbXdjOXdyAiAAeACaAQYIABAAGACqARoSGEkgcmVjb21tZW5kIHRvIHJlbW92ZSBpdLABALgBABiwlZHh5TEgsJWR4eUxMABCEGtpeC5zajZsbnNnMzYydG4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soDCgtBQUFCS0JXRUNLNBKYAwoLQUFBQktCV0VDSzQSC0FBQUJLQldFQ0s0GmUKCXRleHQvaHRtbBJYJnF1b3Q7bWVzc2FnZXMmcXVvdDsgb3IgJnF1b3Q7cGFja2V0cyZxdW90Oy4gSXQgc2VlbXMgaW5jb25zaXN0ZW50IGFsbCBvdmVyIHRoZSBkb2N1bWVudCJSCgp0ZXh0L3BsYWluEkQibWVzc2FnZXMiIG9yICJwYWNrZXRzIi4gSXQgc2VlbXMgaW5jb25zaXN0ZW50IGFsbCBvdmVyIHRoZSBkb2N1bWVudCobIhUxMTU2MjYzNTcxNDI3MzU4MTIyNjYoADgAML3HztrlMTi05c/a5TFKFgoKdGV4dC9wbGFpbhIIbWVzc2FnZXNaDDlhN2c5MGJwNDdoeXICIAB4AJoBBggAEAAYAKoBWhJYJnF1b3Q7bWVzc2FnZXMmcXVvdDsgb3IgJnF1b3Q7cGFja2V0cyZxdW90Oy4gSXQgc2VlbXMgaW5jb25zaXN0ZW50IGFsbCBvdmVyIHRoZSBkb2N1bWVudLABALgBABi9x87a5TEgtOXP2uUxMABCEGtpeC5peXlieG50OGFpbGUiogMKC0FBQUJKaDRobXowEvACCgtBQUFCSmg0aG16MBILQUFBQkpoNGhtejAaRwoJdGV4dC9odG1sEjpXaGF0IGlmwqBTZXNzaW9uIEV4cGlyeSBJbnRlcnZhbCBpcyAweEZGRkZGRkZGIChVSU5UX01BWCk/IkgKCnRleHQvcGxhaW4SOldoYXQgaWbCoFNlc3Npb24gRXhwaXJ5IEludGVydmFsIGlzIDB4RkZGRkZGRkYgKFVJTlRfTUFYKT8qGyIVMTE1NjI2MzU3MTQyNzM1ODEyMjY2KAA4ADCogMe65TE4qIDHuuUxSjQKCnRleHQvcGxhaW4SJnRoZSBTZXNzaW9uIEV4cGlyeSBJbnRlcnZhbCBoYXMgcGFzc2VkWgx5NGxqM3g1MDlwMDRyAiAAeACaAQYIABAAGACqATwSOldoYXQgaWbCoFNlc3Npb24gRXhwaXJ5IEludGVydmFsIGlzIDB4RkZGRkZGRkYgKFVJTlRfTUFYKT+wAQC4AQAYqIDHuuUxIKiAx7rlMTAAQhBraXgubTk0dWVwNzRtYWtrIpcVCgtBQUFCQkxSR0w0QRLlFAoLQUFBQkJMUkdMNEESC0FBQUJCTFJHTDRBGtEDCgl0ZXh0L2h0bWwSwwNGcm9tIDxhIGhyZWY9Imh0dHBzOi8vd3d3Lmdvb2dsZS5jb20vdXJsP3E9aHR0cHM6Ly9pc3N1ZXMub2FzaXMtb3Blbi5vcmcvYnJvd3NlL01RVFQtNjA0JmFtcDtzYT1EJmFtcDtzb3VyY2U9ZG9jcyZhbXA7dXN0PTE3MjA0Mzk1OTgxOTk0OTYmYW1wO3VzZz1BT3ZWYXcwejVtOEJ5NlJFM2FQT0M2eDdlR2Vy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IwNDM5NTk4MTk5NDk2JmFtcDt1c2c9QU92VmF3MHo1bThCeTZSRTNhUE9DNng3ZUdlci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4RIKC0FBQUE2ZGV0YTI4Eq8S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b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IAQKaAQYIABAAGACqAUYSRFRoZSBoaWdobGlnaHQgaW5kaWNhdGVzIGl0IHNob3VsZCBiZSBjb25zaWRlcmVkIGEgY29uZm9ybWFuY2UgY2xhdXNlsAEAuAEBQtcBCgtBQUFBOWIta281MBILQUFBQTZkZXRhMjgaJQoJdGV4dC9odG1sEhhMZXRzIGRpc2N1c3MgdGhlIHdvcmRpbmciJgoKdGV4dC9wbGFpbhIYTGV0cyBkaXNjdXNzIHRoZSB3b3JkaW5nKhsiFTExMzk2NTIyNDQyODA1ODA5MzczOSgAOAAwua+94rQxOLmvveK0MVoMbzZvbHlibXB4YWY5cgIgAHgAiAECmgEGCAAQABgAqgEaEhhMZXRzIGRpc2N1c3MgdGhlIHdvcmRpbmewAQC4AQFaDGx4dnNnZTdjaGl6Z3ICIAB4AIgBAp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EY4KjEqrIxILmvveK0MTAAQhBraXgudTY5eDAxdDJtNjl5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FCwoLQUFBQTZjWFRyNjQS0wo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iIprXi5TFCjgMKC0FBQUJLQmFpeVNBEgtBQUFBNmNYVHI2NBpjCgl0ZXh0L2h0bWwSVlRoZSBjbGllbnQgc2hvdWxkIGluZGljYXRlIGlmIGR1cmluZyBzbGVlcCBpcyBnb2luZyB0byBrZWVwIHRoZSBtYXBwaW5nIG9mIHRvcGljIGFsaWFzImQKCnRleHQvcGxhaW4SVlRoZSBjbGllbnQgc2hvdWxkIGluZGljYXRlIGlmIGR1cmluZyBzbGVlcCBpcyBnb2luZyB0byBrZWVwIHRoZSBtYXBwaW5nIG9mIHRvcGljIGFsaWFzKhsiFTExNTYyNjM1NzE0MjczNTgxMjI2NigAOAAw4/6s4uUxOOP+rOLlMVoMaHBkeGgzODlnYXlycgIgAHgAmgEGCAAQABgAqgFYElZUaGUgY2xpZW50IHNob3VsZCBpbmRpY2F0ZSBpZiBkdXJpbmcgc2xlZXAgaXMgZ29pbmcgdG8ga2VlcCB0aGUgbWFwcGluZyBvZiB0b3BpYyBhbGlhc7ABALgBAEKuAgoLQUFBQktCYWl5U0kSC0FBQUE2Y1hUcjY0GkMKCXRleHQvaHRtbBI2U2VlIFJldGFpbiBSZWdpc3RyYXRpb25zIGZsYWcgaW4gdGhlIERJU0NPTk5FQ1QgcGFja2V0IkQKCnRleHQvcGxhaW4SNlNlZSBSZXRhaW4gUmVnaXN0cmF0aW9ucyBmbGFnIGluIHRoZSBESVNDT05ORUNUIHBhY2tldCobIhUxMTU2MjYzNTcxNDI3MzU4MTIyNjYoADgAMM3er+LlMTjN3q/i5TFaDGtmb2Fua2h6dDVmYXICIAB4AJoBBggAEAAYAKoBOBI2U2VlIFJldGFpbiBSZWdpc3RyYXRpb25zIGZsYWcgaW4gdGhlIERJU0NPTk5FQ1QgcGFja2V0sAEAuAEAQpUBCgtBQUFCS0JhaXlTURILQUFBQTZjWFRyNjQaEAoJdGV4dC9odG1sEgNBQ0siEQoKdGV4dC9wbGFpbhIDQUNLKhsiFTExMzk2NTIyNDQyODA1ODA5MzczOSgAOAAwiKa14uUxOIimteLlMVoMYmFiN2doOXNpN28ycgIgAHgAmgEGCAAQABgAqgEFEgNBQ0uwAQC4AQBaDGdnM3RlZG16aDF5bXICIAB4AIgBApoBBggAEAAYAKoBehJ4VGhpcyBpcyB1bmNsZWFyIHRvIG1lLiBUaGUgdG9waWMgYWxpYXMgbWFwcGluZyBzaG91bGQgYmUga2VwdCBmb3IgdGhlIGNsaWVudHMgaW4gQWN0aXZlLCBBc2xlZXAgYW5kIEF3YWtlIHN0YXRlcywgcmlnaHQ/sAEAuAEBGPm+3YewMSCIprXi5TEwAEIQa2l4LmVtZ3MwbXZ2dGptYiLJBQoLQUFBQkpoNGhtNkkSlwUKC0FBQUJKaDRobTZJEgtBQUFCSmg0aG02SRooCgl0ZXh0L2h0bWwSG1doZW4gc2hvdWxkIGl0IGJlIHNldCB0byAxPyIpCgp0ZXh0L3BsYWluEhtXaGVuIHNob3VsZCBpdCBiZSBzZXQgdG8gMT8qGyIVMTE1NjI2MzU3MTQyNzM1ODEyMjY2KAA4ADDU7Zi75TE4uMPJqoM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SiMKCnRleHQvcGxhaW4SFWFuZCBEVVAgZmxhZyBzZXQgdG8gMFoMdmV5NWxtdXVkcjEwcgIgAHgAmgEGCAAQABgAqgEdEhtXaGVuIHNob3VsZCBpdCBiZSBzZXQgdG8gMT+wAQC4AQAY1O2Yu+UxILjDyaqD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MyaGlvcXoyCWguMWhtc3l5czIJaC40MW1naG1sMgloLjJncnFydWUyCGgudngxMjI3MgloLjNmd29rcTAyCWguMXYxeXV4dDIJaC4xOWM2eTE4MgloLjN0YnVncDEyCGgubm1mMTRuMgloLjM3bTJqc2cyCWguMW1yY3UwOTIJaC40NnIwY28yMgloLjJsd2FtdnYyCWguMTExa3gzbzIJaC4zbDE4ZnJoMgloLjJ6YmdpdXcyCWguMWVncXQycDIJaC4zeWdlYnFpMgloLjJkbG9seWIyCGguc3F5dzY0MgloLjNjcW1ldHgyCWguMXJ2d3AxcTIJaC40YnZrN3BqMgloLjJyMHVoeGMyCWguMTY2NHM1NTIJaC4zcTVzYXN5MgloLjI1YjJsMHIyCGgua2djdjhrMgloLjM0ZzBkd2QyCWguMWpsYW80NjIJaC40M2t5NnJ6MgloLjJpcThnenMyDmgua3hzcXRlMzAwcDZpMghoLnh2aXI3bDIJaC4zaHY2OXZlMgloLjRoMDQycjAyCWguMWJhb242bTIJaC4zdmFjNXVmMgloLjJhZm1nMjgyCGgucGt3cWExMg5oLnUzOGkybXBwMzMycTIOaC42bW50aW5xYW9tNm4yDmguZzV3MXpwbWFpYWNlMg5oLm84OHptczE5YzVkMTIOaC5tdzFndng5cWk1dDAyDmguNHlkanlpOXk1eTIwMg5oLjVob2N1OTRldWJxZzIOaC5nOW1pYjJudnZsenkyDWguNmhsdDd6YnRhamEyCWguMzlrazh4dTIJaC4xb3B1ajVuMgloLjQ4cGkxdGcyCWguMm51c2MxOTIJaC4zbXpxNHd2Mg5oLmxubWV4dWhwamtsODIJaC4xMzAybTkyMgloLjIyNTBmNG8yDmguM3dtbmVhdm9ldDc0Mg5oLnlkYXlrbHdqc3RqazIOaC5rdnBwazd5aDM2bHYyDmguNjAwa3RtaTN2bTVvMghoLmhhYXBjaDIJaC4xODRtaGFqMgloLjNzNDl6eWMyDmguNmNiamdndHN5ejBqMgloLjI3OWthNjUyCGgubWV1a2R5MgloLjM2ZWkzMXIyCWguMWxqc2Q5azIOaC5wc2MxbHhlNHV6eHcyCWguNDVqZnZ4ZDIJaC4ya29xNjU2MgloLjNqdG56MHMyCGguenUwZ2N6MgloLjF5eXk5OGwyDmguMmpua3V3czRjNzFpMgloLjRpeWxyd2UyCWguMnkzdzI0NzIJaC4xZDk2Y2MwMgloLjJjZTQ1N20yCWguM3g4dHV6dDIIaC5yamVmZmYyCWguM2JqMXkzODIIaC5qOHNlaHYyCWguMzM4Zng1bzIJaC4xaWRxN2RoMgloLjQyZGRxMWEyCWguMmhpbzA5MzIOaC53aGhwY2hncHo1MDIyCGgud255YWd3MgloLjNnbmx0NHAyCWguMXZzdzNjaTIJaC40ZnNqbTBiMgloLjJ1eHR3ODQyDmguaW51MWNvbDM4bGgwMgloLjFhMzQ2ZngyCWguM3UycnAzcTIJaC4yOTgxemJqMghoLm9kYzlqYzIJaC4xbmlhMmV5MgloLjQ3aHhsMnIyCWguMm1uN3ZhazIOaC4zaHU4bm9wcjc0dmEyCWguMTFzaTVpZDIJaC4zbHM1bzY2MgloLjIweGZ5ZHoyCWguNGt4M2gxczIOaC54Z3lidnM1a3R6OHYyCWguMzAyZHI5bDIJaC4xZjdvMWhlMgloLjN6N2JrNTcyDmguZTVqZjU4aGt6cXc4Mg5oLmtrdGI5NnM5djhzajIJaC4yZWNsdWQwMghoLnRodzRrdDIJaC4zZGhqbjhtMg5oLm83cWVncmlidzFlbTIOaC5uajRzcWFhbDl4bTQyCWguMXNtdHhnZjIJaC40Y21oZzQ4MgloLjJycnJxYzEyDmguajljZTluZWRscmtkMg5oLnd3bGJwZTYyOWc3ajIJaC4xNngyMGp1MgloLjNxd3BqN24yCWguMjYxenRmZzIIaC5sN2EzbjkyCWguMzU2eG1iMjIOaC44ZjRqbmNwaTI2NHUyCWguMWtjN3dpdjIJaC40NGJ2ZjZvMgloLjJqaDVwZWgyCGgueW1mem1hMgloLjNpbTNpYTMyCWguMXhyZHNodzIJaC40aHIxYjVwMgloLjJ3d2JsZGkyCWguMWMxbHZsYjIJaC4zdzE5ZTk0MgloLjJiNmpvZ3gyCGgucWJ0eW9xMg5oLnl1MGU0enVyam5oajIJaC4zYWJoaGNqMgloLjFwZ3Jya2MyCWguNDlnZmE4NTIJaC4yb2xwa2Z5MgloLjEzcXp1bnIyCWguM25xbmRiazIOaC5zcWJwcGxwcWIwMWUyCWguMjJ2eG5qZDIOaC4xYnB6dTRkZ3R6cXoyCGguaTE3eHI2MgloLjMyMHZnZXoyDmguZm9kd2czbDVkZWp1MgloLjFoNjVxbXMyCWguNDE1dDlhbDIJaC4yZ2IzamllMghoLnZnZHRxNzIJaC4zZmcxY2UwMgloLjF1bGJtbHQyCWguNGVrejU5bTIOaC53c2w1MXp0OGNyMzQ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1oLmtjOG1zYnN0ZzllMgloLjE3bno4eWoyDmgueG9jMnBmaG55ZnN0Mg1oLnJyZnc3c2NsdjhzMg5oLmc3dmpqOG0xdmozejIOaC5xMHMzMmlkNGx2OXAyDmguM2tidWxuZXI0b2I0Mg5oLnljaGNycHFzdTY5cjIOaC54NHl5ZTM4dzQxdmQyDmgucDYxcDA3cmgyeDI2MgxoLnJ2Y3VyNXgwYW0yDmguemg5bWdyM2k4NmMyMg5oLmJmb2puNnRqbnZnbT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3JubXJtYzIIaC5seTdjMXkyDmgubW83YWhvdzB0MmZhMg5oLmFvNDF6cXFnMHR4bjIOaC5sM2JpdWR4ZzRlbTY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JQoUc3VnZ2VzdC4xeDVxMWkyMnQxbm8SDVNpbW9uIEpvaG5zb25qMwoUc3VnZ2VzdC52OGc1eXl0amxkYXMSG2RhdmlkZS5sZW56YXJpbmlAdS1ibG94LmNvbWozChRzdWdnZXN0LnMyNjljNWhvbzdseRIbZGF2aWRlLmxlbnphcmluaUB1LWJsb3guY29tajMKFHN1Z2dlc3QueThmazQydWFhM3VuEhtkYXZpZGUubGVuemFyaW5pQHUtYmxveC5jb21qIQoUc3VnZ2VzdC5rZm4wMjZ4M2tpcWoSCUFub255bW91c2ohChRzdWdnZXN0LjQwZnFzdTdyZDFrMBIJQW5vbnltb3VzaiEKFHN1Z2dlc3QudTFqaDI1b2F4NTlxEglBbm9ueW1vdXNqIQoUc3VnZ2VzdC5peHg0aGJkZzRjOWMSCUFub255bW91c2ogChNzdWdnZXN0Lm1hZTI0czZ2eDg0EglBbm9ueW1vdXNqIQoUc3VnZ2VzdC5oOWJlenkxNnQ2aTgSCUFub255bW91c2ohChRzdWdnZXN0LnVuZWlidWl6Y2I1dhIJQW5vbnltb3VzaiEKFHN1Z2dlc3QuYTl0YjJxa2FtNmZvEglBbm9ueW1vdXNqMwoUc3VnZ2VzdC5wdGx5MnN4ajAycnASG2RhdmlkZS5sZW56YXJpbmlAdS1ibG94LmNvbWozChRzdWdnZXN0Lng4ZGQwa2V3YjI4ZBIbZGF2aWRlLmxlbnphcmluaUB1LWJsb3guY29tajMKFHN1Z2dlc3QucWMyb2Z5bnR3dm9kEhtkYXZpZGUubGVuemFyaW5pQHUtYmxveC5jb21qMwoUc3VnZ2VzdC53bjNuYTJvZjl0ZW4SG2RhdmlkZS5sZW56YXJpbmlAdS1ibG94LmNvbWozChRzdWdnZXN0Lnk5ZW5zOWZvYnhvaxIbZGF2aWRlLmxlbnphcmluaUB1LWJsb3guY29tajMKFHN1Z2dlc3QuNzNlcjdqNjAzZjRxEhtkYXZpZGUubGVuemFyaW5pQHUtYmxveC5jb21qMwoUc3VnZ2VzdC50d2gzM3o3cjdlYnQSG2RhdmlkZS5sZW56YXJpbmlAdS1ibG94LmNvbWohChRzdWdnZXN0LjNxZGRuZ2lnYjF4YRIJQW5vbnltb3VzajMKFHN1Z2dlc3QucmprZndvMzRxb2VkEhtkYXZpZGUubGVuemFyaW5pQHUtYmxveC5jb21qMwoUc3VnZ2VzdC55c2NlZnR3MGdjOG0SG2RhdmlkZS5sZW56YXJpbmlAdS1ibG94LmNvbWozChRzdWdnZXN0Lml3Y2I0ZnNhNXBrMhIbZGF2aWRlLmxlbnphcmluaUB1LWJsb3guY29tajMKFHN1Z2dlc3QuaTd0d201M2h0b3A2EhtkYXZpZGUubGVuemFyaW5pQHUtYmxveC5jb21qMwoUc3VnZ2VzdC42eTB4ZzJhaG92ZngSG2RhdmlkZS5sZW56YXJpbmlAdS1ibG94LmNvbWozChRzdWdnZXN0LmNyczBtMjVoa25wYRIbZGF2aWRlLmxlbnphcmluaUB1LWJsb3guY29tajMKFHN1Z2dlc3Quc29rMjIwNDd6MDV2EhtkYXZpZGUubGVuemFyaW5pQHUtYmxveC5jb21qMwoUc3VnZ2VzdC5uanVhYm5mbGs5eTgSG2RhdmlkZS5sZW56YXJpbmlAdS1ibG94LmNvbWozChRzdWdnZXN0LnJsZzI2a3Rua2V0ahIbZGF2aWRlLmxlbnphcmluaUB1LWJsb3guY29tajMKFHN1Z2dlc3QudHpxZHZudTdsYnZrEhtkYXZpZGUubGVuemFyaW5pQHUtYmxveC5jb21qMwoUc3VnZ2VzdC55OWoyeXIyYXJ3c3MSG2RhdmlkZS5sZW56YXJpbmlAdS1ibG94LmNvbWogChNzdWdnZXN0LjJtaTl6cGwxM3Y0EglBbm9ueW1vdXNqMwoUc3VnZ2VzdC4ya2ZmbmFncTRsOGkSG2RhdmlkZS5sZW56YXJpbmlAdS1ibG94LmNvbWozChRzdWdnZXN0LjVpdWQ5azd2ODVmbhIbZGF2aWRlLmxlbnphcmluaUB1LWJsb3guY29taiEKFHN1Z2dlc3QuZjBkdHN5OThidjBwEglBbm9ueW1vdXNqMwoUc3VnZ2VzdC52a3E4aTA4amkyeG4SG2RhdmlkZS5sZW56YXJpbmlAdS1ibG94LmNvbWohChRzdWdnZXN0LnZmOHltNXJ0bzV0aBIJQW5vbnltb3VzajMKFHN1Z2dlc3Qua29nODJ2eGtvbmF1EhtkYXZpZGUubGVuemFyaW5pQHUtYmxveC5jb21qMwoUc3VnZ2VzdC5pcmx1anM2ZGNwdmQSG2RhdmlkZS5sZW56YXJpbmlAdS1ibG94LmNvbWozChRzdWdnZXN0LnVpY2JmZmdodG14cRIbZGF2aWRlLmxlbnphcmluaUB1LWJsb3guY29tajMKFHN1Z2dlc3QuYmZ3ajdnZGcwc2dtEhtkYXZpZGUubGVuemFyaW5pQHUtYmxveC5jb21qMwoUc3VnZ2VzdC5tdHRiZmdlYmM2Y24SG2RhdmlkZS5sZW56YXJpbmlAdS1ibG94LmNvbWozChRzdWdnZXN0LmJ0Z3Q5bml4c2FuZxIbZGF2aWRlLmxlbnphcmluaUB1LWJsb3guY29tajMKFHN1Z2dlc3QueTFuYWUxdDk3ZGM1EhtkYXZpZGUubGVuemFyaW5pQHUtYmxveC5jb21qIQoUc3VnZ2VzdC54dm9naGlvbXBpcjISCUFub255bW91c2ozChRzdWdnZXN0LnZteDMyNjY2OW43MhIbZGF2aWRlLmxlbnphcmluaUB1LWJsb3guY29tajMKFHN1Z2dlc3Quc2ViOXNhM2ljNjQyEhtkYXZpZGUubGVuemFyaW5pQHUtYmxveC5jb21qIQoUc3VnZ2VzdC5vM3QyNzZsMW04cWMSCUFub255bW91c2ohChRzdWdnZXN0LnRjOWYzcXhxM3QxeRIJQW5vbnltb3VzaiEKFHN1Z2dlc3QuZDQ1N2lncGxhemJ2EglBbm9ueW1vdXNqIQoUc3VnZ2VzdC5rc2t0ZDV5dzQwcWsSCUFub255bW91c2ozChRzdWdnZXN0LmFyejJiZWI3ZnU4MBIbZGF2aWRlLmxlbnphcmluaUB1LWJsb3guY29tajMKFHN1Z2dlc3Qud3RsZ2J2OHV2MzY1EhtkYXZpZGUubGVuemFyaW5pQHUtYmxveC5jb21qIQoUc3VnZ2VzdC50cTQwbTgyYXB6amcSCUFub255bW91c2ozChRzdWdnZXN0LmozOXY1czF4dnJndhIbZGF2aWRlLmxlbnphcmluaUB1LWJsb3guY29taiEKFHN1Z2dlc3QudjBibHN6OHdsdnhjEglBbm9ueW1vdXNqMwoUc3VnZ2VzdC40Z2Nkcm56YWV6ZmISG2RhdmlkZS5sZW56YXJpbmlAdS1ibG94LmNvbWoyChNzdWdnZXN0LjFyNWljaWxmNHc2EhtkYXZpZGUubGVuemFyaW5pQHUtYmxveC5jb21qMwoUc3VnZ2VzdC54N2s3a2ZiemFnZTUSG2RhdmlkZS5sZW56YXJpbmlAdS1ibG94LmNvbWohChRzdWdnZXN0LmVpYnd4YnM1ZW1xaRIJQW5vbnltb3VzaiEKFHN1Z2dlc3Qub2ltb2lzODU3NzE3EglBbm9ueW1vdXNqMwoUc3VnZ2VzdC5iMmRlOXhvMWdicm8SG2RhdmlkZS5sZW56YXJpbmlAdS1ibG94LmNvbWohChRzdWdnZXN0LjIzOGd3ZnZyMG90ZBIJQW5vbnltb3VzajMKFHN1Z2dlc3QubTRjNGFtdWduOTY3EhtkYXZpZGUubGVuemFyaW5pQHUtYmxveC5jb21qMwoUc3VnZ2VzdC54NTNncHgyMTJhYXoSG2RhdmlkZS5sZW56YXJpbmlAdS1ibG94LmNvbWozChRzdWdnZXN0LnN6ZGQ2cGVmZTF2ZhIbZGF2aWRlLmxlbnphcmluaUB1LWJsb3guY29tajMKFHN1Z2dlc3QuMmEzaWYxNXg4NmhoEhtkYXZpZGUubGVuemFyaW5pQHUtYmxveC5jb21qMwoUc3VnZ2VzdC55Y2UwYTR2NG4zcDQSG2RhdmlkZS5sZW56YXJpbmlAdS1ibG94LmNvbWozChRzdWdnZXN0LjhmZjg4amcyZWV6aR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45ZTJ0MTNkNTZvcjU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bjIwY294eGE5djdqEhtkYXZpZGUubGVuemFyaW5pQHUtYmxveC5jb21qMwoUc3VnZ2VzdC44YWhrZWRscWRwa2MSG2RhdmlkZS5sZW56YXJpbmlAdS1ibG94LmNvbWozChRzdWdnZXN0LjY4Yzd3ZWszeDdqcRIbZGF2aWRlLmxlbnphcmluaUB1LWJsb3guY29tajIKE3N1Z2dlc3QubGloeGlwbjQ2OGcSG2RhdmlkZS5sZW56YXJpbmlAdS1ibG94LmNvbWozChRzdWdnZXN0Lm04eTJnYjhsNHJhMhIbZGF2aWRlLmxlbnphcmluaUB1LWJsb3guY29taiEKFHN1Z2dlc3QuMmRqdWxheWtybG04EglBbm9ueW1vdXNqMwoUc3VnZ2VzdC5rcjRxZzY1ODQ4anMSG2RhdmlkZS5sZW56YXJpbmlAdS1ibG94LmNvbWozChRzdWdnZXN0LmlrcnQ5amF5azdkcBIbZGF2aWRlLmxlbnphcmluaUB1LWJsb3guY29tajMKFHN1Z2dlc3QuZ2Y0anRzZG11OXp3EhtkYXZpZGUubGVuemFyaW5pQHUtYmxveC5jb21qMwoUc3VnZ2VzdC5nZ3J3Nmg1M3M5eHcSG2RhdmlkZS5sZW56YXJpbmlAdS1ibG94LmNvbWozChRzdWdnZXN0LjJ5cTcxNXc3eDIxdhIbZGF2aWRlLmxlbnphcmluaUB1LWJsb3guY29tajMKFHN1Z2dlc3Qub3NtbWI4Nmo2MGxvEhtkYXZpZGUubGVuemFyaW5pQHUtYmxveC5jb21qHwoSc3VnZ2VzdC5jOXd3Z3Zjbm52EglBbm9ueW1vdXNqMwoUc3VnZ2VzdC4xOWhsbXdtcnN2YXQSG2RhdmlkZS5sZW56YXJpbmlAdS1ibG94LmNvbWozChRzdWdnZXN0Lm00YmZma293MHo0ORIbZGF2aWRlLmxlbnphcmluaUB1LWJsb3guY29tajMKFHN1Z2dlc3QubTZrd2V6ZWl6aHpqEhtkYXZpZGUubGVuemFyaW5pQHUtYmxveC5jb21qMwoUc3VnZ2VzdC4zZzljdGZid3d5cnASG2RhdmlkZS5sZW56YXJpbmlAdS1ibG94LmNvbWozChRzdWdnZXN0LndyMW8zcnJ1aW41eRIbZGF2aWRlLmxlbnphcmluaUB1LWJsb3guY29tajMKFHN1Z2dlc3Qud3BibXZnNGZmMHl0EhtkYXZpZGUubGVuemFyaW5pQHUtYmxveC5jb21qMwoUc3VnZ2VzdC5yZ2FneWs4bTgyeDgSG2RhdmlkZS5sZW56YXJpbmlAdS1ibG94LmNvbWozChRzdWdnZXN0LmxteXV3eWhpcnY5dxIbZGF2aWRlLmxlbnphcmluaUB1LWJsb3guY29tajMKFHN1Z2dlc3QuZ2Q2ejZna3RrN2p0EhtkYXZpZGUubGVuemFyaW5pQHUtYmxveC5jb21qMwoUc3VnZ2VzdC43d2N4ZGptMG82NGoSG2RhdmlkZS5sZW56YXJpbmlAdS1ibG94LmNvbWozChRzdWdnZXN0LjFpeDRtYW44cmI2eRIbZGF2aWRlLmxlbnphcmluaUB1LWJsb3guY29tajMKFHN1Z2dlc3QuZHprNjV5c3IzemFpEhtkYXZpZGUubGVuemFyaW5pQHUtYmxveC5jb21qMgoTc3VnZ2VzdC5zZW43MzJsOThpZBIbZGF2aWRlLmxlbnphcmluaUB1LWJsb3guY29tajIKE3N1Z2dlc3QuMzk4NzRtaXl2YTASG2RhdmlkZS5sZW56YXJpbmlAdS1ibG94LmNvbWozChRzdWdnZXN0Lm9kdnplNmphZTJ4MRIbZGF2aWRlLmxlbnphcmluaUB1LWJsb3guY29tajMKFHN1Z2dlc3QuZTV2aDh0ZGFscDFmEhtkYXZpZGUubGVuemFyaW5pQHUtYmxveC5jb21qMwoUc3VnZ2VzdC5yZjYwb3U3cWxtaDMSG2RhdmlkZS5sZW56YXJpbmlAdS1ibG94LmNvbWozChRzdWdnZXN0LnlrOTVrZXQxdWZsOBIbZGF2aWRlLmxlbnphcmluaUB1LWJsb3guY29tajMKFHN1Z2dlc3QuZDV5eWZhdGdlbDN6EhtkYXZpZGUubGVuemFyaW5pQHUtYmxveC5jb21qMwoUc3VnZ2VzdC5majdpcHBqa3o2eXASG2RhdmlkZS5sZW56YXJpbmlAdS1ibG94LmNvbWohChRzdWdnZXN0LjMzd3BtOHk1dXFiZxIJQW5vbnltb3VzajMKFHN1Z2dlc3QudWlkNDU2ajdscThwEhtkYXZpZGUubGVuemFyaW5pQHUtYmxveC5jb21qMwoUc3VnZ2VzdC54Zmlnb3lrZHJ4bDYSG2RhdmlkZS5sZW56YXJpbmlAdS1ibG94LmNvbWozChRzdWdnZXN0LjNxbHJqOTczMnF4YRIbZGF2aWRlLmxlbnphcmluaUB1LWJsb3guY29tajMKFHN1Z2dlc3QudW5hbXpldzdvcnB6EhtkYXZpZGUubGVuemFyaW5pQHUtYmxveC5jb21qIQoUc3VnZ2VzdC52M3B5NTNzazl2dWsSCUFub255bW91c2ohChRzdWdnZXN0Ljk4ajZieTV1aGo3ehIJQW5vbnltb3VzajMKFHN1Z2dlc3QuZTU5bXV6YWY2N2IyEhtkYXZpZGUubGVuemFyaW5pQHUtYmxveC5jb21qIQoUc3VnZ2VzdC54ZXZ0NXNycGVyOG8SCUFub255bW91c2ozChRzdWdnZXN0LmZzODF1ZWI1dGowZRIbZGF2aWRlLmxlbnphcmluaUB1LWJsb3guY29taiAKE3N1Z2dlc3QuanR0amlqMnZ2ejISCUFub255bW91c2ogChNzdWdnZXN0LjdydHFpM2M0N2x1EglBbm9ueW1vdXNqIAoTc3VnZ2VzdC41OWFtY2JreHhwNBIJQW5vbnltb3VzajMKFHN1Z2dlc3QuZTNwemkwNnd2aG1zEhtkYXZpZGUubGVuemFyaW5pQHUtYmxveC5jb21qIQoUc3VnZ2VzdC5ocWQ2amZ5b293OWYSCUFub255bW91c2ozChRzdWdnZXN0LnF3Yjdob2pjM2hzZBIbZGF2aWRlLmxlbnphcmluaUB1LWJsb3guY29taiEKFHN1Z2dlc3QuZWJia3FoODR1aG05EglBbm9ueW1vdXNqIQoUc3VnZ2VzdC50N29hZGRzNjM0bW0SCUFub255bW91c2ohChRzdWdnZXN0LmVhczI4MGx0bmpjdxIJQW5vbnltb3VzaiEKFHN1Z2dlc3QuZTV3dTFyZmlxcTM3EglBbm9ueW1vdXNqMwoUc3VnZ2VzdC40Y2FkdHNnNW5hdDQSG2RhdmlkZS5sZW56YXJpbmlAdS1ibG94LmNvbWohChRzdWdnZXN0Ljg5bjBtczJ6YzFsYRIJQW5vbnltb3VzaiIKFHN1Z2dlc3QuNzd4NGN1aDVkNzFlEgpJYW4gQ3JhZ2dzaiEKFHN1Z2dlc3Qub3p2azVodmFkODhkEglBbm9ueW1vdXNqMwoUc3VnZ2VzdC44N2w5cnFmdmo0YTcSG2RhdmlkZS5sZW56YXJpbmlAdS1ibG94LmNvbWogChNzdWdnZXN0Ljlhb3MzNGRjeDJ6EglBbm9ueW1vdXNqIQoUc3VnZ2VzdC5vajdmc3JjNWllemkSCUFub255bW91c2ohChRzdWdnZXN0LmFvajVhZG42aHBmMhIJQW5vbnltb3VzaiEKFHN1Z2dlc3QuZmdqcGEwN21ocnl1EglBbm9ueW1vdXNqMwoUc3VnZ2VzdC5sOWxwY2RlMzdzbTMSG2RhdmlkZS5sZW56YXJpbmlAdS1ibG94LmNvbWohChRzdWdnZXN0LjZnN3dybG55cnN1dxIJQW5vbnltb3VzajMKFHN1Z2dlc3QuMWc5OW5ic2I3ODQ2EhtkYXZpZGUubGVuemFyaW5pQHUtYmxveC5jb21qIQoUc3VnZ2VzdC5pM2c3dDA2ODk3aWQSCUFub255bW91c2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jZkZnR1bDhiZ2N1NBIbZGF2aWRlLmxlbnphcmluaUB1LWJsb3guY29tajMKFHN1Z2dlc3QuYjczMTY5bmEwbHY4EhtkYXZpZGUubGVuemFyaW5pQHUtYmxveC5jb21qIQoUc3VnZ2VzdC5raDdqcWx6NGx6ZzISCUFub255bW91c2ohChRzdWdnZXN0LmxwZG9oZnExOXNyMxIJQW5vbnltb3VzaiEKFHN1Z2dlc3QubnlsbTE0ejNvbnZmEglBbm9ueW1vdXNqIQoUc3VnZ2VzdC45eHZyMXlmNTJ5eWYSCUFub255bW91c2ohChRzdWdnZXN0LmlobDZhdzRpNWpxcBIJQW5vbnltb3VzaiEKFHN1Z2dlc3QuaDdrbTMyZmNjajFuEglBbm9ueW1vdXNqMgoTc3VnZ2VzdC5tenozOGh2MjQ0YhIbZGF2aWRlLmxlbnphcmluaUB1LWJsb3guY29taiAKE3N1Z2dlc3Qub3BkMTg0dW14MWISCUFub255bW91c2ohChRzdWdnZXN0Lm43MHg3YXd2bWhsYxIJQW5vbnltb3VzaiEKFHN1Z2dlc3QuNnU4NGN2MmhqYzlkEglBbm9ueW1vdXNqIQoUc3VnZ2VzdC5kbmYxN28yaG4xZnESCUFub255bW91c2ozChRzdWdnZXN0Lmo2NjJqYnk0Z2p3dxIbZGF2aWRlLmxlbnphcmluaUB1LWJsb3guY29taiEKFHN1Z2dlc3Qudm92M3h5NHh5dmJ0EglBbm9ueW1vdXNqIQoUc3VnZ2VzdC5xaHV4OWlzdnhweXoSCUFub255bW91c2ohChRzdWdnZXN0Lml1NHBic2oxcjR6cRIJQW5vbnltb3VzajMKFHN1Z2dlc3QuYW5reWVzbHdsZncyEhtkYXZpZGUubGVuemFyaW5pQHUtYmxveC5jb21qIQoUc3VnZ2VzdC5icGpodjhzbmcxZHYSCUFub255bW91c2ozChRzdWdnZXN0LjFrbnJmeDVpd3l5ZxIbZGF2aWRlLmxlbnphcmluaUB1LWJsb3guY29taiEKFHN1Z2dlc3QubDZ2bXd2eTRlcGZoEglBbm9ueW1vdXNqIQoUc3VnZ2VzdC5pMzFrNGtmdTlyeDESCUFub255bW91c2ozChRzdWdnZXN0LjdsbTBsN3ZvaG51MBIbZGF2aWRlLmxlbnphcmluaUB1LWJsb3guY29taiEKFHN1Z2dlc3QuMXBlYmlmOGdxMzYwEglBbm9ueW1vdXNqIQoUc3VnZ2VzdC43MXFhY255azRxMHUSCUFub255bW91c2ozChRzdWdnZXN0Lmc5bTZtY2N1NndjehIbZGF2aWRlLmxlbnphcmluaUB1LWJsb3guY29taiEKFHN1Z2dlc3QuMjZoeXpxMzIwMjRsEglBbm9ueW1vdXNqMwoUc3VnZ2VzdC5oMG1zdWE0bGVtNnUSG2RhdmlkZS5sZW56YXJpbmlAdS1ibG94LmNvbWohChRzdWdnZXN0LnRqdWlsY3hzejc3NBIJQW5vbnltb3VzajMKFHN1Z2dlc3QueXUyaTkzb2RraGl1EhtkYXZpZGUubGVuemFyaW5pQHUtYmxveC5jb21qMwoUc3VnZ2VzdC56aWVxN3ZkNHloYTUSG2RhdmlkZS5sZW56YXJpbmlAdS1ibG94LmNvbWozChRzdWdnZXN0LmUweWtkMzY3cmllYhIbZGF2aWRlLmxlbnphcmluaUB1LWJsb3guY29tajMKFHN1Z2dlc3Qudm9sNzFsY2hxaHMwEhtkYXZpZGUubGVuemFyaW5pQHUtYmxveC5jb21qMwoUc3VnZ2VzdC5leHlzODR5aWZheGkSG2RhdmlkZS5sZW56YXJpbmlAdS1ibG94LmNvbWozChRzdWdnZXN0LmQ1OGZkZGZ2YWJkORIbZGF2aWRlLmxlbnphcmluaUB1LWJsb3guY29tajMKFHN1Z2dlc3QuOWplM3Z1NTlqbnAzEhtkYXZpZGUubGVuemFyaW5pQHUtYmxveC5jb21qMwoUc3VnZ2VzdC5heXE5YWhoc3ZyN28SG2RhdmlkZS5sZW56YXJpbmlAdS1ibG94LmNvbWozChRzdWdnZXN0LmQxcGo1aDlzNjFkaBIbZGF2aWRlLmxlbnphcmluaUB1LWJsb3guY29taiEKFHN1Z2dlc3QuaWF1eDA0c3M3cTI4EglBbm9ueW1vdXNqMwoUc3VnZ2VzdC50YzRiN283aTMxYzYSG2RhdmlkZS5sZW56YXJpbmlAdS1ibG94LmNvbWohChRzdWdnZXN0Lm9veTJ2OTIzaDVrNxIJQW5vbnltb3VzaiEKFHN1Z2dlc3QuOWJzNndsdmEzdzQ4EglBbm9ueW1vdXNqMgoTc3VnZ2VzdC56OWNkbDd4bmk1MxIbZGF2aWRlLmxlbnphcmluaUB1LWJsb3guY29taiEKFHN1Z2dlc3QuZGRobHZ0dWV2Yjg1EglBbm9ueW1vdXNqIQoUc3VnZ2VzdC5nbW9sc3IzMjYwZWISCUFub255bW91c2ohChRzdWdnZXN0LjltbXgzZXJoMjhrYxIJQW5vbnltb3VzajMKFHN1Z2dlc3QubWl5dzQyOTVrYmd4EhtkYXZpZGUubGVuemFyaW5pQHUtYmxveC5jb21qIQoUc3VnZ2VzdC44Zmx4OTZpc3hpdXISCUFub255bW91c2ohChRzdWdnZXN0LnhqejZ0dXB1dnNwaxIJQW5vbnltb3VzajMKFHN1Z2dlc3QuN3dxemFzd2tzbTZ3EhtkYXZpZGUubGVuemFyaW5pQHUtYmxveC5jb21qMwoUc3VnZ2VzdC5qaml0cW9ydWoxaDQSG2RhdmlkZS5sZW56YXJpbmlAdS1ibG94LmNvbWohChRzdWdnZXN0LmJibmE1dmg2dWdlMBIJQW5vbnltb3VzaiEKFHN1Z2dlc3QuN2F2cDNseDVzbDVyEglBbm9ueW1vdXNqIQoUc3VnZ2VzdC41c3lqb29odXY1a3USCUFub255bW91c2ohChRzdWdnZXN0LmplOTFrY3YzaWVmZxIJQW5vbnltb3Vz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mlhcnE1endkZ3NyYhIbZGF2aWRlLmxlbnphcmluaUB1LWJsb3guY29tajMKFHN1Z2dlc3QuY2NiMnJheTY0b2swEhtkYXZpZGUubGVuemFyaW5pQHUtYmxveC5jb21qMwoUc3VnZ2VzdC50b283dnZ0MTd5ZG4SG2RhdmlkZS5sZW56YXJpbmlAdS1ibG94LmNvbWohChRzdWdnZXN0LjJubnhkdWtnOGY2NBIJQW5vbnltb3Vz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