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sdt>
        <w:sdtPr>
          <w:tag w:val="goog_rdk_6"/>
        </w:sdtPr>
        <w:sdtContent>
          <w:commentRangeStart w:id="6"/>
        </w:sdtContent>
      </w:sdt>
      <w:r w:rsidDel="00000000" w:rsidR="00000000" w:rsidRPr="00000000">
        <w:rPr>
          <w:rFonts w:ascii="Arial" w:cs="Arial" w:eastAsia="Arial" w:hAnsi="Arial"/>
          <w:b w:val="1"/>
          <w:color w:val="000000"/>
          <w:sz w:val="22"/>
          <w:szCs w:val="22"/>
          <w:shd w:fill="auto" w:val="clear"/>
          <w:rtl w:val="0"/>
        </w:rPr>
        <w:t xml:space="preserve">MQTT Server: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7"/>
        </w:sdtPr>
        <w:sdtContent>
          <w:commentRangeStart w:id="7"/>
        </w:sdtContent>
      </w:sdt>
      <w:sdt>
        <w:sdtPr>
          <w:tag w:val="goog_rdk_8"/>
        </w:sdtPr>
        <w:sdtContent>
          <w:commentRangeStart w:id="8"/>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9"/>
        </w:sdtPr>
        <w:sdtContent>
          <w:commentRangeStart w:id="9"/>
        </w:sdtContent>
      </w:sdt>
      <w:sdt>
        <w:sdtPr>
          <w:tag w:val="goog_rdk_10"/>
        </w:sdtPr>
        <w:sdtContent>
          <w:commentRangeStart w:id="10"/>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11"/>
              </w:sdtPr>
              <w:sdtContent>
                <w:commentRangeStart w:id="11"/>
              </w:sdtContent>
            </w:sdt>
            <w:r w:rsidDel="00000000" w:rsidR="00000000" w:rsidRPr="00000000">
              <w:rPr>
                <w:rFonts w:ascii="Arial" w:cs="Arial" w:eastAsia="Arial" w:hAnsi="Arial"/>
                <w:rtl w:val="0"/>
              </w:rPr>
              <w:t xml:space="preserve"> or broker</w:t>
            </w:r>
            <w:commentRangeEnd w:id="11"/>
            <w:r w:rsidDel="00000000" w:rsidR="00000000" w:rsidRPr="00000000">
              <w:commentReference w:id="1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0"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12"/>
          </w:sdtPr>
          <w:sdtContent>
            <w:tc>
              <w:tcPr>
                <w:tcBorders>
                  <w:top w:color="000000" w:space="0" w:sz="4" w:val="single"/>
                  <w:left w:color="000000" w:space="0" w:sz="4" w:val="single"/>
                  <w:bottom w:color="000000" w:space="0" w:sz="4" w:val="single"/>
                  <w:right w:color="000000" w:space="0" w:sz="4" w:val="single"/>
                </w:tcBorders>
                <w:tcPrChange w:author="davide.lenzarini@u-blox.com" w:id="0" w:date="2024-07-30T18:04:29Z">
                  <w:tcPr>
                    <w:tcBorders>
                      <w:top w:color="000000" w:space="0" w:sz="4" w:val="single"/>
                      <w:left w:color="000000" w:space="0" w:sz="4" w:val="single"/>
                      <w:bottom w:color="000000" w:space="0" w:sz="4" w:val="single"/>
                      <w:right w:color="000000" w:space="0" w:sz="4" w:val="single"/>
                    </w:tcBorders>
                  </w:tcPr>
                </w:tcPrChange>
              </w:tcPr>
              <w:sdt>
                <w:sdtPr>
                  <w:tag w:val="goog_rdk_16"/>
                </w:sdtPr>
                <w:sdtContent>
                  <w:p w:rsidR="00000000" w:rsidDel="00000000" w:rsidP="00000000" w:rsidRDefault="00000000" w:rsidRPr="00000000" w14:paraId="000002CE">
                    <w:pPr>
                      <w:jc w:val="center"/>
                      <w:rPr>
                        <w:rFonts w:ascii="Arial" w:cs="Arial" w:eastAsia="Arial" w:hAnsi="Arial"/>
                        <w:rPrChange w:author="davide.lenzarini@u-blox.com" w:id="0" w:date="2024-07-30T18:04:29Z">
                          <w:rPr>
                            <w:rFonts w:ascii="Arial" w:cs="Arial" w:eastAsia="Arial" w:hAnsi="Arial"/>
                            <w:color w:val="000000"/>
                          </w:rPr>
                        </w:rPrChange>
                      </w:rPr>
                    </w:pPr>
                    <w:sdt>
                      <w:sdtPr>
                        <w:tag w:val="goog_rdk_14"/>
                      </w:sdtPr>
                      <w:sdtContent>
                        <w:ins w:author="davide.lenzarini@u-blox.com" w:id="1" w:date="2024-07-30T18:04:29Z">
                          <w:r w:rsidDel="00000000" w:rsidR="00000000" w:rsidRPr="00000000">
                            <w:rPr>
                              <w:rFonts w:ascii="Arial" w:cs="Arial" w:eastAsia="Arial" w:hAnsi="Arial"/>
                              <w:color w:val="000000"/>
                              <w:rtl w:val="0"/>
                            </w:rPr>
                            <w:t xml:space="preserve">Gateway to Client</w:t>
                          </w:r>
                        </w:ins>
                      </w:sdtContent>
                    </w:sdt>
                    <w:sdt>
                      <w:sdtPr>
                        <w:tag w:val="goog_rdk_15"/>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0"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sdt>
              <w:sdtPr>
                <w:tag w:val="goog_rdk_18"/>
              </w:sdtPr>
              <w:sdtContent>
                <w:ins w:author="davide.lenzarini@u-blox.com" w:id="2"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sdt>
              <w:sdtPr>
                <w:tag w:val="goog_rdk_20"/>
              </w:sdtPr>
              <w:sdtContent>
                <w:ins w:author="davide.lenzarini@u-blox.com" w:id="3" w:date="2024-07-30T18:05:49Z">
                  <w:r w:rsidDel="00000000" w:rsidR="00000000" w:rsidRPr="00000000">
                    <w:rPr>
                      <w:rFonts w:ascii="Arial" w:cs="Arial" w:eastAsia="Arial" w:hAnsi="Arial"/>
                      <w:color w:val="666666"/>
                      <w:rtl w:val="0"/>
                    </w:rPr>
                    <w:t xml:space="preserve">Reserved</w:t>
                  </w:r>
                </w:ins>
              </w:sdtContent>
            </w:sdt>
            <w:sdt>
              <w:sdtPr>
                <w:tag w:val="goog_rdk_21"/>
              </w:sdtPr>
              <w:sdtContent>
                <w:del w:author="davide.lenzarini@u-blox.com" w:id="3"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sdt>
              <w:sdtPr>
                <w:tag w:val="goog_rdk_23"/>
              </w:sdtPr>
              <w:sdtContent>
                <w:ins w:author="davide.lenzarini@u-blox.com" w:id="4"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sdt>
              <w:sdtPr>
                <w:tag w:val="goog_rdk_25"/>
              </w:sdtPr>
              <w:sdtContent>
                <w:ins w:author="davide.lenzarini@u-blox.com" w:id="5" w:date="2024-07-30T18:05:56Z">
                  <w:r w:rsidDel="00000000" w:rsidR="00000000" w:rsidRPr="00000000">
                    <w:rPr>
                      <w:rFonts w:ascii="Arial" w:cs="Arial" w:eastAsia="Arial" w:hAnsi="Arial"/>
                      <w:color w:val="666666"/>
                      <w:rtl w:val="0"/>
                    </w:rPr>
                    <w:t xml:space="preserve">Reserved</w:t>
                  </w:r>
                </w:ins>
              </w:sdtContent>
            </w:sdt>
            <w:sdt>
              <w:sdtPr>
                <w:tag w:val="goog_rdk_26"/>
              </w:sdtPr>
              <w:sdtContent>
                <w:del w:author="davide.lenzarini@u-blox.com" w:id="5"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sdt>
              <w:sdtPr>
                <w:tag w:val="goog_rdk_27"/>
              </w:sdtPr>
              <w:sdtContent>
                <w:commentRangeStart w:id="12"/>
              </w:sdtContent>
            </w:sdt>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commentRangeEnd w:id="12"/>
            <w:r w:rsidDel="00000000" w:rsidR="00000000" w:rsidRPr="00000000">
              <w:commentReference w:id="12"/>
            </w: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28"/>
        </w:sdtPr>
        <w:sdtContent>
          <w:commentRangeStart w:id="13"/>
        </w:sdtContent>
      </w:sdt>
      <w:sdt>
        <w:sdtPr>
          <w:tag w:val="goog_rdk_29"/>
        </w:sdtPr>
        <w:sdtContent>
          <w:commentRangeStart w:id="14"/>
        </w:sdtContent>
      </w:sdt>
      <w:r w:rsidDel="00000000" w:rsidR="00000000" w:rsidRPr="00000000">
        <w:rPr>
          <w:rFonts w:ascii="Arial" w:cs="Arial" w:eastAsia="Arial" w:hAnsi="Arial"/>
          <w:rtl w:val="0"/>
        </w:rPr>
        <w:t xml:space="preserve">MQTT-SN Control Packets that require a Packet Identifier are shown below</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0"/>
        </w:sdtPr>
        <w:sdtContent>
          <w:commentRangeStart w:id="15"/>
        </w:sdtContent>
      </w:sdt>
      <w:sdt>
        <w:sdtPr>
          <w:tag w:val="goog_rdk_31"/>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32"/>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3"/>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34"/>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38"/>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6"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35"/>
            </w:sdtPr>
            <w:sdtContent>
              <w:commentRangeStart w:id="20"/>
            </w:sdtContent>
          </w:sdt>
          <w:commentRangeEnd w:id="20"/>
          <w:r w:rsidDel="00000000" w:rsidR="00000000" w:rsidRPr="00000000">
            <w:commentReference w:id="20"/>
          </w:r>
          <w:sdt>
            <w:sdtPr>
              <w:tag w:val="goog_rdk_36"/>
            </w:sdtPr>
            <w:sdtContent>
              <w:commentRangeStart w:id="21"/>
            </w:sdtContent>
          </w:sdt>
          <w:commentRangeEnd w:id="21"/>
          <w:r w:rsidDel="00000000" w:rsidR="00000000" w:rsidRPr="00000000">
            <w:commentReference w:id="21"/>
          </w:r>
          <w:sdt>
            <w:sdtPr>
              <w:tag w:val="goog_rdk_37"/>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39"/>
        </w:sdtPr>
        <w:sdtContent>
          <w:commentRangeStart w:id="22"/>
        </w:sdtContent>
      </w:sdt>
      <w:r w:rsidDel="00000000" w:rsidR="00000000" w:rsidRPr="00000000">
        <w:rPr>
          <w:rFonts w:ascii="Arial" w:cs="Arial" w:eastAsia="Arial" w:hAnsi="Arial"/>
          <w:rtl w:val="0"/>
        </w:rPr>
        <w:t xml:space="preserve">Protocol </w:t>
      </w:r>
      <w:sdt>
        <w:sdtPr>
          <w:tag w:val="goog_rdk_40"/>
        </w:sdtPr>
        <w:sdtContent>
          <w:ins w:author="davide.lenzarini@u-blox.com" w:id="7" w:date="2024-07-30T18:33:07Z">
            <w:r w:rsidDel="00000000" w:rsidR="00000000" w:rsidRPr="00000000">
              <w:rPr>
                <w:rFonts w:ascii="Arial" w:cs="Arial" w:eastAsia="Arial" w:hAnsi="Arial"/>
                <w:rtl w:val="0"/>
              </w:rPr>
              <w:t xml:space="preserve">Version</w:t>
            </w:r>
          </w:ins>
        </w:sdtContent>
      </w:sdt>
      <w:sdt>
        <w:sdtPr>
          <w:tag w:val="goog_rdk_41"/>
        </w:sdtPr>
        <w:sdtContent>
          <w:del w:author="davide.lenzarini@u-blox.com" w:id="7" w:date="2024-07-30T18:33:07Z">
            <w:r w:rsidDel="00000000" w:rsidR="00000000" w:rsidRPr="00000000">
              <w:rPr>
                <w:rFonts w:ascii="Arial" w:cs="Arial" w:eastAsia="Arial" w:hAnsi="Arial"/>
                <w:rtl w:val="0"/>
              </w:rPr>
              <w:delText xml:space="preserve">Id</w:delText>
            </w:r>
          </w:del>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42"/>
        </w:sdtPr>
        <w:sdtContent>
          <w:ins w:author="davide.lenzarini@u-blox.com" w:id="8" w:date="2024-07-30T18:33:12Z">
            <w:r w:rsidDel="00000000" w:rsidR="00000000" w:rsidRPr="00000000">
              <w:rPr>
                <w:rFonts w:ascii="Arial" w:cs="Arial" w:eastAsia="Arial" w:hAnsi="Arial"/>
                <w:i w:val="1"/>
                <w:rtl w:val="0"/>
              </w:rPr>
              <w:t xml:space="preserve">Version</w:t>
            </w:r>
          </w:ins>
        </w:sdtContent>
      </w:sdt>
      <w:sdt>
        <w:sdtPr>
          <w:tag w:val="goog_rdk_43"/>
        </w:sdtPr>
        <w:sdtContent>
          <w:del w:author="davide.lenzarini@u-blox.com" w:id="8"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44"/>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45"/>
              </w:sdtPr>
              <w:sdtContent>
                <w:commentRangeStart w:id="24"/>
              </w:sdtContent>
            </w:sdt>
            <w:sdt>
              <w:sdtPr>
                <w:tag w:val="goog_rdk_46"/>
              </w:sdtPr>
              <w:sdtContent>
                <w:commentRangeStart w:id="25"/>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47"/>
              </w:sdtPr>
              <w:sdtContent>
                <w:commentRangeStart w:id="26"/>
              </w:sdtContent>
            </w:sdt>
            <w:sdt>
              <w:sdtPr>
                <w:tag w:val="goog_rdk_48"/>
              </w:sdtPr>
              <w:sdtContent>
                <w:commentRangeStart w:id="27"/>
              </w:sdtContent>
            </w:sdt>
            <w:r w:rsidDel="00000000" w:rsidR="00000000" w:rsidRPr="00000000">
              <w:rPr>
                <w:rFonts w:ascii="Arial" w:cs="Arial" w:eastAsia="Arial" w:hAnsi="Arial"/>
                <w:rtl w:val="0"/>
              </w:rPr>
              <w:t xml:space="preserve">MQTT Server</w:t>
            </w:r>
            <w:commentRangeEnd w:id="26"/>
            <w:r w:rsidDel="00000000" w:rsidR="00000000" w:rsidRPr="00000000">
              <w:commentReference w:id="26"/>
            </w:r>
            <w:commentRangeEnd w:id="27"/>
            <w:r w:rsidDel="00000000" w:rsidR="00000000" w:rsidRPr="00000000">
              <w:commentReference w:id="27"/>
            </w:r>
            <w:r w:rsidDel="00000000" w:rsidR="00000000" w:rsidRPr="00000000">
              <w:rPr>
                <w:rFonts w:ascii="Arial" w:cs="Arial" w:eastAsia="Arial" w:hAnsi="Arial"/>
                <w:rtl w:val="0"/>
              </w:rPr>
              <w:t xml:space="preserve"> is not available.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sdt>
              <w:sdtPr>
                <w:tag w:val="goog_rdk_49"/>
              </w:sdtPr>
              <w:sdtContent>
                <w:commentRangeStart w:id="28"/>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commentRangeEnd w:id="28"/>
            <w:r w:rsidDel="00000000" w:rsidR="00000000" w:rsidRPr="00000000">
              <w:commentReference w:id="28"/>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sdt>
              <w:sdtPr>
                <w:tag w:val="goog_rdk_50"/>
              </w:sdtPr>
              <w:sdtContent>
                <w:commentRangeStart w:id="29"/>
              </w:sdtContent>
            </w:sdt>
            <w:sdt>
              <w:sdtPr>
                <w:tag w:val="goog_rdk_51"/>
              </w:sdtPr>
              <w:sdtContent>
                <w:commentRangeStart w:id="30"/>
              </w:sdtContent>
            </w:sdt>
            <w:r w:rsidDel="00000000" w:rsidR="00000000" w:rsidRPr="00000000">
              <w:rPr>
                <w:rFonts w:ascii="Arial" w:cs="Arial" w:eastAsia="Arial" w:hAnsi="Arial"/>
                <w:rtl w:val="0"/>
              </w:rPr>
              <w:t xml:space="preserve">PUBACK, PUBREC, SUBACK, UNSUBACK</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sdt>
              <w:sdtPr>
                <w:tag w:val="goog_rdk_52"/>
              </w:sdtPr>
              <w:sdtContent>
                <w:commentRangeStart w:id="31"/>
              </w:sdtContent>
            </w:sdt>
            <w:sdt>
              <w:sdtPr>
                <w:tag w:val="goog_rdk_53"/>
              </w:sdtPr>
              <w:sdtContent>
                <w:commentRangeStart w:id="32"/>
              </w:sdtContent>
            </w:sdt>
            <w:r w:rsidDel="00000000" w:rsidR="00000000" w:rsidRPr="00000000">
              <w:rPr>
                <w:rFonts w:ascii="Arial" w:cs="Arial" w:eastAsia="Arial" w:hAnsi="Arial"/>
                <w:rtl w:val="0"/>
              </w:rPr>
              <w:t xml:space="preserve">PUBCOMP</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C1">
            <w:pPr>
              <w:spacing w:after="9" w:lineRule="auto"/>
              <w:ind w:right="4"/>
              <w:rPr>
                <w:rFonts w:ascii="Arial" w:cs="Arial" w:eastAsia="Arial" w:hAnsi="Arial"/>
              </w:rPr>
            </w:pPr>
            <w:sdt>
              <w:sdtPr>
                <w:tag w:val="goog_rdk_54"/>
              </w:sdtPr>
              <w:sdtContent>
                <w:commentRangeStart w:id="33"/>
              </w:sdtContent>
            </w:sdt>
            <w:sdt>
              <w:sdtPr>
                <w:tag w:val="goog_rdk_55"/>
              </w:sdtPr>
              <w:sdtContent>
                <w:commentRangeStart w:id="34"/>
              </w:sdtContent>
            </w:sdt>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C2">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C3">
            <w:pPr>
              <w:keepNext w:val="1"/>
              <w:spacing w:after="9" w:lineRule="auto"/>
              <w:ind w:right="4"/>
              <w:rPr>
                <w:rFonts w:ascii="Arial" w:cs="Arial" w:eastAsia="Arial" w:hAnsi="Arial"/>
              </w:rPr>
            </w:pP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C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57"/>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9"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56"/>
            </w:sdtPr>
            <w:sdtContent>
              <w:ins w:author="davide.lenzarini@u-blox.com" w:id="9"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58"/>
        </w:sdtPr>
        <w:sdtContent>
          <w:ins w:author="davide.lenzarini@u-blox.com" w:id="9" w:date="2024-02-07T16:36:36Z"/>
          <w:sdt>
            <w:sdtPr>
              <w:tag w:val="goog_rdk_59"/>
            </w:sdtPr>
            <w:sdtContent>
              <w:commentRangeStart w:id="35"/>
            </w:sdtContent>
          </w:sdt>
          <w:ins w:author="davide.lenzarini@u-blox.com" w:id="9" w:date="2024-02-07T16:36:36Z">
            <w:sdt>
              <w:sdtPr>
                <w:tag w:val="goog_rdk_60"/>
              </w:sdtPr>
              <w:sdtContent>
                <w:commentRangeStart w:id="36"/>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61"/>
              </w:sdtPr>
              <w:sdtContent>
                <w:del w:author="davide.lenzarini@u-blox.com" w:id="10"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62"/>
              </w:sdtPr>
              <w:sdtContent>
                <w:del w:author="davide.lenzarini@u-blox.com" w:id="11"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63"/>
              </w:sdtPr>
              <w:sdtContent>
                <w:commentRangeStart w:id="37"/>
              </w:sdtContent>
            </w:sdt>
            <w:r w:rsidDel="00000000" w:rsidR="00000000" w:rsidRPr="00000000">
              <w:rPr>
                <w:rFonts w:ascii="Arial" w:cs="Arial" w:eastAsia="Arial" w:hAnsi="Arial"/>
                <w:rtl w:val="0"/>
              </w:rPr>
              <w:t xml:space="preserve">no negotiation.</w:t>
            </w:r>
            <w:commentRangeEnd w:id="37"/>
            <w:r w:rsidDel="00000000" w:rsidR="00000000" w:rsidRPr="00000000">
              <w:commentReference w:id="37"/>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64"/>
        </w:sdtPr>
        <w:sdtContent>
          <w:commentRangeStart w:id="38"/>
        </w:sdtContent>
      </w:sdt>
      <w:r w:rsidDel="00000000" w:rsidR="00000000" w:rsidRPr="00000000">
        <w:rPr>
          <w:rFonts w:ascii="Arial" w:cs="Arial" w:eastAsia="Arial" w:hAnsi="Arial"/>
          <w:rtl w:val="0"/>
        </w:rPr>
        <w:t xml:space="preserve"> topic names and aliases.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65"/>
        </w:sdtPr>
        <w:sdtContent>
          <w:commentRangeStart w:id="39"/>
        </w:sdtContent>
      </w:sdt>
      <w:r w:rsidDel="00000000" w:rsidR="00000000" w:rsidRPr="00000000">
        <w:rPr>
          <w:rFonts w:ascii="Arial" w:cs="Arial" w:eastAsia="Arial" w:hAnsi="Arial"/>
          <w:rtl w:val="0"/>
        </w:rPr>
        <w:t xml:space="preserve">1-hop </w:t>
      </w:r>
      <w:commentRangeEnd w:id="39"/>
      <w:r w:rsidDel="00000000" w:rsidR="00000000" w:rsidRPr="00000000">
        <w:commentReference w:id="39"/>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66"/>
        </w:sdtPr>
        <w:sdtContent>
          <w:del w:author="davide.lenzarini@u-blox.com" w:id="12"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67"/>
        </w:sdtPr>
        <w:sdtContent>
          <w:commentRangeStart w:id="40"/>
        </w:sdtContent>
      </w:sdt>
      <w:r w:rsidDel="00000000" w:rsidR="00000000" w:rsidRPr="00000000">
        <w:rPr>
          <w:rFonts w:ascii="Arial" w:cs="Arial" w:eastAsia="Arial" w:hAnsi="Arial"/>
          <w:rtl w:val="0"/>
        </w:rPr>
        <w:t xml:space="preserve">1-byte long</w:t>
      </w:r>
      <w:commentRangeEnd w:id="40"/>
      <w:r w:rsidDel="00000000" w:rsidR="00000000" w:rsidRPr="00000000">
        <w:commentReference w:id="40"/>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68"/>
        </w:sdtPr>
        <w:sdtContent>
          <w:del w:author="davide.lenzarini@u-blox.com" w:id="13"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69"/>
              </w:sdtPr>
              <w:sdtContent>
                <w:commentRangeStart w:id="41"/>
              </w:sdtContent>
            </w:sdt>
            <w:sdt>
              <w:sdtPr>
                <w:tag w:val="goog_rdk_70"/>
              </w:sdtPr>
              <w:sdtContent>
                <w:commentRangeStart w:id="42"/>
              </w:sdtContent>
            </w:sdt>
            <w:r w:rsidDel="00000000" w:rsidR="00000000" w:rsidRPr="00000000">
              <w:rPr>
                <w:rFonts w:ascii="Arial" w:cs="Arial" w:eastAsia="Arial" w:hAnsi="Arial"/>
                <w:rtl w:val="0"/>
              </w:rPr>
              <w:t xml:space="preserve">Protocol Version</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71"/>
        </w:sdtPr>
        <w:sdtContent>
          <w:ins w:author="davide.lenzarini@u-blox.com" w:id="14"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72"/>
        </w:sdtPr>
        <w:sdtContent>
          <w:commentRangeStart w:id="43"/>
        </w:sdtContent>
      </w:sdt>
      <w:r w:rsidDel="00000000" w:rsidR="00000000" w:rsidRPr="00000000">
        <w:rPr>
          <w:rFonts w:ascii="Arial" w:cs="Arial" w:eastAsia="Arial" w:hAnsi="Arial"/>
          <w:rtl w:val="0"/>
        </w:rPr>
        <w:t xml:space="preserve">CONNACK </w:t>
      </w:r>
      <w:commentRangeEnd w:id="43"/>
      <w:r w:rsidDel="00000000" w:rsidR="00000000" w:rsidRPr="00000000">
        <w:commentReference w:id="43"/>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73"/>
        </w:sdtPr>
        <w:sdtContent>
          <w:commentRangeStart w:id="44"/>
        </w:sdtContent>
      </w:sdt>
      <w:sdt>
        <w:sdtPr>
          <w:tag w:val="goog_rdk_74"/>
        </w:sdtPr>
        <w:sdtContent>
          <w:commentRangeStart w:id="45"/>
        </w:sdtContent>
      </w:sdt>
      <w:sdt>
        <w:sdtPr>
          <w:tag w:val="goog_rdk_75"/>
        </w:sdtPr>
        <w:sdtContent>
          <w:commentRangeStart w:id="46"/>
        </w:sdtContent>
      </w:sdt>
      <w:sdt>
        <w:sdtPr>
          <w:tag w:val="goog_rdk_76"/>
        </w:sdtPr>
        <w:sdtContent>
          <w:commentRangeStart w:id="47"/>
        </w:sdtContent>
      </w:sdt>
      <w:sdt>
        <w:sdtPr>
          <w:tag w:val="goog_rdk_77"/>
        </w:sdtPr>
        <w:sdtContent>
          <w:commentRangeStart w:id="4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w:t>
      </w:r>
      <w:sdt>
        <w:sdtPr>
          <w:tag w:val="goog_rdk_78"/>
        </w:sdtPr>
        <w:sdtContent>
          <w:commentRangeStart w:id="49"/>
        </w:sdtContent>
      </w:sdt>
      <w:r w:rsidDel="00000000" w:rsidR="00000000" w:rsidRPr="00000000">
        <w:rPr>
          <w:rFonts w:ascii="Arial" w:cs="Arial" w:eastAsia="Arial" w:hAnsi="Arial"/>
          <w:highlight w:val="yellow"/>
          <w:rtl w:val="0"/>
        </w:rPr>
        <w:t xml:space="preserve">see state description in table 3.6</w:t>
      </w:r>
      <w:commentRangeEnd w:id="49"/>
      <w:r w:rsidDel="00000000" w:rsidR="00000000" w:rsidRPr="00000000">
        <w:commentReference w:id="49"/>
      </w:r>
      <w:r w:rsidDel="00000000" w:rsidR="00000000" w:rsidRPr="00000000">
        <w:rPr>
          <w:rFonts w:ascii="Arial" w:cs="Arial" w:eastAsia="Arial" w:hAnsi="Arial"/>
          <w:highlight w:val="yellow"/>
          <w:rtl w:val="0"/>
        </w:rPr>
        <w:t xml:space="preserve">).</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79"/>
        </w:sdtPr>
        <w:sdtContent>
          <w:commentRangeStart w:id="50"/>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50"/>
      <w:r w:rsidDel="00000000" w:rsidR="00000000" w:rsidRPr="00000000">
        <w:commentReference w:id="50"/>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80"/>
        </w:sdtPr>
        <w:sdtContent>
          <w:commentRangeStart w:id="51"/>
        </w:sdtContent>
      </w:sdt>
      <w:sdt>
        <w:sdtPr>
          <w:tag w:val="goog_rdk_81"/>
        </w:sdtPr>
        <w:sdtContent>
          <w:commentRangeStart w:id="52"/>
        </w:sdtContent>
      </w:sdt>
      <w:sdt>
        <w:sdtPr>
          <w:tag w:val="goog_rdk_82"/>
        </w:sdtPr>
        <w:sdtContent>
          <w:commentRangeStart w:id="53"/>
        </w:sdtContent>
      </w:sdt>
      <w:r w:rsidDel="00000000" w:rsidR="00000000" w:rsidRPr="00000000">
        <w:rPr>
          <w:rFonts w:ascii="Arial" w:cs="Arial" w:eastAsia="Arial" w:hAnsi="Arial"/>
          <w:rtl w:val="0"/>
        </w:rPr>
        <w:t xml:space="preserve">ents are allowed to send further MQTT Control Packets im</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83"/>
        </w:sdtPr>
        <w:sdtContent>
          <w:commentRangeStart w:id="54"/>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84"/>
              </w:sdtPr>
              <w:sdtContent>
                <w:commentRangeStart w:id="55"/>
              </w:sdtContent>
            </w:sdt>
            <w:r w:rsidDel="00000000" w:rsidR="00000000" w:rsidRPr="00000000">
              <w:rPr>
                <w:rFonts w:ascii="Arial" w:cs="Arial" w:eastAsia="Arial" w:hAnsi="Arial"/>
                <w:rtl w:val="0"/>
              </w:rPr>
              <w:t xml:space="preserve">Byte 11</w:t>
            </w:r>
            <w:commentRangeEnd w:id="55"/>
            <w:r w:rsidDel="00000000" w:rsidR="00000000" w:rsidRPr="00000000">
              <w:commentReference w:id="55"/>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85"/>
        </w:sdtPr>
        <w:sdtContent>
          <w:commentRangeStart w:id="56"/>
        </w:sdtContent>
      </w:sdt>
      <w:r w:rsidDel="00000000" w:rsidR="00000000" w:rsidRPr="00000000">
        <w:rPr>
          <w:rFonts w:ascii="Arial" w:cs="Arial" w:eastAsia="Arial" w:hAnsi="Arial"/>
          <w:rtl w:val="0"/>
        </w:rPr>
        <w:t xml:space="preserve">should</w:t>
      </w:r>
      <w:commentRangeEnd w:id="56"/>
      <w:r w:rsidDel="00000000" w:rsidR="00000000" w:rsidRPr="00000000">
        <w:commentReference w:id="56"/>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86"/>
        </w:sdtPr>
        <w:sdtContent>
          <w:commentRangeStart w:id="57"/>
        </w:sdtContent>
      </w:sdt>
      <w:r w:rsidDel="00000000" w:rsidR="00000000" w:rsidRPr="00000000">
        <w:rPr>
          <w:rFonts w:ascii="Arial" w:cs="Arial" w:eastAsia="Arial" w:hAnsi="Arial"/>
          <w:rtl w:val="0"/>
        </w:rPr>
        <w:t xml:space="preserve">CONNECT </w:t>
      </w:r>
      <w:commentRangeEnd w:id="57"/>
      <w:r w:rsidDel="00000000" w:rsidR="00000000" w:rsidRPr="00000000">
        <w:commentReference w:id="57"/>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87"/>
        </w:sdtPr>
        <w:sdtContent>
          <w:commentRangeStart w:id="58"/>
        </w:sdtContent>
      </w:sdt>
      <w:sdt>
        <w:sdtPr>
          <w:tag w:val="goog_rdk_88"/>
        </w:sdtPr>
        <w:sdtContent>
          <w:commentRangeStart w:id="59"/>
        </w:sdtContent>
      </w:sdt>
      <w:r w:rsidDel="00000000" w:rsidR="00000000" w:rsidRPr="00000000">
        <w:rPr>
          <w:highlight w:val="yellow"/>
          <w:rtl w:val="0"/>
        </w:rPr>
        <w:t xml:space="preserve">128</w:t>
      </w:r>
      <w:commentRangeEnd w:id="58"/>
      <w:r w:rsidDel="00000000" w:rsidR="00000000" w:rsidRPr="00000000">
        <w:commentReference w:id="58"/>
      </w:r>
      <w:commentRangeEnd w:id="59"/>
      <w:r w:rsidDel="00000000" w:rsidR="00000000" w:rsidRPr="00000000">
        <w:commentReference w:id="59"/>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89"/>
        </w:sdtPr>
        <w:sdtContent>
          <w:commentRangeStart w:id="60"/>
        </w:sdtContent>
      </w:sdt>
      <w:r w:rsidDel="00000000" w:rsidR="00000000" w:rsidRPr="00000000">
        <w:rPr>
          <w:rFonts w:ascii="Arial" w:cs="Arial" w:eastAsia="Arial" w:hAnsi="Arial"/>
          <w:rtl w:val="0"/>
        </w:rPr>
        <w:t xml:space="preserve">CONNECT, </w:t>
      </w:r>
      <w:commentRangeEnd w:id="60"/>
      <w:r w:rsidDel="00000000" w:rsidR="00000000" w:rsidRPr="00000000">
        <w:commentReference w:id="60"/>
      </w:r>
      <w:r w:rsidDel="00000000" w:rsidR="00000000" w:rsidRPr="00000000">
        <w:rPr>
          <w:rFonts w:ascii="Arial" w:cs="Arial" w:eastAsia="Arial" w:hAnsi="Arial"/>
          <w:rtl w:val="0"/>
        </w:rPr>
        <w:t xml:space="preserve">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F">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0">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2">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D">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E">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0">
      <w:pPr>
        <w:spacing w:after="240" w:before="240" w:lineRule="auto"/>
        <w:ind w:left="0" w:right="0" w:firstLine="0"/>
        <w:rPr>
          <w:rFonts w:ascii="Arial" w:cs="Arial" w:eastAsia="Arial" w:hAnsi="Arial"/>
        </w:rPr>
      </w:pPr>
      <w:sdt>
        <w:sdtPr>
          <w:tag w:val="goog_rdk_90"/>
        </w:sdtPr>
        <w:sdtContent>
          <w:commentRangeStart w:id="61"/>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91"/>
        </w:sdtPr>
        <w:sdtContent>
          <w:commentRangeStart w:id="62"/>
        </w:sdtContent>
      </w:sdt>
      <w:r w:rsidDel="00000000" w:rsidR="00000000" w:rsidRPr="00000000">
        <w:rPr>
          <w:rFonts w:ascii="Arial" w:cs="Arial" w:eastAsia="Arial" w:hAnsi="Arial"/>
          <w:highlight w:val="yellow"/>
          <w:rtl w:val="0"/>
        </w:rPr>
        <w:t xml:space="preserve">Server</w:t>
      </w:r>
      <w:commentRangeEnd w:id="62"/>
      <w:r w:rsidDel="00000000" w:rsidR="00000000" w:rsidRPr="00000000">
        <w:commentReference w:id="6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C91">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2">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94">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6">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F">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1">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3">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5">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6">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7">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4">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C">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D">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5">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6">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F">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0">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2">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4">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6">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8">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0">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1">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2">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3">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5">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7">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9">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2">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4">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6">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8">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A">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4">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B">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3">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1">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E">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3">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7">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D">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E">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C">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D">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F">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0">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A">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C">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E">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4">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9">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5">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3">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0">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9">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B">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C">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92"/>
        </w:sdtPr>
        <w:sdtContent>
          <w:commentRangeStart w:id="6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63"/>
      <w:r w:rsidDel="00000000" w:rsidR="00000000" w:rsidRPr="00000000">
        <w:commentReference w:id="6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E">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F">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93"/>
        </w:sdtPr>
        <w:sdtContent>
          <w:ins w:author="davide.lenzarini@u-blox.com" w:id="15" w:date="2024-03-20T08:37:30Z">
            <w:r w:rsidDel="00000000" w:rsidR="00000000" w:rsidRPr="00000000">
              <w:rPr>
                <w:rFonts w:ascii="Arial" w:cs="Arial" w:eastAsia="Arial" w:hAnsi="Arial"/>
                <w:rtl w:val="0"/>
              </w:rPr>
              <w:t xml:space="preserve">returned Topic Data</w:t>
            </w:r>
          </w:ins>
        </w:sdtContent>
      </w:sdt>
      <w:sdt>
        <w:sdtPr>
          <w:tag w:val="goog_rdk_94"/>
        </w:sdtPr>
        <w:sdtContent>
          <w:del w:author="davide.lenzarini@u-blox.com" w:id="15"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95"/>
        </w:sdtPr>
        <w:sdtContent>
          <w:commentRangeStart w:id="64"/>
        </w:sdtContent>
      </w:sdt>
      <w:r w:rsidDel="00000000" w:rsidR="00000000" w:rsidRPr="00000000">
        <w:rPr>
          <w:rFonts w:ascii="Arial" w:cs="Arial" w:eastAsia="Arial" w:hAnsi="Arial"/>
          <w:rtl w:val="0"/>
        </w:rPr>
        <w:t xml:space="preserve">not relevant</w:t>
      </w:r>
      <w:sdt>
        <w:sdtPr>
          <w:tag w:val="goog_rdk_96"/>
        </w:sdtPr>
        <w:sdtContent>
          <w:ins w:author="davide.lenzarini@u-blox.com" w:id="16"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64"/>
      <w:r w:rsidDel="00000000" w:rsidR="00000000" w:rsidRPr="00000000">
        <w:commentReference w:id="64"/>
      </w:r>
      <w:r w:rsidDel="00000000" w:rsidR="00000000" w:rsidRPr="00000000">
        <w:rPr>
          <w:rFonts w:ascii="Arial" w:cs="Arial" w:eastAsia="Arial" w:hAnsi="Arial"/>
          <w:rtl w:val="0"/>
        </w:rPr>
        <w:t xml:space="preserve">)</w:t>
      </w:r>
    </w:p>
    <w:p w:rsidR="00000000" w:rsidDel="00000000" w:rsidP="00000000" w:rsidRDefault="00000000" w:rsidRPr="00000000" w14:paraId="00000EF0">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1">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2">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4">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2">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3">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2">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E">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E">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F">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E">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F">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2">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5">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7">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9">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C">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F">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0">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8">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9">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B">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C">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D">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F">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4">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D">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E">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16">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7">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9">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B">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C">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E">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1">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0">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105B">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D">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E">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F">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0">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1">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3">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4">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5">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6">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7">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8">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A">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C">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D">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E">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F">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8">
            <w:pPr>
              <w:jc w:val="center"/>
              <w:rPr>
                <w:rFonts w:ascii="Arial" w:cs="Arial" w:eastAsia="Arial" w:hAnsi="Arial"/>
                <w:i w:val="1"/>
                <w:sz w:val="18"/>
                <w:szCs w:val="18"/>
              </w:rPr>
            </w:pPr>
            <w:sdt>
              <w:sdtPr>
                <w:tag w:val="goog_rdk_97"/>
              </w:sdtPr>
              <w:sdtContent>
                <w:commentRangeStart w:id="65"/>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F">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0">
            <w:pPr>
              <w:rPr>
                <w:rFonts w:ascii="Arial" w:cs="Arial" w:eastAsia="Arial" w:hAnsi="Arial"/>
              </w:rPr>
            </w:pPr>
            <w:commentRangeEnd w:id="65"/>
            <w:r w:rsidDel="00000000" w:rsidR="00000000" w:rsidRPr="00000000">
              <w:commentReference w:id="6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F">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2">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2">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3">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3">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4">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4">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6">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7">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8">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98"/>
        </w:sdtPr>
        <w:sdtContent>
          <w:commentRangeStart w:id="66"/>
        </w:sdtContent>
      </w:sdt>
      <w:r w:rsidDel="00000000" w:rsidR="00000000" w:rsidRPr="00000000">
        <w:rPr>
          <w:rFonts w:ascii="Arial" w:cs="Arial" w:eastAsia="Arial" w:hAnsi="Arial"/>
          <w:rtl w:val="0"/>
        </w:rPr>
        <w:t xml:space="preserve">wants to </w:t>
      </w:r>
      <w:commentRangeEnd w:id="66"/>
      <w:r w:rsidDel="00000000" w:rsidR="00000000" w:rsidRPr="00000000">
        <w:commentReference w:id="66"/>
      </w:r>
      <w:r w:rsidDel="00000000" w:rsidR="00000000" w:rsidRPr="00000000">
        <w:rPr>
          <w:rFonts w:ascii="Arial" w:cs="Arial" w:eastAsia="Arial" w:hAnsi="Arial"/>
          <w:rtl w:val="0"/>
        </w:rPr>
        <w:t xml:space="preserve">delete</w:t>
      </w:r>
      <w:sdt>
        <w:sdtPr>
          <w:tag w:val="goog_rdk_99"/>
        </w:sdtPr>
        <w:sdtContent>
          <w:commentRangeStart w:id="67"/>
        </w:sdtContent>
      </w:sdt>
      <w:r w:rsidDel="00000000" w:rsidR="00000000" w:rsidRPr="00000000">
        <w:rPr>
          <w:rFonts w:ascii="Arial" w:cs="Arial" w:eastAsia="Arial" w:hAnsi="Arial"/>
          <w:rtl w:val="0"/>
        </w:rPr>
        <w:t xml:space="preserve"> </w:t>
      </w:r>
      <w:commentRangeEnd w:id="67"/>
      <w:r w:rsidDel="00000000" w:rsidR="00000000" w:rsidRPr="00000000">
        <w:commentReference w:id="67"/>
      </w:r>
      <w:r w:rsidDel="00000000" w:rsidR="00000000" w:rsidRPr="00000000">
        <w:rPr>
          <w:rFonts w:ascii="Arial" w:cs="Arial" w:eastAsia="Arial" w:hAnsi="Arial"/>
          <w:rtl w:val="0"/>
        </w:rPr>
        <w:t xml:space="preserve">the Virtual connection. </w:t>
      </w:r>
      <w:sdt>
        <w:sdtPr>
          <w:tag w:val="goog_rdk_100"/>
        </w:sdtPr>
        <w:sdtContent>
          <w:commentRangeStart w:id="6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68"/>
      <w:r w:rsidDel="00000000" w:rsidR="00000000" w:rsidRPr="00000000">
        <w:commentReference w:id="68"/>
      </w:r>
      <w:r w:rsidDel="00000000" w:rsidR="00000000" w:rsidRPr="00000000">
        <w:rPr>
          <w:rFonts w:ascii="Arial" w:cs="Arial" w:eastAsia="Arial" w:hAnsi="Arial"/>
          <w:rtl w:val="0"/>
        </w:rPr>
        <w:t xml:space="preserve"> </w:t>
      </w:r>
      <w:sdt>
        <w:sdtPr>
          <w:tag w:val="goog_rdk_101"/>
        </w:sdtPr>
        <w:sdtContent>
          <w:commentRangeStart w:id="69"/>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69"/>
      <w:r w:rsidDel="00000000" w:rsidR="00000000" w:rsidRPr="00000000">
        <w:commentReference w:id="69"/>
      </w:r>
      <w:sdt>
        <w:sdtPr>
          <w:tag w:val="goog_rdk_102"/>
        </w:sdtPr>
        <w:sdtContent>
          <w:commentRangeStart w:id="7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A">
      <w:pPr>
        <w:spacing w:after="306" w:lineRule="auto"/>
        <w:ind w:right="4"/>
        <w:rPr>
          <w:rFonts w:ascii="Arial" w:cs="Arial" w:eastAsia="Arial" w:hAnsi="Arial"/>
        </w:rPr>
      </w:pPr>
      <w:sdt>
        <w:sdtPr>
          <w:tag w:val="goog_rdk_103"/>
        </w:sdtPr>
        <w:sdtContent>
          <w:commentRangeStart w:id="7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D">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E">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F">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5">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04"/>
        </w:sdtPr>
        <w:sdtContent>
          <w:commentRangeStart w:id="72"/>
        </w:sdtContent>
      </w:sdt>
      <w:r w:rsidDel="00000000" w:rsidR="00000000" w:rsidRPr="00000000">
        <w:rPr>
          <w:rFonts w:ascii="Arial" w:cs="Arial" w:eastAsia="Arial" w:hAnsi="Arial"/>
          <w:highlight w:val="yellow"/>
          <w:rtl w:val="0"/>
        </w:rPr>
        <w:t xml:space="preserve">Gateway</w:t>
      </w:r>
      <w:commentRangeEnd w:id="72"/>
      <w:r w:rsidDel="00000000" w:rsidR="00000000" w:rsidRPr="00000000">
        <w:commentReference w:id="7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6">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8">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9">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A">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B">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C">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E">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1">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2">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3">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4">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55">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6">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9">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A">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B">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F">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7">
      <w:pP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tl w:val="0"/>
        </w:rPr>
        <w:t xml:space="preserve">Table ??: WAKEUP packet</w:t>
      </w:r>
    </w:p>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9">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A">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4">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B">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117C">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D">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E">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B">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3">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4">
            <w:pPr>
              <w:jc w:val="center"/>
              <w:rPr>
                <w:rFonts w:ascii="Arial" w:cs="Arial" w:eastAsia="Arial" w:hAnsi="Arial"/>
              </w:rPr>
            </w:pPr>
            <w:sdt>
              <w:sdtPr>
                <w:tag w:val="goog_rdk_105"/>
              </w:sdtPr>
              <w:sdtContent>
                <w:commentRangeStart w:id="73"/>
              </w:sdtContent>
            </w:sdt>
            <w:sdt>
              <w:sdtPr>
                <w:tag w:val="goog_rdk_106"/>
              </w:sdtPr>
              <w:sdtContent>
                <w:commentRangeStart w:id="74"/>
              </w:sdtContent>
            </w:sdt>
            <w:sdt>
              <w:sdtPr>
                <w:tag w:val="goog_rdk_107"/>
              </w:sdtPr>
              <w:sdtContent>
                <w:commentRangeStart w:id="75"/>
              </w:sdtContent>
            </w:sdt>
            <w:r w:rsidDel="00000000" w:rsidR="00000000" w:rsidRPr="00000000">
              <w:rPr>
                <w:rFonts w:ascii="Arial" w:cs="Arial" w:eastAsia="Arial" w:hAnsi="Arial"/>
                <w:rtl w:val="0"/>
              </w:rPr>
              <w:t xml:space="preserve">Wireless Node Id</w:t>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tc>
      </w:tr>
      <w:tr>
        <w:trPr>
          <w:cantSplit w:val="0"/>
          <w:tblHeader w:val="0"/>
        </w:trPr>
        <w:tc>
          <w:tcPr/>
          <w:p w:rsidR="00000000" w:rsidDel="00000000" w:rsidP="00000000" w:rsidRDefault="00000000" w:rsidRPr="00000000" w14:paraId="000011AC">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D">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B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108"/>
        </w:sdtPr>
        <w:sdtContent>
          <w:commentRangeStart w:id="76"/>
        </w:sdtContent>
      </w:sdt>
      <w:r w:rsidDel="00000000" w:rsidR="00000000" w:rsidRPr="00000000">
        <w:rPr>
          <w:rFonts w:ascii="Arial" w:cs="Arial" w:eastAsia="Arial" w:hAnsi="Arial"/>
          <w:rtl w:val="0"/>
        </w:rPr>
        <w:t xml:space="preserve"> wireless side </w:t>
      </w:r>
      <w:commentRangeEnd w:id="76"/>
      <w:r w:rsidDel="00000000" w:rsidR="00000000" w:rsidRPr="00000000">
        <w:commentReference w:id="76"/>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7">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9">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B">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D">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6">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D">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E">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0">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A">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B">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C">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E">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DF">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0">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1">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C">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9">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A">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7">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E">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1">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0">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1">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D">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E">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A">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B">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7">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8">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4">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5">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2">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E">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7F">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B">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09"/>
        </w:sdtPr>
        <w:sdtContent>
          <w:commentRangeStart w:id="77"/>
        </w:sdtContent>
      </w:sdt>
      <w:sdt>
        <w:sdtPr>
          <w:tag w:val="goog_rdk_110"/>
        </w:sdtPr>
        <w:sdtContent>
          <w:commentRangeStart w:id="78"/>
        </w:sdtContent>
      </w:sdt>
      <w:r w:rsidDel="00000000" w:rsidR="00000000" w:rsidRPr="00000000">
        <w:rPr>
          <w:rFonts w:ascii="Arial" w:cs="Arial" w:eastAsia="Arial" w:hAnsi="Arial"/>
          <w:rtl w:val="0"/>
        </w:rPr>
        <w:t xml:space="preserve"> packet is protected</w:t>
      </w:r>
      <w:commentRangeEnd w:id="77"/>
      <w:r w:rsidDel="00000000" w:rsidR="00000000" w:rsidRPr="00000000">
        <w:commentReference w:id="77"/>
      </w:r>
      <w:commentRangeEnd w:id="78"/>
      <w:r w:rsidDel="00000000" w:rsidR="00000000" w:rsidRPr="00000000">
        <w:commentReference w:id="78"/>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E">
      <w:pPr>
        <w:spacing w:after="9" w:lineRule="auto"/>
        <w:ind w:left="-5" w:right="4" w:firstLine="0"/>
        <w:rPr>
          <w:rFonts w:ascii="Arial" w:cs="Arial" w:eastAsia="Arial" w:hAnsi="Arial"/>
        </w:rPr>
      </w:pPr>
      <w:sdt>
        <w:sdtPr>
          <w:tag w:val="goog_rdk_111"/>
        </w:sdtPr>
        <w:sdtContent>
          <w:commentRangeStart w:id="79"/>
        </w:sdtContent>
      </w:sdt>
      <w:sdt>
        <w:sdtPr>
          <w:tag w:val="goog_rdk_112"/>
        </w:sdtPr>
        <w:sdtContent>
          <w:commentRangeStart w:id="80"/>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79"/>
      <w:r w:rsidDel="00000000" w:rsidR="00000000" w:rsidRPr="00000000">
        <w:commentReference w:id="79"/>
      </w:r>
      <w:commentRangeEnd w:id="80"/>
      <w:r w:rsidDel="00000000" w:rsidR="00000000" w:rsidRPr="00000000">
        <w:commentReference w:id="80"/>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8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1">
      <w:pPr>
        <w:spacing w:after="9" w:lineRule="auto"/>
        <w:ind w:left="-5" w:right="4" w:firstLine="0"/>
        <w:rPr>
          <w:rFonts w:ascii="Arial" w:cs="Arial" w:eastAsia="Arial" w:hAnsi="Arial"/>
          <w:b w:val="1"/>
        </w:rPr>
      </w:pPr>
      <w:sdt>
        <w:sdtPr>
          <w:tag w:val="goog_rdk_113"/>
        </w:sdtPr>
        <w:sdtContent>
          <w:commentRangeStart w:id="81"/>
        </w:sdtContent>
      </w:sdt>
      <w:sdt>
        <w:sdtPr>
          <w:tag w:val="goog_rdk_114"/>
        </w:sdtPr>
        <w:sdtContent>
          <w:commentRangeStart w:id="8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1296">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8">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A">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B">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9C">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D">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E">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9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2">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7">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8">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9">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E">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AF">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3">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4">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5">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6">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A">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B">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C">
      <w:pPr>
        <w:numPr>
          <w:ilvl w:val="0"/>
          <w:numId w:val="17"/>
        </w:numPr>
        <w:spacing w:after="0" w:before="0" w:lineRule="auto"/>
        <w:ind w:left="720" w:hanging="360"/>
        <w:rPr>
          <w:rFonts w:ascii="Arial" w:cs="Arial" w:eastAsia="Arial" w:hAnsi="Arial"/>
          <w:u w:val="none"/>
        </w:rPr>
      </w:pPr>
      <w:sdt>
        <w:sdtPr>
          <w:tag w:val="goog_rdk_115"/>
        </w:sdtPr>
        <w:sdtContent>
          <w:commentRangeStart w:id="83"/>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325">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327">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8">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9">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A">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C">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2F">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0">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1">
      <w:pPr>
        <w:spacing w:after="0" w:before="0" w:lineRule="auto"/>
        <w:ind w:left="720" w:firstLine="0"/>
        <w:rPr>
          <w:rFonts w:ascii="Arial" w:cs="Arial" w:eastAsia="Arial" w:hAnsi="Arial"/>
          <w:b w:val="1"/>
          <w:i w:val="1"/>
          <w:color w:val="222222"/>
          <w:u w:val="single"/>
          <w:shd w:fill="fff2cc" w:val="clear"/>
        </w:rPr>
      </w:pPr>
      <w:sdt>
        <w:sdtPr>
          <w:tag w:val="goog_rdk_116"/>
        </w:sdtPr>
        <w:sdtContent>
          <w:commentRangeStart w:id="8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2">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5">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1336">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7">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8">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A">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117"/>
        </w:sdtPr>
        <w:sdtContent>
          <w:del w:author="davide.lenzarini@u-blox.com" w:id="17"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C">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D">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E">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3F">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0">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1">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2">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3">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4">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5">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7">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118"/>
        </w:sdtPr>
        <w:sdtContent>
          <w:commentRangeStart w:id="85"/>
        </w:sdtContent>
      </w:sdt>
      <w:r w:rsidDel="00000000" w:rsidR="00000000" w:rsidRPr="00000000">
        <w:rPr>
          <w:rFonts w:ascii="Arial" w:cs="Arial" w:eastAsia="Arial" w:hAnsi="Arial"/>
          <w:rtl w:val="0"/>
        </w:rPr>
        <w:t xml:space="preserve">Session state</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1348">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9">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4B">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4C">
      <w:pPr>
        <w:numPr>
          <w:ilvl w:val="0"/>
          <w:numId w:val="47"/>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4D">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4E">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4F">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50">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sdt>
        <w:sdtPr>
          <w:tag w:val="goog_rdk_119"/>
        </w:sdtPr>
        <w:sdtContent>
          <w:commentRangeStart w:id="86"/>
        </w:sdtContent>
      </w:sdt>
      <w:sdt>
        <w:sdtPr>
          <w:tag w:val="goog_rdk_120"/>
        </w:sdtPr>
        <w:sdtContent>
          <w:commentRangeStart w:id="87"/>
        </w:sdtContent>
      </w:sdt>
      <w:r w:rsidDel="00000000" w:rsidR="00000000" w:rsidRPr="00000000">
        <w:rPr>
          <w:rtl w:val="0"/>
        </w:rPr>
        <w:t xml:space="preserve">The Will Message</w:t>
      </w:r>
      <w:sdt>
        <w:sdtPr>
          <w:tag w:val="goog_rdk_121"/>
        </w:sdtPr>
        <w:sdtContent>
          <w:ins w:author="davide.lenzarini@u-blox.com" w:id="18" w:date="2024-03-19T17:48:32Z">
            <w:commentRangeEnd w:id="86"/>
            <w:r w:rsidDel="00000000" w:rsidR="00000000" w:rsidRPr="00000000">
              <w:commentReference w:id="86"/>
            </w:r>
            <w:commentRangeEnd w:id="87"/>
            <w:r w:rsidDel="00000000" w:rsidR="00000000" w:rsidRPr="00000000">
              <w:commentReference w:id="87"/>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54">
      <w:pPr>
        <w:numPr>
          <w:ilvl w:val="0"/>
          <w:numId w:val="43"/>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55">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6">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7">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8">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9">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122"/>
        </w:sdtPr>
        <w:sdtContent>
          <w:commentRangeStart w:id="88"/>
        </w:sdtContent>
      </w:sdt>
      <w:r w:rsidDel="00000000" w:rsidR="00000000" w:rsidRPr="00000000">
        <w:rPr>
          <w:highlight w:val="yellow"/>
          <w:rtl w:val="0"/>
        </w:rPr>
        <w:t xml:space="preserve">the Session Expiry Interval has passed</w:t>
      </w:r>
      <w:commentRangeEnd w:id="88"/>
      <w:r w:rsidDel="00000000" w:rsidR="00000000" w:rsidRPr="00000000">
        <w:commentReference w:id="88"/>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A">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B">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C">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5D">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5E">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5F">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61">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3">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4">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5">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6">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7">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8">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69">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A">
      <w:pPr>
        <w:numPr>
          <w:ilvl w:val="0"/>
          <w:numId w:val="6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6B">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6C">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6D">
      <w:pPr>
        <w:numPr>
          <w:ilvl w:val="0"/>
          <w:numId w:val="6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6F">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1">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72">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3">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4">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5">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6">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7">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8">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9">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B">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C">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D">
      <w:pPr>
        <w:spacing w:after="240" w:before="240" w:lineRule="auto"/>
        <w:ind w:left="0" w:firstLine="0"/>
        <w:rPr>
          <w:shd w:fill="ffe599" w:val="clear"/>
        </w:rPr>
      </w:pPr>
      <w:r w:rsidDel="00000000" w:rsidR="00000000" w:rsidRPr="00000000">
        <w:rPr>
          <w:shd w:fill="ffe599" w:val="clear"/>
          <w:rtl w:val="0"/>
        </w:rPr>
        <w:t xml:space="preserve">Both </w:t>
      </w:r>
      <w:sdt>
        <w:sdtPr>
          <w:tag w:val="goog_rdk_123"/>
        </w:sdtPr>
        <w:sdtContent>
          <w:commentRangeStart w:id="89"/>
        </w:sdtContent>
      </w:sdt>
      <w:sdt>
        <w:sdtPr>
          <w:tag w:val="goog_rdk_124"/>
        </w:sdtPr>
        <w:sdtContent>
          <w:commentRangeStart w:id="90"/>
        </w:sdtContent>
      </w:sdt>
      <w:r w:rsidDel="00000000" w:rsidR="00000000" w:rsidRPr="00000000">
        <w:rPr>
          <w:shd w:fill="ffe599" w:val="clear"/>
          <w:rtl w:val="0"/>
        </w:rPr>
        <w:t xml:space="preserve">TCP and UDP ports 1883 and 8883 are registered with IANA for MQTT and secure communication respectively.</w:t>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7F">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0">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4">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87">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8">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A">
      <w:pPr>
        <w:pStyle w:val="Heading3"/>
        <w:ind w:left="0" w:firstLine="0"/>
        <w:rPr/>
      </w:pPr>
      <w:bookmarkStart w:colFirst="0" w:colLast="0" w:name="_heading=h.be76rdrlcegt" w:id="215"/>
      <w:bookmarkEnd w:id="215"/>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8B">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8D">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8E">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8F">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0">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1">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2">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3">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5">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6">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7">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8">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9">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A">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B">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D">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F">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2">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6">
      <w:pPr>
        <w:rPr/>
      </w:pPr>
      <w:sdt>
        <w:sdtPr>
          <w:tag w:val="goog_rdk_125"/>
        </w:sdtPr>
        <w:sdtContent>
          <w:commentRangeStart w:id="91"/>
        </w:sdtContent>
      </w:sdt>
      <w:r w:rsidDel="00000000" w:rsidR="00000000" w:rsidRPr="00000000">
        <w:rPr>
          <w:rtl w:val="0"/>
        </w:rPr>
      </w:r>
    </w:p>
    <w:p w:rsidR="00000000" w:rsidDel="00000000" w:rsidP="00000000" w:rsidRDefault="00000000" w:rsidRPr="00000000" w14:paraId="000013A7">
      <w:pPr>
        <w:pStyle w:val="Heading3"/>
        <w:ind w:left="0" w:firstLine="0"/>
        <w:rPr>
          <w:rFonts w:ascii="Arial" w:cs="Arial" w:eastAsia="Arial" w:hAnsi="Arial"/>
        </w:rPr>
      </w:pPr>
      <w:bookmarkStart w:colFirst="0" w:colLast="0" w:name="_heading=h.1au1eum" w:id="220"/>
      <w:bookmarkEnd w:id="220"/>
      <w:commentRangeEnd w:id="91"/>
      <w:r w:rsidDel="00000000" w:rsidR="00000000" w:rsidRPr="00000000">
        <w:commentReference w:id="91"/>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8">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9">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A">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A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26"/>
        </w:sdtPr>
        <w:sdtContent>
          <w:commentRangeStart w:id="92"/>
        </w:sdtContent>
      </w:sdt>
      <w:sdt>
        <w:sdtPr>
          <w:tag w:val="goog_rdk_127"/>
        </w:sdtPr>
        <w:sdtContent>
          <w:commentRangeStart w:id="93"/>
        </w:sdtContent>
      </w:sdt>
      <w:r w:rsidDel="00000000" w:rsidR="00000000" w:rsidRPr="00000000">
        <w:rPr>
          <w:rFonts w:ascii="Arial" w:cs="Arial" w:eastAsia="Arial" w:hAnsi="Arial"/>
          <w:highlight w:val="yellow"/>
          <w:rtl w:val="0"/>
        </w:rPr>
        <w:t xml:space="preserve">and DUP flag set to 0</w:t>
      </w:r>
      <w:commentRangeEnd w:id="92"/>
      <w:r w:rsidDel="00000000" w:rsidR="00000000" w:rsidRPr="00000000">
        <w:commentReference w:id="92"/>
      </w:r>
      <w:commentRangeEnd w:id="93"/>
      <w:r w:rsidDel="00000000" w:rsidR="00000000" w:rsidRPr="00000000">
        <w:commentReference w:id="9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AC">
      <w:pPr>
        <w:numPr>
          <w:ilvl w:val="0"/>
          <w:numId w:val="53"/>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AD">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AE">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AF">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28"/>
        </w:sdtPr>
        <w:sdtContent>
          <w:commentRangeStart w:id="94"/>
        </w:sdtContent>
      </w:sdt>
      <w:r w:rsidDel="00000000" w:rsidR="00000000" w:rsidRPr="00000000">
        <w:rPr>
          <w:rFonts w:ascii="Arial" w:cs="Arial" w:eastAsia="Arial" w:hAnsi="Arial"/>
          <w:b w:val="1"/>
          <w:highlight w:val="yellow"/>
          <w:rtl w:val="0"/>
        </w:rPr>
        <w:t xml:space="preserve">At any given time a sender </w:t>
      </w:r>
      <w:sdt>
        <w:sdtPr>
          <w:tag w:val="goog_rdk_129"/>
        </w:sdtPr>
        <w:sdtContent>
          <w:commentRangeStart w:id="95"/>
        </w:sdtContent>
      </w:sdt>
      <w:r w:rsidDel="00000000" w:rsidR="00000000" w:rsidRPr="00000000">
        <w:rPr>
          <w:rFonts w:ascii="Arial" w:cs="Arial" w:eastAsia="Arial" w:hAnsi="Arial"/>
          <w:b w:val="1"/>
          <w:highlight w:val="yellow"/>
          <w:rtl w:val="0"/>
        </w:rPr>
        <w:t xml:space="preserve">must</w:t>
      </w:r>
      <w:commentRangeEnd w:id="95"/>
      <w:r w:rsidDel="00000000" w:rsidR="00000000" w:rsidRPr="00000000">
        <w:commentReference w:id="95"/>
      </w:r>
      <w:r w:rsidDel="00000000" w:rsidR="00000000" w:rsidRPr="00000000">
        <w:rPr>
          <w:rFonts w:ascii="Arial" w:cs="Arial" w:eastAsia="Arial" w:hAnsi="Arial"/>
          <w:b w:val="1"/>
          <w:highlight w:val="yellow"/>
          <w:rtl w:val="0"/>
        </w:rPr>
        <w:t xml:space="preserve"> ONLY have 1 outstanding application message in flight.</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3B0">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B3">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4">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5">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7">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C">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1">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3">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5">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7">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8">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9">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B">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C">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C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C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3">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4">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130"/>
        </w:sdtPr>
        <w:sdtContent>
          <w:commentRangeStart w:id="96"/>
        </w:sdtContent>
      </w:sdt>
      <w:sdt>
        <w:sdtPr>
          <w:tag w:val="goog_rdk_131"/>
        </w:sdtPr>
        <w:sdtContent>
          <w:commentRangeStart w:id="97"/>
        </w:sdtContent>
      </w:sdt>
      <w:sdt>
        <w:sdtPr>
          <w:tag w:val="goog_rdk_132"/>
        </w:sdtPr>
        <w:sdtContent>
          <w:commentRangeStart w:id="98"/>
        </w:sdtContent>
      </w:sdt>
      <w:sdt>
        <w:sdtPr>
          <w:tag w:val="goog_rdk_133"/>
        </w:sdtPr>
        <w:sdtContent>
          <w:commentRangeStart w:id="99"/>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96"/>
      <w:r w:rsidDel="00000000" w:rsidR="00000000" w:rsidRPr="00000000">
        <w:commentReference w:id="96"/>
      </w:r>
      <w:commentRangeEnd w:id="97"/>
      <w:r w:rsidDel="00000000" w:rsidR="00000000" w:rsidRPr="00000000">
        <w:commentReference w:id="97"/>
      </w:r>
      <w:commentRangeEnd w:id="98"/>
      <w:r w:rsidDel="00000000" w:rsidR="00000000" w:rsidRPr="00000000">
        <w:commentReference w:id="98"/>
      </w:r>
      <w:commentRangeEnd w:id="99"/>
      <w:r w:rsidDel="00000000" w:rsidR="00000000" w:rsidRPr="00000000">
        <w:commentReference w:id="99"/>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36"/>
      </w:sdtPr>
      <w:sdtContent>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highlight w:val="yellow"/>
              <w:rPrChange w:author="davide.lenzarini@u-blox.com" w:id="20"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34"/>
            </w:sdtPr>
            <w:sdtContent>
              <w:ins w:author="davide.lenzarini@u-blox.com" w:id="19"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35"/>
            </w:sdtPr>
            <w:sdtContent>
              <w:r w:rsidDel="00000000" w:rsidR="00000000" w:rsidRPr="00000000">
                <w:rPr>
                  <w:rtl w:val="0"/>
                </w:rPr>
              </w:r>
            </w:sdtContent>
          </w:sdt>
        </w:p>
      </w:sdtContent>
    </w:sdt>
    <w:p w:rsidR="00000000" w:rsidDel="00000000" w:rsidP="00000000" w:rsidRDefault="00000000" w:rsidRPr="00000000" w14:paraId="000013D9">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A">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DB">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C">
      <w:pPr>
        <w:numPr>
          <w:ilvl w:val="0"/>
          <w:numId w:val="32"/>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DD">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DE">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DF">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0">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1">
      <w:pPr>
        <w:spacing w:after="240" w:before="240" w:lineRule="auto"/>
        <w:ind w:left="0" w:right="0" w:firstLine="0"/>
        <w:rPr/>
      </w:pPr>
      <w:sdt>
        <w:sdtPr>
          <w:tag w:val="goog_rdk_137"/>
        </w:sdtPr>
        <w:sdtContent>
          <w:commentRangeStart w:id="100"/>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13E2">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3">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0D">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0E">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138"/>
        </w:sdtPr>
        <w:sdtContent>
          <w:commentRangeStart w:id="101"/>
        </w:sdtContent>
      </w:sdt>
      <w:r w:rsidDel="00000000" w:rsidR="00000000" w:rsidRPr="00000000">
        <w:rPr>
          <w:rtl w:val="0"/>
        </w:rPr>
        <w:t xml:space="preserve">he receiver does not need to complete delivery of the Application Message before sending the </w:t>
      </w:r>
      <w:sdt>
        <w:sdtPr>
          <w:tag w:val="goog_rdk_139"/>
        </w:sdtPr>
        <w:sdtContent>
          <w:commentRangeStart w:id="102"/>
        </w:sdtContent>
      </w:sdt>
      <w:r w:rsidDel="00000000" w:rsidR="00000000" w:rsidRPr="00000000">
        <w:rPr>
          <w:rtl w:val="0"/>
        </w:rPr>
        <w:t xml:space="preserve">PUBREC or</w:t>
      </w:r>
      <w:commentRangeEnd w:id="102"/>
      <w:r w:rsidDel="00000000" w:rsidR="00000000" w:rsidRPr="00000000">
        <w:commentReference w:id="102"/>
      </w:r>
      <w:r w:rsidDel="00000000" w:rsidR="00000000" w:rsidRPr="00000000">
        <w:rPr>
          <w:rtl w:val="0"/>
        </w:rPr>
        <w:t xml:space="preserve"> PUBCOMP.</w:t>
      </w:r>
      <w:commentRangeEnd w:id="101"/>
      <w:r w:rsidDel="00000000" w:rsidR="00000000" w:rsidRPr="00000000">
        <w:commentReference w:id="101"/>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40F">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140"/>
        </w:sdtPr>
        <w:sdtContent>
          <w:commentRangeStart w:id="103"/>
        </w:sdtContent>
      </w:sdt>
      <w:r w:rsidDel="00000000" w:rsidR="00000000" w:rsidRPr="00000000">
        <w:rPr>
          <w:rFonts w:ascii="Arial" w:cs="Arial" w:eastAsia="Arial" w:hAnsi="Arial"/>
          <w:highlight w:val="yellow"/>
          <w:rtl w:val="0"/>
        </w:rPr>
        <w:t xml:space="preserve">Packets</w:t>
      </w:r>
      <w:commentRangeEnd w:id="103"/>
      <w:r w:rsidDel="00000000" w:rsidR="00000000" w:rsidRPr="00000000">
        <w:commentReference w:id="103"/>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141"/>
        </w:sdtPr>
        <w:sdtContent>
          <w:commentRangeStart w:id="104"/>
        </w:sdtContent>
      </w:sdt>
      <w:r w:rsidDel="00000000" w:rsidR="00000000" w:rsidRPr="00000000">
        <w:rPr>
          <w:rFonts w:ascii="Arial" w:cs="Arial" w:eastAsia="Arial" w:hAnsi="Arial"/>
          <w:highlight w:val="yellow"/>
          <w:rtl w:val="0"/>
        </w:rPr>
        <w:t xml:space="preserve">Packets</w:t>
      </w:r>
      <w:commentRangeEnd w:id="104"/>
      <w:r w:rsidDel="00000000" w:rsidR="00000000" w:rsidRPr="00000000">
        <w:commentReference w:id="104"/>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42"/>
        </w:sdtPr>
        <w:sdtContent>
          <w:commentRangeStart w:id="105"/>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43"/>
        </w:sdtPr>
        <w:sdtContent>
          <w:commentRangeStart w:id="106"/>
        </w:sdtContent>
      </w:sdt>
      <w:r w:rsidDel="00000000" w:rsidR="00000000" w:rsidRPr="00000000">
        <w:rPr>
          <w:rFonts w:ascii="Arial" w:cs="Arial" w:eastAsia="Arial" w:hAnsi="Arial"/>
          <w:rtl w:val="0"/>
        </w:rPr>
        <w:t xml:space="preserve">also </w:t>
      </w:r>
      <w:commentRangeEnd w:id="106"/>
      <w:r w:rsidDel="00000000" w:rsidR="00000000" w:rsidRPr="00000000">
        <w:commentReference w:id="106"/>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C">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1D">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1E">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1F">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0">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1">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3">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4">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5">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6">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7">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428">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9">
      <w:pPr>
        <w:spacing w:after="240" w:before="240" w:lineRule="auto"/>
        <w:rPr>
          <w:rFonts w:ascii="Arial" w:cs="Arial" w:eastAsia="Arial" w:hAnsi="Arial"/>
        </w:rPr>
      </w:pPr>
      <w:sdt>
        <w:sdtPr>
          <w:tag w:val="goog_rdk_144"/>
        </w:sdtPr>
        <w:sdtContent>
          <w:commentRangeStart w:id="107"/>
        </w:sdtContent>
      </w:sdt>
      <w:sdt>
        <w:sdtPr>
          <w:tag w:val="goog_rdk_145"/>
        </w:sdtPr>
        <w:sdtContent>
          <w:commentRangeStart w:id="108"/>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07"/>
      <w:r w:rsidDel="00000000" w:rsidR="00000000" w:rsidRPr="00000000">
        <w:commentReference w:id="107"/>
      </w:r>
      <w:commentRangeEnd w:id="108"/>
      <w:r w:rsidDel="00000000" w:rsidR="00000000" w:rsidRPr="00000000">
        <w:commentReference w:id="10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A">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C">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2D">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2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0">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1">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2">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4">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5">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6">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8">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9">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A">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3E">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3F">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0">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2">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3">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4">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6">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7">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9">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A">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B">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4D">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4E">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4F">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0">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1">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6">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7">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5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9">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B">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C">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5D">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5E">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5F">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0">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1">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4">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5">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66">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7">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8">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9">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A">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B">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C">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6D">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0">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3">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5">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6">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7">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7A">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0">
        <w:r w:rsidDel="00000000" w:rsidR="00000000" w:rsidRPr="00000000">
          <w:rPr>
            <w:highlight w:val="yellow"/>
            <w:rtl w:val="0"/>
          </w:rPr>
          <w:t xml:space="preserve"> </w:t>
        </w:r>
      </w:hyperlink>
      <w:hyperlink r:id="rId7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C">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7F">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0">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1">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2">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3">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4">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5">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6">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A">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B">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C">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8D">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8E">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8F">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9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1">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2">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3">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4">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5">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6">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7">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9">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A">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9C">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9D">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9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9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2">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3">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4">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5">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6">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7">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9">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A">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Refer to section </w:t>
      </w:r>
      <w:sdt>
        <w:sdtPr>
          <w:tag w:val="goog_rdk_146"/>
        </w:sdtPr>
        <w:sdtContent>
          <w:commentRangeStart w:id="109"/>
        </w:sdtContent>
      </w:sdt>
      <w:sdt>
        <w:sdtPr>
          <w:tag w:val="goog_rdk_147"/>
        </w:sdtPr>
        <w:sdtContent>
          <w:commentRangeStart w:id="110"/>
        </w:sdtContent>
      </w:sdt>
      <w:r w:rsidDel="00000000" w:rsidR="00000000" w:rsidRPr="00000000">
        <w:rPr>
          <w:rtl w:val="0"/>
        </w:rPr>
        <w:t xml:space="preserve">5.4.9</w:t>
      </w:r>
      <w:commentRangeEnd w:id="109"/>
      <w:r w:rsidDel="00000000" w:rsidR="00000000" w:rsidRPr="00000000">
        <w:commentReference w:id="109"/>
      </w:r>
      <w:commentRangeEnd w:id="110"/>
      <w:r w:rsidDel="00000000" w:rsidR="00000000" w:rsidRPr="00000000">
        <w:commentReference w:id="110"/>
      </w:r>
      <w:r w:rsidDel="00000000" w:rsidR="00000000" w:rsidRPr="00000000">
        <w:rPr>
          <w:rtl w:val="0"/>
        </w:rPr>
        <w:t xml:space="preserve"> for information about handling Disallowed Unicode code points.</w:t>
      </w:r>
    </w:p>
    <w:p w:rsidR="00000000" w:rsidDel="00000000" w:rsidP="00000000" w:rsidRDefault="00000000" w:rsidRPr="00000000" w14:paraId="000014AC">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A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AE">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AF">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1">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2">
      <w:pPr>
        <w:spacing w:after="303" w:line="259" w:lineRule="auto"/>
        <w:ind w:left="284" w:right="4" w:firstLine="0"/>
        <w:rPr>
          <w:rFonts w:ascii="Arial" w:cs="Arial" w:eastAsia="Arial" w:hAnsi="Arial"/>
        </w:rPr>
      </w:pPr>
      <w:sdt>
        <w:sdtPr>
          <w:tag w:val="goog_rdk_149"/>
        </w:sdtPr>
        <w:sdtContent>
          <w:del w:author="davide.lenzarini@u-blox.com" w:id="21" w:date="2024-03-14T11:37:29Z"/>
          <w:sdt>
            <w:sdtPr>
              <w:tag w:val="goog_rdk_150"/>
            </w:sdtPr>
            <w:sdtContent>
              <w:commentRangeStart w:id="111"/>
            </w:sdtContent>
          </w:sdt>
          <w:del w:author="davide.lenzarini@u-blox.com" w:id="21" w:date="2024-03-14T11:37:29Z">
            <w:sdt>
              <w:sdtPr>
                <w:tag w:val="goog_rdk_151"/>
              </w:sdtPr>
              <w:sdtContent>
                <w:commentRangeStart w:id="112"/>
              </w:sdtContent>
            </w:sdt>
            <w:r w:rsidDel="00000000" w:rsidR="00000000" w:rsidRPr="00000000">
              <w:rPr>
                <w:rFonts w:ascii="Arial" w:cs="Arial" w:eastAsia="Arial" w:hAnsi="Arial"/>
              </w:rPr>
              <w:drawing>
                <wp:inline distB="0" distT="0" distL="0" distR="0">
                  <wp:extent cx="5729288" cy="5321408"/>
                  <wp:effectExtent b="0" l="0" r="0" t="0"/>
                  <wp:docPr id="29" name="image12.png"/>
                  <a:graphic>
                    <a:graphicData uri="http://schemas.openxmlformats.org/drawingml/2006/picture">
                      <pic:pic>
                        <pic:nvPicPr>
                          <pic:cNvPr id="0" name="image12.png"/>
                          <pic:cNvPicPr preferRelativeResize="0"/>
                        </pic:nvPicPr>
                        <pic:blipFill>
                          <a:blip r:embed="rId76"/>
                          <a:srcRect b="1599" l="-1824" r="-1388" t="0"/>
                          <a:stretch>
                            <a:fillRect/>
                          </a:stretch>
                        </pic:blipFill>
                        <pic:spPr>
                          <a:xfrm>
                            <a:off x="0" y="0"/>
                            <a:ext cx="5729288" cy="5321408"/>
                          </a:xfrm>
                          <a:prstGeom prst="rect"/>
                          <a:ln/>
                        </pic:spPr>
                      </pic:pic>
                    </a:graphicData>
                  </a:graphic>
                </wp:inline>
              </w:drawing>
            </w:r>
          </w:del>
        </w:sdtContent>
      </w:sdt>
      <w:commentRangeEnd w:id="111"/>
      <w:r w:rsidDel="00000000" w:rsidR="00000000" w:rsidRPr="00000000">
        <w:commentReference w:id="111"/>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14B3">
      <w:pPr>
        <w:spacing w:after="203" w:line="265" w:lineRule="auto"/>
        <w:ind w:right="4"/>
        <w:jc w:val="center"/>
        <w:rPr>
          <w:rFonts w:ascii="Arial" w:cs="Arial" w:eastAsia="Arial" w:hAnsi="Arial"/>
        </w:rPr>
      </w:pPr>
      <w:sdt>
        <w:sdtPr>
          <w:tag w:val="goog_rdk_153"/>
        </w:sdtPr>
        <w:sdtContent>
          <w:del w:author="davide.lenzarini@u-blox.com" w:id="22"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4">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59"/>
      </w:sdtPr>
      <w:sdtContent>
        <w:p w:rsidR="00000000" w:rsidDel="00000000" w:rsidP="00000000" w:rsidRDefault="00000000" w:rsidRPr="00000000" w14:paraId="000014B7">
          <w:pPr>
            <w:spacing w:after="303" w:line="259" w:lineRule="auto"/>
            <w:ind w:right="4"/>
            <w:rPr>
              <w:ins w:author="davide.lenzarini@u-blox.com" w:id="23" w:date="2024-03-14T11:32:00Z"/>
              <w:rFonts w:ascii="Arial" w:cs="Arial" w:eastAsia="Arial" w:hAnsi="Arial"/>
            </w:rPr>
          </w:pPr>
          <w:r w:rsidDel="00000000" w:rsidR="00000000" w:rsidRPr="00000000">
            <w:rPr>
              <w:rFonts w:ascii="Arial" w:cs="Arial" w:eastAsia="Arial" w:hAnsi="Arial"/>
              <w:rtl w:val="0"/>
            </w:rPr>
            <w:t xml:space="preserve">          </w:t>
          </w:r>
          <w:sdt>
            <w:sdtPr>
              <w:tag w:val="goog_rdk_154"/>
            </w:sdtPr>
            <w:sdtContent>
              <w:del w:author="davide.lenzarini@u-blox.com" w:id="23" w:date="2024-03-14T11:32:00Z"/>
              <w:sdt>
                <w:sdtPr>
                  <w:tag w:val="goog_rdk_155"/>
                </w:sdtPr>
                <w:sdtContent>
                  <w:commentRangeStart w:id="113"/>
                </w:sdtContent>
              </w:sdt>
              <w:del w:author="davide.lenzarini@u-blox.com" w:id="23" w:date="2024-03-14T11:32:00Z">
                <w:sdt>
                  <w:sdtPr>
                    <w:tag w:val="goog_rdk_156"/>
                  </w:sdtPr>
                  <w:sdtContent>
                    <w:commentRangeStart w:id="114"/>
                  </w:sdtContent>
                </w:sdt>
                <w:sdt>
                  <w:sdtPr>
                    <w:tag w:val="goog_rdk_157"/>
                  </w:sdtPr>
                  <w:sdtContent>
                    <w:commentRangeStart w:id="115"/>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7.png"/>
                      <a:graphic>
                        <a:graphicData uri="http://schemas.openxmlformats.org/drawingml/2006/picture">
                          <pic:pic>
                            <pic:nvPicPr>
                              <pic:cNvPr descr="A close up of a map&#10;&#10;Description automatically generated" id="0" name="image7.png"/>
                              <pic:cNvPicPr preferRelativeResize="0"/>
                            </pic:nvPicPr>
                            <pic:blipFill>
                              <a:blip r:embed="rId77"/>
                              <a:srcRect b="0" l="0" r="0" t="0"/>
                              <a:stretch>
                                <a:fillRect/>
                              </a:stretch>
                            </pic:blipFill>
                            <pic:spPr>
                              <a:xfrm>
                                <a:off x="0" y="0"/>
                                <a:ext cx="4861756" cy="1810693"/>
                              </a:xfrm>
                              <a:prstGeom prst="rect"/>
                              <a:ln/>
                            </pic:spPr>
                          </pic:pic>
                        </a:graphicData>
                      </a:graphic>
                    </wp:inline>
                  </w:drawing>
                </w:r>
              </w:del>
            </w:sdtContent>
          </w:sdt>
          <w:sdt>
            <w:sdtPr>
              <w:tag w:val="goog_rdk_158"/>
            </w:sdtPr>
            <w:sdtContent>
              <w:ins w:author="davide.lenzarini@u-blox.com" w:id="23" w:date="2024-03-14T11:32:00Z">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tl w:val="0"/>
                  </w:rPr>
                </w:r>
              </w:ins>
            </w:sdtContent>
          </w:sdt>
        </w:p>
      </w:sdtContent>
    </w:sdt>
    <w:sdt>
      <w:sdtPr>
        <w:tag w:val="goog_rdk_162"/>
      </w:sdtPr>
      <w:sdtContent>
        <w:p w:rsidR="00000000" w:rsidDel="00000000" w:rsidP="00000000" w:rsidRDefault="00000000" w:rsidRPr="00000000" w14:paraId="000014B8">
          <w:pPr>
            <w:spacing w:after="303" w:line="259" w:lineRule="auto"/>
            <w:ind w:right="4"/>
            <w:jc w:val="center"/>
            <w:rPr>
              <w:shd w:fill="auto" w:val="clear"/>
              <w:rPrChange w:author="davide.lenzarini@u-blox.com" w:id="25"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61"/>
            </w:sdtPr>
            <w:sdtContent>
              <w:ins w:author="davide.lenzarini@u-blox.com" w:id="24"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9">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63"/>
        </w:sdtPr>
        <w:sdtContent>
          <w:ins w:author="davide.lenzarini@u-blox.com" w:id="26" w:date="2024-03-14T11:41:43Z">
            <w:r w:rsidDel="00000000" w:rsidR="00000000" w:rsidRPr="00000000">
              <w:rPr>
                <w:rFonts w:ascii="Arial" w:cs="Arial" w:eastAsia="Arial" w:hAnsi="Arial"/>
                <w:rtl w:val="0"/>
              </w:rPr>
              <w:t xml:space="preserve">XX</w:t>
            </w:r>
          </w:ins>
        </w:sdtContent>
      </w:sdt>
      <w:sdt>
        <w:sdtPr>
          <w:tag w:val="goog_rdk_164"/>
        </w:sdtPr>
        <w:sdtContent>
          <w:del w:author="davide.lenzarini@u-blox.com" w:id="26"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65"/>
        </w:sdtPr>
        <w:sdtContent>
          <w:del w:author="davide.lenzarini@u-blox.com" w:id="27"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66"/>
        </w:sdtPr>
        <w:sdtContent>
          <w:ins w:author="davide.lenzarini@u-blox.com" w:id="28" w:date="2024-03-14T11:35:46Z">
            <w:r w:rsidDel="00000000" w:rsidR="00000000" w:rsidRPr="00000000">
              <w:rPr>
                <w:rFonts w:ascii="Arial" w:cs="Arial" w:eastAsia="Arial" w:hAnsi="Arial"/>
                <w:rtl w:val="0"/>
              </w:rPr>
              <w:t xml:space="preserve"> scenario</w:t>
            </w:r>
          </w:ins>
        </w:sdtContent>
      </w:sdt>
      <w:sdt>
        <w:sdtPr>
          <w:tag w:val="goog_rdk_167"/>
        </w:sdtPr>
        <w:sdtContent>
          <w:del w:author="davide.lenzarini@u-blox.com" w:id="28"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A">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69"/>
      </w:sdtPr>
      <w:sdtContent>
        <w:p w:rsidR="00000000" w:rsidDel="00000000" w:rsidP="00000000" w:rsidRDefault="00000000" w:rsidRPr="00000000" w14:paraId="000014BB">
          <w:pPr>
            <w:spacing w:after="460" w:lineRule="auto"/>
            <w:ind w:left="-5" w:right="4" w:firstLine="0"/>
            <w:rPr>
              <w:ins w:author="davide.lenzarini@u-blox.com" w:id="29"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68"/>
            </w:sdtPr>
            <w:sdtContent>
              <w:ins w:author="davide.lenzarini@u-blox.com" w:id="29" w:date="2024-03-14T11:38:25Z">
                <w:r w:rsidDel="00000000" w:rsidR="00000000" w:rsidRPr="00000000">
                  <w:rPr>
                    <w:rtl w:val="0"/>
                  </w:rPr>
                </w:r>
              </w:ins>
            </w:sdtContent>
          </w:sdt>
        </w:p>
      </w:sdtContent>
    </w:sdt>
    <w:sdt>
      <w:sdtPr>
        <w:tag w:val="goog_rdk_171"/>
      </w:sdtPr>
      <w:sdtContent>
        <w:p w:rsidR="00000000" w:rsidDel="00000000" w:rsidP="00000000" w:rsidRDefault="00000000" w:rsidRPr="00000000" w14:paraId="000014BC">
          <w:pPr>
            <w:spacing w:after="460" w:lineRule="auto"/>
            <w:ind w:left="-5" w:right="4" w:firstLine="0"/>
            <w:jc w:val="center"/>
            <w:rPr>
              <w:ins w:author="davide.lenzarini@u-blox.com" w:id="29" w:date="2024-03-14T11:38:25Z"/>
              <w:rFonts w:ascii="Arial" w:cs="Arial" w:eastAsia="Arial" w:hAnsi="Arial"/>
            </w:rPr>
          </w:pPr>
          <w:sdt>
            <w:sdtPr>
              <w:tag w:val="goog_rdk_170"/>
            </w:sdtPr>
            <w:sdtContent>
              <w:ins w:author="davide.lenzarini@u-blox.com" w:id="29"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73"/>
      </w:sdtPr>
      <w:sdtContent>
        <w:p w:rsidR="00000000" w:rsidDel="00000000" w:rsidP="00000000" w:rsidRDefault="00000000" w:rsidRPr="00000000" w14:paraId="000014BD">
          <w:pPr>
            <w:spacing w:after="572" w:line="265" w:lineRule="auto"/>
            <w:jc w:val="center"/>
            <w:rPr>
              <w:shd w:fill="auto" w:val="clear"/>
              <w:rPrChange w:author="davide.lenzarini@u-blox.com" w:id="30"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72"/>
            </w:sdtPr>
            <w:sdtContent>
              <w:ins w:author="davide.lenzarini@u-blox.com" w:id="29"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76"/>
      </w:sdtPr>
      <w:sdtContent>
        <w:p w:rsidR="00000000" w:rsidDel="00000000" w:rsidP="00000000" w:rsidRDefault="00000000" w:rsidRPr="00000000" w14:paraId="000014BE">
          <w:pPr>
            <w:pStyle w:val="Heading3"/>
            <w:keepLines w:val="1"/>
            <w:spacing w:after="64" w:before="0" w:line="259" w:lineRule="auto"/>
            <w:ind w:left="0" w:firstLine="0"/>
            <w:rPr>
              <w:ins w:author="davide.lenzarini@u-blox.com" w:id="31" w:date="2024-03-14T11:39:33Z"/>
            </w:rPr>
          </w:pPr>
          <w:sdt>
            <w:sdtPr>
              <w:tag w:val="goog_rdk_175"/>
            </w:sdtPr>
            <w:sdtContent>
              <w:ins w:author="davide.lenzarini@u-blox.com" w:id="31"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178"/>
      </w:sdtPr>
      <w:sdtContent>
        <w:p w:rsidR="00000000" w:rsidDel="00000000" w:rsidP="00000000" w:rsidRDefault="00000000" w:rsidRPr="00000000" w14:paraId="000014BF">
          <w:pPr>
            <w:spacing w:after="572" w:line="265" w:lineRule="auto"/>
            <w:jc w:val="center"/>
            <w:rPr>
              <w:ins w:author="davide.lenzarini@u-blox.com" w:id="31" w:date="2024-03-14T11:39:33Z"/>
              <w:rFonts w:ascii="Arial" w:cs="Arial" w:eastAsia="Arial" w:hAnsi="Arial"/>
            </w:rPr>
          </w:pPr>
          <w:sdt>
            <w:sdtPr>
              <w:tag w:val="goog_rdk_177"/>
            </w:sdtPr>
            <w:sdtContent>
              <w:ins w:author="davide.lenzarini@u-blox.com" w:id="31"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80"/>
      </w:sdtPr>
      <w:sdtContent>
        <w:p w:rsidR="00000000" w:rsidDel="00000000" w:rsidP="00000000" w:rsidRDefault="00000000" w:rsidRPr="00000000" w14:paraId="000014C0">
          <w:pPr>
            <w:spacing w:after="572" w:line="265" w:lineRule="auto"/>
            <w:jc w:val="center"/>
            <w:rPr>
              <w:ins w:author="davide.lenzarini@u-blox.com" w:id="31" w:date="2024-03-14T11:39:33Z"/>
              <w:rFonts w:ascii="Arial" w:cs="Arial" w:eastAsia="Arial" w:hAnsi="Arial"/>
            </w:rPr>
          </w:pPr>
          <w:sdt>
            <w:sdtPr>
              <w:tag w:val="goog_rdk_179"/>
            </w:sdtPr>
            <w:sdtContent>
              <w:ins w:author="davide.lenzarini@u-blox.com" w:id="31"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82"/>
      </w:sdtPr>
      <w:sdtContent>
        <w:p w:rsidR="00000000" w:rsidDel="00000000" w:rsidP="00000000" w:rsidRDefault="00000000" w:rsidRPr="00000000" w14:paraId="000014C1">
          <w:pPr>
            <w:spacing w:after="572" w:line="265" w:lineRule="auto"/>
            <w:jc w:val="center"/>
            <w:rPr>
              <w:ins w:author="davide.lenzarini@u-blox.com" w:id="31" w:date="2024-03-14T11:39:33Z"/>
              <w:rFonts w:ascii="Arial" w:cs="Arial" w:eastAsia="Arial" w:hAnsi="Arial"/>
            </w:rPr>
          </w:pPr>
          <w:sdt>
            <w:sdtPr>
              <w:tag w:val="goog_rdk_181"/>
            </w:sdtPr>
            <w:sdtContent>
              <w:ins w:author="davide.lenzarini@u-blox.com" w:id="31"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84"/>
      </w:sdtPr>
      <w:sdtContent>
        <w:p w:rsidR="00000000" w:rsidDel="00000000" w:rsidP="00000000" w:rsidRDefault="00000000" w:rsidRPr="00000000" w14:paraId="000014C2">
          <w:pPr>
            <w:pStyle w:val="Heading3"/>
            <w:keepLines w:val="1"/>
            <w:spacing w:after="64" w:before="0" w:line="259" w:lineRule="auto"/>
            <w:ind w:left="0" w:firstLine="0"/>
            <w:rPr>
              <w:ins w:author="davide.lenzarini@u-blox.com" w:id="31" w:date="2024-03-14T11:39:33Z"/>
            </w:rPr>
          </w:pPr>
          <w:sdt>
            <w:sdtPr>
              <w:tag w:val="goog_rdk_183"/>
            </w:sdtPr>
            <w:sdtContent>
              <w:ins w:author="davide.lenzarini@u-blox.com" w:id="31"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186"/>
      </w:sdtPr>
      <w:sdtContent>
        <w:p w:rsidR="00000000" w:rsidDel="00000000" w:rsidP="00000000" w:rsidRDefault="00000000" w:rsidRPr="00000000" w14:paraId="000014C3">
          <w:pPr>
            <w:spacing w:after="572" w:line="265" w:lineRule="auto"/>
            <w:jc w:val="center"/>
            <w:rPr>
              <w:ins w:author="davide.lenzarini@u-blox.com" w:id="31" w:date="2024-03-14T11:39:33Z"/>
              <w:rFonts w:ascii="Arial" w:cs="Arial" w:eastAsia="Arial" w:hAnsi="Arial"/>
            </w:rPr>
          </w:pPr>
          <w:sdt>
            <w:sdtPr>
              <w:tag w:val="goog_rdk_185"/>
            </w:sdtPr>
            <w:sdtContent>
              <w:ins w:author="davide.lenzarini@u-blox.com" w:id="31"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88"/>
      </w:sdtPr>
      <w:sdtContent>
        <w:p w:rsidR="00000000" w:rsidDel="00000000" w:rsidP="00000000" w:rsidRDefault="00000000" w:rsidRPr="00000000" w14:paraId="000014C4">
          <w:pPr>
            <w:spacing w:after="572" w:line="265" w:lineRule="auto"/>
            <w:jc w:val="center"/>
            <w:rPr>
              <w:ins w:author="davide.lenzarini@u-blox.com" w:id="31" w:date="2024-03-14T11:39:33Z"/>
              <w:rFonts w:ascii="Arial" w:cs="Arial" w:eastAsia="Arial" w:hAnsi="Arial"/>
            </w:rPr>
          </w:pPr>
          <w:sdt>
            <w:sdtPr>
              <w:tag w:val="goog_rdk_187"/>
            </w:sdtPr>
            <w:sdtContent>
              <w:ins w:author="davide.lenzarini@u-blox.com" w:id="31"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5">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89"/>
        </w:sdtPr>
        <w:sdtContent>
          <w:commentRangeStart w:id="116"/>
        </w:sdtContent>
      </w:sdt>
      <w:sdt>
        <w:sdtPr>
          <w:tag w:val="goog_rdk_190"/>
        </w:sdtPr>
        <w:sdtContent>
          <w:commentRangeStart w:id="117"/>
        </w:sdtContent>
      </w:sdt>
      <w:sdt>
        <w:sdtPr>
          <w:tag w:val="goog_rdk_191"/>
        </w:sdtPr>
        <w:sdtContent>
          <w:commentRangeStart w:id="118"/>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4CA">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92"/>
        </w:sdtPr>
        <w:sdtContent>
          <w:commentRangeStart w:id="119"/>
        </w:sdtContent>
      </w:sdt>
      <w:r w:rsidDel="00000000" w:rsidR="00000000" w:rsidRPr="00000000">
        <w:rPr>
          <w:rFonts w:ascii="Arial" w:cs="Arial" w:eastAsia="Arial" w:hAnsi="Arial"/>
          <w:rtl w:val="0"/>
        </w:rPr>
        <w:t xml:space="preserve">should</w:t>
      </w:r>
      <w:commentRangeEnd w:id="119"/>
      <w:r w:rsidDel="00000000" w:rsidR="00000000" w:rsidRPr="00000000">
        <w:commentReference w:id="119"/>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B">
      <w:pPr>
        <w:spacing w:after="26" w:lineRule="auto"/>
        <w:ind w:left="-15" w:right="4" w:firstLine="0"/>
        <w:rPr>
          <w:rFonts w:ascii="Arial" w:cs="Arial" w:eastAsia="Arial" w:hAnsi="Arial"/>
        </w:rPr>
      </w:pPr>
      <w:sdt>
        <w:sdtPr>
          <w:tag w:val="goog_rdk_193"/>
        </w:sdtPr>
        <w:sdtContent>
          <w:commentRangeStart w:id="120"/>
        </w:sdtContent>
      </w:sdt>
      <w:r w:rsidDel="00000000" w:rsidR="00000000" w:rsidRPr="00000000">
        <w:rPr>
          <w:rFonts w:ascii="Arial" w:cs="Arial" w:eastAsia="Arial" w:hAnsi="Arial"/>
          <w:rtl w:val="0"/>
        </w:rPr>
        <w:t xml:space="preserve">The time duration</w:t>
      </w:r>
      <w:commentRangeEnd w:id="120"/>
      <w:r w:rsidDel="00000000" w:rsidR="00000000" w:rsidRPr="00000000">
        <w:commentReference w:id="120"/>
      </w:r>
      <w:r w:rsidDel="00000000" w:rsidR="00000000" w:rsidRPr="00000000">
        <w:rPr>
          <w:rFonts w:ascii="Arial" w:cs="Arial" w:eastAsia="Arial" w:hAnsi="Arial"/>
          <w:rtl w:val="0"/>
        </w:rPr>
        <w:t xml:space="preserve"> </w:t>
      </w:r>
      <w:sdt>
        <w:sdtPr>
          <w:tag w:val="goog_rdk_194"/>
        </w:sdtPr>
        <w:sdtContent>
          <w:commentRangeStart w:id="121"/>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21"/>
      <w:r w:rsidDel="00000000" w:rsidR="00000000" w:rsidRPr="00000000">
        <w:commentReference w:id="121"/>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C">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CD">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95"/>
        </w:sdtPr>
        <w:sdtContent>
          <w:commentRangeStart w:id="122"/>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22"/>
      <w:r w:rsidDel="00000000" w:rsidR="00000000" w:rsidRPr="00000000">
        <w:commentReference w:id="122"/>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CE">
      <w:pPr>
        <w:spacing w:after="0" w:lineRule="auto"/>
        <w:ind w:left="-15" w:right="4" w:firstLine="0"/>
        <w:rPr>
          <w:rFonts w:ascii="Arial" w:cs="Arial" w:eastAsia="Arial" w:hAnsi="Arial"/>
        </w:rPr>
      </w:pPr>
      <w:sdt>
        <w:sdtPr>
          <w:tag w:val="goog_rdk_196"/>
        </w:sdtPr>
        <w:sdtContent>
          <w:commentRangeStart w:id="123"/>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14CF">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0">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4">
      <w:pPr>
        <w:rPr>
          <w:rFonts w:ascii="Arial" w:cs="Arial" w:eastAsia="Arial" w:hAnsi="Arial"/>
        </w:rPr>
      </w:pPr>
      <w:sdt>
        <w:sdtPr>
          <w:tag w:val="goog_rdk_197"/>
        </w:sdtPr>
        <w:sdtContent>
          <w:commentRangeStart w:id="124"/>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24"/>
      <w:r w:rsidDel="00000000" w:rsidR="00000000" w:rsidRPr="00000000">
        <w:commentReference w:id="124"/>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D5">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6">
            <w:pPr>
              <w:jc w:val="center"/>
              <w:rPr>
                <w:rFonts w:ascii="Arial" w:cs="Arial" w:eastAsia="Arial" w:hAnsi="Arial"/>
                <w:b w:val="1"/>
              </w:rPr>
            </w:pPr>
            <w:sdt>
              <w:sdtPr>
                <w:tag w:val="goog_rdk_198"/>
              </w:sdtPr>
              <w:sdtContent>
                <w:commentRangeStart w:id="125"/>
              </w:sdtContent>
            </w:sdt>
            <w:sdt>
              <w:sdtPr>
                <w:tag w:val="goog_rdk_199"/>
              </w:sdtPr>
              <w:sdtContent>
                <w:commentRangeStart w:id="126"/>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7">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8">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9">
            <w:pPr>
              <w:rPr>
                <w:rFonts w:ascii="Arial" w:cs="Arial" w:eastAsia="Arial" w:hAnsi="Arial"/>
                <w:b w:val="1"/>
              </w:rPr>
            </w:pPr>
            <w:commentRangeEnd w:id="125"/>
            <w:r w:rsidDel="00000000" w:rsidR="00000000" w:rsidRPr="00000000">
              <w:commentReference w:id="125"/>
            </w:r>
            <w:commentRangeEnd w:id="126"/>
            <w:r w:rsidDel="00000000" w:rsidR="00000000" w:rsidRPr="00000000">
              <w:commentReference w:id="126"/>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B">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C">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00"/>
              </w:sdtPr>
              <w:sdtContent>
                <w:commentRangeStart w:id="127"/>
              </w:sdtContent>
            </w:sdt>
            <w:r w:rsidDel="00000000" w:rsidR="00000000" w:rsidRPr="00000000">
              <w:rPr>
                <w:rFonts w:ascii="Arial" w:cs="Arial" w:eastAsia="Arial" w:hAnsi="Arial"/>
                <w:rtl w:val="0"/>
              </w:rPr>
              <w:t xml:space="preserve">by way of supervised gateway timers</w:t>
            </w:r>
            <w:commentRangeEnd w:id="127"/>
            <w:r w:rsidDel="00000000" w:rsidR="00000000" w:rsidRPr="00000000">
              <w:commentReference w:id="12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DE">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0">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01"/>
              </w:sdtPr>
              <w:sdtContent>
                <w:commentRangeStart w:id="128"/>
              </w:sdtContent>
            </w:sdt>
            <w:r w:rsidDel="00000000" w:rsidR="00000000" w:rsidRPr="00000000">
              <w:rPr>
                <w:rFonts w:ascii="Arial" w:cs="Arial" w:eastAsia="Arial" w:hAnsi="Arial"/>
                <w:rtl w:val="0"/>
              </w:rPr>
              <w:t xml:space="preserve">way of supervised gateway timers</w:t>
            </w:r>
            <w:commentRangeEnd w:id="128"/>
            <w:r w:rsidDel="00000000" w:rsidR="00000000" w:rsidRPr="00000000">
              <w:commentReference w:id="12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2">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4">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02"/>
              </w:sdtPr>
              <w:sdtContent>
                <w:commentRangeStart w:id="129"/>
              </w:sdtContent>
            </w:sdt>
            <w:sdt>
              <w:sdtPr>
                <w:tag w:val="goog_rdk_203"/>
              </w:sdtPr>
              <w:sdtContent>
                <w:commentRangeStart w:id="130"/>
              </w:sdtContent>
            </w:sdt>
            <w:sdt>
              <w:sdtPr>
                <w:tag w:val="goog_rdk_204"/>
              </w:sdtPr>
              <w:sdtContent>
                <w:commentRangeStart w:id="131"/>
              </w:sdtContent>
            </w:sdt>
            <w:sdt>
              <w:sdtPr>
                <w:tag w:val="goog_rdk_205"/>
              </w:sdtPr>
              <w:sdtContent>
                <w:commentRangeStart w:id="132"/>
              </w:sdtContent>
            </w:sdt>
            <w:r w:rsidDel="00000000" w:rsidR="00000000" w:rsidRPr="00000000">
              <w:rPr>
                <w:rFonts w:ascii="Arial" w:cs="Arial" w:eastAsia="Arial" w:hAnsi="Arial"/>
                <w:rtl w:val="0"/>
              </w:rPr>
              <w:t xml:space="preserve">by way of supervised gateway timers</w:t>
            </w:r>
            <w:commentRangeEnd w:id="129"/>
            <w:r w:rsidDel="00000000" w:rsidR="00000000" w:rsidRPr="00000000">
              <w:commentReference w:id="129"/>
            </w:r>
            <w:commentRangeEnd w:id="130"/>
            <w:r w:rsidDel="00000000" w:rsidR="00000000" w:rsidRPr="00000000">
              <w:commentReference w:id="130"/>
            </w:r>
            <w:commentRangeEnd w:id="131"/>
            <w:r w:rsidDel="00000000" w:rsidR="00000000" w:rsidRPr="00000000">
              <w:commentReference w:id="131"/>
            </w:r>
            <w:commentRangeEnd w:id="132"/>
            <w:r w:rsidDel="00000000" w:rsidR="00000000" w:rsidRPr="00000000">
              <w:commentReference w:id="13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A">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EE">
      <w:pPr>
        <w:jc w:val="left"/>
        <w:rPr>
          <w:rFonts w:ascii="Arial" w:cs="Arial" w:eastAsia="Arial" w:hAnsi="Arial"/>
        </w:rPr>
      </w:pPr>
      <w:r w:rsidDel="00000000" w:rsidR="00000000" w:rsidRPr="00000000">
        <w:rPr>
          <w:rtl w:val="0"/>
        </w:rPr>
      </w:r>
    </w:p>
    <w:p w:rsidR="00000000" w:rsidDel="00000000" w:rsidP="00000000" w:rsidRDefault="00000000" w:rsidRPr="00000000" w14:paraId="000014EF">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3.png"/>
            <a:graphic>
              <a:graphicData uri="http://schemas.openxmlformats.org/drawingml/2006/picture">
                <pic:pic>
                  <pic:nvPicPr>
                    <pic:cNvPr id="0" name="image3.png"/>
                    <pic:cNvPicPr preferRelativeResize="0"/>
                  </pic:nvPicPr>
                  <pic:blipFill>
                    <a:blip r:embed="rId8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06"/>
        </w:sdtPr>
        <w:sdtContent>
          <w:commentRangeStart w:id="133"/>
        </w:sdtContent>
      </w:sdt>
      <w:r w:rsidDel="00000000" w:rsidR="00000000" w:rsidRPr="00000000">
        <w:rPr>
          <w:rFonts w:ascii="Arial" w:cs="Arial" w:eastAsia="Arial" w:hAnsi="Arial"/>
          <w:rtl w:val="0"/>
        </w:rPr>
        <w:t xml:space="preserve">The Server View of the Client State</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14F1">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2">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3">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F4">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F5">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6">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F7">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8">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F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FB">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F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FD">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FF">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0">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07"/>
        </w:sdtPr>
        <w:sdtContent>
          <w:commentRangeStart w:id="134"/>
        </w:sdtContent>
      </w:sdt>
      <w:sdt>
        <w:sdtPr>
          <w:tag w:val="goog_rdk_208"/>
        </w:sdtPr>
        <w:sdtContent>
          <w:commentRangeStart w:id="135"/>
        </w:sdtContent>
      </w:sdt>
      <w:sdt>
        <w:sdtPr>
          <w:tag w:val="goog_rdk_209"/>
        </w:sdtPr>
        <w:sdtContent>
          <w:commentRangeStart w:id="136"/>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34"/>
      <w:r w:rsidDel="00000000" w:rsidR="00000000" w:rsidRPr="00000000">
        <w:commentReference w:id="134"/>
      </w:r>
      <w:commentRangeEnd w:id="135"/>
      <w:r w:rsidDel="00000000" w:rsidR="00000000" w:rsidRPr="00000000">
        <w:commentReference w:id="135"/>
      </w:r>
      <w:commentRangeEnd w:id="136"/>
      <w:r w:rsidDel="00000000" w:rsidR="00000000" w:rsidRPr="00000000">
        <w:commentReference w:id="136"/>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8">
      <w:pPr>
        <w:ind w:left="720" w:firstLine="0"/>
        <w:rPr>
          <w:rFonts w:ascii="Arial" w:cs="Arial" w:eastAsia="Arial" w:hAnsi="Arial"/>
        </w:rPr>
      </w:pPr>
      <w:sdt>
        <w:sdtPr>
          <w:tag w:val="goog_rdk_210"/>
        </w:sdtPr>
        <w:sdtContent>
          <w:commentRangeStart w:id="137"/>
        </w:sdtContent>
      </w:sdt>
      <w:sdt>
        <w:sdtPr>
          <w:tag w:val="goog_rdk_211"/>
        </w:sdtPr>
        <w:sdtContent>
          <w:commentRangeStart w:id="138"/>
        </w:sdtContent>
      </w:sdt>
      <w:sdt>
        <w:sdtPr>
          <w:tag w:val="goog_rdk_212"/>
        </w:sdtPr>
        <w:sdtContent>
          <w:commentRangeStart w:id="139"/>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9">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50C">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0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0E">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0F">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0">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1">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3"/>
        </w:sdtPr>
        <w:sdtContent>
          <w:commentRangeStart w:id="140"/>
        </w:sdtContent>
      </w:sdt>
      <w:r w:rsidDel="00000000" w:rsidR="00000000" w:rsidRPr="00000000">
        <w:rPr>
          <w:rFonts w:ascii="Arial" w:cs="Arial" w:eastAsia="Arial" w:hAnsi="Arial"/>
          <w:rtl w:val="0"/>
        </w:rPr>
        <w:t xml:space="preserve">name </w:t>
      </w:r>
      <w:commentRangeEnd w:id="140"/>
      <w:r w:rsidDel="00000000" w:rsidR="00000000" w:rsidRPr="00000000">
        <w:commentReference w:id="140"/>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14"/>
        </w:sdtPr>
        <w:sdtContent>
          <w:commentRangeStart w:id="141"/>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41"/>
      <w:r w:rsidDel="00000000" w:rsidR="00000000" w:rsidRPr="00000000">
        <w:commentReference w:id="141"/>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51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5">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6">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51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9">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B">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1C">
      <w:pPr>
        <w:rPr>
          <w:rFonts w:ascii="Arial" w:cs="Arial" w:eastAsia="Arial" w:hAnsi="Arial"/>
        </w:rPr>
      </w:pPr>
      <w:sdt>
        <w:sdtPr>
          <w:tag w:val="goog_rdk_215"/>
        </w:sdtPr>
        <w:sdtContent>
          <w:commentRangeStart w:id="142"/>
        </w:sdtContent>
      </w:sdt>
      <w:sdt>
        <w:sdtPr>
          <w:tag w:val="goog_rdk_216"/>
        </w:sdtPr>
        <w:sdtContent>
          <w:commentRangeStart w:id="143"/>
        </w:sdtContent>
      </w:sdt>
      <w:r w:rsidDel="00000000" w:rsidR="00000000" w:rsidRPr="00000000">
        <w:rPr>
          <w:rFonts w:ascii="Arial" w:cs="Arial" w:eastAsia="Arial" w:hAnsi="Arial"/>
          <w:rtl w:val="0"/>
        </w:rPr>
        <w:t xml:space="preserve">A Client or Gateway processes a single outbound QoS 1 or QoS 2 message at a time</w:t>
      </w:r>
      <w:commentRangeEnd w:id="142"/>
      <w:r w:rsidDel="00000000" w:rsidR="00000000" w:rsidRPr="00000000">
        <w:commentReference w:id="142"/>
      </w:r>
      <w:commentRangeEnd w:id="143"/>
      <w:r w:rsidDel="00000000" w:rsidR="00000000" w:rsidRPr="00000000">
        <w:commentReference w:id="143"/>
      </w:r>
      <w:r w:rsidDel="00000000" w:rsidR="00000000" w:rsidRPr="00000000">
        <w:rPr>
          <w:rFonts w:ascii="Arial" w:cs="Arial" w:eastAsia="Arial" w:hAnsi="Arial"/>
          <w:rtl w:val="0"/>
        </w:rPr>
        <w:t xml:space="preserve">.</w:t>
      </w:r>
    </w:p>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1E">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1F">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3">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5">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6">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17"/>
        </w:sdtPr>
        <w:sdtContent>
          <w:ins w:author="davide.lenzarini@u-blox.com" w:id="32" w:date="2024-03-20T08:48:04Z"/>
          <w:sdt>
            <w:sdtPr>
              <w:tag w:val="goog_rdk_218"/>
            </w:sdtPr>
            <w:sdtContent>
              <w:commentRangeStart w:id="144"/>
            </w:sdtContent>
          </w:sdt>
          <w:ins w:author="davide.lenzarini@u-blox.com" w:id="32" w:date="2024-03-20T08:48:04Z">
            <w:sdt>
              <w:sdtPr>
                <w:tag w:val="goog_rdk_219"/>
              </w:sdtPr>
              <w:sdtContent>
                <w:commentRangeStart w:id="145"/>
              </w:sdtContent>
            </w:sdt>
            <w:r w:rsidDel="00000000" w:rsidR="00000000" w:rsidRPr="00000000">
              <w:rPr>
                <w:rFonts w:ascii="Arial" w:cs="Arial" w:eastAsia="Arial" w:hAnsi="Arial"/>
                <w:rtl w:val="0"/>
              </w:rPr>
              <w:t xml:space="preserve">virtually </w:t>
            </w:r>
          </w:ins>
        </w:sdtContent>
      </w:sdt>
      <w:commentRangeEnd w:id="144"/>
      <w:r w:rsidDel="00000000" w:rsidR="00000000" w:rsidRPr="00000000">
        <w:commentReference w:id="144"/>
      </w:r>
      <w:commentRangeEnd w:id="145"/>
      <w:r w:rsidDel="00000000" w:rsidR="00000000" w:rsidRPr="00000000">
        <w:commentReference w:id="145"/>
      </w:r>
      <w:r w:rsidDel="00000000" w:rsidR="00000000" w:rsidRPr="00000000">
        <w:rPr>
          <w:rFonts w:ascii="Arial" w:cs="Arial" w:eastAsia="Arial" w:hAnsi="Arial"/>
          <w:rtl w:val="0"/>
        </w:rPr>
        <w:t xml:space="preserve">connected. </w:t>
      </w:r>
      <w:sdt>
        <w:sdtPr>
          <w:tag w:val="goog_rdk_220"/>
        </w:sdtPr>
        <w:sdtContent>
          <w:commentRangeStart w:id="146"/>
        </w:sdtContent>
      </w:sdt>
      <w:r w:rsidDel="00000000" w:rsidR="00000000" w:rsidRPr="00000000">
        <w:rPr>
          <w:rFonts w:ascii="Arial" w:cs="Arial" w:eastAsia="Arial" w:hAnsi="Arial"/>
          <w:rtl w:val="0"/>
        </w:rPr>
        <w:t xml:space="preserve">Otherwise, the received PINGREQ packet is ignored.</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52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A">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2C">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2D">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2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2F">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30">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1">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2">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3">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21"/>
        </w:sdtPr>
        <w:sdtContent>
          <w:commentRangeStart w:id="147"/>
        </w:sdtContent>
      </w:sdt>
      <w:r w:rsidDel="00000000" w:rsidR="00000000" w:rsidRPr="00000000">
        <w:rPr>
          <w:rFonts w:ascii="Arial" w:cs="Arial" w:eastAsia="Arial" w:hAnsi="Arial"/>
          <w:color w:val="000000"/>
          <w:rtl w:val="0"/>
        </w:rPr>
        <w:t xml:space="preserve">the gateway detects a timeout in the delivery,</w:t>
      </w:r>
      <w:commentRangeEnd w:id="147"/>
      <w:r w:rsidDel="00000000" w:rsidR="00000000" w:rsidRPr="00000000">
        <w:commentReference w:id="147"/>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35">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6">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222"/>
        </w:sdtPr>
        <w:sdtContent>
          <w:commentRangeStart w:id="148"/>
        </w:sdtContent>
      </w:sdt>
      <w:r w:rsidDel="00000000" w:rsidR="00000000" w:rsidRPr="00000000">
        <w:rPr>
          <w:rFonts w:ascii="Arial" w:cs="Arial" w:eastAsia="Arial" w:hAnsi="Arial"/>
          <w:rtl w:val="0"/>
        </w:rPr>
        <w:t xml:space="preserve">3.18</w:t>
      </w:r>
      <w:commentRangeEnd w:id="148"/>
      <w:r w:rsidDel="00000000" w:rsidR="00000000" w:rsidRPr="00000000">
        <w:commentReference w:id="148"/>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223"/>
        </w:sdtPr>
        <w:sdtContent>
          <w:r w:rsidDel="00000000" w:rsidR="00000000" w:rsidRPr="00000000">
            <w:rPr>
              <w:rFonts w:ascii="Arial" w:cs="Arial" w:eastAsia="Arial" w:hAnsi="Arial"/>
              <w:color w:val="000000"/>
              <w:vertAlign w:val="subscript"/>
              <w:rtl w:val="0"/>
              <w:rPrChange w:author="davide.lenzarini@u-blox.com" w:id="33"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24"/>
        </w:sdtPr>
        <w:sdtContent>
          <w:commentRangeStart w:id="149"/>
        </w:sdtContent>
      </w:sdt>
      <w:r w:rsidDel="00000000" w:rsidR="00000000" w:rsidRPr="00000000">
        <w:rPr>
          <w:rFonts w:ascii="Arial" w:cs="Arial" w:eastAsia="Arial" w:hAnsi="Arial"/>
          <w:color w:val="000000"/>
          <w:rtl w:val="0"/>
        </w:rPr>
        <w:t xml:space="preserve">receives </w:t>
      </w:r>
      <w:commentRangeEnd w:id="149"/>
      <w:r w:rsidDel="00000000" w:rsidR="00000000" w:rsidRPr="00000000">
        <w:commentReference w:id="149"/>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25"/>
        </w:sdtPr>
        <w:sdtContent>
          <w:commentRangeStart w:id="150"/>
        </w:sdtContent>
      </w:sdt>
      <w:r w:rsidDel="00000000" w:rsidR="00000000" w:rsidRPr="00000000">
        <w:rPr>
          <w:rFonts w:ascii="Arial" w:cs="Arial" w:eastAsia="Arial" w:hAnsi="Arial"/>
          <w:color w:val="000000"/>
          <w:rtl w:val="0"/>
        </w:rPr>
        <w:t xml:space="preserve">PINGRESP</w:t>
      </w:r>
      <w:commentRangeEnd w:id="150"/>
      <w:r w:rsidDel="00000000" w:rsidR="00000000" w:rsidRPr="00000000">
        <w:commentReference w:id="150"/>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26"/>
        </w:sdtPr>
        <w:sdtContent>
          <w:r w:rsidDel="00000000" w:rsidR="00000000" w:rsidRPr="00000000">
            <w:rPr>
              <w:rFonts w:ascii="Arial" w:cs="Arial" w:eastAsia="Arial" w:hAnsi="Arial"/>
              <w:color w:val="000000"/>
              <w:vertAlign w:val="subscript"/>
              <w:rtl w:val="0"/>
              <w:rPrChange w:author="davide.lenzarini@u-blox.com" w:id="34"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27"/>
        </w:sdtPr>
        <w:sdtContent>
          <w:r w:rsidDel="00000000" w:rsidR="00000000" w:rsidRPr="00000000">
            <w:rPr>
              <w:rFonts w:ascii="Arial" w:cs="Arial" w:eastAsia="Arial" w:hAnsi="Arial"/>
              <w:color w:val="000000"/>
              <w:vertAlign w:val="subscript"/>
              <w:rtl w:val="0"/>
              <w:rPrChange w:author="davide.lenzarini@u-blox.com" w:id="35"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228"/>
        </w:sdtPr>
        <w:sdtContent>
          <w:commentRangeStart w:id="151"/>
        </w:sdtContent>
      </w:sdt>
      <w:sdt>
        <w:sdtPr>
          <w:tag w:val="goog_rdk_229"/>
        </w:sdtPr>
        <w:sdtContent>
          <w:commentRangeStart w:id="152"/>
        </w:sdtContent>
      </w:sdt>
      <w:sdt>
        <w:sdtPr>
          <w:tag w:val="goog_rdk_230"/>
        </w:sdtPr>
        <w:sdtContent>
          <w:commentRangeStart w:id="153"/>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51"/>
      <w:r w:rsidDel="00000000" w:rsidR="00000000" w:rsidRPr="00000000">
        <w:commentReference w:id="151"/>
      </w:r>
      <w:commentRangeEnd w:id="152"/>
      <w:r w:rsidDel="00000000" w:rsidR="00000000" w:rsidRPr="00000000">
        <w:commentReference w:id="152"/>
      </w:r>
      <w:commentRangeEnd w:id="153"/>
      <w:r w:rsidDel="00000000" w:rsidR="00000000" w:rsidRPr="00000000">
        <w:commentReference w:id="153"/>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3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31"/>
        </w:sdtPr>
        <w:sdtContent>
          <w:commentRangeStart w:id="154"/>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54"/>
      <w:r w:rsidDel="00000000" w:rsidR="00000000" w:rsidRPr="00000000">
        <w:commentReference w:id="154"/>
      </w:r>
      <w:r w:rsidDel="00000000" w:rsidR="00000000" w:rsidRPr="00000000">
        <w:rPr>
          <w:rFonts w:ascii="Arial" w:cs="Arial" w:eastAsia="Arial" w:hAnsi="Arial"/>
          <w:color w:val="000000"/>
          <w:highlight w:val="yellow"/>
          <w:rtl w:val="0"/>
        </w:rPr>
        <w:t xml:space="preserve">.</w:t>
      </w:r>
      <w:sdt>
        <w:sdtPr>
          <w:tag w:val="goog_rdk_232"/>
        </w:sdtPr>
        <w:sdtContent>
          <w:commentRangeStart w:id="155"/>
        </w:sdtContent>
      </w:sdt>
      <w:r w:rsidDel="00000000" w:rsidR="00000000" w:rsidRPr="00000000">
        <w:rPr>
          <w:rFonts w:ascii="Arial" w:cs="Arial" w:eastAsia="Arial" w:hAnsi="Arial"/>
          <w:color w:val="000000"/>
          <w:highlight w:val="yellow"/>
          <w:rtl w:val="0"/>
        </w:rPr>
        <w:t xml:space="preserve"> </w:t>
      </w:r>
      <w:sdt>
        <w:sdtPr>
          <w:tag w:val="goog_rdk_233"/>
        </w:sdtPr>
        <w:sdtContent>
          <w:commentRangeStart w:id="156"/>
        </w:sdtContent>
      </w:sdt>
      <w:sdt>
        <w:sdtPr>
          <w:tag w:val="goog_rdk_234"/>
        </w:sdtPr>
        <w:sdtContent>
          <w:commentRangeStart w:id="157"/>
        </w:sdtContent>
      </w:sdt>
      <w:sdt>
        <w:sdtPr>
          <w:tag w:val="goog_rdk_235"/>
        </w:sdtPr>
        <w:sdtContent>
          <w:commentRangeStart w:id="158"/>
        </w:sdtContent>
      </w:sdt>
      <w:sdt>
        <w:sdtPr>
          <w:tag w:val="goog_rdk_236"/>
        </w:sdtPr>
        <w:sdtContent>
          <w:commentRangeStart w:id="159"/>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56"/>
      <w:r w:rsidDel="00000000" w:rsidR="00000000" w:rsidRPr="00000000">
        <w:commentReference w:id="156"/>
      </w:r>
      <w:commentRangeEnd w:id="157"/>
      <w:r w:rsidDel="00000000" w:rsidR="00000000" w:rsidRPr="00000000">
        <w:commentReference w:id="157"/>
      </w:r>
      <w:commentRangeEnd w:id="158"/>
      <w:r w:rsidDel="00000000" w:rsidR="00000000" w:rsidRPr="00000000">
        <w:commentReference w:id="158"/>
      </w:r>
      <w:commentRangeEnd w:id="159"/>
      <w:r w:rsidDel="00000000" w:rsidR="00000000" w:rsidRPr="00000000">
        <w:commentReference w:id="159"/>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55"/>
      <w:r w:rsidDel="00000000" w:rsidR="00000000" w:rsidRPr="00000000">
        <w:commentReference w:id="155"/>
      </w:r>
      <w:r w:rsidDel="00000000" w:rsidR="00000000" w:rsidRPr="00000000">
        <w:rPr>
          <w:rtl w:val="0"/>
        </w:rPr>
      </w:r>
    </w:p>
    <w:p w:rsidR="00000000" w:rsidDel="00000000" w:rsidP="00000000" w:rsidRDefault="00000000" w:rsidRPr="00000000" w14:paraId="0000153B">
      <w:pPr>
        <w:rPr>
          <w:rFonts w:ascii="Arial" w:cs="Arial" w:eastAsia="Arial" w:hAnsi="Arial"/>
          <w:color w:val="000000"/>
        </w:rPr>
      </w:pPr>
      <w:r w:rsidDel="00000000" w:rsidR="00000000" w:rsidRPr="00000000">
        <w:rPr>
          <w:rtl w:val="0"/>
        </w:rPr>
      </w:r>
    </w:p>
    <w:p w:rsidR="00000000" w:rsidDel="00000000" w:rsidP="00000000" w:rsidRDefault="00000000" w:rsidRPr="00000000" w14:paraId="0000153C">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3D">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3E">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8.png"/>
            <a:graphic>
              <a:graphicData uri="http://schemas.openxmlformats.org/drawingml/2006/picture">
                <pic:pic>
                  <pic:nvPicPr>
                    <pic:cNvPr id="0" name="image8.png"/>
                    <pic:cNvPicPr preferRelativeResize="0"/>
                  </pic:nvPicPr>
                  <pic:blipFill>
                    <a:blip r:embed="rId8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3F">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37"/>
        </w:sdtPr>
        <w:sdtContent>
          <w:commentRangeStart w:id="160"/>
        </w:sdtContent>
      </w:sdt>
      <w:r w:rsidDel="00000000" w:rsidR="00000000" w:rsidRPr="00000000">
        <w:rPr>
          <w:rFonts w:ascii="Arial" w:cs="Arial" w:eastAsia="Arial" w:hAnsi="Arial"/>
          <w:rtl w:val="0"/>
        </w:rPr>
        <w:t xml:space="preserve">Awake ping packet flush</w:t>
      </w:r>
      <w:commentRangeEnd w:id="160"/>
      <w:r w:rsidDel="00000000" w:rsidR="00000000" w:rsidRPr="00000000">
        <w:commentReference w:id="160"/>
      </w:r>
      <w:r w:rsidDel="00000000" w:rsidR="00000000" w:rsidRPr="00000000">
        <w:rPr>
          <w:rtl w:val="0"/>
        </w:rPr>
      </w:r>
    </w:p>
    <w:p w:rsidR="00000000" w:rsidDel="00000000" w:rsidP="00000000" w:rsidRDefault="00000000" w:rsidRPr="00000000" w14:paraId="00001540">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1">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4">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5">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6">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A">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B">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4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D">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4E">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2">
      <w:pPr>
        <w:pStyle w:val="Heading1"/>
        <w:ind w:left="0" w:firstLine="0"/>
        <w:rPr>
          <w:rFonts w:ascii="Arial" w:cs="Arial" w:eastAsia="Arial" w:hAnsi="Arial"/>
        </w:rPr>
      </w:pPr>
      <w:bookmarkStart w:colFirst="0" w:colLast="0" w:name="_heading=h.ao41zqqg0txn" w:id="268"/>
      <w:bookmarkEnd w:id="268"/>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53">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4">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5">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6">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7">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8">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9">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A">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5F">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5">
      <w:pPr>
        <w:spacing w:after="40" w:before="40" w:lineRule="auto"/>
        <w:rPr>
          <w:rFonts w:ascii="Arial" w:cs="Arial" w:eastAsia="Arial" w:hAnsi="Arial"/>
          <w:highlight w:val="yellow"/>
        </w:rPr>
      </w:pPr>
      <w:hyperlink r:id="rId8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8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8">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B">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7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5">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6">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7">
      <w:pPr>
        <w:rPr>
          <w:rFonts w:ascii="Arial" w:cs="Arial" w:eastAsia="Arial" w:hAnsi="Arial"/>
          <w:color w:val="0000ee"/>
        </w:rPr>
      </w:pPr>
      <w:hyperlink r:id="rId9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8">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9">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A">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B">
      <w:pPr>
        <w:rPr>
          <w:rFonts w:ascii="Arial" w:cs="Arial" w:eastAsia="Arial" w:hAnsi="Arial"/>
        </w:rPr>
      </w:pPr>
      <w:hyperlink r:id="rId9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8C">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8D">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8E">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8F">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0">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1">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3">
      <w:pPr>
        <w:rPr>
          <w:rFonts w:ascii="Arial" w:cs="Arial" w:eastAsia="Arial" w:hAnsi="Arial"/>
          <w:highlight w:val="yellow"/>
        </w:rPr>
      </w:pPr>
      <w:hyperlink r:id="rId9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4">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B">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9C">
      <w:pPr>
        <w:pStyle w:val="Heading1"/>
        <w:ind w:left="0" w:firstLine="0"/>
        <w:rPr/>
      </w:pPr>
      <w:bookmarkStart w:colFirst="0" w:colLast="0" w:name="_heading=h.twhu880t27o" w:id="277"/>
      <w:bookmarkEnd w:id="277"/>
      <w:sdt>
        <w:sdtPr>
          <w:tag w:val="goog_rdk_238"/>
        </w:sdtPr>
        <w:sdtContent>
          <w:commentRangeStart w:id="161"/>
        </w:sdtContent>
      </w:sdt>
      <w:r w:rsidDel="00000000" w:rsidR="00000000" w:rsidRPr="00000000">
        <w:rPr>
          <w:rtl w:val="0"/>
        </w:rPr>
        <w:t xml:space="preserve">Appendix B. Backwards Compatibility</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9F">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A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A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A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B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B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9">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D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D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D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4">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8">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6">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3D">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3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3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1">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61"/>
      <w:r w:rsidDel="00000000" w:rsidR="00000000" w:rsidRPr="00000000">
        <w:commentReference w:id="161"/>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39"/>
        </w:sdtPr>
        <w:sdtContent>
          <w:commentRangeStart w:id="162"/>
        </w:sdtContent>
      </w:sdt>
      <w:r w:rsidDel="00000000" w:rsidR="00000000" w:rsidRPr="00000000">
        <w:rPr>
          <w:rtl w:val="0"/>
        </w:rPr>
      </w:r>
    </w:p>
    <w:p w:rsidR="00000000" w:rsidDel="00000000" w:rsidP="00000000" w:rsidRDefault="00000000" w:rsidRPr="00000000" w14:paraId="00001643">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4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9">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A">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B">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4C">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4D">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62"/>
      <w:r w:rsidDel="00000000" w:rsidR="00000000" w:rsidRPr="00000000">
        <w:commentReference w:id="162"/>
      </w:r>
      <w:r w:rsidDel="00000000" w:rsidR="00000000" w:rsidRPr="00000000">
        <w:rPr>
          <w:rtl w:val="0"/>
        </w:rPr>
      </w:r>
    </w:p>
    <w:p w:rsidR="00000000" w:rsidDel="00000000" w:rsidP="00000000" w:rsidRDefault="00000000" w:rsidRPr="00000000" w14:paraId="0000164E">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5">
      <w:pPr>
        <w:rPr>
          <w:rFonts w:ascii="Arial" w:cs="Arial" w:eastAsia="Arial" w:hAnsi="Arial"/>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57">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8">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9">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A">
      <w:pPr>
        <w:rPr>
          <w:rFonts w:ascii="Arial" w:cs="Arial" w:eastAsia="Arial" w:hAnsi="Arial"/>
        </w:rPr>
      </w:pPr>
      <w:r w:rsidDel="00000000" w:rsidR="00000000" w:rsidRPr="00000000">
        <w:rPr>
          <w:rtl w:val="0"/>
        </w:rPr>
      </w:r>
    </w:p>
    <w:p w:rsidR="00000000" w:rsidDel="00000000" w:rsidP="00000000" w:rsidRDefault="00000000" w:rsidRPr="00000000" w14:paraId="000016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2">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7">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9">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B">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D">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3">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E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3">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4">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6">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8">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9">
            <w:pPr>
              <w:spacing w:after="0" w:line="259" w:lineRule="auto"/>
              <w:ind w:right="4"/>
              <w:jc w:val="center"/>
              <w:rPr>
                <w:rFonts w:ascii="Arial" w:cs="Arial" w:eastAsia="Arial" w:hAnsi="Arial"/>
                <w:b w:val="1"/>
              </w:rPr>
            </w:pPr>
            <w:sdt>
              <w:sdtPr>
                <w:tag w:val="goog_rdk_240"/>
              </w:sdtPr>
              <w:sdtContent>
                <w:commentRangeStart w:id="163"/>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A">
            <w:pPr>
              <w:spacing w:after="0" w:line="259" w:lineRule="auto"/>
              <w:ind w:right="4"/>
              <w:rPr>
                <w:rFonts w:ascii="Arial" w:cs="Arial" w:eastAsia="Arial" w:hAnsi="Arial"/>
                <w:sz w:val="20"/>
                <w:szCs w:val="20"/>
                <w:vertAlign w:val="subscript"/>
              </w:rPr>
            </w:pPr>
            <w:commentRangeEnd w:id="163"/>
            <w:r w:rsidDel="00000000" w:rsidR="00000000" w:rsidRPr="00000000">
              <w:commentReference w:id="163"/>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A">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2B">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2C">
      <w:pPr>
        <w:pStyle w:val="Heading2"/>
        <w:ind w:left="0" w:firstLine="0"/>
        <w:rPr>
          <w:vertAlign w:val="baseline"/>
        </w:rPr>
      </w:pPr>
      <w:bookmarkStart w:colFirst="0" w:colLast="0" w:name="_heading=h.2xn8ts7" w:id="293"/>
      <w:bookmarkEnd w:id="29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2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2E">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2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0">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2">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3">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7">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3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A">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9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5">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efan Hagen" w:id="161" w:date="2024-03-03T08:53:53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62" w:date="2024-03-03T08:53:53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20" w:date="2024-02-02T15:03:53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41" w:date="2023-10-26T13:21:10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95" w:date="2024-03-19T16:49:34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7" w:date="2024-06-12T08:52:02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8" w:date="2024-06-12T08:52:58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81" w:date="2023-10-20T09:26:02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82" w:date="2024-01-04T16:48:28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44" w:date="2023-10-20T12:41:18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5" w:date="2023-11-02T14:12:55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6" w:date="2023-11-02T14:52:40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7" w:date="2023-11-02T14:53:30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8" w:date="2023-11-02T15:58:55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76" w:date="2024-03-19T16:09:39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107" w:date="2024-03-18T15:44:35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08" w:date="2024-06-20T11:10:24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33" w:date="2024-06-16T09:32:40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109" w:date="2024-03-19T17:42:59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10" w:date="2024-06-11T15:41:31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62" w:date="2024-06-27T15:24:32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39" w:date="2024-03-19T12:22:4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61" w:date="2024-06-27T15:27:19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101" w:date="2024-03-19T16:07:38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9" w:date="2024-03-19T12:05:40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3" w:date="2023-12-08T16:41:32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4" w:date="2024-06-04T12:40:11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4" w:date="2024-03-19T17:55:57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5" w:date="2024-03-20T14:04:25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36" w:date="2024-03-20T14:22:55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63" w:date="2024-03-20T08:38:3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85" w:date="2024-03-18T12:26:05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77" w:date="2024-03-19T16:20:12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78" w:date="2024-05-02T12:17:44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64" w:date="2024-03-14T09:44:26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51" w:date="2024-06-11T16:09:18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52" w:date="2024-06-13T15:32:08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53" w:date="2024-06-13T15:34:20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79" w:date="2024-03-19T16:39:58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80" w:date="2024-05-02T12:18:26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54" w:date="2024-06-11T16:15:50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41" w:date="2024-02-01T16:59:3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42" w:date="2024-02-22T13:05:28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24" w:date="2024-06-13T16:05:28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03" w:date="2024-03-20T08:54:0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60" w:date="2023-10-12T19:28:0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48" w:date="2024-03-20T09:03:26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69" w:date="2024-03-19T15:53:0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06" w:date="2024-03-20T09:00:07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25" w:date="2023-10-12T19:20:1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26" w:date="2024-01-05T15:08:54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86" w:date="2024-03-19T15:21:48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87" w:date="2024-03-19T15:23:50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94" w:date="2024-02-22T16:19:54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50" w:date="2024-03-20T09:04:50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9" w:date="2024-07-30T19:20:35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149" w:date="2024-03-20T09:04:24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111" w:date="2024-02-15T17:21:45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112" w:date="2024-03-18T16:06:47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40" w:date="2024-03-20T08:35:53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5" w:date="2024-05-30T14:20:06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91" w:date="2024-03-20T10:34:54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100" w:date="2024-06-25T10:18:44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04" w:date="2024-03-20T08:55:23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46" w:date="2024-03-20T08:48:29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55" w:date="2024-03-20T09:07:26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68" w:date="2024-03-19T15:54:52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05" w:date="2024-03-20T08:57:22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42" w:date="2024-03-20T08:45:05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43" w:date="2024-03-20T14:33:27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44" w:date="2024-06-13T14:25:07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45" w:date="2024-06-13T15:41:53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35" w:date="2024-02-07T16:41:05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6" w:date="2024-06-24T14:39:36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55" w:date="2024-06-25T04:33:39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84" w:date="2023-11-16T16:45:21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72" w:date="2024-01-04T16:52:29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28" w:date="2024-02-14T10:03:36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96" w:date="2024-03-19T16:04:02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97" w:date="2024-06-27T08:24:14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98" w:date="2024-06-27T08:43:05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99" w:date="2024-06-27T08:43:35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20" w:date="2024-03-18T16:14:25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21" w:date="2024-03-18T16:13:21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67" w:date="2024-03-19T17:41:20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19" w:date="2024-03-18T16:09:57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27" w:date="2024-02-14T09:56:26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65" w:date="2023-10-12T14:50:37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23" w:date="2024-03-18T16:20:57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63" w:date="2023-10-05T18:07:12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22" w:date="2024-03-18T16:19:29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9" w:date="2023-12-08T14:31:19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0" w:date="2024-01-11T09:01:06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71" w:date="2024-03-19T15:33:30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54" w:date="2024-03-20T14:35:28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58" w:date="2024-02-13T14:12:29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59" w:date="2024-06-13T12:56:25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37" w:date="2024-03-19T14:22:50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1" w:date="2024-07-30T18:03:24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Stefan Hagen" w:id="113" w:date="2023-11-16T15:43:09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14" w:date="2023-12-08T15:53:24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15" w:date="2024-01-11T20:17:16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davide.lenzarini@u-blox.com" w:id="24" w:date="2024-07-30T18:47:07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2" w:date="2024-07-30T18:42:18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66" w:date="2024-03-19T15:41:47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56" w:date="2024-03-19T14:40:45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38" w:date="2024-03-19T14:25:15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0" w:date="2024-07-30T18:21:12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is send always after a CONNECT so its Packet Identifier can be used to identify only the corresponding AUTH or CONNACK. Never a CONNECT, right?</w:t>
      </w:r>
    </w:p>
  </w:comment>
  <w:comment w:author="davide.lenzarini@u-blox.com" w:id="6" w:date="2024-07-30T17:31:31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6" w:date="2024-07-30T18:49:13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7" w:date="2024-07-31T09:56:45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8" w:date="2024-07-30T18:51:45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davide.lenzarini@u-blox.com" w:id="31" w:date="2024-07-30T18:53:02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to add PINGRESP here?</w:t>
      </w:r>
    </w:p>
  </w:comment>
  <w:comment w:author="Ian Craggs" w:id="32" w:date="2024-07-31T09:58:05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 this applies to QoS 2 only</w:t>
      </w:r>
    </w:p>
  </w:comment>
  <w:comment w:author="Andrew Banks" w:id="70" w:date="2024-03-19T15:45:06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37" w:date="2023-10-05T17:47:17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38" w:date="2024-02-22T14:51:43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39" w:date="2024-02-22T15:37:09Z">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8" w:date="2024-07-30T18:33:47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29" w:date="2024-07-30T18:52:44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to add PINGRESP here?</w:t>
      </w:r>
    </w:p>
  </w:comment>
  <w:comment w:author="Ian Craggs" w:id="30" w:date="2024-07-31T09:58:13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02" w:date="2024-03-20T13:54:26Z">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47" w:date="2023-10-05T17:55:10Z">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3" w:date="2024-07-30T18:24:44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2" w:date="2024-07-30T18:06:37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57" w:date="2024-07-30T18:25:38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davide.lenzarini@u-blox.com" w:id="151" w:date="2023-10-05T17:57:41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52" w:date="2024-02-07T15:54:50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53" w:date="2024-02-13T07:47:44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83" w:date="2024-03-03T17:43:5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73" w:date="2023-10-05T15:57:55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74" w:date="2023-10-20T08:48:53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75" w:date="2023-10-20T11:31:25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40" w:date="2024-07-30T19:08:51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88" w:date="2024-03-19T15:25:59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89" w:date="2023-11-23T17:39:04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90" w:date="2023-11-23T17:42:22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16" w:date="2023-10-12T19:15:52Z">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17" w:date="2023-10-20T08:59:01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18" w:date="2023-10-20T08:59:10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33" w:date="2024-07-30T18:57:28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merge it with 0xF0?</w:t>
      </w:r>
    </w:p>
  </w:comment>
  <w:comment w:author="Ian Craggs" w:id="34" w:date="2024-07-31T09:58:47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yes</w:t>
      </w:r>
    </w:p>
  </w:comment>
  <w:comment w:author="davide.lenzarini@u-blox.com" w:id="156" w:date="2023-10-05T17:51:33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57" w:date="2024-03-20T14:36:59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58" w:date="2024-03-20T14:37:44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59" w:date="2024-03-20T14:39:15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92" w:date="2024-03-19T15:48:20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93" w:date="2024-06-20T11:05:09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29" w:date="2023-10-05T17:39:46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30" w:date="2024-02-02T15:09:56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31" w:date="2024-02-05T08:15:56Z">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32" w:date="2024-02-05T08:16:22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 w:author="davide.lenzarini@u-blox.com" w:id="50" w:date="2024-07-30T19:22:21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174C" w15:done="0"/>
  <w15:commentEx w15:paraId="0000174E" w15:done="0"/>
  <w15:commentEx w15:paraId="0000174F" w15:done="0"/>
  <w15:commentEx w15:paraId="00001750" w15:paraIdParent="0000174F" w15:done="0"/>
  <w15:commentEx w15:paraId="00001751" w15:done="0"/>
  <w15:commentEx w15:paraId="00001752" w15:done="0"/>
  <w15:commentEx w15:paraId="00001753" w15:done="0"/>
  <w15:commentEx w15:paraId="00001754" w15:paraIdParent="00001753" w15:done="0"/>
  <w15:commentEx w15:paraId="00001755" w15:done="0"/>
  <w15:commentEx w15:paraId="00001757" w15:paraIdParent="00001755" w15:done="0"/>
  <w15:commentEx w15:paraId="00001758" w15:done="0"/>
  <w15:commentEx w15:paraId="00001759" w15:paraIdParent="00001758" w15:done="0"/>
  <w15:commentEx w15:paraId="0000175A" w15:paraIdParent="00001758" w15:done="0"/>
  <w15:commentEx w15:paraId="0000175B" w15:paraIdParent="00001758" w15:done="0"/>
  <w15:commentEx w15:paraId="0000175D" w15:paraIdParent="00001758" w15:done="0"/>
  <w15:commentEx w15:paraId="0000175E" w15:done="0"/>
  <w15:commentEx w15:paraId="00001769" w15:done="0"/>
  <w15:commentEx w15:paraId="0000176A" w15:paraIdParent="00001769" w15:done="0"/>
  <w15:commentEx w15:paraId="0000176D" w15:done="0"/>
  <w15:commentEx w15:paraId="0000176E" w15:done="0"/>
  <w15:commentEx w15:paraId="0000176F" w15:paraIdParent="0000176E" w15:done="0"/>
  <w15:commentEx w15:paraId="00001770" w15:done="0"/>
  <w15:commentEx w15:paraId="00001771" w15:done="0"/>
  <w15:commentEx w15:paraId="00001772" w15:done="0"/>
  <w15:commentEx w15:paraId="00001773" w15:done="0"/>
  <w15:commentEx w15:paraId="00001776" w15:done="0"/>
  <w15:commentEx w15:paraId="00001777" w15:done="0"/>
  <w15:commentEx w15:paraId="00001778" w15:done="0"/>
  <w15:commentEx w15:paraId="00001779" w15:paraIdParent="00001778" w15:done="0"/>
  <w15:commentEx w15:paraId="0000177A" w15:done="0"/>
  <w15:commentEx w15:paraId="0000177B" w15:paraIdParent="0000177A" w15:done="0"/>
  <w15:commentEx w15:paraId="0000177C" w15:paraIdParent="0000177A" w15:done="0"/>
  <w15:commentEx w15:paraId="0000177D" w15:done="0"/>
  <w15:commentEx w15:paraId="00001786" w15:done="0"/>
  <w15:commentEx w15:paraId="00001787" w15:done="0"/>
  <w15:commentEx w15:paraId="00001788" w15:paraIdParent="00001787" w15:done="0"/>
  <w15:commentEx w15:paraId="00001789" w15:done="0"/>
  <w15:commentEx w15:paraId="0000178A" w15:done="0"/>
  <w15:commentEx w15:paraId="0000178B" w15:done="0"/>
  <w15:commentEx w15:paraId="0000178C" w15:done="0"/>
  <w15:commentEx w15:paraId="0000178D" w15:paraIdParent="0000178C" w15:done="0"/>
  <w15:commentEx w15:paraId="0000178E" w15:paraIdParent="0000178C" w15:done="0"/>
  <w15:commentEx w15:paraId="0000178F" w15:done="0"/>
  <w15:commentEx w15:paraId="00001790" w15:paraIdParent="0000178F" w15:done="0"/>
  <w15:commentEx w15:paraId="00001791" w15:done="0"/>
  <w15:commentEx w15:paraId="00001794" w15:done="0"/>
  <w15:commentEx w15:paraId="00001795" w15:paraIdParent="00001794" w15:done="0"/>
  <w15:commentEx w15:paraId="00001796" w15:done="0"/>
  <w15:commentEx w15:paraId="00001797" w15:done="0"/>
  <w15:commentEx w15:paraId="00001798" w15:done="0"/>
  <w15:commentEx w15:paraId="00001799" w15:done="0"/>
  <w15:commentEx w15:paraId="0000179A" w15:done="0"/>
  <w15:commentEx w15:paraId="0000179B" w15:done="0"/>
  <w15:commentEx w15:paraId="0000179C" w15:done="0"/>
  <w15:commentEx w15:paraId="000017A1" w15:done="0"/>
  <w15:commentEx w15:paraId="000017A2" w15:done="0"/>
  <w15:commentEx w15:paraId="000017A7" w15:done="0"/>
  <w15:commentEx w15:paraId="000017A8" w15:paraIdParent="000017A7" w15:done="0"/>
  <w15:commentEx w15:paraId="000017A9" w15:done="0"/>
  <w15:commentEx w15:paraId="000017AA" w15:paraIdParent="000017A9" w15:done="0"/>
  <w15:commentEx w15:paraId="000017AB" w15:done="0"/>
  <w15:commentEx w15:paraId="000017AC" w15:done="0"/>
  <w15:commentEx w15:paraId="000017AD" w15:done="0"/>
  <w15:commentEx w15:paraId="000017AE" w15:done="0"/>
  <w15:commentEx w15:paraId="000017AF" w15:done="0"/>
  <w15:commentEx w15:paraId="000017B1" w15:paraIdParent="000017AF" w15:done="0"/>
  <w15:commentEx w15:paraId="000017B2" w15:done="0"/>
  <w15:commentEx w15:paraId="000017B3" w15:done="0"/>
  <w15:commentEx w15:paraId="000017B4" w15:done="0"/>
  <w15:commentEx w15:paraId="000017B5" w15:paraIdParent="000017B4" w15:done="0"/>
  <w15:commentEx w15:paraId="000017B7" w15:done="0"/>
  <w15:commentEx w15:paraId="000017B8" w15:done="0"/>
  <w15:commentEx w15:paraId="000017B9" w15:done="0"/>
  <w15:commentEx w15:paraId="000017BA" w15:done="0"/>
  <w15:commentEx w15:paraId="000017BB" w15:done="0"/>
  <w15:commentEx w15:paraId="000017BC" w15:done="0"/>
  <w15:commentEx w15:paraId="000017BD" w15:done="0"/>
  <w15:commentEx w15:paraId="000017BE" w15:done="0"/>
  <w15:commentEx w15:paraId="000017BF" w15:paraIdParent="000017BE" w15:done="0"/>
  <w15:commentEx w15:paraId="000017C0" w15:done="0"/>
  <w15:commentEx w15:paraId="000017C1" w15:paraIdParent="000017C0" w15:done="0"/>
  <w15:commentEx w15:paraId="000017C2" w15:done="0"/>
  <w15:commentEx w15:paraId="000017C3" w15:paraIdParent="000017C2" w15:done="0"/>
  <w15:commentEx w15:paraId="000017C6" w15:done="0"/>
  <w15:commentEx w15:paraId="000017C7" w15:done="0"/>
  <w15:commentEx w15:paraId="000017C8" w15:done="0"/>
  <w15:commentEx w15:paraId="000017C9" w15:done="0"/>
  <w15:commentEx w15:paraId="000017CA" w15:done="0"/>
  <w15:commentEx w15:paraId="000017CB" w15:paraIdParent="000017CA" w15:done="0"/>
  <w15:commentEx w15:paraId="000017CC" w15:paraIdParent="000017CA" w15:done="0"/>
  <w15:commentEx w15:paraId="000017CD" w15:paraIdParent="000017CA" w15:done="0"/>
  <w15:commentEx w15:paraId="000017CE" w15:done="0"/>
  <w15:commentEx w15:paraId="000017D0" w15:done="0"/>
  <w15:commentEx w15:paraId="000017D1" w15:done="0"/>
  <w15:commentEx w15:paraId="000017D2" w15:done="0"/>
  <w15:commentEx w15:paraId="000017D3" w15:done="0"/>
  <w15:commentEx w15:paraId="000017D4" w15:done="0"/>
  <w15:commentEx w15:paraId="000017D5" w15:done="0"/>
  <w15:commentEx w15:paraId="000017D6" w15:done="0"/>
  <w15:commentEx w15:paraId="000017D9" w15:done="0"/>
  <w15:commentEx w15:paraId="000017DA" w15:done="0"/>
  <w15:commentEx w15:paraId="000017DB" w15:paraIdParent="000017DA" w15:done="0"/>
  <w15:commentEx w15:paraId="000017DC" w15:done="0"/>
  <w15:commentEx w15:paraId="000017DD" w15:done="0"/>
  <w15:commentEx w15:paraId="000017DE" w15:done="0"/>
  <w15:commentEx w15:paraId="000017DF" w15:paraIdParent="000017DE" w15:done="0"/>
  <w15:commentEx w15:paraId="000017E0" w15:done="0"/>
  <w15:commentEx w15:paraId="000017E1" w15:done="0"/>
  <w15:commentEx w15:paraId="000017E2" w15:done="0"/>
  <w15:commentEx w15:paraId="000017E3" w15:paraIdParent="000017E2" w15:done="0"/>
  <w15:commentEx w15:paraId="000017E4" w15:paraIdParent="000017E2" w15:done="0"/>
  <w15:commentEx w15:paraId="000017E5" w15:done="0"/>
  <w15:commentEx w15:paraId="000017E6" w15:paraIdParent="000017E5" w15:done="0"/>
  <w15:commentEx w15:paraId="000017E7" w15:done="0"/>
  <w15:commentEx w15:paraId="000017E8" w15:done="0"/>
  <w15:commentEx w15:paraId="000017E9" w15:done="0"/>
  <w15:commentEx w15:paraId="000017EA" w15:done="0"/>
  <w15:commentEx w15:paraId="000017EB" w15:done="0"/>
  <w15:commentEx w15:paraId="000017EC" w15:done="0"/>
  <w15:commentEx w15:paraId="000017ED" w15:done="0"/>
  <w15:commentEx w15:paraId="000017EE" w15:paraIdParent="000017ED" w15:done="0"/>
  <w15:commentEx w15:paraId="000017EF" w15:done="0"/>
  <w15:commentEx w15:paraId="000017F0" w15:done="0"/>
  <w15:commentEx w15:paraId="000017F1" w15:paraIdParent="000017F0" w15:done="0"/>
  <w15:commentEx w15:paraId="000017F4" w15:done="0"/>
  <w15:commentEx w15:paraId="000017F5" w15:done="0"/>
  <w15:commentEx w15:paraId="000017F6" w15:done="0"/>
  <w15:commentEx w15:paraId="000017F7" w15:paraIdParent="000017F6" w15:done="0"/>
  <w15:commentEx w15:paraId="000017F8" w15:paraIdParent="000017F6" w15:done="0"/>
  <w15:commentEx w15:paraId="000017F9" w15:done="0"/>
  <w15:commentEx w15:paraId="000017FA" w15:done="0"/>
  <w15:commentEx w15:paraId="000017FB" w15:paraIdParent="000017FA" w15:done="0"/>
  <w15:commentEx w15:paraId="000017FC" w15:done="0"/>
  <w15:commentEx w15:paraId="000017FD" w15:done="0"/>
  <w15:commentEx w15:paraId="000017FE" w15:done="0"/>
  <w15:commentEx w15:paraId="000017FF" w15:done="0"/>
  <w15:commentEx w15:paraId="00001800" w15:done="0"/>
  <w15:commentEx w15:paraId="00001801" w15:done="0"/>
  <w15:commentEx w15:paraId="00001802" w15:paraIdParent="00001801" w15:done="0"/>
  <w15:commentEx w15:paraId="00001803" w15:paraIdParent="00001801" w15:done="0"/>
  <w15:commentEx w15:paraId="00001804" w15:done="0"/>
  <w15:commentEx w15:paraId="00001805" w15:done="0"/>
  <w15:commentEx w15:paraId="00001806" w15:paraIdParent="00001805" w15:done="0"/>
  <w15:commentEx w15:paraId="00001807" w15:paraIdParent="00001805" w15:done="0"/>
  <w15:commentEx w15:paraId="00001808" w15:done="0"/>
  <w15:commentEx w15:paraId="00001809" w15:done="0"/>
  <w15:commentEx w15:paraId="0000180B" w15:done="0"/>
  <w15:commentEx w15:paraId="0000180D" w15:paraIdParent="0000180B" w15:done="0"/>
  <w15:commentEx w15:paraId="00001812" w15:done="0"/>
  <w15:commentEx w15:paraId="00001813" w15:paraIdParent="00001812" w15:done="0"/>
  <w15:commentEx w15:paraId="00001814" w15:paraIdParent="00001812" w15:done="0"/>
  <w15:commentEx w15:paraId="00001815" w15:done="0"/>
  <w15:commentEx w15:paraId="00001816" w15:paraIdParent="00001815" w15:done="0"/>
  <w15:commentEx w15:paraId="00001817" w15:done="0"/>
  <w15:commentEx w15:paraId="00001818" w15:paraIdParent="00001817" w15:done="0"/>
  <w15:commentEx w15:paraId="00001819" w15:paraIdParent="00001817" w15:done="0"/>
  <w15:commentEx w15:paraId="0000181A" w15:paraIdParent="00001817" w15:done="0"/>
  <w15:commentEx w15:paraId="0000181B" w15:done="0"/>
  <w15:commentEx w15:paraId="0000181C" w15:paraIdParent="0000181B" w15:done="0"/>
  <w15:commentEx w15:paraId="0000181D" w15:done="0"/>
  <w15:commentEx w15:paraId="0000181E" w15:paraIdParent="0000181D" w15:done="0"/>
  <w15:commentEx w15:paraId="0000181F" w15:paraIdParent="0000181D" w15:done="0"/>
  <w15:commentEx w15:paraId="00001820" w15:paraIdParent="0000181D" w15:done="0"/>
  <w15:commentEx w15:paraId="000018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6">
    <w:pPr>
      <w:rPr/>
    </w:pPr>
    <w:r w:rsidDel="00000000" w:rsidR="00000000" w:rsidRPr="00000000">
      <w:rPr/>
      <w:drawing>
        <wp:inline distB="114300" distT="114300" distL="114300" distR="114300">
          <wp:extent cx="2200275" cy="457200"/>
          <wp:effectExtent b="0" l="0" r="0" t="0"/>
          <wp:docPr id="3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1" Type="http://schemas.openxmlformats.org/officeDocument/2006/relationships/hyperlink" Target="https://www.oasis-open.org/policies-guidelines/trademark/" TargetMode="External"/><Relationship Id="rId100" Type="http://schemas.openxmlformats.org/officeDocument/2006/relationships/hyperlink" Target="https://www.oasis-open.org/"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95" Type="http://schemas.openxmlformats.org/officeDocument/2006/relationships/hyperlink" Target="http://www.rfc-editor.org/info/rfc6455" TargetMode="External"/><Relationship Id="rId94" Type="http://schemas.openxmlformats.org/officeDocument/2006/relationships/hyperlink" Target="http://www.rfc-editor.org/info/rfc3629" TargetMode="External"/><Relationship Id="rId97" Type="http://schemas.openxmlformats.org/officeDocument/2006/relationships/hyperlink" Target="https://www.rfc-editor.org/info/rfc3552" TargetMode="External"/><Relationship Id="rId96" Type="http://schemas.openxmlformats.org/officeDocument/2006/relationships/hyperlink" Target="http://www.unicode.org/versions/latest/" TargetMode="External"/><Relationship Id="rId11" Type="http://schemas.openxmlformats.org/officeDocument/2006/relationships/hyperlink" Target="mailto:davide.lenzarini@u-blox.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ipr/"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info/rfc2119" TargetMode="External"/><Relationship Id="rId90" Type="http://schemas.openxmlformats.org/officeDocument/2006/relationships/hyperlink" Target="https://docs.oasis-open.org/templates/w3c-recommendations-list/w3c-recommendations-list.html" TargetMode="External"/><Relationship Id="rId93" Type="http://schemas.openxmlformats.org/officeDocument/2006/relationships/hyperlink" Target="http://www.rfc-editor.org/info/rfc2119" TargetMode="External"/><Relationship Id="rId92" Type="http://schemas.openxmlformats.org/officeDocument/2006/relationships/hyperlink" Target="https://www.rfc-editor.org/info/rfc8174" TargetMode="External"/><Relationship Id="rId15" Type="http://schemas.openxmlformats.org/officeDocument/2006/relationships/hyperlink" Target="mailto:simon622@gmail.com"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 Id="rId84" Type="http://schemas.openxmlformats.org/officeDocument/2006/relationships/image" Target="media/image8.png"/><Relationship Id="rId83" Type="http://schemas.openxmlformats.org/officeDocument/2006/relationships/image" Target="media/image3.png"/><Relationship Id="rId86" Type="http://schemas.openxmlformats.org/officeDocument/2006/relationships/hyperlink" Target="https://www.oasis-open.org/policies-guidelines/oasis-defined-terms-2017-05-26#dConformanceClause" TargetMode="External"/><Relationship Id="rId85" Type="http://schemas.openxmlformats.org/officeDocument/2006/relationships/hyperlink" Target="https://www.oasis-open.org/policies-guidelines/tc-process#wpComponentsConfClause" TargetMode="External"/><Relationship Id="rId88" Type="http://schemas.openxmlformats.org/officeDocument/2006/relationships/hyperlink" Target="https://docs.oasis-open.org/templates/ietf-rfc-list/ietf-rfc-list.html" TargetMode="External"/><Relationship Id="rId87" Type="http://schemas.openxmlformats.org/officeDocument/2006/relationships/hyperlink" Target="https://docs.oasis-open.org/templates/TCHandbook/ConformanceGuidelines.html" TargetMode="External"/><Relationship Id="rId89" Type="http://schemas.openxmlformats.org/officeDocument/2006/relationships/hyperlink" Target="https://www.rfc-editor.org/in-notes/rfc-ref.txt" TargetMode="External"/><Relationship Id="rId80" Type="http://schemas.openxmlformats.org/officeDocument/2006/relationships/image" Target="media/image10.png"/><Relationship Id="rId82" Type="http://schemas.openxmlformats.org/officeDocument/2006/relationships/image" Target="media/image11.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_CONNECT_Actions" TargetMode="External"/><Relationship Id="rId77" Type="http://schemas.openxmlformats.org/officeDocument/2006/relationships/image" Target="media/image7.png"/><Relationship Id="rId76" Type="http://schemas.openxmlformats.org/officeDocument/2006/relationships/image" Target="media/image12.png"/><Relationship Id="rId79" Type="http://schemas.openxmlformats.org/officeDocument/2006/relationships/image" Target="media/image9.png"/><Relationship Id="rId78" Type="http://schemas.openxmlformats.org/officeDocument/2006/relationships/image" Target="media/image6.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4.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2.png"/><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1.png"/><Relationship Id="rId52" Type="http://schemas.openxmlformats.org/officeDocument/2006/relationships/hyperlink" Target="https://docs.oasis-open.org/mqtt/mqtt/v5.0/cos02/mqtt-v5.0-cos02.html#Unicode" TargetMode="External"/><Relationship Id="rId55" Type="http://schemas.openxmlformats.org/officeDocument/2006/relationships/hyperlink" Target="https://www.rfc-editor.org/rfc/rfc2104" TargetMode="External"/><Relationship Id="rId54" Type="http://schemas.openxmlformats.org/officeDocument/2006/relationships/hyperlink" Target="https://docs.google.com/document/d/1Q_l-TOttOqktQmnupRv7Un1Y8KzULIxc/edit?pli=1#heading=h.23ckvvd" TargetMode="External"/><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ImuPYdqCdYJV4iDf5iiwDiUa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I1MjM5MTAyNDY1MDEmYW1wO3VzZz1BT3ZWYXcyMzhIb05BejJkTXpJSWhUYzJLX0Z5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yNTIzOTEwMjQ2NTAxJmFtcDt1c2c9QU92VmF3MjM4SG9OQXoyZE16SUloVGMyS19GeS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zAgoLQUFBQk93MW9WTWMS/QEKC0FBQUJPdzFvVk1jEgtBQUFCT3cxb1ZNYxoNCgl0ZXh0L2h0bWwSACIOCgp0ZXh0L3BsYWluEgAqGyIVMTE1NjI2MzU3MTQyNzM1ODEyMjY2KAA4ADCrq8OokDI4x9HEqJAySl0KJGFwcGxpY2F0aW9uL3ZuZC5nb29nbGUtYXBwcy5kb2NzLm1kcxo1wtfa5AEvGi0KKQojYSBWaXJ0dWFsIENvbm5lY3Rpb24gYWJsZSB0byBjcmVhdGUQARgAEAFaDGVkcjJwN3VwMW5kYnICIAB4AIIBFHN1Z2dlc3QuMzB0bTFnMm5jYjN3mgEGCAAQABgAsAEAuAEAGKurw6iQMiDH0cSokDIwAEIUc3VnZ2VzdC4zMHRtMWcybmNiM3ciqwMKC0FBQUJISkxvbnRNEvkCCgtBQUFCSEpMb250TRILQUFBQkhKTG9udE0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kAIKC0FBQUJPdVo1MEpZEtoBCgtBQUFCT3VaNTBKWRILQUFBQk91WjUwSlkaDQoJdGV4dC9odG1sEgAiDgoKdGV4dC9wbGFpbhIAKhsiFTExNTYyNjM1NzE0MjczNTgxMjI2NigAOAAwv5Cmmo8yOI2eppqPMko6CiRhcHBsaWNhdGlvbi92bmQuZ29vZ2xlLWFwcHMuZG9jcy5tZHMaEsLX2uQBDBIKCgYKABAUGAAQAVoMdjQ5M3l1bjRjbGxmcgIgAHgAggEUc3VnZ2VzdC44dzExY2R4NXp2dziaAQYIABAAGACwAQC4AQAYv5Cmmo8yII2eppqPMjAAQhRzdWdnZXN0Ljh3MTFjZHg1enZ3OC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pkCCgtBQUFCT3cxb1ZJVRLjAQoLQUFBQk93MW9WSVUSC0FBQUJPdzFvVklVGg0KCXRleHQvaHRtbBIAIg4KCnRleHQvcGxhaW4SACobIhUxMTU2MjYzNTcxNDI3MzU4MTIyNjYoADgAMKrMxqaQMjiqzMamkDJKQwokYXBwbGljYXRpb24vdm5kLmdvb2dsZS1hcHBzLmRvY3MubWRzGhvC19rkARUaEwoPCglGb3JiaWRkZW4QARgAEAFaDGJ3a2k1ZW5mNWU0YnICIAB4AIIBFHN1Z2dlc3QuZjdxNHFzdGFzeDVtmgEGCAAQABgAsAEAuAEAGKrMxqaQMiCqzMamkDIwAEIUc3VnZ2VzdC5mN3E0cXN0YXN4NW0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yNTIzOTEwMjEyMzc0JmFtcDt1c2c9QU92VmF3Mm5LTTBhWEl0aHM0eGVlYzVCeURoV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jUyMzkxMDIxMjM3NCZhbXA7dXNnPUFPdlZhdzJuS00wYVhJdGhzNHhlZWM1QnlEaFQ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cCCgtBQUFCT3cxb1ZMYxLhAQoLQUFBQk93MW9WTGMSC0FBQUJPdzFvVkxjGg0KCXRleHQvaHRtbBIAIg4KCnRleHQvcGxhaW4SACobIhUxMTU2MjYzNTcxNDI3MzU4MTIyNjYoADgAMJDNjKiQMjiL2IyokDJKQQokYXBwbGljYXRpb24vdm5kLmdvb2dsZS1hcHBzLmRvY3MubWRzGhnC19rkARMSEQoNCgdnYXRld2F5EAEYABABWgw4a3UwdDh5eXR5a2dyAiAAeACCARRzdWdnZXN0LmtnN2tjeDU2NzgxZ5oBBggAEAAYALABALgBABiQzYyokDIgi9iMqJAyMABCFHN1Z2dlc3Qua2c3a2N4NTY3ODFn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lgIKC0FBQUJPdzFvVkxZEuABCgtBQUFCT3cxb1ZMWRILQUFBQk93MW9WTFkaDQoJdGV4dC9odG1sEgAiDgoKdGV4dC9wbGFpbhIAKhsiFTExNTYyNjM1NzE0MjczNTgxMjI2NigAOAAwmJaMqJAyOPCijKiQMkpBCiRhcHBsaWNhdGlvbi92bmQuZ29vZ2xlLWFwcHMuZG9jcy5tZHMaGcLX2uQBExIRCg0KB2dhdGV3YXkQARgAEAFaC2pwMDVrOXplemRtcgIgAHgAggEUc3VnZ2VzdC5jbWJiMmVjbW1wd2WaAQYIABAAGACwAQC4AQAYmJaMqJAyIPCijKiQMjAAQhRzdWdnZXN0LmNtYmIyZWNtbXB3ZS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IoQCCgtBQUFCT3cxb1ZNNBLSAQoLQUFBQk93MW9WTTQSC0FBQUJPdzFvVk00GhsKCXRleHQvaHRtbBIOSXMgaXQgY29ycmVjdD8iHAoKdGV4dC9wbGFpbhIOSXMgaXQgY29ycmVjdD8qGyIVMTE1NjI2MzU3MTQyNzM1ODEyMjY2KAA4ADDs59+okDI47OffqJAyShoKCnRleHQvcGxhaW4SDHNlY3Rpb24gNC4yNFoMdHd0M2tueDcyYWFmcgIgAHgAmgEGCAAQABgAqgEQEg5JcyBpdCBjb3JyZWN0P7ABALgBABjs59+okDIg7OffqJAyMABCEGtpeC5mb3htanlpaDF2Y2U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zJoaW9xejIJaC4xaG1zeXlzMgloLjQxbWdobWwyCWguMmdycXJ1ZTIIaC52eDEyMjcyCWguM2Z3b2txMDIJaC4xdjF5dXh0MgloLjE5YzZ5MTgyCWguM3RidWdwMTIIaC5ubWYxNG4yCWguMzdtMmpzZzIJaC4xbXJjdTA5MgloLjQ2cjBjbzIyCWguMmx3YW12djIJaC4xMTFreDNvMgloLjNsMThmcmgyCWguMnpiZ2l1dzIJaC4xZWdxdDJwMgloLjN5Z2VicWkyCWguMmRsb2x5YjIIaC5zcXl3NjQyCWguM2NxbWV0eDIJaC4xcnZ3cDFxMgloLjRidms3cGoyCWguMnIwdWh4YzIJaC4xNjY0czU1MgloLjNxNXNhc3kyCWguMjViMmwwcjIIaC5rZ2N2OGsyCWguMzRnMGR3ZD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FvcHVqNW4yCWguNDhwaTF0ZzIJaC4ybnVzYzE5MgloLjNtenE0d3Y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Wgua2M4bXNic3RnOWUyCWguMTduejh5ajIOaC54b2MycGZobnlmc3QyDWgucnJmdzdzY2x2OHMyDmguZzd2amo4bTF2ajN6Mg5oLnEwczMyaWQ0bHY5cDIOaC4za2J1bG5lcjRvYjQyDmgueWNoY3JwcXN1NjlyMg5oLng0eXllMzh3NDF2ZDIOaC5wNjFwMDdyaDJ4MjYyDGgucnZjdXI1eDBhbTIOaC56aDltZ3IzaTg2YzIyDmguYmZvam42dGpudmdt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lChRzdWdnZXN0LjF4NXExaTIydDFubxINU2ltb24gSm9obnNvbmozChRzdWdnZXN0LnY4ZzV5eXRqbGRhcxIbZGF2aWRlLmxlbnphcmluaUB1LWJsb3guY29tajMKFHN1Z2dlc3QuczI2OWM1aG9vN2x5EhtkYXZpZGUubGVuemFyaW5pQHUtYmxveC5jb21qMwoUc3VnZ2VzdC55OGZrNDJ1YWEzdW4SG2RhdmlkZS5sZW56YXJpbmlAdS1ibG94LmNvbWohChRzdWdnZXN0LmtmbjAyNngza2lxahIJQW5vbnltb3VzaiEKFHN1Z2dlc3QuNDBmcXN1N3JkMWswEglBbm9ueW1vdXNqIQoUc3VnZ2VzdC51MWpoMjVvYXg1OXESCUFub255bW91c2ohChRzdWdnZXN0Lml4eDRoYmRnNGM5YxIJQW5vbnltb3Vz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jllMnQxM2Q1Nm9yNR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iEKFHN1Z2dlc3QuMjdjZWl3dzd5NjU4EglBbm9ueW1vdXNqMgoTc3VnZ2VzdC43dDB2cms3azhpNBIbZGF2aWRlLmxlbnphcmluaUB1LWJsb3guY29tajMKFHN1Z2dlc3QucW56MTZ3Nzg3cGd6EhtkYXZpZGUubGVuemFyaW5pQHUtYmxveC5jb21qIQoUc3VnZ2VzdC5jZzZwdnN3a3pvOWUSCUFub255bW91c2ozChRzdWdnZXN0LmJ4MmF2b3V4d21rM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m4yMGNveHhhOXY3ahIbZGF2aWRlLmxlbnphcmluaUB1LWJsb3guY29tajMKFHN1Z2dlc3QuOGFoa2VkbHFkcGtjEhtkYXZpZGUubGVuemFyaW5pQHUtYmxveC5jb21qMwoUc3VnZ2VzdC42OGM3d2VrM3g3anESG2RhdmlkZS5sZW56YXJpbmlAdS1ibG94LmNvbWoyChNzdWdnZXN0LmxpaHhpcG40Njhn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iEKFHN1Z2dlc3QudDdvYWRkczYzNG1tEglBbm9ueW1vdXNqIQoUc3VnZ2VzdC5lYXMyODBsdG5qY3cSCUFub255bW91c2ohChRzdWdnZXN0LmU1d3UxcmZpcXEzNxIJQW5vbnltb3VzajMKFHN1Z2dlc3QuNGNhZHRzZzVuYXQ0EhtkYXZpZGUubGVuemFyaW5pQHUtYmxveC5jb21qIQoUc3VnZ2VzdC44OW4wbXMyemMxbGESCUFub255bW91c2oiChRzdWdnZXN0Ljc3eDRjdWg1ZDcxZRIKSWFuIENyYWdnc2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jh3MTFjZHg1enZ3OB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IQoUc3VnZ2VzdC45eHZyMXlmNTJ5eWYSCUFub255bW91c2ozChRzdWdnZXN0Lm9nZ2kyNXk3dWl2MBIbZGF2aWRlLmxlbnphcmluaUB1LWJsb3guY29taiEKFHN1Z2dlc3QuaWhsNmF3NGk1anFwEglBbm9ueW1vdXNqMwoUc3VnZ2VzdC50bWF4Nmk4YWpkbDMSG2RhdmlkZS5sZW56YXJpbmlAdS1ibG94LmNvbWohChRzdWdnZXN0Lmg3a20zMmZjY2oxbhIJQW5vbnltb3VzajIKE3N1Z2dlc3QubXp6MzhodjI0NGISG2RhdmlkZS5sZW56YXJpbmlAdS1ibG94LmNvbWogChNzdWdnZXN0Lm9wZDE4NHVteDFiEglBbm9ueW1vdXNqIQoUc3VnZ2VzdC5uNzB4N2F3dm1obGMSCUFub255bW91c2ohChRzdWdnZXN0LjZ1ODRjdjJoamM5ZBIJQW5vbnltb3Vz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43bG0wbDd2b2hudTASG2RhdmlkZS5sZW56YXJpbmlAdS1ibG94LmNvbWoyChNzdWdnZXN0LjJidGczZ2U2Z2h5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lYjdydmphY2d2dHQ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jMKFHN1Z2dlc3Qua2c3a2N4NTY3ODFnEhtkYXZpZGUubGVuemFyaW5pQHUtYmxveC5jb21qIQoUc3VnZ2VzdC5iYm5hNXZoNnVnZTASCUFub255bW91c2ohChRzdWdnZXN0LjdhdnAzbHg1c2w1chIJQW5vbnltb3VzaiEKFHN1Z2dlc3QuNXN5am9vaHV2NWt1EglBbm9ueW1vdXNqMwoUc3VnZ2VzdC40NWk3MHh5bmFieHMSG2RhdmlkZS5sZW56YXJpbmlAdS1ibG94LmNvbWozChRzdWdnZXN0Lm01cDk4YmZ0MnljYRIbZGF2aWRlLmxlbnphcmluaUB1LWJsb3guY29t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bWJiMmVjbW1wd2U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