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w:t>
      </w:r>
      <w:r w:rsidDel="00000000" w:rsidR="00000000" w:rsidRPr="00000000">
        <w:rPr>
          <w:rFonts w:ascii="Arial" w:cs="Arial" w:eastAsia="Arial" w:hAnsi="Arial"/>
          <w:b w:val="1"/>
          <w:color w:val="446caa"/>
          <w:rtl w:val="0"/>
        </w:rPr>
        <w:t xml:space="preserve">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Davide Lenzarini (</w:t>
      </w:r>
      <w:hyperlink r:id="rId13">
        <w:r w:rsidDel="00000000" w:rsidR="00000000" w:rsidRPr="00000000">
          <w:rPr>
            <w:rFonts w:ascii="Arial" w:cs="Arial" w:eastAsia="Arial" w:hAnsi="Arial"/>
            <w:color w:val="1155cc"/>
            <w:u w:val="single"/>
            <w:rtl w:val="0"/>
          </w:rPr>
          <w:t xml:space="preserve">davide.lenzarini@u-blox.com</w:t>
        </w:r>
      </w:hyperlink>
      <w:r w:rsidDel="00000000" w:rsidR="00000000" w:rsidRPr="00000000">
        <w:rPr>
          <w:rFonts w:ascii="Arial" w:cs="Arial" w:eastAsia="Arial" w:hAnsi="Arial"/>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rPr>
      </w:pPr>
      <w:r w:rsidDel="00000000" w:rsidR="00000000" w:rsidRPr="00000000">
        <w:rPr>
          <w:rFonts w:ascii="Arial" w:cs="Arial" w:eastAsia="Arial" w:hAnsi="Arial"/>
          <w:highlight w:val="white"/>
          <w:rtl w:val="0"/>
        </w:rPr>
        <w:t xml:space="preserve">Ian Craggs (</w:t>
      </w:r>
      <w:hyperlink r:id="rId14">
        <w:r w:rsidDel="00000000" w:rsidR="00000000" w:rsidRPr="00000000">
          <w:rPr>
            <w:rFonts w:ascii="Arial" w:cs="Arial" w:eastAsia="Arial" w:hAnsi="Arial"/>
            <w:highlight w:val="white"/>
            <w:rtl w:val="0"/>
          </w:rPr>
          <w:t xml:space="preserve">icraggs@gmail.com</w:t>
        </w:r>
      </w:hyperlink>
      <w:r w:rsidDel="00000000" w:rsidR="00000000" w:rsidRPr="00000000">
        <w:rPr>
          <w:rFonts w:ascii="Arial" w:cs="Arial" w:eastAsia="Arial" w:hAnsi="Arial"/>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Simon Johnson (</w:t>
      </w:r>
      <w:hyperlink r:id="rId17">
        <w:r w:rsidDel="00000000" w:rsidR="00000000" w:rsidRPr="00000000">
          <w:rPr>
            <w:rFonts w:ascii="Arial" w:cs="Arial" w:eastAsia="Arial" w:hAnsi="Arial"/>
            <w:color w:val="0000ee"/>
            <w:rtl w:val="0"/>
          </w:rPr>
          <w:t xml:space="preserve">simon</w:t>
        </w:r>
      </w:hyperlink>
      <w:r w:rsidDel="00000000" w:rsidR="00000000" w:rsidRPr="00000000">
        <w:rPr>
          <w:rFonts w:ascii="Arial" w:cs="Arial" w:eastAsia="Arial" w:hAnsi="Arial"/>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Stefan Hagen (</w:t>
      </w:r>
      <w:hyperlink r:id="rId18">
        <w:r w:rsidDel="00000000" w:rsidR="00000000" w:rsidRPr="00000000">
          <w:rPr>
            <w:rFonts w:ascii="Arial" w:cs="Arial" w:eastAsia="Arial" w:hAnsi="Arial"/>
            <w:color w:val="1155cc"/>
            <w:u w:val="single"/>
            <w:rtl w:val="0"/>
          </w:rPr>
          <w:t xml:space="preserve">stefan@hagen.link</w:t>
        </w:r>
      </w:hyperlink>
      <w:r w:rsidDel="00000000" w:rsidR="00000000" w:rsidRPr="00000000">
        <w:rPr>
          <w:rFonts w:ascii="Arial" w:cs="Arial" w:eastAsia="Arial" w:hAnsi="Arial"/>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i w:val="1"/>
          <w:rtl w:val="0"/>
        </w:rPr>
        <w:t xml:space="preserve">MQTT for Sensor Networks Version 2.0</w:t>
      </w:r>
      <w:r w:rsidDel="00000000" w:rsidR="00000000" w:rsidRPr="00000000">
        <w:rPr>
          <w:rFonts w:ascii="Arial" w:cs="Arial" w:eastAsia="Arial" w:hAnsi="Arial"/>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1155cc"/>
            <w:u w:val="single"/>
            <w:rtl w:val="0"/>
          </w:rPr>
          <w:t xml:space="preserve">https://docs.oasis-open.org/mqtt/mqtt-sn/v2.0/csd01/mqtt-sn-v2.0-csd01.docx</w:t>
        </w:r>
      </w:hyperlink>
      <w:r w:rsidDel="00000000" w:rsidR="00000000" w:rsidRPr="00000000">
        <w:rPr>
          <w:rFonts w:ascii="Arial" w:cs="Arial" w:eastAsia="Arial" w:hAnsi="Arial"/>
          <w:rtl w:val="0"/>
        </w:rPr>
        <w:t xml:space="preserve">. Latest stage: </w:t>
      </w:r>
      <w:hyperlink r:id="rId32">
        <w:r w:rsidDel="00000000" w:rsidR="00000000" w:rsidRPr="00000000">
          <w:rPr>
            <w:rFonts w:ascii="Arial" w:cs="Arial" w:eastAsia="Arial" w:hAnsi="Arial"/>
            <w:color w:val="1155cc"/>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Glossary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8.1 </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1.4.4 UTF-8 Encoded String</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2.3.2 Radius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2.3.3 Reason Code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2.3.4 Topic Alias Type</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2.3.5 Topic Name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2.3.6 Will Packet</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2.3.7 Will Topic</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Topic Alias Types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MQTT-SN Control Packets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Format of Individual Packets</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 ADVERTISE</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 Length &amp; Packet Type</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 GwId</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 Duration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 SEARCHGW</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 Length &amp; Packet Type</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 Radius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 GWINFO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 Length &amp; Packet Type</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 GwId</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 GwAdd</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3.1.4 CONNECT</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3.1.4.1 Length &amp; Packet Type</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3.1.4.2 Connect Flags</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3.1.4.3 Protocol Version</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3.1.4.4 Keep Alive Timer</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3.1.4.5 Session Expiry Interval</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3.1.4.6 Max Packet Size</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3.1.4.7 Client Identifier</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3.1.5 CONNACK</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3.1.5.1 Length &amp; Packet Type</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3.1.5.2 Reason Code</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3.1.5.3 Connack Flags</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3.1.5.4 Session Expiry Interval</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3.1.5.5 Assigned Client Identifier</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19y8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3.1.6 WILLTOPICREQ</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gf8i8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3.1.7 WILLMSGREQ</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0ew0v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 WILLTOPIC</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fk6b3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3.1.8.1 Length &amp; Packet Type</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pglb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3.1.8.2 WILLTOPIC Flags</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ep43z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3.1.8.3 Will Topic</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uee7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3.1.9 WILLMSG</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du1wu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3.1.9.1 Length &amp; Packet Type</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szc72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3.1.9.2 Will Message</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 AUTH</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3.1.10.1 Length &amp; Packet Type</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3.1.10.2 Reason Code</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3.1.10.3 Auth Method Length</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3.1.10.4 Auth Method</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3.1.10.5 Auth Data</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3.1.11 REGISTER</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3.1.11.1 Length &amp; Packet Type</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3.1.11.2 Topic Alias</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3.1.11.3 Packet Id</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3.1.11.4 Topic Name</w:t>
              <w:tab/>
              <w:t xml:space="preserve">35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 REGACK</w:t>
              <w:tab/>
              <w:t xml:space="preserve">35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3.1.12.1 Length &amp; Packet Type</w:t>
              <w:tab/>
              <w:t xml:space="preserve">35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3.1.12.2 REGACK Flags</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3.1.12.3 Topic Alias</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3.1.12.4 Packet Id</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3.1.12.5 Reason Code</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3.1.13 Publish Variants</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3.1.14 PUBLISH MINUS -1 (Reference from 1.2)</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3.1.14.1 Length &amp; Packet Type</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3.1.14.2 PUBLISH Flags</w:t>
              <w:tab/>
              <w:t xml:space="preserve">37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3.1.14.3 Topic Alias or Topic Length</w:t>
              <w:tab/>
              <w:t xml:space="preserve">37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3.1.14.4 Data</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3.1.15 PUBLISH OUT OF BAND</w:t>
              <w:tab/>
              <w:t xml:space="preserve">38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3.1.15.1 Length &amp; Packet Type</w:t>
              <w:tab/>
              <w:t xml:space="preserve">38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3.1.15.2 PUBLISH Flags</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3.1.15.3 Topic Alias or Topic Length</w:t>
              <w:tab/>
              <w:t xml:space="preserve">39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3.1.15.4 Data</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3.1.16 PUBLISH (used for QoS 0)</w:t>
              <w:tab/>
              <w:t xml:space="preserve">39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3.1.16.1 Length &amp; Packet Type</w:t>
              <w:tab/>
              <w:t xml:space="preserve">39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3.1.16.2 PUBLISH Flags</w:t>
              <w:tab/>
              <w:t xml:space="preserve">39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3.1.16.3 Topic Alias or Topic Length</w:t>
              <w:tab/>
              <w:t xml:space="preserve">40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3.1.16.4 Data</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3.1.17 PUBLISH (used for QoS 1 &amp; 2)</w:t>
              <w:tab/>
              <w:t xml:space="preserve">41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3.1.17.1 Length &amp; Packet Type</w:t>
              <w:tab/>
              <w:t xml:space="preserve">41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3.1.17.2 PUBLISH Flags</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8czs7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3.1.17.3 Topic Length</w:t>
              <w:tab/>
              <w:t xml:space="preserve">42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3.1.17.4 Packet Id</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3.1.17.5 Topic Alias or Topic Name</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3.1.17.6 Data</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3.1.18 PUBACK – Publish Acknowledgement</w:t>
              <w:tab/>
              <w:t xml:space="preserve">42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3.1.18.1 Length &amp; Packet Type</w:t>
              <w:tab/>
              <w:t xml:space="preserve">42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3.1.18.2 Packet Id</w:t>
              <w:tab/>
              <w:t xml:space="preserve">42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3.1.18.3 Reason Code</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3.1.19 PUBREC (QoS 2 delivery part 1)</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3.1.19.1 Length &amp; Packet Type</w:t>
              <w:tab/>
              <w:t xml:space="preserve">43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3.1.19.2 Packet Id</w:t>
              <w:tab/>
              <w:t xml:space="preserve">43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3.1.20 PUBREL (QoS 2 delivery part 2)</w:t>
              <w:tab/>
              <w:t xml:space="preserve">43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3.1.20.1 Length &amp; Packet Type</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3.1.20.2 Packet Id</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3.1.21 PUBCOMP (QoS 2 delivery part 3)</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3.1.21.1 Length &amp; Packet Type</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3.1.21.2 Packet Identifier</w:t>
              <w:tab/>
              <w:t xml:space="preserve">44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3.1.22 SUBSCRIBE</w:t>
              <w:tab/>
              <w:t xml:space="preserve">45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3.1.22.1 Length &amp; Packet Type</w:t>
              <w:tab/>
              <w:t xml:space="preserve">45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3.1.22.2 SUBSCRIBE Flags</w:t>
              <w:tab/>
              <w:t xml:space="preserve">45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3.1.22.3 Packet Id</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3.1.22.4 Topic Alias or Topic Filter</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3.1.23 SUBACK</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3.1.23.1 Length &amp; Packet Type</w:t>
              <w:tab/>
              <w:t xml:space="preserve">46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3.1.23.2 Flags</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3.1.23.3 Topic Alias</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3.1.23.4 Packet Identifier</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3.1.23.5 Reason Code</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3.1.24 UNSUBSCRIBE</w:t>
              <w:tab/>
              <w:t xml:space="preserve">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3.1.24.1 Length &amp; Packet Type</w:t>
              <w:tab/>
              <w:t xml:space="preserve">48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3.1.24.2 UNSUBSCRIBE Flags</w:t>
              <w:tab/>
              <w:t xml:space="preserve">48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3.1.24.3 Packet Identifier</w:t>
              <w:tab/>
              <w:t xml:space="preserve">48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3.1.24.4 Topic Alias or Topic Filter</w:t>
              <w:tab/>
              <w:t xml:space="preserve">48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3.1.25 UNSUBACK</w:t>
              <w:tab/>
              <w:t xml:space="preserve">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3.1.25.1 Length &amp; Packet Type</w:t>
              <w:tab/>
              <w:t xml:space="preserve">48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3.1.25.2 Packet Identifier</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3.1.25.3 Reason Code</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3.1.26 PINGREQ</w:t>
              <w:tab/>
              <w:t xml:space="preserve">49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3.1.26.1 Length &amp; Packet Type</w:t>
              <w:tab/>
              <w:t xml:space="preserve">49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3.1.26.2 Client Identifier (optional)</w:t>
              <w:tab/>
              <w:t xml:space="preserve">49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3.1.27 PINGRESP</w:t>
              <w:tab/>
              <w:t xml:space="preserve">49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3.1.27.1 Length &amp; Packet Type</w:t>
              <w:tab/>
              <w:t xml:space="preserve">50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3.1.27.2 Messages Remaining</w:t>
              <w:tab/>
              <w:t xml:space="preserve">50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3.1.28 DISCONNECT</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3.1.28.1 Length &amp; Packet Type</w:t>
              <w:tab/>
              <w:t xml:space="preserve">51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3.1.28.2 Disconnect Flags</w:t>
              <w:tab/>
              <w:t xml:space="preserve">51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3.1.28.3 Reason Code</w:t>
              <w:tab/>
              <w:t xml:space="preserve">51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3.1.28.4 Session Expiry Interval</w:t>
              <w:tab/>
              <w:t xml:space="preserve">52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3.1.28.5 Reason String</w:t>
              <w:tab/>
              <w:t xml:space="preserve">52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tq9fh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3.1.29 WILLTOPICUPD</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8vjpp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3.1.29.1 Length &amp; Packet Type</w:t>
              <w:tab/>
              <w:t xml:space="preserve">52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sv78d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3.1.29.2 Flags</w:t>
              <w:tab/>
              <w:t xml:space="preserve">52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80hik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3.1.29.3 Will Topic</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5rss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3.1.30 WILLMSGUPD</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75fbg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3.1.30.1 Length &amp; Packet Type</w:t>
              <w:tab/>
              <w:t xml:space="preserve">53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maplo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3.1.30.2 Will Message</w:t>
              <w:tab/>
              <w:t xml:space="preserve">53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ad4c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3.1.31 WILLTOPICRESP</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0kxor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3.1.31.1 Length &amp; Packet Type</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kkl7f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3.1.31.2 Reason Code</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zpvhn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3.1.32 WILLMSGRESP</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jpj0b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3.1.32.1 Length &amp; Packet Type</w:t>
              <w:tab/>
              <w:t xml:space="preserve">54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yutai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3.1.32.2 Reason Code</w:t>
              <w:tab/>
              <w:t xml:space="preserve">54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3.1.33 Forwarder Encapsulation</w:t>
              <w:tab/>
              <w:t xml:space="preserve">55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3.1.33.1 Length</w:t>
              <w:tab/>
              <w:t xml:space="preserve">55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3.1.33.2 Packet Type</w:t>
              <w:tab/>
              <w:t xml:space="preserve">55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3.1.33.3 Ctrl</w:t>
              <w:tab/>
              <w:t xml:space="preserve">55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3.1.33.4 Radius</w:t>
              <w:tab/>
              <w:t xml:space="preserve">55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3.1.33.5 Wireless Node Id</w:t>
              <w:tab/>
              <w:t xml:space="preserve">55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3.1.33.6 MQTT SN Packet</w:t>
              <w:tab/>
              <w:t xml:space="preserve">55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PROTECTION</w:t>
              <w:tab/>
              <w:t xml:space="preserve">56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 Length</w:t>
              <w:tab/>
              <w:t xml:space="preserve">57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3.1.34.2 Packet Type</w:t>
              <w:tab/>
              <w:t xml:space="preserve">57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3.1.34.3 Protection Flags</w:t>
              <w:tab/>
              <w:t xml:space="preserve">57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3.1.34.4 Protection Scheme</w:t>
              <w:tab/>
              <w:t xml:space="preserve">58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3.1.34.5 Sender Id</w:t>
              <w:tab/>
              <w:t xml:space="preserve">59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3.1.34.6 Random</w:t>
              <w:tab/>
              <w:t xml:space="preserve">59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3.1.34.7 Crypto Material</w:t>
              <w:tab/>
              <w:t xml:space="preserve">60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3.1.34.8 Monotonic Counter</w:t>
              <w:tab/>
              <w:t xml:space="preserve">60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3.1.34.9 Protected MQTT-SN Packet</w:t>
              <w:tab/>
              <w:t xml:space="preserve">60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3.1.34.10 Authentication Tag</w:t>
              <w:tab/>
              <w:t xml:space="preserve">60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Operational behavior</w:t>
              <w:tab/>
              <w:t xml:space="preserve">61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5phjt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MQTT-SN Architecture</w:t>
              <w:tab/>
              <w:t xml:space="preserve">61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Transparent Gateway</w:t>
              <w:tab/>
              <w:t xml:space="preserve">62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Aggregating Gateway</w:t>
              <w:tab/>
              <w:t xml:space="preserve">62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Networks &amp; Transport Layers</w:t>
              <w:tab/>
              <w:t xml:space="preserve">63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Gateway Advertisement and Discovery</w:t>
              <w:tab/>
              <w:t xml:space="preserve">64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Session Establishment</w:t>
              <w:tab/>
              <w:t xml:space="preserve">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Quality of Service levels and protocol flows</w:t>
              <w:tab/>
              <w:t xml:space="preserve">66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4.5.1 QoS 0: At most once delivery</w:t>
              <w:tab/>
              <w:t xml:space="preserve">66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4.5.2 QoS 1: At least once delivery</w:t>
              <w:tab/>
              <w:t xml:space="preserve">67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4.5.3 QoS 2: Exactly once delivery</w:t>
              <w:tab/>
              <w:t xml:space="preserve">68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2jfdx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4.5.4 QoS -1: Constrained client delivery</w:t>
              <w:tab/>
              <w:t xml:space="preserve">68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u8d3npbm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4.5.5 OUT OF BAND: Constrained client delivery</w:t>
              <w:tab/>
              <w:t xml:space="preserve">69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Client states</w:t>
              <w:tab/>
              <w:t xml:space="preserve">69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Session state</w:t>
              <w:tab/>
              <w:t xml:space="preserve">72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4.8 Clean start</w:t>
              <w:tab/>
              <w:t xml:space="preserve">72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tazo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4.9 Procedure for updating the Will data</w:t>
              <w:tab/>
              <w:t xml:space="preserve">72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4.10 Topic Name and Topic Filter Registration Procedure</w:t>
              <w:tab/>
              <w:t xml:space="preserve">73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Topic Name and Topic Filter Mapping and Aliasing</w:t>
              <w:tab/>
              <w:t xml:space="preserve">74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Pre-defined topic alias’ and short topic names</w:t>
              <w:tab/>
              <w:t xml:space="preserve">74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4.13 Client’s Topic Subscribe/Unsubscribe Procedure</w:t>
              <w:tab/>
              <w:t xml:space="preserve">74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4.14 Client’s Publish Procedure</w:t>
              <w:tab/>
              <w:t xml:space="preserve">75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4.15 Gateway’s Publish Procedure</w:t>
              <w:tab/>
              <w:t xml:space="preserve">75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4.16 Keep Alive and PING Procedure</w:t>
              <w:tab/>
              <w:t xml:space="preserve">76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4.17 Client’s Disconnect Procedure</w:t>
              <w:tab/>
              <w:t xml:space="preserve">76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4.18 Client’s Retransmission Procedure</w:t>
              <w:tab/>
              <w:t xml:space="preserve">76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4.19 Sleeping clients</w:t>
              <w:tab/>
              <w:t xml:space="preserve">76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4.20 Authentication</w:t>
              <w:tab/>
              <w:t xml:space="preserve">78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 Retained Packets</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Optional Features</w:t>
              <w:tab/>
              <w:t xml:space="preserve">80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Conformance</w:t>
              <w:tab/>
              <w:t xml:space="preserve">81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References</w:t>
              <w:tab/>
              <w:t xml:space="preserve">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 Normative References</w:t>
              <w:tab/>
              <w:t xml:space="preserve">82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A.2 Informative References</w:t>
              <w:tab/>
              <w:t xml:space="preserve">83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Security and Privacy Considerations</w:t>
              <w:tab/>
              <w:t xml:space="preserve">84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Acknowledgments</w:t>
              <w:tab/>
              <w:t xml:space="preserve">85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Special Thanks</w:t>
              <w:tab/>
              <w:t xml:space="preserve">85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Participants</w:t>
              <w:tab/>
              <w:t xml:space="preserve">85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D. Revision History</w:t>
              <w:tab/>
              <w:t xml:space="preserve">86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E. Implementation Notes</w:t>
              <w:tab/>
              <w:t xml:space="preserve">91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E.1 Support of QoS Level -1 and OUT OF BAND</w:t>
              <w:tab/>
              <w:t xml:space="preserve">91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E.2 “Best practice” values for timers and counters</w:t>
              <w:tab/>
              <w:t xml:space="preserve">91</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E.3 Mapping of Topic Alias to Topic Names and Topic Filters</w:t>
              <w:tab/>
              <w:t xml:space="preserve">91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E.4 Exponential Backoff</w:t>
              <w:tab/>
              <w:t xml:space="preserve">91</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F. Notices</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1F">
      <w:pPr>
        <w:pStyle w:val="Heading1"/>
        <w:rPr/>
      </w:pPr>
      <w:bookmarkStart w:colFirst="0" w:colLast="0" w:name="_heading=h.3dy6vkm" w:id="5"/>
      <w:bookmarkEnd w:id="5"/>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21">
      <w:pPr>
        <w:pStyle w:val="Heading2"/>
        <w:rPr/>
      </w:pPr>
      <w:bookmarkStart w:colFirst="0" w:colLast="0" w:name="_heading=h.4olrp2glo5nb" w:id="6"/>
      <w:bookmarkEnd w:id="6"/>
      <w:r w:rsidDel="00000000" w:rsidR="00000000" w:rsidRPr="00000000">
        <w:rPr>
          <w:rtl w:val="0"/>
        </w:rPr>
        <w:t xml:space="preserve">1.1 MQTT For Sensor Networks (MQTT-SN) </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9">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B">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D">
      <w:pPr>
        <w:pStyle w:val="Heading3"/>
        <w:rPr/>
      </w:pPr>
      <w:bookmarkStart w:colFirst="0" w:colLast="0" w:name="_heading=h.ox4v8n854qgm" w:id="7"/>
      <w:bookmarkEnd w:id="7"/>
      <w:r w:rsidDel="00000000" w:rsidR="00000000" w:rsidRPr="00000000">
        <w:rPr>
          <w:rtl w:val="0"/>
        </w:rPr>
        <w:t xml:space="preserve">1.1.1 MQTT-SN and MQTT </w:t>
      </w:r>
      <w:r w:rsidDel="00000000" w:rsidR="00000000" w:rsidRPr="00000000">
        <w:rPr>
          <w:rtl w:val="0"/>
        </w:rPr>
        <w:t xml:space="preserve">Differences</w:t>
      </w:r>
      <w:r w:rsidDel="00000000" w:rsidR="00000000" w:rsidRPr="00000000">
        <w:rPr>
          <w:rtl w:val="0"/>
        </w:rPr>
      </w:r>
    </w:p>
    <w:p w:rsidR="00000000" w:rsidDel="00000000" w:rsidP="00000000" w:rsidRDefault="00000000" w:rsidRPr="00000000" w14:paraId="0000012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30">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31">
      <w:pPr>
        <w:numPr>
          <w:ilvl w:val="0"/>
          <w:numId w:val="13"/>
        </w:numPr>
        <w:ind w:left="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32">
      <w:pPr>
        <w:numPr>
          <w:ilvl w:val="0"/>
          <w:numId w:val="13"/>
        </w:numPr>
        <w:ind w:left="432"/>
        <w:rPr>
          <w:rFonts w:ascii="Arial" w:cs="Arial" w:eastAsia="Arial" w:hAnsi="Arial"/>
        </w:rPr>
      </w:pPr>
      <w:r w:rsidDel="00000000" w:rsidR="00000000" w:rsidRPr="00000000">
        <w:rPr>
          <w:rFonts w:ascii="Arial" w:cs="Arial" w:eastAsia="Arial" w:hAnsi="Arial"/>
          <w:rtl w:val="0"/>
        </w:rPr>
        <w:t xml:space="preserve">If the network supports multicast</w:t>
      </w:r>
      <w:sdt>
        <w:sdtPr>
          <w:tag w:val="goog_rdk_2"/>
        </w:sdtPr>
        <w:sdtContent>
          <w:del w:author="davide.lenzarini@u-blox.com" w:id="0" w:date="2023-12-08T14:21:53Z">
            <w:r w:rsidDel="00000000" w:rsidR="00000000" w:rsidRPr="00000000">
              <w:rPr>
                <w:rFonts w:ascii="Arial" w:cs="Arial" w:eastAsia="Arial" w:hAnsi="Arial"/>
                <w:rtl w:val="0"/>
              </w:rPr>
              <w:delText xml:space="preserve">broadcast</w:delText>
            </w:r>
          </w:del>
        </w:sdtContent>
      </w:sdt>
      <w:r w:rsidDel="00000000" w:rsidR="00000000" w:rsidRPr="00000000">
        <w:rPr>
          <w:rFonts w:ascii="Arial" w:cs="Arial" w:eastAsia="Arial" w:hAnsi="Arial"/>
          <w:rtl w:val="0"/>
        </w:rPr>
        <w:t xml:space="preserve">, Gateway discovery can be implemented, otherwise the Gateway addresses must be configured in the nodes.</w:t>
      </w:r>
    </w:p>
    <w:p w:rsidR="00000000" w:rsidDel="00000000" w:rsidP="00000000" w:rsidRDefault="00000000" w:rsidRPr="00000000" w14:paraId="00000133">
      <w:pPr>
        <w:numPr>
          <w:ilvl w:val="0"/>
          <w:numId w:val="13"/>
        </w:numPr>
        <w:ind w:left="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34">
      <w:pPr>
        <w:numPr>
          <w:ilvl w:val="0"/>
          <w:numId w:val="13"/>
        </w:numPr>
        <w:ind w:left="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35">
      <w:pPr>
        <w:numPr>
          <w:ilvl w:val="0"/>
          <w:numId w:val="13"/>
        </w:numPr>
        <w:ind w:left="432"/>
        <w:rPr>
          <w:rFonts w:ascii="Arial" w:cs="Arial" w:eastAsia="Arial" w:hAnsi="Arial"/>
        </w:rPr>
      </w:pPr>
      <w:r w:rsidDel="00000000" w:rsidR="00000000" w:rsidRPr="00000000">
        <w:rPr>
          <w:rFonts w:ascii="Arial" w:cs="Arial" w:eastAsia="Arial" w:hAnsi="Arial"/>
          <w:rtl w:val="0"/>
        </w:rPr>
        <w:t xml:space="preserve">A new Quality of Service level (OUT OF BAND) is introduced in MQTT-SN, allowing devices to publish without a GW session having been established.</w:t>
      </w:r>
    </w:p>
    <w:p w:rsidR="00000000" w:rsidDel="00000000" w:rsidP="00000000" w:rsidRDefault="00000000" w:rsidRPr="00000000" w14:paraId="00000136">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37">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r w:rsidDel="00000000" w:rsidR="00000000" w:rsidRPr="00000000">
        <w:rPr>
          <w:rtl w:val="0"/>
        </w:rPr>
      </w:r>
    </w:p>
    <w:p w:rsidR="00000000" w:rsidDel="00000000" w:rsidP="00000000" w:rsidRDefault="00000000" w:rsidRPr="00000000" w14:paraId="00000138">
      <w:pPr>
        <w:pStyle w:val="Heading2"/>
        <w:ind w:left="0" w:hanging="45"/>
        <w:rPr/>
      </w:pPr>
      <w:bookmarkStart w:colFirst="0" w:colLast="0" w:name="_heading=h.v5qicb1pcnem" w:id="8"/>
      <w:bookmarkEnd w:id="8"/>
      <w:r w:rsidDel="00000000" w:rsidR="00000000" w:rsidRPr="00000000">
        <w:rPr>
          <w:rtl w:val="0"/>
        </w:rPr>
        <w:t xml:space="preserve">1.2 Changes from earlier Versions</w:t>
      </w:r>
    </w:p>
    <w:p w:rsidR="00000000" w:rsidDel="00000000" w:rsidP="00000000" w:rsidRDefault="00000000" w:rsidRPr="00000000" w14:paraId="00000139">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A">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3"/>
        <w:rPr>
          <w:rFonts w:ascii="Arial" w:cs="Arial" w:eastAsia="Arial" w:hAnsi="Arial"/>
        </w:rPr>
      </w:pPr>
      <w:bookmarkStart w:colFirst="0" w:colLast="0" w:name="_heading=h.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D">
      <w:pPr>
        <w:rPr>
          <w:rFonts w:ascii="Arial" w:cs="Arial" w:eastAsia="Arial" w:hAnsi="Arial"/>
        </w:rPr>
      </w:pPr>
      <w:sdt>
        <w:sdtPr>
          <w:tag w:val="goog_rdk_3"/>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E">
      <w:pPr>
        <w:pStyle w:val="Heading3"/>
        <w:ind w:left="0" w:firstLine="0"/>
        <w:rPr/>
      </w:pPr>
      <w:bookmarkStart w:colFirst="0" w:colLast="0" w:name="_heading=h.msufoaw194p2" w:id="10"/>
      <w:bookmarkEnd w:id="10"/>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2"/>
      <w:bookmarkEnd w:id="12"/>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46">
      <w:pPr>
        <w:pStyle w:val="Heading2"/>
        <w:ind w:left="0" w:firstLine="0"/>
        <w:rPr>
          <w:rFonts w:ascii="Arial" w:cs="Arial" w:eastAsia="Arial" w:hAnsi="Arial"/>
        </w:rPr>
      </w:pPr>
      <w:bookmarkStart w:colFirst="0" w:colLast="0" w:name="_heading=h.17dp8vu" w:id="13"/>
      <w:bookmarkEnd w:id="13"/>
      <w:r w:rsidDel="00000000" w:rsidR="00000000" w:rsidRPr="00000000">
        <w:rPr>
          <w:rFonts w:ascii="Arial" w:cs="Arial" w:eastAsia="Arial" w:hAnsi="Arial"/>
          <w:rtl w:val="0"/>
        </w:rPr>
        <w:t xml:space="preserve">1.4 Glossary</w:t>
      </w:r>
      <w:r w:rsidDel="00000000" w:rsidR="00000000" w:rsidRPr="00000000">
        <w:rPr>
          <w:rtl w:val="0"/>
        </w:rPr>
      </w:r>
    </w:p>
    <w:p w:rsidR="00000000" w:rsidDel="00000000" w:rsidP="00000000" w:rsidRDefault="00000000" w:rsidRPr="00000000" w14:paraId="00000147">
      <w:pPr>
        <w:rPr>
          <w:rFonts w:ascii="Arial" w:cs="Arial" w:eastAsia="Arial" w:hAnsi="Arial"/>
          <w:b w:val="1"/>
        </w:rPr>
      </w:pPr>
      <w:bookmarkStart w:colFirst="0" w:colLast="0" w:name="_heading=h.3rdcrjn" w:id="14"/>
      <w:bookmarkEnd w:id="14"/>
      <w:r w:rsidDel="00000000" w:rsidR="00000000" w:rsidRPr="00000000">
        <w:rPr>
          <w:rtl w:val="0"/>
        </w:rPr>
      </w:r>
    </w:p>
    <w:p w:rsidR="00000000" w:rsidDel="00000000" w:rsidP="00000000" w:rsidRDefault="00000000" w:rsidRPr="00000000" w14:paraId="00000148">
      <w:pPr>
        <w:rPr>
          <w:rFonts w:ascii="Arial" w:cs="Arial" w:eastAsia="Arial" w:hAnsi="Arial"/>
          <w:b w:val="1"/>
        </w:rPr>
      </w:pPr>
      <w:bookmarkStart w:colFirst="0" w:colLast="0" w:name="_heading=h.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A">
      <w:pPr>
        <w:rPr>
          <w:rFonts w:ascii="Arial" w:cs="Arial" w:eastAsia="Arial" w:hAnsi="Arial"/>
        </w:rPr>
      </w:pPr>
      <w:r w:rsidDel="00000000" w:rsidR="00000000" w:rsidRPr="00000000">
        <w:rPr>
          <w:rtl w:val="0"/>
        </w:rPr>
      </w:r>
    </w:p>
    <w:bookmarkStart w:colFirst="0" w:colLast="0" w:name="bookmark=id.lnxbz9" w:id="16"/>
    <w:bookmarkEnd w:id="16"/>
    <w:p w:rsidR="00000000" w:rsidDel="00000000" w:rsidP="00000000" w:rsidRDefault="00000000" w:rsidRPr="00000000" w14:paraId="0000014B">
      <w:pPr>
        <w:rPr>
          <w:rFonts w:ascii="Arial" w:cs="Arial" w:eastAsia="Arial" w:hAnsi="Arial"/>
          <w:b w:val="1"/>
        </w:rPr>
      </w:pPr>
      <w:bookmarkStart w:colFirst="0" w:colLast="0" w:name="_heading=h.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52">
      <w:pPr>
        <w:rPr>
          <w:rFonts w:ascii="Arial" w:cs="Arial" w:eastAsia="Arial" w:hAnsi="Arial"/>
          <w:b w:val="1"/>
        </w:rPr>
      </w:pPr>
      <w:r w:rsidDel="00000000" w:rsidR="00000000" w:rsidRPr="00000000">
        <w:rPr>
          <w:rtl w:val="0"/>
        </w:rPr>
      </w:r>
    </w:p>
    <w:p w:rsidR="00000000" w:rsidDel="00000000" w:rsidP="00000000" w:rsidRDefault="00000000" w:rsidRPr="00000000" w14:paraId="00000153">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 program or device accepting MQTT-SN protocol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Clients. A Gateway:</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B">
      <w:pPr>
        <w:rPr>
          <w:rFonts w:ascii="Arial" w:cs="Arial" w:eastAsia="Arial" w:hAnsi="Arial"/>
          <w:b w:val="1"/>
        </w:rPr>
      </w:pPr>
      <w:r w:rsidDel="00000000" w:rsidR="00000000" w:rsidRPr="00000000">
        <w:rPr>
          <w:rtl w:val="0"/>
        </w:rPr>
      </w:r>
    </w:p>
    <w:p w:rsidR="00000000" w:rsidDel="00000000" w:rsidP="00000000" w:rsidRDefault="00000000" w:rsidRPr="00000000" w14:paraId="0000015C">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bookmarkStart w:colFirst="0" w:colLast="0" w:name="_heading=h.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Fonts w:ascii="Roboto" w:cs="Roboto" w:eastAsia="Roboto" w:hAnsi="Roboto"/>
          <w:color w:val="444746"/>
          <w:sz w:val="21"/>
          <w:szCs w:val="21"/>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sdt>
        <w:sdtPr>
          <w:tag w:val="goog_rdk_4"/>
        </w:sdtPr>
        <w:sdtContent>
          <w:commentRangeStart w:id="3"/>
        </w:sdtContent>
      </w:sdt>
      <w:r w:rsidDel="00000000" w:rsidR="00000000" w:rsidRPr="00000000">
        <w:rPr>
          <w:rFonts w:ascii="Arial" w:cs="Arial" w:eastAsia="Arial" w:hAnsi="Arial"/>
          <w:b w:val="1"/>
          <w:rtl w:val="0"/>
        </w:rPr>
        <w:t xml:space="preserve">Unicast: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8">
      <w:pPr>
        <w:rPr>
          <w:rFonts w:ascii="Arial" w:cs="Arial" w:eastAsia="Arial" w:hAnsi="Arial"/>
          <w:b w:val="1"/>
        </w:rPr>
      </w:pPr>
      <w:r w:rsidDel="00000000" w:rsidR="00000000" w:rsidRPr="00000000">
        <w:rPr>
          <w:rtl w:val="0"/>
        </w:rPr>
      </w:r>
    </w:p>
    <w:p w:rsidR="00000000" w:rsidDel="00000000" w:rsidP="00000000" w:rsidRDefault="00000000" w:rsidRPr="00000000" w14:paraId="00000169">
      <w:pPr>
        <w:rPr>
          <w:rFonts w:ascii="Arial" w:cs="Arial" w:eastAsia="Arial" w:hAnsi="Arial"/>
          <w:b w:val="1"/>
        </w:rPr>
      </w:pPr>
      <w:sdt>
        <w:sdtPr>
          <w:tag w:val="goog_rdk_5"/>
        </w:sdtPr>
        <w:sdtContent>
          <w:commentRangeStart w:id="4"/>
        </w:sdtContent>
      </w:sdt>
      <w:r w:rsidDel="00000000" w:rsidR="00000000" w:rsidRPr="00000000">
        <w:rPr>
          <w:rFonts w:ascii="Arial" w:cs="Arial" w:eastAsia="Arial" w:hAnsi="Arial"/>
          <w:b w:val="1"/>
          <w:rtl w:val="0"/>
        </w:rPr>
        <w:t xml:space="preserve">Multicast: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A">
      <w:pPr>
        <w:rPr>
          <w:rFonts w:ascii="Arial" w:cs="Arial" w:eastAsia="Arial" w:hAnsi="Arial"/>
          <w:b w:val="1"/>
        </w:rPr>
      </w:pPr>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b w:val="1"/>
          <w:rtl w:val="0"/>
        </w:rPr>
        <w:t xml:space="preserve">Virtual Connection:</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Carries the MQTT-SN data between a Client and a Gateway, or a </w:t>
      </w:r>
      <w:sdt>
        <w:sdtPr>
          <w:tag w:val="goog_rdk_6"/>
        </w:sdtPr>
        <w:sdtContent>
          <w:ins w:author="davide.lenzarini@u-blox.com" w:id="1" w:date="2023-11-29T17:52:35Z">
            <w:r w:rsidDel="00000000" w:rsidR="00000000" w:rsidRPr="00000000">
              <w:rPr>
                <w:rFonts w:ascii="Arial" w:cs="Arial" w:eastAsia="Arial" w:hAnsi="Arial"/>
                <w:rtl w:val="0"/>
              </w:rPr>
              <w:t xml:space="preserve">multicast </w:t>
            </w:r>
          </w:ins>
        </w:sdtContent>
      </w:sdt>
      <w:sdt>
        <w:sdtPr>
          <w:tag w:val="goog_rdk_7"/>
        </w:sdtPr>
        <w:sdtContent>
          <w:del w:author="davide.lenzarini@u-blox.com" w:id="1" w:date="2023-11-29T17:52:35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to all Gateways and all clients.</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6E">
      <w:pPr>
        <w:rPr>
          <w:rFonts w:ascii="Arial" w:cs="Arial" w:eastAsia="Arial" w:hAnsi="Arial"/>
          <w:b w:val="1"/>
        </w:rPr>
      </w:pPr>
      <w:r w:rsidDel="00000000" w:rsidR="00000000" w:rsidRPr="00000000">
        <w:rPr>
          <w:rtl w:val="0"/>
        </w:rPr>
      </w:r>
    </w:p>
    <w:p w:rsidR="00000000" w:rsidDel="00000000" w:rsidP="00000000" w:rsidRDefault="00000000" w:rsidRPr="00000000" w14:paraId="0000016F">
      <w:pPr>
        <w:rPr>
          <w:rFonts w:ascii="Arial" w:cs="Arial" w:eastAsia="Arial" w:hAnsi="Arial"/>
          <w:b w:val="1"/>
        </w:rPr>
      </w:pPr>
      <w:r w:rsidDel="00000000" w:rsidR="00000000" w:rsidRPr="00000000">
        <w:rPr>
          <w:rtl w:val="0"/>
        </w:rPr>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71">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7D">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bookmarkStart w:colFirst="0" w:colLast="0" w:name="_heading=h.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(twenty nine) different types of MQTT-SN Control Packet, for example the PUBLISH packet is used to convey Application Messages.</w:t>
      </w:r>
    </w:p>
    <w:p w:rsidR="00000000" w:rsidDel="00000000" w:rsidP="00000000" w:rsidRDefault="00000000" w:rsidRPr="00000000" w14:paraId="00000181">
      <w:pPr>
        <w:rPr>
          <w:rFonts w:ascii="Arial" w:cs="Arial" w:eastAsia="Arial" w:hAnsi="Arial"/>
          <w:b w:val="1"/>
        </w:rPr>
      </w:pPr>
      <w:r w:rsidDel="00000000" w:rsidR="00000000" w:rsidRPr="00000000">
        <w:rPr>
          <w:rtl w:val="0"/>
        </w:rPr>
      </w:r>
    </w:p>
    <w:p w:rsidR="00000000" w:rsidDel="00000000" w:rsidP="00000000" w:rsidRDefault="00000000" w:rsidRPr="00000000" w14:paraId="00000182">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pStyle w:val="Heading2"/>
        <w:numPr>
          <w:ilvl w:val="1"/>
          <w:numId w:val="13"/>
        </w:numPr>
        <w:ind w:left="990" w:hanging="945"/>
        <w:rPr/>
      </w:pPr>
      <w:bookmarkStart w:colFirst="0" w:colLast="0" w:name="_heading=h.1ci93xb" w:id="20"/>
      <w:bookmarkEnd w:id="20"/>
      <w:r w:rsidDel="00000000" w:rsidR="00000000" w:rsidRPr="00000000">
        <w:rPr>
          <w:rtl w:val="0"/>
        </w:rPr>
      </w:r>
    </w:p>
    <w:p w:rsidR="00000000" w:rsidDel="00000000" w:rsidP="00000000" w:rsidRDefault="00000000" w:rsidRPr="00000000" w14:paraId="00000186">
      <w:pPr>
        <w:pStyle w:val="Heading3"/>
        <w:rPr/>
      </w:pPr>
      <w:bookmarkStart w:colFirst="0" w:colLast="0" w:name="_heading=h.uhokoxo9ekrg" w:id="21"/>
      <w:bookmarkEnd w:id="21"/>
      <w:r w:rsidDel="00000000" w:rsidR="00000000" w:rsidRPr="00000000">
        <w:rPr>
          <w:rtl w:val="0"/>
        </w:rPr>
      </w:r>
    </w:p>
    <w:p w:rsidR="00000000" w:rsidDel="00000000" w:rsidP="00000000" w:rsidRDefault="00000000" w:rsidRPr="00000000" w14:paraId="00000187">
      <w:pPr>
        <w:pStyle w:val="Heading2"/>
        <w:ind w:left="0" w:firstLine="0"/>
        <w:rPr/>
      </w:pPr>
      <w:bookmarkStart w:colFirst="0" w:colLast="0" w:name="_heading=h.2bn6wsx" w:id="22"/>
      <w:bookmarkEnd w:id="22"/>
      <w:r w:rsidDel="00000000" w:rsidR="00000000" w:rsidRPr="00000000">
        <w:rPr>
          <w:rtl w:val="0"/>
        </w:rPr>
        <w:t xml:space="preserve">1.4 </w:t>
      </w:r>
      <w:r w:rsidDel="00000000" w:rsidR="00000000" w:rsidRPr="00000000">
        <w:rPr>
          <w:rtl w:val="0"/>
        </w:rPr>
        <w:t xml:space="preserve">Data representation</w:t>
      </w:r>
    </w:p>
    <w:p w:rsidR="00000000" w:rsidDel="00000000" w:rsidP="00000000" w:rsidRDefault="00000000" w:rsidRPr="00000000" w14:paraId="00000188">
      <w:pPr>
        <w:pStyle w:val="Heading3"/>
        <w:ind w:left="0" w:firstLine="0"/>
        <w:rPr>
          <w:rFonts w:ascii="Arial" w:cs="Arial" w:eastAsia="Arial" w:hAnsi="Arial"/>
        </w:rPr>
      </w:pPr>
      <w:bookmarkStart w:colFirst="0" w:colLast="0" w:name="_heading=h.qsh70q" w:id="23"/>
      <w:bookmarkEnd w:id="23"/>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A">
      <w:pPr>
        <w:pStyle w:val="Heading3"/>
        <w:ind w:left="0" w:firstLine="0"/>
        <w:rPr>
          <w:rFonts w:ascii="Arial" w:cs="Arial" w:eastAsia="Arial" w:hAnsi="Arial"/>
        </w:rPr>
      </w:pPr>
      <w:bookmarkStart w:colFirst="0" w:colLast="0" w:name="_heading=h.3as4poj" w:id="24"/>
      <w:bookmarkEnd w:id="24"/>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C">
      <w:pPr>
        <w:pStyle w:val="Heading3"/>
        <w:ind w:left="0" w:firstLine="0"/>
        <w:rPr>
          <w:rFonts w:ascii="Arial" w:cs="Arial" w:eastAsia="Arial" w:hAnsi="Arial"/>
        </w:rPr>
      </w:pPr>
      <w:bookmarkStart w:colFirst="0" w:colLast="0" w:name="_heading=h.1pxezwc" w:id="25"/>
      <w:bookmarkEnd w:id="25"/>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E">
      <w:pPr>
        <w:pStyle w:val="Heading3"/>
        <w:ind w:left="0" w:firstLine="0"/>
        <w:rPr>
          <w:rFonts w:ascii="Arial" w:cs="Arial" w:eastAsia="Arial" w:hAnsi="Arial"/>
        </w:rPr>
      </w:pPr>
      <w:bookmarkStart w:colFirst="0" w:colLast="0" w:name="_heading=h.49x2ik5" w:id="26"/>
      <w:bookmarkEnd w:id="26"/>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0">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1">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9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1">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92">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D">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5">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6">
      <w:pPr>
        <w:rPr>
          <w:rFonts w:ascii="Arial" w:cs="Arial" w:eastAsia="Arial" w:hAnsi="Arial"/>
          <w:color w:val="000000"/>
        </w:rPr>
      </w:pPr>
      <w:r w:rsidDel="00000000" w:rsidR="00000000" w:rsidRPr="00000000">
        <w:rPr>
          <w:rtl w:val="0"/>
        </w:rPr>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2">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3">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A">
      <w:pPr>
        <w:rPr>
          <w:rFonts w:ascii="Arial" w:cs="Arial" w:eastAsia="Arial" w:hAnsi="Arial"/>
          <w:color w:val="000000"/>
        </w:rPr>
      </w:pPr>
      <w:r w:rsidDel="00000000" w:rsidR="00000000" w:rsidRPr="00000000">
        <w:rPr>
          <w:rtl w:val="0"/>
        </w:rPr>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B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3">
      <w:pPr>
        <w:ind w:left="540" w:firstLine="0"/>
        <w:rPr>
          <w:rFonts w:ascii="Arial" w:cs="Arial" w:eastAsia="Arial" w:hAnsi="Arial"/>
          <w:b w:val="1"/>
        </w:rPr>
      </w:pPr>
      <w:bookmarkStart w:colFirst="0" w:colLast="0" w:name="_heading=h.2p2csry" w:id="27"/>
      <w:bookmarkEnd w:id="27"/>
      <w:r w:rsidDel="00000000" w:rsidR="00000000" w:rsidRPr="00000000">
        <w:rPr>
          <w:rFonts w:ascii="Arial" w:cs="Arial" w:eastAsia="Arial" w:hAnsi="Arial"/>
          <w:b w:val="1"/>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B4">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5"/>
        </w:sdtContent>
      </w:sdt>
      <w:r w:rsidDel="00000000" w:rsidR="00000000" w:rsidRPr="00000000">
        <w:rPr>
          <w:rFonts w:ascii="Arial" w:cs="Arial" w:eastAsia="Arial" w:hAnsi="Arial"/>
          <w:rtl w:val="0"/>
        </w:rPr>
        <w:t xml:space="preserve">the string A</w:t>
      </w:r>
      <w:r w:rsidDel="00000000" w:rsidR="00000000" w:rsidRPr="00000000">
        <w:rPr>
          <w:rFonts w:ascii="Arial" w:cs="Arial" w:eastAsia="Arial" w:hAnsi="Arial"/>
          <w:color w:val="000000"/>
          <w:rtl w:val="0"/>
        </w:rPr>
        <w:t xml:space="preserve">𪛔</w:t>
      </w:r>
      <w:r w:rsidDel="00000000" w:rsidR="00000000" w:rsidRPr="00000000">
        <w:rPr>
          <w:rFonts w:ascii="Arial" w:cs="Arial" w:eastAsia="Arial" w:hAnsi="Arial"/>
          <w:rtl w:val="0"/>
        </w:rPr>
        <w:t xml:space="preserve"> which</w:t>
      </w:r>
      <w:commentRangeEnd w:id="5"/>
      <w:r w:rsidDel="00000000" w:rsidR="00000000" w:rsidRPr="00000000">
        <w:commentReference w:id="5"/>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5">
      <w:pPr>
        <w:rPr>
          <w:rFonts w:ascii="Arial" w:cs="Arial" w:eastAsia="Arial" w:hAnsi="Arial"/>
        </w:rPr>
      </w:pPr>
      <w:bookmarkStart w:colFirst="0" w:colLast="0" w:name="_heading=h.147n2zr" w:id="28"/>
      <w:bookmarkEnd w:id="28"/>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1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A">
      <w:pPr>
        <w:pStyle w:val="Heading1"/>
        <w:ind w:left="432" w:hanging="432"/>
        <w:rPr>
          <w:rFonts w:ascii="Arial" w:cs="Arial" w:eastAsia="Arial" w:hAnsi="Arial"/>
        </w:rPr>
      </w:pPr>
      <w:bookmarkStart w:colFirst="0" w:colLast="0" w:name="_heading=h.3o7alnk" w:id="29"/>
      <w:bookmarkEnd w:id="29"/>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MQTT-SN Control Packet format</w:t>
      </w:r>
    </w:p>
    <w:p w:rsidR="00000000" w:rsidDel="00000000" w:rsidP="00000000" w:rsidRDefault="00000000" w:rsidRPr="00000000" w14:paraId="0000021B">
      <w:pPr>
        <w:pStyle w:val="Heading2"/>
        <w:ind w:left="0" w:firstLine="0"/>
        <w:rPr>
          <w:rFonts w:ascii="Arial" w:cs="Arial" w:eastAsia="Arial" w:hAnsi="Arial"/>
        </w:rPr>
      </w:pPr>
      <w:bookmarkStart w:colFirst="0" w:colLast="0" w:name="_heading=h.23ckvvd" w:id="30"/>
      <w:bookmarkEnd w:id="30"/>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1F">
      <w:pPr>
        <w:rPr>
          <w:rFonts w:ascii="Arial" w:cs="Arial" w:eastAsia="Arial" w:hAnsi="Arial"/>
        </w:rPr>
      </w:pPr>
      <w:bookmarkStart w:colFirst="0" w:colLast="0" w:name="_heading=h.ihv636" w:id="31"/>
      <w:bookmarkEnd w:id="31"/>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1">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32"/>
      <w:bookmarkEnd w:id="32"/>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23">
      <w:pPr>
        <w:rPr>
          <w:rFonts w:ascii="Arial" w:cs="Arial" w:eastAsia="Arial" w:hAnsi="Arial"/>
        </w:rPr>
      </w:pPr>
      <w:r w:rsidDel="00000000" w:rsidR="00000000" w:rsidRPr="00000000">
        <w:rPr>
          <w:rtl w:val="0"/>
        </w:rPr>
      </w:r>
    </w:p>
    <w:p w:rsidR="00000000" w:rsidDel="00000000" w:rsidP="00000000" w:rsidRDefault="00000000" w:rsidRPr="00000000" w14:paraId="00000224">
      <w:pPr>
        <w:pStyle w:val="Heading3"/>
        <w:ind w:left="0" w:firstLine="0"/>
        <w:rPr>
          <w:rFonts w:ascii="Arial" w:cs="Arial" w:eastAsia="Arial" w:hAnsi="Arial"/>
        </w:rPr>
      </w:pPr>
      <w:bookmarkStart w:colFirst="0" w:colLast="0" w:name="_heading=h.1hmsyys" w:id="33"/>
      <w:bookmarkEnd w:id="33"/>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7">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8">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jc w:val="center"/>
              <w:rPr>
                <w:rFonts w:ascii="Arial" w:cs="Arial" w:eastAsia="Arial" w:hAnsi="Arial"/>
              </w:rPr>
            </w:pPr>
            <w:bookmarkStart w:colFirst="0" w:colLast="0" w:name="_heading=h.41mghml" w:id="34"/>
            <w:bookmarkEnd w:id="34"/>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jc w:val="center"/>
              <w:rPr>
                <w:rFonts w:ascii="Arial" w:cs="Arial" w:eastAsia="Arial" w:hAnsi="Arial"/>
              </w:rPr>
            </w:pPr>
            <w:bookmarkStart w:colFirst="0" w:colLast="0" w:name="_heading=h.2grqrue" w:id="35"/>
            <w:bookmarkEnd w:id="35"/>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E">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A">
      <w:pPr>
        <w:rPr>
          <w:rFonts w:ascii="Arial" w:cs="Arial" w:eastAsia="Arial" w:hAnsi="Arial"/>
        </w:rPr>
      </w:pPr>
      <w:r w:rsidDel="00000000" w:rsidR="00000000" w:rsidRPr="00000000">
        <w:rPr>
          <w:rtl w:val="0"/>
        </w:rPr>
      </w:r>
    </w:p>
    <w:p w:rsidR="00000000" w:rsidDel="00000000" w:rsidP="00000000" w:rsidRDefault="00000000" w:rsidRPr="00000000" w14:paraId="0000023B">
      <w:pPr>
        <w:pStyle w:val="Heading3"/>
        <w:keepLines w:val="1"/>
        <w:spacing w:after="145" w:before="0" w:line="259" w:lineRule="auto"/>
        <w:ind w:left="0" w:firstLine="0"/>
        <w:rPr>
          <w:rFonts w:ascii="Arial" w:cs="Arial" w:eastAsia="Arial" w:hAnsi="Arial"/>
        </w:rPr>
      </w:pPr>
      <w:bookmarkStart w:colFirst="0" w:colLast="0" w:name="_heading=h.vx1227" w:id="36"/>
      <w:bookmarkEnd w:id="3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C">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D">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3F">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40">
      <w:pPr>
        <w:ind w:right="4" w:firstLine="583"/>
        <w:rPr>
          <w:rFonts w:ascii="Arial" w:cs="Arial" w:eastAsia="Arial" w:hAnsi="Arial"/>
          <w:b w:val="1"/>
        </w:rPr>
      </w:pPr>
      <w:bookmarkStart w:colFirst="0" w:colLast="0" w:name="_heading=h.3fwokq0" w:id="37"/>
      <w:bookmarkEnd w:id="37"/>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241">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2">
      <w:pPr>
        <w:pStyle w:val="Heading3"/>
        <w:keepLines w:val="1"/>
        <w:spacing w:after="145" w:before="0" w:line="259" w:lineRule="auto"/>
        <w:ind w:left="0" w:right="4" w:firstLine="0"/>
        <w:rPr>
          <w:rFonts w:ascii="Arial" w:cs="Arial" w:eastAsia="Arial" w:hAnsi="Arial"/>
        </w:rPr>
      </w:pPr>
      <w:bookmarkStart w:colFirst="0" w:colLast="0" w:name="_heading=h.1v1yuxt" w:id="38"/>
      <w:bookmarkEnd w:id="3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4">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5">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6">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Gateway </w:t>
            </w:r>
            <w:sdt>
              <w:sdtPr>
                <w:tag w:val="goog_rdk_9"/>
              </w:sdtPr>
              <w:sdtContent>
                <w:ins w:author="davide.lenzarini@u-blox.com" w:id="2" w:date="2023-11-29T17:46:35Z">
                  <w:r w:rsidDel="00000000" w:rsidR="00000000" w:rsidRPr="00000000">
                    <w:rPr>
                      <w:rFonts w:ascii="Arial" w:cs="Arial" w:eastAsia="Arial" w:hAnsi="Arial"/>
                      <w:rtl w:val="0"/>
                    </w:rPr>
                    <w:t xml:space="preserve">multicast</w:t>
                  </w:r>
                </w:ins>
              </w:sdtContent>
            </w:sdt>
            <w:sdt>
              <w:sdtPr>
                <w:tag w:val="goog_rdk_10"/>
              </w:sdtPr>
              <w:sdtContent>
                <w:del w:author="davide.lenzarini@u-blox.com" w:id="2" w:date="2023-11-29T17:46:35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C">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rFonts w:ascii="Arial" w:cs="Arial" w:eastAsia="Arial" w:hAnsi="Arial"/>
              </w:rPr>
            </w:pPr>
            <w:r w:rsidDel="00000000" w:rsidR="00000000" w:rsidRPr="00000000">
              <w:rPr>
                <w:rFonts w:ascii="Arial" w:cs="Arial" w:eastAsia="Arial" w:hAnsi="Arial"/>
                <w:rtl w:val="0"/>
              </w:rPr>
              <w:t xml:space="preserve">Client </w:t>
            </w:r>
            <w:sdt>
              <w:sdtPr>
                <w:tag w:val="goog_rdk_11"/>
              </w:sdtPr>
              <w:sdtContent>
                <w:ins w:author="davide.lenzarini@u-blox.com" w:id="3" w:date="2023-11-29T17:46:40Z">
                  <w:r w:rsidDel="00000000" w:rsidR="00000000" w:rsidRPr="00000000">
                    <w:rPr>
                      <w:rFonts w:ascii="Arial" w:cs="Arial" w:eastAsia="Arial" w:hAnsi="Arial"/>
                      <w:rtl w:val="0"/>
                    </w:rPr>
                    <w:t xml:space="preserve">multicast</w:t>
                  </w:r>
                </w:ins>
              </w:sdtContent>
            </w:sdt>
            <w:sdt>
              <w:sdtPr>
                <w:tag w:val="goog_rdk_12"/>
              </w:sdtPr>
              <w:sdtContent>
                <w:del w:author="davide.lenzarini@u-blox.com" w:id="3" w:date="2023-11-29T17:46:40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4">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8">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C">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0">
            <w:pPr>
              <w:jc w:val="center"/>
              <w:rPr>
                <w:rFonts w:ascii="Arial" w:cs="Arial" w:eastAsia="Arial" w:hAnsi="Arial"/>
                <w:b w:val="1"/>
              </w:rPr>
            </w:pPr>
            <w:r w:rsidDel="00000000" w:rsidR="00000000" w:rsidRPr="00000000">
              <w:rPr>
                <w:rFonts w:ascii="Arial" w:cs="Arial" w:eastAsia="Arial" w:hAnsi="Arial"/>
                <w:b w:val="1"/>
                <w:rtl w:val="0"/>
              </w:rPr>
              <w:t xml:space="preserve">WILLTOPICREQ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Request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WILLTOPIC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Supply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rPr>
            </w:pPr>
            <w:r w:rsidDel="00000000" w:rsidR="00000000" w:rsidRPr="00000000">
              <w:rPr>
                <w:rFonts w:ascii="Arial" w:cs="Arial" w:eastAsia="Arial" w:hAnsi="Arial"/>
                <w:b w:val="1"/>
                <w:rtl w:val="0"/>
              </w:rPr>
              <w:t xml:space="preserve">WILLMSGREQ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Request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WILLMSG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Supply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4">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1">
            <w:pPr>
              <w:jc w:val="center"/>
              <w:rPr>
                <w:rFonts w:ascii="Arial" w:cs="Arial" w:eastAsia="Arial" w:hAnsi="Arial"/>
                <w:b w:val="1"/>
              </w:rPr>
            </w:pPr>
            <w:r w:rsidDel="00000000" w:rsidR="00000000" w:rsidRPr="00000000">
              <w:rPr>
                <w:rFonts w:ascii="Arial" w:cs="Arial" w:eastAsia="Arial" w:hAnsi="Arial"/>
                <w:b w:val="1"/>
                <w:rtl w:val="0"/>
              </w:rPr>
              <w:t xml:space="preserve">PUBLISH-OUT-OF BAND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packet for out of band messages which need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9">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6">
            <w:pPr>
              <w:jc w:val="center"/>
              <w:rPr>
                <w:rFonts w:ascii="Arial" w:cs="Arial" w:eastAsia="Arial" w:hAnsi="Arial"/>
                <w:b w:val="1"/>
              </w:rPr>
            </w:pPr>
            <w:r w:rsidDel="00000000" w:rsidR="00000000" w:rsidRPr="00000000">
              <w:rPr>
                <w:rFonts w:ascii="Arial" w:cs="Arial" w:eastAsia="Arial" w:hAnsi="Arial"/>
                <w:b w:val="1"/>
                <w:rtl w:val="0"/>
              </w:rPr>
              <w:t xml:space="preserve">WILLTOPICUPD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Modify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A">
            <w:pPr>
              <w:jc w:val="center"/>
              <w:rPr>
                <w:rFonts w:ascii="Arial" w:cs="Arial" w:eastAsia="Arial" w:hAnsi="Arial"/>
                <w:b w:val="1"/>
              </w:rPr>
            </w:pPr>
            <w:r w:rsidDel="00000000" w:rsidR="00000000" w:rsidRPr="00000000">
              <w:rPr>
                <w:rFonts w:ascii="Arial" w:cs="Arial" w:eastAsia="Arial" w:hAnsi="Arial"/>
                <w:b w:val="1"/>
                <w:rtl w:val="0"/>
              </w:rPr>
              <w:t xml:space="preserve">WILLTOPICRESP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Acknowledge the will topic name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E">
            <w:pPr>
              <w:jc w:val="center"/>
              <w:rPr>
                <w:rFonts w:ascii="Arial" w:cs="Arial" w:eastAsia="Arial" w:hAnsi="Arial"/>
                <w:b w:val="1"/>
              </w:rPr>
            </w:pPr>
            <w:r w:rsidDel="00000000" w:rsidR="00000000" w:rsidRPr="00000000">
              <w:rPr>
                <w:rFonts w:ascii="Arial" w:cs="Arial" w:eastAsia="Arial" w:hAnsi="Arial"/>
                <w:b w:val="1"/>
                <w:rtl w:val="0"/>
              </w:rPr>
              <w:t xml:space="preserve">WILLMSGUPD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0x1C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Modify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rPr>
            </w:pPr>
            <w:r w:rsidDel="00000000" w:rsidR="00000000" w:rsidRPr="00000000">
              <w:rPr>
                <w:rFonts w:ascii="Arial" w:cs="Arial" w:eastAsia="Arial" w:hAnsi="Arial"/>
                <w:b w:val="1"/>
                <w:rtl w:val="0"/>
              </w:rPr>
              <w:t xml:space="preserve">WILLMSGRESP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Acknowledge the will message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F">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D5">
      <w:pPr>
        <w:pStyle w:val="Heading2"/>
        <w:ind w:left="0" w:firstLine="0"/>
        <w:rPr>
          <w:rFonts w:ascii="Arial" w:cs="Arial" w:eastAsia="Arial" w:hAnsi="Arial"/>
        </w:rPr>
      </w:pPr>
      <w:bookmarkStart w:colFirst="0" w:colLast="0" w:name="_heading=h.19c6y18" w:id="39"/>
      <w:bookmarkEnd w:id="3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6">
      <w:pPr>
        <w:rPr>
          <w:rFonts w:ascii="Arial" w:cs="Arial" w:eastAsia="Arial" w:hAnsi="Arial"/>
        </w:rPr>
      </w:pPr>
      <w:bookmarkStart w:colFirst="0" w:colLast="0" w:name="_heading=h.3tbugp1" w:id="40"/>
      <w:bookmarkEnd w:id="4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3"/>
        </w:sdtPr>
        <w:sdtContent>
          <w:commentRangeStart w:id="6"/>
        </w:sdtContent>
      </w:sdt>
      <w:r w:rsidDel="00000000" w:rsidR="00000000" w:rsidRPr="00000000">
        <w:rPr>
          <w:rFonts w:ascii="Arial" w:cs="Arial" w:eastAsia="Arial" w:hAnsi="Arial"/>
          <w:rtl w:val="0"/>
        </w:rPr>
        <w:t xml:space="preserve">MQTT-SN Control Packets that require a Packet Identifier are shown below</w:t>
      </w:r>
      <w:commentRangeEnd w:id="6"/>
      <w:r w:rsidDel="00000000" w:rsidR="00000000" w:rsidRPr="00000000">
        <w:commentReference w:id="6"/>
      </w:r>
      <w:r w:rsidDel="00000000" w:rsidR="00000000" w:rsidRPr="00000000">
        <w:rPr>
          <w:rFonts w:ascii="Arial" w:cs="Arial" w:eastAsia="Arial" w:hAnsi="Arial"/>
          <w:rtl w:val="0"/>
        </w:rPr>
        <w:t xml:space="preserve">:</w:t>
      </w:r>
    </w:p>
    <w:p w:rsidR="00000000" w:rsidDel="00000000" w:rsidP="00000000" w:rsidRDefault="00000000" w:rsidRPr="00000000" w14:paraId="000002D7">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PUBLISHOOB</w:t>
            </w:r>
          </w:p>
        </w:tc>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WILLTOPICREQ</w:t>
            </w:r>
          </w:p>
        </w:tc>
        <w:tc>
          <w:tcPr>
            <w:shd w:fill="auto" w:val="clea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WILLTOPIC</w:t>
            </w:r>
          </w:p>
        </w:tc>
        <w:tc>
          <w:tcPr>
            <w:shd w:fill="auto" w:val="cle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WILLMGSREQ</w:t>
            </w:r>
          </w:p>
        </w:tc>
        <w:tc>
          <w:tcPr>
            <w:shd w:fill="auto" w:val="cle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WILLMSG</w:t>
            </w:r>
          </w:p>
        </w:tc>
        <w:tc>
          <w:tcPr>
            <w:shd w:fill="auto" w:val="cle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WILLTOPICUPD</w:t>
            </w:r>
          </w:p>
        </w:tc>
        <w:tc>
          <w:tcPr>
            <w:shd w:fill="auto" w:val="clear"/>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WILLTOPICRESP</w:t>
            </w:r>
          </w:p>
        </w:tc>
        <w:tc>
          <w:tcPr>
            <w:shd w:fill="auto" w:val="clear"/>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WILLMSGUPD</w:t>
            </w:r>
          </w:p>
        </w:tc>
        <w:tc>
          <w:tcPr>
            <w:shd w:fill="auto" w:val="clear"/>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WILLMSGRESP</w:t>
            </w:r>
          </w:p>
        </w:tc>
        <w:tc>
          <w:tcPr>
            <w:shd w:fill="auto" w:val="clear"/>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315">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317">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1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31A">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B">
      <w:pPr>
        <w:rPr>
          <w:rFonts w:ascii="Arial" w:cs="Arial" w:eastAsia="Arial" w:hAnsi="Arial"/>
          <w:color w:val="ff0000"/>
        </w:rPr>
      </w:pPr>
      <w:r w:rsidDel="00000000" w:rsidR="00000000" w:rsidRPr="00000000">
        <w:rPr>
          <w:rtl w:val="0"/>
        </w:rPr>
      </w:r>
    </w:p>
    <w:p w:rsidR="00000000" w:rsidDel="00000000" w:rsidP="00000000" w:rsidRDefault="00000000" w:rsidRPr="00000000" w14:paraId="0000031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D">
      <w:pPr>
        <w:rPr>
          <w:rFonts w:ascii="Arial" w:cs="Arial" w:eastAsia="Arial" w:hAnsi="Arial"/>
        </w:rPr>
      </w:pPr>
      <w:r w:rsidDel="00000000" w:rsidR="00000000" w:rsidRPr="00000000">
        <w:rPr>
          <w:rtl w:val="0"/>
        </w:rPr>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OUT OF BAND)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tl w:val="0"/>
        </w:rPr>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21">
      <w:pPr>
        <w:rPr>
          <w:rFonts w:ascii="Arial" w:cs="Arial" w:eastAsia="Arial" w:hAnsi="Arial"/>
        </w:rPr>
      </w:pPr>
      <w:r w:rsidDel="00000000" w:rsidR="00000000" w:rsidRPr="00000000">
        <w:rPr>
          <w:rtl w:val="0"/>
        </w:rPr>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23">
      <w:pPr>
        <w:rPr>
          <w:rFonts w:ascii="Arial" w:cs="Arial" w:eastAsia="Arial" w:hAnsi="Arial"/>
        </w:rPr>
      </w:pP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325">
      <w:pPr>
        <w:rPr>
          <w:rFonts w:ascii="Arial" w:cs="Arial" w:eastAsia="Arial" w:hAnsi="Arial"/>
        </w:rPr>
      </w:pPr>
      <w:r w:rsidDel="00000000" w:rsidR="00000000" w:rsidRPr="00000000">
        <w:rPr>
          <w:rtl w:val="0"/>
        </w:rPr>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tl w:val="0"/>
        </w:rPr>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329">
      <w:pPr>
        <w:rPr>
          <w:rFonts w:ascii="Arial" w:cs="Arial" w:eastAsia="Arial" w:hAnsi="Arial"/>
        </w:rPr>
      </w:pPr>
      <w:r w:rsidDel="00000000" w:rsidR="00000000" w:rsidRPr="00000000">
        <w:rPr>
          <w:rtl w:val="0"/>
        </w:rPr>
      </w:r>
    </w:p>
    <w:p w:rsidR="00000000" w:rsidDel="00000000" w:rsidP="00000000" w:rsidRDefault="00000000" w:rsidRPr="00000000" w14:paraId="0000032A">
      <w:pPr>
        <w:ind w:left="720" w:firstLine="0"/>
        <w:rPr>
          <w:rFonts w:ascii="Arial" w:cs="Arial" w:eastAsia="Arial" w:hAnsi="Arial"/>
          <w:b w:val="1"/>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32B">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2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D">
      <w:pPr>
        <w:ind w:left="720" w:firstLine="0"/>
        <w:rPr>
          <w:rFonts w:ascii="Arial" w:cs="Arial" w:eastAsia="Arial" w:hAnsi="Arial"/>
        </w:rPr>
      </w:pPr>
      <w:sdt>
        <w:sdtPr>
          <w:tag w:val="goog_rdk_14"/>
        </w:sdtPr>
        <w:sdtContent>
          <w:commentRangeStart w:id="7"/>
        </w:sdtContent>
      </w:sdt>
      <w:r w:rsidDel="00000000" w:rsidR="00000000" w:rsidRPr="00000000">
        <w:rPr>
          <w:rFonts w:ascii="Arial" w:cs="Arial" w:eastAsia="Arial" w:hAnsi="Arial"/>
          <w:rtl w:val="0"/>
        </w:rPr>
        <w:t xml:space="preserve"> Client   </w:t>
        <w:tab/>
        <w:tab/>
        <w:tab/>
        <w:tab/>
        <w:t xml:space="preserve">Server</w:t>
      </w:r>
    </w:p>
    <w:p w:rsidR="00000000" w:rsidDel="00000000" w:rsidP="00000000" w:rsidRDefault="00000000" w:rsidRPr="00000000" w14:paraId="0000032E">
      <w:pPr>
        <w:spacing w:after="0" w:before="0" w:lineRule="auto"/>
        <w:ind w:left="720" w:firstLine="0"/>
        <w:rPr>
          <w:rFonts w:ascii="Arial" w:cs="Arial" w:eastAsia="Arial" w:hAnsi="Arial"/>
          <w:sz w:val="17"/>
          <w:szCs w:val="17"/>
        </w:rPr>
      </w:pPr>
      <w:bookmarkStart w:colFirst="0" w:colLast="0" w:name="_heading=h.28h4qwu" w:id="41"/>
      <w:bookmarkEnd w:id="41"/>
      <w:r w:rsidDel="00000000" w:rsidR="00000000" w:rsidRPr="00000000">
        <w:rPr>
          <w:rFonts w:ascii="Arial" w:cs="Arial" w:eastAsia="Arial" w:hAnsi="Arial"/>
          <w:rtl w:val="0"/>
        </w:rPr>
        <w:t xml:space="preserve">PUBLISH Packet Identifier=0x1234 </w:t>
      </w:r>
      <w:sdt>
        <w:sdtPr>
          <w:tag w:val="goog_rdk_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2F">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r>
      <w:sdt>
        <w:sdtPr>
          <w:tag w:val="goog_rdk_16"/>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PUBLISH Packet Identifier=0x1234</w:t>
      </w:r>
    </w:p>
    <w:p w:rsidR="00000000" w:rsidDel="00000000" w:rsidP="00000000" w:rsidRDefault="00000000" w:rsidRPr="00000000" w14:paraId="00000330">
      <w:pPr>
        <w:spacing w:after="0" w:before="0" w:lineRule="auto"/>
        <w:ind w:left="720" w:firstLine="0"/>
        <w:rPr>
          <w:rFonts w:ascii="Arial" w:cs="Arial" w:eastAsia="Arial" w:hAnsi="Arial"/>
          <w:sz w:val="17"/>
          <w:szCs w:val="17"/>
        </w:rPr>
      </w:pPr>
      <w:r w:rsidDel="00000000" w:rsidR="00000000" w:rsidRPr="00000000">
        <w:rPr>
          <w:rFonts w:ascii="Arial" w:cs="Arial" w:eastAsia="Arial" w:hAnsi="Arial"/>
          <w:rtl w:val="0"/>
        </w:rPr>
        <w:t xml:space="preserve">PUBACK Packet Identifier=0x1234 </w:t>
      </w:r>
      <w:sdt>
        <w:sdtPr>
          <w:tag w:val="goog_rdk_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3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tab/>
        <w:t xml:space="preserve">     </w:t>
      </w:r>
      <w:sdt>
        <w:sdtPr>
          <w:tag w:val="goog_rdk_18"/>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PUBACK Packet Identifier=0x1234</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32">
      <w:pPr>
        <w:rPr>
          <w:rFonts w:ascii="Arial" w:cs="Arial" w:eastAsia="Arial" w:hAnsi="Arial"/>
        </w:rPr>
      </w:pPr>
      <w:r w:rsidDel="00000000" w:rsidR="00000000" w:rsidRPr="00000000">
        <w:rPr>
          <w:rtl w:val="0"/>
        </w:rPr>
      </w:r>
    </w:p>
    <w:p w:rsidR="00000000" w:rsidDel="00000000" w:rsidP="00000000" w:rsidRDefault="00000000" w:rsidRPr="00000000" w14:paraId="00000333">
      <w:pPr>
        <w:pStyle w:val="Heading2"/>
        <w:ind w:left="0" w:firstLine="0"/>
        <w:rPr>
          <w:rFonts w:ascii="Arial" w:cs="Arial" w:eastAsia="Arial" w:hAnsi="Arial"/>
        </w:rPr>
      </w:pPr>
      <w:bookmarkStart w:colFirst="0" w:colLast="0" w:name="_heading=h.nmf14n" w:id="42"/>
      <w:bookmarkEnd w:id="42"/>
      <w:r w:rsidDel="00000000" w:rsidR="00000000" w:rsidRPr="00000000">
        <w:rPr>
          <w:rFonts w:ascii="Arial" w:cs="Arial" w:eastAsia="Arial" w:hAnsi="Arial"/>
          <w:rtl w:val="0"/>
        </w:rPr>
        <w:t xml:space="preserve">2.3 MQTT-SN Packet Fields</w:t>
      </w:r>
    </w:p>
    <w:p w:rsidR="00000000" w:rsidDel="00000000" w:rsidP="00000000" w:rsidRDefault="00000000" w:rsidRPr="00000000" w14:paraId="00000334">
      <w:pPr>
        <w:pStyle w:val="Heading3"/>
        <w:keepLines w:val="1"/>
        <w:spacing w:after="145" w:before="0" w:line="259" w:lineRule="auto"/>
        <w:ind w:left="0" w:right="4" w:firstLine="0"/>
        <w:rPr>
          <w:rFonts w:ascii="Arial" w:cs="Arial" w:eastAsia="Arial" w:hAnsi="Arial"/>
        </w:rPr>
      </w:pPr>
      <w:bookmarkStart w:colFirst="0" w:colLast="0" w:name="_heading=h.37m2jsg" w:id="43"/>
      <w:bookmarkEnd w:id="43"/>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3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36">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37">
      <w:pPr>
        <w:pStyle w:val="Heading3"/>
        <w:keepLines w:val="1"/>
        <w:spacing w:after="145" w:before="0" w:line="259" w:lineRule="auto"/>
        <w:ind w:left="0" w:right="4" w:firstLine="0"/>
        <w:rPr>
          <w:rFonts w:ascii="Arial" w:cs="Arial" w:eastAsia="Arial" w:hAnsi="Arial"/>
        </w:rPr>
      </w:pPr>
      <w:bookmarkStart w:colFirst="0" w:colLast="0" w:name="_heading=h.1mrcu09" w:id="44"/>
      <w:bookmarkEnd w:id="44"/>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38">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w:t>
      </w:r>
      <w:sdt>
        <w:sdtPr>
          <w:tag w:val="goog_rdk_19"/>
        </w:sdtPr>
        <w:sdtContent>
          <w:ins w:author="davide.lenzarini@u-blox.com" w:id="4" w:date="2023-11-29T17:46:50Z">
            <w:r w:rsidDel="00000000" w:rsidR="00000000" w:rsidRPr="00000000">
              <w:rPr>
                <w:rFonts w:ascii="Arial" w:cs="Arial" w:eastAsia="Arial" w:hAnsi="Arial"/>
                <w:rtl w:val="0"/>
              </w:rPr>
              <w:t xml:space="preserve">transmission </w:t>
            </w:r>
          </w:ins>
        </w:sdtContent>
      </w:sdt>
      <w:sdt>
        <w:sdtPr>
          <w:tag w:val="goog_rdk_20"/>
        </w:sdtPr>
        <w:sdtContent>
          <w:del w:author="davide.lenzarini@u-blox.com" w:id="4" w:date="2023-11-29T17:46:50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The value 0x00 means “</w:t>
      </w:r>
      <w:sdt>
        <w:sdtPr>
          <w:tag w:val="goog_rdk_21"/>
        </w:sdtPr>
        <w:sdtContent>
          <w:ins w:author="davide.lenzarini@u-blox.com" w:id="5" w:date="2023-11-29T17:47:15Z">
            <w:r w:rsidDel="00000000" w:rsidR="00000000" w:rsidRPr="00000000">
              <w:rPr>
                <w:rFonts w:ascii="Arial" w:cs="Arial" w:eastAsia="Arial" w:hAnsi="Arial"/>
                <w:rtl w:val="0"/>
              </w:rPr>
              <w:t xml:space="preserve">send</w:t>
            </w:r>
          </w:ins>
        </w:sdtContent>
      </w:sdt>
      <w:sdt>
        <w:sdtPr>
          <w:tag w:val="goog_rdk_22"/>
        </w:sdtPr>
        <w:sdtContent>
          <w:del w:author="davide.lenzarini@u-blox.com" w:id="5" w:date="2023-11-29T17:47:15Z">
            <w:r w:rsidDel="00000000" w:rsidR="00000000" w:rsidRPr="00000000">
              <w:rPr>
                <w:rFonts w:ascii="Arial" w:cs="Arial" w:eastAsia="Arial" w:hAnsi="Arial"/>
                <w:rtl w:val="0"/>
              </w:rPr>
              <w:delText xml:space="preserve">broadcast</w:delText>
            </w:r>
          </w:del>
        </w:sdtContent>
      </w:sdt>
      <w:r w:rsidDel="00000000" w:rsidR="00000000" w:rsidRPr="00000000">
        <w:rPr>
          <w:rFonts w:ascii="Arial" w:cs="Arial" w:eastAsia="Arial" w:hAnsi="Arial"/>
          <w:rtl w:val="0"/>
        </w:rPr>
        <w:t xml:space="preserve"> to all nodes in the network”.</w:t>
      </w:r>
    </w:p>
    <w:p w:rsidR="00000000" w:rsidDel="00000000" w:rsidP="00000000" w:rsidRDefault="00000000" w:rsidRPr="00000000" w14:paraId="00000339">
      <w:pPr>
        <w:pStyle w:val="Heading3"/>
        <w:keepLines w:val="1"/>
        <w:spacing w:after="145" w:before="0" w:line="259" w:lineRule="auto"/>
        <w:ind w:left="0" w:right="4" w:firstLine="0"/>
        <w:rPr>
          <w:rFonts w:ascii="Arial" w:cs="Arial" w:eastAsia="Arial" w:hAnsi="Arial"/>
        </w:rPr>
      </w:pPr>
      <w:bookmarkStart w:colFirst="0" w:colLast="0" w:name="_heading=h.46r0co2" w:id="45"/>
      <w:bookmarkEnd w:id="45"/>
      <w:r w:rsidDel="00000000" w:rsidR="00000000" w:rsidRPr="00000000">
        <w:rPr>
          <w:rtl w:val="0"/>
        </w:rPr>
        <w:t xml:space="preserve">2.3.3 </w:t>
      </w:r>
      <w:sdt>
        <w:sdtPr>
          <w:tag w:val="goog_rdk_23"/>
        </w:sdtPr>
        <w:sdtContent>
          <w:commentRangeStart w:id="8"/>
        </w:sdtContent>
      </w:sdt>
      <w:sdt>
        <w:sdtPr>
          <w:tag w:val="goog_rdk_24"/>
        </w:sdtPr>
        <w:sdtContent>
          <w:commentRangeStart w:id="9"/>
        </w:sdtContent>
      </w:sdt>
      <w:sdt>
        <w:sdtPr>
          <w:tag w:val="goog_rdk_25"/>
        </w:sdtPr>
        <w:sdtContent>
          <w:commentRangeStart w:id="10"/>
        </w:sdtContent>
      </w:sdt>
      <w:r w:rsidDel="00000000" w:rsidR="00000000" w:rsidRPr="00000000">
        <w:rPr>
          <w:rFonts w:ascii="Arial" w:cs="Arial" w:eastAsia="Arial" w:hAnsi="Arial"/>
          <w:rtl w:val="0"/>
        </w:rPr>
        <w:t xml:space="preserve">Reason Code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3A">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long value that indicates the result of an operation. Reason Codes share a common set of values across the various Control Packet types. </w:t>
      </w:r>
    </w:p>
    <w:p w:rsidR="00000000" w:rsidDel="00000000" w:rsidP="00000000" w:rsidRDefault="00000000" w:rsidRPr="00000000" w14:paraId="0000033B">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3C">
      <w:pPr>
        <w:spacing w:after="9" w:lineRule="auto"/>
        <w:ind w:left="-5" w:right="4" w:firstLine="0"/>
        <w:rPr>
          <w:rFonts w:ascii="Arial" w:cs="Arial" w:eastAsia="Arial" w:hAnsi="Arial"/>
        </w:rPr>
      </w:pPr>
      <w:r w:rsidDel="00000000" w:rsidR="00000000" w:rsidRPr="00000000">
        <w:rPr>
          <w:rtl w:val="0"/>
        </w:rPr>
      </w:r>
    </w:p>
    <w:tbl>
      <w:tblPr>
        <w:tblStyle w:val="Table8"/>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gridSpan w:val="2"/>
            <w:shd w:fill="cfe2f3" w:val="clear"/>
          </w:tcPr>
          <w:p w:rsidR="00000000" w:rsidDel="00000000" w:rsidP="00000000" w:rsidRDefault="00000000" w:rsidRPr="00000000" w14:paraId="0000033D">
            <w:pPr>
              <w:spacing w:after="9" w:lineRule="auto"/>
              <w:ind w:right="4"/>
              <w:rPr>
                <w:rFonts w:ascii="Arial" w:cs="Arial" w:eastAsia="Arial" w:hAnsi="Arial"/>
              </w:rPr>
            </w:pPr>
            <w:bookmarkStart w:colFirst="0" w:colLast="0" w:name="_heading=h.2lwamvv" w:id="46"/>
            <w:bookmarkEnd w:id="46"/>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Description</w:t>
            </w:r>
          </w:p>
        </w:tc>
        <w:tc>
          <w:tcPr>
            <w:vMerge w:val="restart"/>
            <w:shd w:fill="cfe2f3" w:val="clear"/>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Packet</w:t>
            </w:r>
          </w:p>
        </w:tc>
      </w:tr>
      <w:tr>
        <w:trPr>
          <w:cantSplit w:val="0"/>
          <w:tblHeader w:val="0"/>
        </w:trPr>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 DISCONNECT</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F">
            <w:pPr>
              <w:spacing w:after="9" w:lineRule="auto"/>
              <w:ind w:right="4"/>
              <w:rPr>
                <w:rFonts w:ascii="Arial" w:cs="Arial" w:eastAsia="Arial" w:hAnsi="Arial"/>
              </w:rPr>
            </w:pPr>
            <w:sdt>
              <w:sdtPr>
                <w:tag w:val="goog_rdk_26"/>
              </w:sdtPr>
              <w:sdtContent>
                <w:commentRangeStart w:id="11"/>
              </w:sdtContent>
            </w:sdt>
            <w:sdt>
              <w:sdtPr>
                <w:tag w:val="goog_rdk_27"/>
              </w:sdtPr>
              <w:sdtContent>
                <w:commentRangeStart w:id="12"/>
              </w:sdtContent>
            </w:sdt>
            <w:r w:rsidDel="00000000" w:rsidR="00000000" w:rsidRPr="00000000">
              <w:rPr>
                <w:rFonts w:ascii="Arial" w:cs="Arial" w:eastAsia="Arial" w:hAnsi="Arial"/>
                <w:rtl w:val="0"/>
              </w:rPr>
              <w:t xml:space="preserve">Invalid topic alias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REGACK, PUBACK, WILLTOPICRESP, WILLMSGRESP</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WILLMSGRESP </w:t>
            </w:r>
          </w:p>
        </w:tc>
      </w:tr>
      <w:tr>
        <w:trPr>
          <w:cantSplit w:val="0"/>
          <w:trHeight w:val="778.9414062499999" w:hRule="atLeast"/>
          <w:tblHeader w:val="0"/>
        </w:trPr>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No session</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color w:val="000000"/>
                <w:rtl w:val="0"/>
              </w:rPr>
              <w:t xml:space="preserve">0x84</w:t>
            </w:r>
            <w:r w:rsidDel="00000000" w:rsidR="00000000" w:rsidRPr="00000000">
              <w:rPr>
                <w:rtl w:val="0"/>
              </w:rPr>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6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w:t>
            </w:r>
          </w:p>
        </w:tc>
      </w:tr>
      <w:tr>
        <w:trPr>
          <w:cantSplit w:val="0"/>
          <w:trHeight w:val="778.9414062499999" w:hRule="atLeast"/>
          <w:tblHeader w:val="0"/>
        </w:trPr>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153</w:t>
            </w:r>
            <w:r w:rsidDel="00000000" w:rsidR="00000000" w:rsidRPr="00000000">
              <w:rPr>
                <w:rtl w:val="0"/>
              </w:rPr>
            </w:r>
          </w:p>
        </w:tc>
        <w:tc>
          <w:tcPr/>
          <w:p w:rsidR="00000000" w:rsidDel="00000000" w:rsidP="00000000" w:rsidRDefault="00000000" w:rsidRPr="00000000" w14:paraId="0000036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sdt>
        <w:sdtPr>
          <w:tag w:val="goog_rdk_29"/>
        </w:sdtPr>
        <w:sdtContent>
          <w:tr>
            <w:trPr>
              <w:cantSplit w:val="0"/>
              <w:trHeight w:val="778.9414062499999" w:hRule="atLeast"/>
              <w:tblHeader w:val="0"/>
              <w:ins w:author="davide.lenzarini@u-blox.com" w:id="6" w:date="2023-10-26T09:58:32Z"/>
            </w:trPr>
            <w:tc>
              <w:tcPr/>
              <w:sdt>
                <w:sdtPr>
                  <w:tag w:val="goog_rdk_31"/>
                </w:sdtPr>
                <w:sdtContent>
                  <w:p w:rsidR="00000000" w:rsidDel="00000000" w:rsidP="00000000" w:rsidRDefault="00000000" w:rsidRPr="00000000" w14:paraId="00000371">
                    <w:pPr>
                      <w:spacing w:after="9" w:lineRule="auto"/>
                      <w:ind w:right="4"/>
                      <w:rPr>
                        <w:ins w:author="davide.lenzarini@u-blox.com" w:id="6" w:date="2023-10-26T09:58:32Z"/>
                        <w:rFonts w:ascii="Arial" w:cs="Arial" w:eastAsia="Arial" w:hAnsi="Arial"/>
                      </w:rPr>
                    </w:pPr>
                    <w:sdt>
                      <w:sdtPr>
                        <w:tag w:val="goog_rdk_30"/>
                      </w:sdtPr>
                      <w:sdtContent>
                        <w:ins w:author="davide.lenzarini@u-blox.com" w:id="6" w:date="2023-10-26T09:58:32Z">
                          <w:r w:rsidDel="00000000" w:rsidR="00000000" w:rsidRPr="00000000">
                            <w:rPr>
                              <w:rFonts w:ascii="Arial" w:cs="Arial" w:eastAsia="Arial" w:hAnsi="Arial"/>
                              <w:rtl w:val="0"/>
                            </w:rPr>
                            <w:t xml:space="preserve">230</w:t>
                          </w:r>
                        </w:ins>
                      </w:sdtContent>
                    </w:sdt>
                  </w:p>
                </w:sdtContent>
              </w:sdt>
            </w:tc>
            <w:tc>
              <w:tcPr/>
              <w:sdt>
                <w:sdtPr>
                  <w:tag w:val="goog_rdk_33"/>
                </w:sdtPr>
                <w:sdtContent>
                  <w:p w:rsidR="00000000" w:rsidDel="00000000" w:rsidP="00000000" w:rsidRDefault="00000000" w:rsidRPr="00000000" w14:paraId="00000372">
                    <w:pPr>
                      <w:spacing w:after="9" w:lineRule="auto"/>
                      <w:ind w:right="4"/>
                      <w:rPr>
                        <w:ins w:author="davide.lenzarini@u-blox.com" w:id="6" w:date="2023-10-26T09:58:32Z"/>
                        <w:rFonts w:ascii="Arial" w:cs="Arial" w:eastAsia="Arial" w:hAnsi="Arial"/>
                      </w:rPr>
                    </w:pPr>
                    <w:sdt>
                      <w:sdtPr>
                        <w:tag w:val="goog_rdk_32"/>
                      </w:sdtPr>
                      <w:sdtContent>
                        <w:ins w:author="davide.lenzarini@u-blox.com" w:id="6" w:date="2023-10-26T09:58:32Z">
                          <w:r w:rsidDel="00000000" w:rsidR="00000000" w:rsidRPr="00000000">
                            <w:rPr>
                              <w:rFonts w:ascii="Arial" w:cs="Arial" w:eastAsia="Arial" w:hAnsi="Arial"/>
                              <w:rtl w:val="0"/>
                            </w:rPr>
                            <w:t xml:space="preserve">0xE6</w:t>
                          </w:r>
                        </w:ins>
                      </w:sdtContent>
                    </w:sdt>
                  </w:p>
                </w:sdtContent>
              </w:sdt>
            </w:tc>
            <w:tc>
              <w:tcPr/>
              <w:sdt>
                <w:sdtPr>
                  <w:tag w:val="goog_rdk_38"/>
                </w:sdtPr>
                <w:sdtContent>
                  <w:p w:rsidR="00000000" w:rsidDel="00000000" w:rsidP="00000000" w:rsidRDefault="00000000" w:rsidRPr="00000000" w14:paraId="00000373">
                    <w:pPr>
                      <w:spacing w:after="9" w:lineRule="auto"/>
                      <w:ind w:right="4"/>
                      <w:rPr>
                        <w:ins w:author="davide.lenzarini@u-blox.com" w:id="6" w:date="2023-10-26T09:58:32Z"/>
                        <w:rFonts w:ascii="Arial" w:cs="Arial" w:eastAsia="Arial" w:hAnsi="Arial"/>
                      </w:rPr>
                    </w:pPr>
                    <w:sdt>
                      <w:sdtPr>
                        <w:tag w:val="goog_rdk_34"/>
                      </w:sdtPr>
                      <w:sdtContent>
                        <w:ins w:author="davide.lenzarini@u-blox.com" w:id="6" w:date="2023-10-26T09:58:32Z">
                          <w:r w:rsidDel="00000000" w:rsidR="00000000" w:rsidRPr="00000000">
                            <w:rPr>
                              <w:rFonts w:ascii="Arial" w:cs="Arial" w:eastAsia="Arial" w:hAnsi="Arial"/>
                              <w:rtl w:val="0"/>
                            </w:rPr>
                            <w:t xml:space="preserve">Only PROTECTION packet supported</w:t>
                          </w:r>
                        </w:ins>
                      </w:sdtContent>
                    </w:sdt>
                    <w:sdt>
                      <w:sdtPr>
                        <w:tag w:val="goog_rdk_35"/>
                      </w:sdtPr>
                      <w:sdtContent>
                        <w:ins w:author="Stefan Hagen" w:id="7" w:date="2023-12-08T16:39:12Z">
                          <w:r w:rsidDel="00000000" w:rsidR="00000000" w:rsidRPr="00000000">
                            <w:rPr>
                              <w:rFonts w:ascii="Arial" w:cs="Arial" w:eastAsia="Arial" w:hAnsi="Arial"/>
                              <w:rtl w:val="0"/>
                            </w:rPr>
                            <w:t xml:space="preserve"> (Note 1)</w:t>
                          </w:r>
                        </w:ins>
                      </w:sdtContent>
                    </w:sdt>
                    <w:sdt>
                      <w:sdtPr>
                        <w:tag w:val="goog_rdk_36"/>
                      </w:sdtPr>
                      <w:sdtContent>
                        <w:ins w:author="davide.lenzarini@u-blox.com" w:id="6" w:date="2023-10-26T09:58:32Z">
                          <w:sdt>
                            <w:sdtPr>
                              <w:tag w:val="goog_rdk_37"/>
                            </w:sdtPr>
                            <w:sdtContent>
                              <w:del w:author="Stefan Hagen" w:id="7" w:date="2023-12-08T16:39:12Z">
                                <w:r w:rsidDel="00000000" w:rsidR="00000000" w:rsidRPr="00000000">
                                  <w:rPr>
                                    <w:rFonts w:ascii="Arial" w:cs="Arial" w:eastAsia="Arial" w:hAnsi="Arial"/>
                                    <w:rtl w:val="0"/>
                                  </w:rPr>
                                  <w:delText xml:space="preserve">1</w:delText>
                                </w:r>
                              </w:del>
                            </w:sdtContent>
                          </w:sdt>
                          <w:r w:rsidDel="00000000" w:rsidR="00000000" w:rsidRPr="00000000">
                            <w:rPr>
                              <w:rtl w:val="0"/>
                            </w:rPr>
                          </w:r>
                        </w:ins>
                      </w:sdtContent>
                    </w:sdt>
                  </w:p>
                </w:sdtContent>
              </w:sdt>
            </w:tc>
            <w:tc>
              <w:tcPr/>
              <w:sdt>
                <w:sdtPr>
                  <w:tag w:val="goog_rdk_40"/>
                </w:sdtPr>
                <w:sdtContent>
                  <w:p w:rsidR="00000000" w:rsidDel="00000000" w:rsidP="00000000" w:rsidRDefault="00000000" w:rsidRPr="00000000" w14:paraId="00000374">
                    <w:pPr>
                      <w:keepNext w:val="1"/>
                      <w:spacing w:after="9" w:lineRule="auto"/>
                      <w:ind w:right="4"/>
                      <w:rPr>
                        <w:ins w:author="davide.lenzarini@u-blox.com" w:id="6" w:date="2023-10-26T09:58:32Z"/>
                        <w:rFonts w:ascii="Arial" w:cs="Arial" w:eastAsia="Arial" w:hAnsi="Arial"/>
                      </w:rPr>
                    </w:pPr>
                    <w:sdt>
                      <w:sdtPr>
                        <w:tag w:val="goog_rdk_39"/>
                      </w:sdtPr>
                      <w:sdtContent>
                        <w:ins w:author="davide.lenzarini@u-blox.com" w:id="6" w:date="2023-10-26T09:58:32Z">
                          <w:r w:rsidDel="00000000" w:rsidR="00000000" w:rsidRPr="00000000">
                            <w:rPr>
                              <w:rFonts w:ascii="Arial" w:cs="Arial" w:eastAsia="Arial" w:hAnsi="Arial"/>
                              <w:rtl w:val="0"/>
                            </w:rPr>
                            <w:t xml:space="preserve">Any packet except PROTECTION and Forwarder Encapsulation</w:t>
                          </w:r>
                        </w:ins>
                      </w:sdtContent>
                    </w:sdt>
                  </w:p>
                </w:sdtContent>
              </w:sdt>
            </w:tc>
          </w:tr>
        </w:sdtContent>
      </w:sdt>
      <w:sdt>
        <w:sdtPr>
          <w:tag w:val="goog_rdk_41"/>
        </w:sdtPr>
        <w:sdtContent>
          <w:tr>
            <w:trPr>
              <w:cantSplit w:val="0"/>
              <w:trHeight w:val="778.9414062499999" w:hRule="atLeast"/>
              <w:tblHeader w:val="0"/>
              <w:ins w:author="davide.lenzarini@u-blox.com" w:id="6" w:date="2023-10-26T09:58:32Z"/>
            </w:trPr>
            <w:tc>
              <w:tcPr/>
              <w:sdt>
                <w:sdtPr>
                  <w:tag w:val="goog_rdk_43"/>
                </w:sdtPr>
                <w:sdtContent>
                  <w:p w:rsidR="00000000" w:rsidDel="00000000" w:rsidP="00000000" w:rsidRDefault="00000000" w:rsidRPr="00000000" w14:paraId="00000375">
                    <w:pPr>
                      <w:spacing w:after="9" w:lineRule="auto"/>
                      <w:ind w:right="4"/>
                      <w:rPr>
                        <w:ins w:author="davide.lenzarini@u-blox.com" w:id="6" w:date="2023-10-26T09:58:32Z"/>
                        <w:rFonts w:ascii="Arial" w:cs="Arial" w:eastAsia="Arial" w:hAnsi="Arial"/>
                      </w:rPr>
                    </w:pPr>
                    <w:sdt>
                      <w:sdtPr>
                        <w:tag w:val="goog_rdk_42"/>
                      </w:sdtPr>
                      <w:sdtContent>
                        <w:ins w:author="davide.lenzarini@u-blox.com" w:id="6" w:date="2023-10-26T09:58:32Z">
                          <w:r w:rsidDel="00000000" w:rsidR="00000000" w:rsidRPr="00000000">
                            <w:rPr>
                              <w:rFonts w:ascii="Arial" w:cs="Arial" w:eastAsia="Arial" w:hAnsi="Arial"/>
                              <w:rtl w:val="0"/>
                            </w:rPr>
                            <w:t xml:space="preserve">231</w:t>
                          </w:r>
                        </w:ins>
                      </w:sdtContent>
                    </w:sdt>
                  </w:p>
                </w:sdtContent>
              </w:sdt>
            </w:tc>
            <w:tc>
              <w:tcPr/>
              <w:sdt>
                <w:sdtPr>
                  <w:tag w:val="goog_rdk_45"/>
                </w:sdtPr>
                <w:sdtContent>
                  <w:p w:rsidR="00000000" w:rsidDel="00000000" w:rsidP="00000000" w:rsidRDefault="00000000" w:rsidRPr="00000000" w14:paraId="00000376">
                    <w:pPr>
                      <w:spacing w:after="9" w:lineRule="auto"/>
                      <w:ind w:right="4"/>
                      <w:rPr>
                        <w:ins w:author="davide.lenzarini@u-blox.com" w:id="6" w:date="2023-10-26T09:58:32Z"/>
                        <w:rFonts w:ascii="Arial" w:cs="Arial" w:eastAsia="Arial" w:hAnsi="Arial"/>
                      </w:rPr>
                    </w:pPr>
                    <w:sdt>
                      <w:sdtPr>
                        <w:tag w:val="goog_rdk_44"/>
                      </w:sdtPr>
                      <w:sdtContent>
                        <w:ins w:author="davide.lenzarini@u-blox.com" w:id="6" w:date="2023-10-26T09:58:32Z">
                          <w:r w:rsidDel="00000000" w:rsidR="00000000" w:rsidRPr="00000000">
                            <w:rPr>
                              <w:rFonts w:ascii="Arial" w:cs="Arial" w:eastAsia="Arial" w:hAnsi="Arial"/>
                              <w:rtl w:val="0"/>
                            </w:rPr>
                            <w:t xml:space="preserve">0xE7</w:t>
                          </w:r>
                        </w:ins>
                      </w:sdtContent>
                    </w:sdt>
                  </w:p>
                </w:sdtContent>
              </w:sdt>
            </w:tc>
            <w:tc>
              <w:tcPr/>
              <w:sdt>
                <w:sdtPr>
                  <w:tag w:val="goog_rdk_47"/>
                </w:sdtPr>
                <w:sdtContent>
                  <w:p w:rsidR="00000000" w:rsidDel="00000000" w:rsidP="00000000" w:rsidRDefault="00000000" w:rsidRPr="00000000" w14:paraId="00000377">
                    <w:pPr>
                      <w:spacing w:after="9" w:lineRule="auto"/>
                      <w:ind w:right="4"/>
                      <w:rPr>
                        <w:ins w:author="davide.lenzarini@u-blox.com" w:id="6" w:date="2023-10-26T09:58:32Z"/>
                        <w:rFonts w:ascii="Arial" w:cs="Arial" w:eastAsia="Arial" w:hAnsi="Arial"/>
                      </w:rPr>
                    </w:pPr>
                    <w:sdt>
                      <w:sdtPr>
                        <w:tag w:val="goog_rdk_46"/>
                      </w:sdtPr>
                      <w:sdtContent>
                        <w:ins w:author="davide.lenzarini@u-blox.com" w:id="6" w:date="2023-10-26T09:58:32Z">
                          <w:r w:rsidDel="00000000" w:rsidR="00000000" w:rsidRPr="00000000">
                            <w:rPr>
                              <w:rFonts w:ascii="Arial" w:cs="Arial" w:eastAsia="Arial" w:hAnsi="Arial"/>
                              <w:rtl w:val="0"/>
                            </w:rPr>
                            <w:t xml:space="preserve">Protection scheme invalid</w:t>
                          </w:r>
                        </w:ins>
                      </w:sdtContent>
                    </w:sdt>
                  </w:p>
                </w:sdtContent>
              </w:sdt>
            </w:tc>
            <w:tc>
              <w:tcPr/>
              <w:sdt>
                <w:sdtPr>
                  <w:tag w:val="goog_rdk_49"/>
                </w:sdtPr>
                <w:sdtContent>
                  <w:p w:rsidR="00000000" w:rsidDel="00000000" w:rsidP="00000000" w:rsidRDefault="00000000" w:rsidRPr="00000000" w14:paraId="00000378">
                    <w:pPr>
                      <w:keepNext w:val="1"/>
                      <w:spacing w:after="9" w:lineRule="auto"/>
                      <w:ind w:right="4"/>
                      <w:rPr>
                        <w:ins w:author="davide.lenzarini@u-blox.com" w:id="6" w:date="2023-10-26T09:58:32Z"/>
                        <w:rFonts w:ascii="Arial" w:cs="Arial" w:eastAsia="Arial" w:hAnsi="Arial"/>
                      </w:rPr>
                    </w:pPr>
                    <w:sdt>
                      <w:sdtPr>
                        <w:tag w:val="goog_rdk_48"/>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50"/>
        </w:sdtPr>
        <w:sdtContent>
          <w:tr>
            <w:trPr>
              <w:cantSplit w:val="0"/>
              <w:trHeight w:val="778.9414062499999" w:hRule="atLeast"/>
              <w:tblHeader w:val="0"/>
              <w:ins w:author="davide.lenzarini@u-blox.com" w:id="6" w:date="2023-10-26T09:58:32Z"/>
            </w:trPr>
            <w:tc>
              <w:tcPr/>
              <w:sdt>
                <w:sdtPr>
                  <w:tag w:val="goog_rdk_52"/>
                </w:sdtPr>
                <w:sdtContent>
                  <w:p w:rsidR="00000000" w:rsidDel="00000000" w:rsidP="00000000" w:rsidRDefault="00000000" w:rsidRPr="00000000" w14:paraId="00000379">
                    <w:pPr>
                      <w:spacing w:after="9" w:lineRule="auto"/>
                      <w:ind w:right="4"/>
                      <w:rPr>
                        <w:ins w:author="davide.lenzarini@u-blox.com" w:id="6" w:date="2023-10-26T09:58:32Z"/>
                        <w:rFonts w:ascii="Arial" w:cs="Arial" w:eastAsia="Arial" w:hAnsi="Arial"/>
                      </w:rPr>
                    </w:pPr>
                    <w:sdt>
                      <w:sdtPr>
                        <w:tag w:val="goog_rdk_51"/>
                      </w:sdtPr>
                      <w:sdtContent>
                        <w:ins w:author="davide.lenzarini@u-blox.com" w:id="6" w:date="2023-10-26T09:58:32Z">
                          <w:r w:rsidDel="00000000" w:rsidR="00000000" w:rsidRPr="00000000">
                            <w:rPr>
                              <w:rFonts w:ascii="Arial" w:cs="Arial" w:eastAsia="Arial" w:hAnsi="Arial"/>
                              <w:rtl w:val="0"/>
                            </w:rPr>
                            <w:t xml:space="preserve">232</w:t>
                          </w:r>
                        </w:ins>
                      </w:sdtContent>
                    </w:sdt>
                  </w:p>
                </w:sdtContent>
              </w:sdt>
            </w:tc>
            <w:tc>
              <w:tcPr/>
              <w:sdt>
                <w:sdtPr>
                  <w:tag w:val="goog_rdk_54"/>
                </w:sdtPr>
                <w:sdtContent>
                  <w:p w:rsidR="00000000" w:rsidDel="00000000" w:rsidP="00000000" w:rsidRDefault="00000000" w:rsidRPr="00000000" w14:paraId="0000037A">
                    <w:pPr>
                      <w:spacing w:after="9" w:lineRule="auto"/>
                      <w:ind w:right="4"/>
                      <w:rPr>
                        <w:ins w:author="davide.lenzarini@u-blox.com" w:id="6" w:date="2023-10-26T09:58:32Z"/>
                        <w:rFonts w:ascii="Arial" w:cs="Arial" w:eastAsia="Arial" w:hAnsi="Arial"/>
                      </w:rPr>
                    </w:pPr>
                    <w:sdt>
                      <w:sdtPr>
                        <w:tag w:val="goog_rdk_53"/>
                      </w:sdtPr>
                      <w:sdtContent>
                        <w:ins w:author="davide.lenzarini@u-blox.com" w:id="6" w:date="2023-10-26T09:58:32Z">
                          <w:r w:rsidDel="00000000" w:rsidR="00000000" w:rsidRPr="00000000">
                            <w:rPr>
                              <w:rFonts w:ascii="Arial" w:cs="Arial" w:eastAsia="Arial" w:hAnsi="Arial"/>
                              <w:rtl w:val="0"/>
                            </w:rPr>
                            <w:t xml:space="preserve">0xE8</w:t>
                          </w:r>
                        </w:ins>
                      </w:sdtContent>
                    </w:sdt>
                  </w:p>
                </w:sdtContent>
              </w:sdt>
            </w:tc>
            <w:tc>
              <w:tcPr/>
              <w:sdt>
                <w:sdtPr>
                  <w:tag w:val="goog_rdk_56"/>
                </w:sdtPr>
                <w:sdtContent>
                  <w:p w:rsidR="00000000" w:rsidDel="00000000" w:rsidP="00000000" w:rsidRDefault="00000000" w:rsidRPr="00000000" w14:paraId="0000037B">
                    <w:pPr>
                      <w:spacing w:after="9" w:lineRule="auto"/>
                      <w:ind w:right="4"/>
                      <w:rPr>
                        <w:ins w:author="davide.lenzarini@u-blox.com" w:id="6" w:date="2023-10-26T09:58:32Z"/>
                        <w:rFonts w:ascii="Arial" w:cs="Arial" w:eastAsia="Arial" w:hAnsi="Arial"/>
                      </w:rPr>
                    </w:pPr>
                    <w:sdt>
                      <w:sdtPr>
                        <w:tag w:val="goog_rdk_55"/>
                      </w:sdtPr>
                      <w:sdtContent>
                        <w:ins w:author="davide.lenzarini@u-blox.com" w:id="6" w:date="2023-10-26T09:58:32Z">
                          <w:r w:rsidDel="00000000" w:rsidR="00000000" w:rsidRPr="00000000">
                            <w:rPr>
                              <w:rFonts w:ascii="Arial" w:cs="Arial" w:eastAsia="Arial" w:hAnsi="Arial"/>
                              <w:rtl w:val="0"/>
                            </w:rPr>
                            <w:t xml:space="preserve">Unknown Sender Id</w:t>
                          </w:r>
                        </w:ins>
                      </w:sdtContent>
                    </w:sdt>
                  </w:p>
                </w:sdtContent>
              </w:sdt>
            </w:tc>
            <w:tc>
              <w:tcPr/>
              <w:sdt>
                <w:sdtPr>
                  <w:tag w:val="goog_rdk_58"/>
                </w:sdtPr>
                <w:sdtContent>
                  <w:p w:rsidR="00000000" w:rsidDel="00000000" w:rsidP="00000000" w:rsidRDefault="00000000" w:rsidRPr="00000000" w14:paraId="0000037C">
                    <w:pPr>
                      <w:keepNext w:val="1"/>
                      <w:spacing w:after="9" w:lineRule="auto"/>
                      <w:ind w:right="4"/>
                      <w:rPr>
                        <w:ins w:author="davide.lenzarini@u-blox.com" w:id="6" w:date="2023-10-26T09:58:32Z"/>
                        <w:rFonts w:ascii="Arial" w:cs="Arial" w:eastAsia="Arial" w:hAnsi="Arial"/>
                      </w:rPr>
                    </w:pPr>
                    <w:sdt>
                      <w:sdtPr>
                        <w:tag w:val="goog_rdk_57"/>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59"/>
        </w:sdtPr>
        <w:sdtContent>
          <w:tr>
            <w:trPr>
              <w:cantSplit w:val="0"/>
              <w:trHeight w:val="778.9414062499999" w:hRule="atLeast"/>
              <w:tblHeader w:val="0"/>
              <w:ins w:author="davide.lenzarini@u-blox.com" w:id="6" w:date="2023-10-26T09:58:32Z"/>
            </w:trPr>
            <w:tc>
              <w:tcPr/>
              <w:sdt>
                <w:sdtPr>
                  <w:tag w:val="goog_rdk_61"/>
                </w:sdtPr>
                <w:sdtContent>
                  <w:p w:rsidR="00000000" w:rsidDel="00000000" w:rsidP="00000000" w:rsidRDefault="00000000" w:rsidRPr="00000000" w14:paraId="0000037D">
                    <w:pPr>
                      <w:spacing w:after="9" w:lineRule="auto"/>
                      <w:ind w:right="4"/>
                      <w:rPr>
                        <w:ins w:author="davide.lenzarini@u-blox.com" w:id="6" w:date="2023-10-26T09:58:32Z"/>
                        <w:rFonts w:ascii="Arial" w:cs="Arial" w:eastAsia="Arial" w:hAnsi="Arial"/>
                      </w:rPr>
                    </w:pPr>
                    <w:sdt>
                      <w:sdtPr>
                        <w:tag w:val="goog_rdk_60"/>
                      </w:sdtPr>
                      <w:sdtContent>
                        <w:ins w:author="davide.lenzarini@u-blox.com" w:id="6" w:date="2023-10-26T09:58:32Z">
                          <w:r w:rsidDel="00000000" w:rsidR="00000000" w:rsidRPr="00000000">
                            <w:rPr>
                              <w:rFonts w:ascii="Arial" w:cs="Arial" w:eastAsia="Arial" w:hAnsi="Arial"/>
                              <w:rtl w:val="0"/>
                            </w:rPr>
                            <w:t xml:space="preserve">240</w:t>
                          </w:r>
                        </w:ins>
                      </w:sdtContent>
                    </w:sdt>
                  </w:p>
                </w:sdtContent>
              </w:sdt>
            </w:tc>
            <w:tc>
              <w:tcPr/>
              <w:sdt>
                <w:sdtPr>
                  <w:tag w:val="goog_rdk_63"/>
                </w:sdtPr>
                <w:sdtContent>
                  <w:p w:rsidR="00000000" w:rsidDel="00000000" w:rsidP="00000000" w:rsidRDefault="00000000" w:rsidRPr="00000000" w14:paraId="0000037E">
                    <w:pPr>
                      <w:spacing w:after="9" w:lineRule="auto"/>
                      <w:ind w:right="4"/>
                      <w:rPr>
                        <w:ins w:author="davide.lenzarini@u-blox.com" w:id="6" w:date="2023-10-26T09:58:32Z"/>
                        <w:rFonts w:ascii="Arial" w:cs="Arial" w:eastAsia="Arial" w:hAnsi="Arial"/>
                      </w:rPr>
                    </w:pPr>
                    <w:sdt>
                      <w:sdtPr>
                        <w:tag w:val="goog_rdk_62"/>
                      </w:sdtPr>
                      <w:sdtContent>
                        <w:ins w:author="davide.lenzarini@u-blox.com" w:id="6" w:date="2023-10-26T09:58:32Z">
                          <w:r w:rsidDel="00000000" w:rsidR="00000000" w:rsidRPr="00000000">
                            <w:rPr>
                              <w:rFonts w:ascii="Arial" w:cs="Arial" w:eastAsia="Arial" w:hAnsi="Arial"/>
                              <w:rtl w:val="0"/>
                            </w:rPr>
                            <w:t xml:space="preserve">0xF0</w:t>
                          </w:r>
                        </w:ins>
                      </w:sdtContent>
                    </w:sdt>
                  </w:p>
                </w:sdtContent>
              </w:sdt>
            </w:tc>
            <w:tc>
              <w:tcPr/>
              <w:sdt>
                <w:sdtPr>
                  <w:tag w:val="goog_rdk_65"/>
                </w:sdtPr>
                <w:sdtContent>
                  <w:p w:rsidR="00000000" w:rsidDel="00000000" w:rsidP="00000000" w:rsidRDefault="00000000" w:rsidRPr="00000000" w14:paraId="0000037F">
                    <w:pPr>
                      <w:spacing w:after="9" w:lineRule="auto"/>
                      <w:ind w:right="4"/>
                      <w:rPr>
                        <w:ins w:author="davide.lenzarini@u-blox.com" w:id="6" w:date="2023-10-26T09:58:32Z"/>
                        <w:rFonts w:ascii="Arial" w:cs="Arial" w:eastAsia="Arial" w:hAnsi="Arial"/>
                      </w:rPr>
                    </w:pPr>
                    <w:sdt>
                      <w:sdtPr>
                        <w:tag w:val="goog_rdk_64"/>
                      </w:sdtPr>
                      <w:sdtContent>
                        <w:ins w:author="davide.lenzarini@u-blox.com" w:id="6" w:date="2023-10-26T09:58:32Z">
                          <w:r w:rsidDel="00000000" w:rsidR="00000000" w:rsidRPr="00000000">
                            <w:rPr>
                              <w:rFonts w:ascii="Arial" w:cs="Arial" w:eastAsia="Arial" w:hAnsi="Arial"/>
                              <w:rtl w:val="0"/>
                            </w:rPr>
                            <w:t xml:space="preserve">Unknown Topic Alias</w:t>
                          </w:r>
                        </w:ins>
                      </w:sdtContent>
                    </w:sdt>
                  </w:p>
                </w:sdtContent>
              </w:sdt>
            </w:tc>
            <w:tc>
              <w:tcPr/>
              <w:sdt>
                <w:sdtPr>
                  <w:tag w:val="goog_rdk_67"/>
                </w:sdtPr>
                <w:sdtContent>
                  <w:p w:rsidR="00000000" w:rsidDel="00000000" w:rsidP="00000000" w:rsidRDefault="00000000" w:rsidRPr="00000000" w14:paraId="00000380">
                    <w:pPr>
                      <w:keepNext w:val="1"/>
                      <w:spacing w:after="9" w:lineRule="auto"/>
                      <w:ind w:right="4"/>
                      <w:rPr>
                        <w:ins w:author="davide.lenzarini@u-blox.com" w:id="6" w:date="2023-10-26T09:58:32Z"/>
                        <w:rFonts w:ascii="Arial" w:cs="Arial" w:eastAsia="Arial" w:hAnsi="Arial"/>
                      </w:rPr>
                    </w:pPr>
                    <w:sdt>
                      <w:sdtPr>
                        <w:tag w:val="goog_rdk_66"/>
                      </w:sdtPr>
                      <w:sdtContent>
                        <w:ins w:author="davide.lenzarini@u-blox.com" w:id="6" w:date="2023-10-26T09:58:32Z">
                          <w:r w:rsidDel="00000000" w:rsidR="00000000" w:rsidRPr="00000000">
                            <w:rPr>
                              <w:rFonts w:ascii="Arial" w:cs="Arial" w:eastAsia="Arial" w:hAnsi="Arial"/>
                              <w:rtl w:val="0"/>
                            </w:rPr>
                            <w:t xml:space="preserve">PUBACK, SUBACK</w:t>
                          </w:r>
                        </w:ins>
                      </w:sdtContent>
                    </w:sdt>
                  </w:p>
                </w:sdtContent>
              </w:sdt>
            </w:tc>
          </w:tr>
        </w:sdtContent>
      </w:sdt>
      <w:sdt>
        <w:sdtPr>
          <w:tag w:val="goog_rdk_68"/>
        </w:sdtPr>
        <w:sdtContent>
          <w:tr>
            <w:trPr>
              <w:cantSplit w:val="0"/>
              <w:trHeight w:val="778.9414062499999" w:hRule="atLeast"/>
              <w:tblHeader w:val="0"/>
              <w:ins w:author="davide.lenzarini@u-blox.com" w:id="6" w:date="2023-10-26T09:58:32Z"/>
            </w:trPr>
            <w:tc>
              <w:tcPr/>
              <w:sdt>
                <w:sdtPr>
                  <w:tag w:val="goog_rdk_70"/>
                </w:sdtPr>
                <w:sdtContent>
                  <w:p w:rsidR="00000000" w:rsidDel="00000000" w:rsidP="00000000" w:rsidRDefault="00000000" w:rsidRPr="00000000" w14:paraId="00000381">
                    <w:pPr>
                      <w:spacing w:after="9" w:lineRule="auto"/>
                      <w:ind w:right="4"/>
                      <w:rPr>
                        <w:ins w:author="davide.lenzarini@u-blox.com" w:id="6" w:date="2023-10-26T09:58:32Z"/>
                        <w:rFonts w:ascii="Arial" w:cs="Arial" w:eastAsia="Arial" w:hAnsi="Arial"/>
                      </w:rPr>
                    </w:pPr>
                    <w:sdt>
                      <w:sdtPr>
                        <w:tag w:val="goog_rdk_69"/>
                      </w:sdtPr>
                      <w:sdtContent>
                        <w:ins w:author="davide.lenzarini@u-blox.com" w:id="6" w:date="2023-10-26T09:58:32Z">
                          <w:r w:rsidDel="00000000" w:rsidR="00000000" w:rsidRPr="00000000">
                            <w:rPr>
                              <w:rFonts w:ascii="Arial" w:cs="Arial" w:eastAsia="Arial" w:hAnsi="Arial"/>
                              <w:rtl w:val="0"/>
                            </w:rPr>
                            <w:t xml:space="preserve">241</w:t>
                          </w:r>
                        </w:ins>
                      </w:sdtContent>
                    </w:sdt>
                  </w:p>
                </w:sdtContent>
              </w:sdt>
            </w:tc>
            <w:tc>
              <w:tcPr/>
              <w:sdt>
                <w:sdtPr>
                  <w:tag w:val="goog_rdk_72"/>
                </w:sdtPr>
                <w:sdtContent>
                  <w:p w:rsidR="00000000" w:rsidDel="00000000" w:rsidP="00000000" w:rsidRDefault="00000000" w:rsidRPr="00000000" w14:paraId="00000382">
                    <w:pPr>
                      <w:spacing w:after="9" w:lineRule="auto"/>
                      <w:ind w:right="4"/>
                      <w:rPr>
                        <w:ins w:author="davide.lenzarini@u-blox.com" w:id="6" w:date="2023-10-26T09:58:32Z"/>
                        <w:rFonts w:ascii="Arial" w:cs="Arial" w:eastAsia="Arial" w:hAnsi="Arial"/>
                      </w:rPr>
                    </w:pPr>
                    <w:sdt>
                      <w:sdtPr>
                        <w:tag w:val="goog_rdk_71"/>
                      </w:sdtPr>
                      <w:sdtContent>
                        <w:ins w:author="davide.lenzarini@u-blox.com" w:id="6" w:date="2023-10-26T09:58:32Z">
                          <w:r w:rsidDel="00000000" w:rsidR="00000000" w:rsidRPr="00000000">
                            <w:rPr>
                              <w:rFonts w:ascii="Arial" w:cs="Arial" w:eastAsia="Arial" w:hAnsi="Arial"/>
                              <w:rtl w:val="0"/>
                            </w:rPr>
                            <w:t xml:space="preserve">0xF1</w:t>
                          </w:r>
                        </w:ins>
                      </w:sdtContent>
                    </w:sdt>
                  </w:p>
                </w:sdtContent>
              </w:sdt>
            </w:tc>
            <w:tc>
              <w:tcPr/>
              <w:sdt>
                <w:sdtPr>
                  <w:tag w:val="goog_rdk_74"/>
                </w:sdtPr>
                <w:sdtContent>
                  <w:p w:rsidR="00000000" w:rsidDel="00000000" w:rsidP="00000000" w:rsidRDefault="00000000" w:rsidRPr="00000000" w14:paraId="00000383">
                    <w:pPr>
                      <w:spacing w:after="9" w:lineRule="auto"/>
                      <w:ind w:right="4"/>
                      <w:rPr>
                        <w:ins w:author="davide.lenzarini@u-blox.com" w:id="6" w:date="2023-10-26T09:58:32Z"/>
                        <w:rFonts w:ascii="Arial" w:cs="Arial" w:eastAsia="Arial" w:hAnsi="Arial"/>
                      </w:rPr>
                    </w:pPr>
                    <w:sdt>
                      <w:sdtPr>
                        <w:tag w:val="goog_rdk_73"/>
                      </w:sdtPr>
                      <w:sdtContent>
                        <w:ins w:author="davide.lenzarini@u-blox.com" w:id="6" w:date="2023-10-26T09:58:32Z">
                          <w:r w:rsidDel="00000000" w:rsidR="00000000" w:rsidRPr="00000000">
                            <w:rPr>
                              <w:rFonts w:ascii="Arial" w:cs="Arial" w:eastAsia="Arial" w:hAnsi="Arial"/>
                              <w:rtl w:val="0"/>
                            </w:rPr>
                            <w:t xml:space="preserve">Congestion</w:t>
                          </w:r>
                        </w:ins>
                      </w:sdtContent>
                    </w:sdt>
                  </w:p>
                </w:sdtContent>
              </w:sdt>
            </w:tc>
            <w:tc>
              <w:tcPr/>
              <w:sdt>
                <w:sdtPr>
                  <w:tag w:val="goog_rdk_76"/>
                </w:sdtPr>
                <w:sdtContent>
                  <w:p w:rsidR="00000000" w:rsidDel="00000000" w:rsidP="00000000" w:rsidRDefault="00000000" w:rsidRPr="00000000" w14:paraId="00000384">
                    <w:pPr>
                      <w:keepNext w:val="1"/>
                      <w:spacing w:after="9" w:lineRule="auto"/>
                      <w:ind w:right="4"/>
                      <w:rPr>
                        <w:ins w:author="davide.lenzarini@u-blox.com" w:id="6" w:date="2023-10-26T09:58:32Z"/>
                        <w:rFonts w:ascii="Arial" w:cs="Arial" w:eastAsia="Arial" w:hAnsi="Arial"/>
                      </w:rPr>
                    </w:pPr>
                    <w:sdt>
                      <w:sdtPr>
                        <w:tag w:val="goog_rdk_75"/>
                      </w:sdtPr>
                      <w:sdtContent>
                        <w:ins w:author="davide.lenzarini@u-blox.com" w:id="6" w:date="2023-10-26T09:58:32Z">
                          <w:r w:rsidDel="00000000" w:rsidR="00000000" w:rsidRPr="00000000">
                            <w:rPr>
                              <w:rFonts w:ascii="Arial" w:cs="Arial" w:eastAsia="Arial" w:hAnsi="Arial"/>
                              <w:rtl w:val="0"/>
                            </w:rPr>
                            <w:t xml:space="preserve">SUBACK, REGACK, CONNACK, PUBACK, WILLTOPICRESP, WILLMSGRESP</w:t>
                          </w:r>
                        </w:ins>
                      </w:sdtContent>
                    </w:sdt>
                  </w:p>
                </w:sdtContent>
              </w:sdt>
            </w:tc>
          </w:tr>
        </w:sdtContent>
      </w:sdt>
      <w:sdt>
        <w:sdtPr>
          <w:tag w:val="goog_rdk_77"/>
        </w:sdtPr>
        <w:sdtContent>
          <w:tr>
            <w:trPr>
              <w:cantSplit w:val="0"/>
              <w:trHeight w:val="778.9414062499999" w:hRule="atLeast"/>
              <w:tblHeader w:val="0"/>
              <w:ins w:author="davide.lenzarini@u-blox.com" w:id="6" w:date="2023-10-26T09:58:32Z"/>
            </w:trPr>
            <w:tc>
              <w:tcPr/>
              <w:sdt>
                <w:sdtPr>
                  <w:tag w:val="goog_rdk_79"/>
                </w:sdtPr>
                <w:sdtContent>
                  <w:p w:rsidR="00000000" w:rsidDel="00000000" w:rsidP="00000000" w:rsidRDefault="00000000" w:rsidRPr="00000000" w14:paraId="00000385">
                    <w:pPr>
                      <w:spacing w:after="9" w:lineRule="auto"/>
                      <w:ind w:right="4"/>
                      <w:rPr>
                        <w:ins w:author="davide.lenzarini@u-blox.com" w:id="6" w:date="2023-10-26T09:58:32Z"/>
                        <w:rFonts w:ascii="Arial" w:cs="Arial" w:eastAsia="Arial" w:hAnsi="Arial"/>
                      </w:rPr>
                    </w:pPr>
                    <w:sdt>
                      <w:sdtPr>
                        <w:tag w:val="goog_rdk_78"/>
                      </w:sdtPr>
                      <w:sdtContent>
                        <w:ins w:author="davide.lenzarini@u-blox.com" w:id="6" w:date="2023-10-26T09:58:32Z">
                          <w:r w:rsidDel="00000000" w:rsidR="00000000" w:rsidRPr="00000000">
                            <w:rPr>
                              <w:rFonts w:ascii="Arial" w:cs="Arial" w:eastAsia="Arial" w:hAnsi="Arial"/>
                              <w:rtl w:val="0"/>
                            </w:rPr>
                            <w:t xml:space="preserve">242</w:t>
                          </w:r>
                        </w:ins>
                      </w:sdtContent>
                    </w:sdt>
                  </w:p>
                </w:sdtContent>
              </w:sdt>
            </w:tc>
            <w:tc>
              <w:tcPr/>
              <w:sdt>
                <w:sdtPr>
                  <w:tag w:val="goog_rdk_81"/>
                </w:sdtPr>
                <w:sdtContent>
                  <w:p w:rsidR="00000000" w:rsidDel="00000000" w:rsidP="00000000" w:rsidRDefault="00000000" w:rsidRPr="00000000" w14:paraId="00000386">
                    <w:pPr>
                      <w:spacing w:after="9" w:lineRule="auto"/>
                      <w:ind w:right="4"/>
                      <w:rPr>
                        <w:ins w:author="davide.lenzarini@u-blox.com" w:id="6" w:date="2023-10-26T09:58:32Z"/>
                        <w:rFonts w:ascii="Arial" w:cs="Arial" w:eastAsia="Arial" w:hAnsi="Arial"/>
                      </w:rPr>
                    </w:pPr>
                    <w:sdt>
                      <w:sdtPr>
                        <w:tag w:val="goog_rdk_80"/>
                      </w:sdtPr>
                      <w:sdtContent>
                        <w:ins w:author="davide.lenzarini@u-blox.com" w:id="6" w:date="2023-10-26T09:58:32Z">
                          <w:r w:rsidDel="00000000" w:rsidR="00000000" w:rsidRPr="00000000">
                            <w:rPr>
                              <w:rFonts w:ascii="Arial" w:cs="Arial" w:eastAsia="Arial" w:hAnsi="Arial"/>
                              <w:rtl w:val="0"/>
                            </w:rPr>
                            <w:t xml:space="preserve">0xF2</w:t>
                          </w:r>
                        </w:ins>
                      </w:sdtContent>
                    </w:sdt>
                  </w:p>
                </w:sdtContent>
              </w:sdt>
            </w:tc>
            <w:tc>
              <w:tcPr/>
              <w:sdt>
                <w:sdtPr>
                  <w:tag w:val="goog_rdk_83"/>
                </w:sdtPr>
                <w:sdtContent>
                  <w:p w:rsidR="00000000" w:rsidDel="00000000" w:rsidP="00000000" w:rsidRDefault="00000000" w:rsidRPr="00000000" w14:paraId="00000387">
                    <w:pPr>
                      <w:spacing w:after="9" w:lineRule="auto"/>
                      <w:ind w:right="4"/>
                      <w:rPr>
                        <w:ins w:author="davide.lenzarini@u-blox.com" w:id="6" w:date="2023-10-26T09:58:32Z"/>
                        <w:rFonts w:ascii="Arial" w:cs="Arial" w:eastAsia="Arial" w:hAnsi="Arial"/>
                      </w:rPr>
                    </w:pPr>
                    <w:sdt>
                      <w:sdtPr>
                        <w:tag w:val="goog_rdk_82"/>
                      </w:sdtPr>
                      <w:sdtContent>
                        <w:ins w:author="davide.lenzarini@u-blox.com" w:id="6" w:date="2023-10-26T09:58:32Z">
                          <w:r w:rsidDel="00000000" w:rsidR="00000000" w:rsidRPr="00000000">
                            <w:rPr>
                              <w:rFonts w:ascii="Arial" w:cs="Arial" w:eastAsia="Arial" w:hAnsi="Arial"/>
                              <w:rtl w:val="0"/>
                            </w:rPr>
                            <w:t xml:space="preserve">Protection packet not supported</w:t>
                          </w:r>
                        </w:ins>
                      </w:sdtContent>
                    </w:sdt>
                  </w:p>
                </w:sdtContent>
              </w:sdt>
            </w:tc>
            <w:tc>
              <w:tcPr/>
              <w:sdt>
                <w:sdtPr>
                  <w:tag w:val="goog_rdk_85"/>
                </w:sdtPr>
                <w:sdtContent>
                  <w:p w:rsidR="00000000" w:rsidDel="00000000" w:rsidP="00000000" w:rsidRDefault="00000000" w:rsidRPr="00000000" w14:paraId="00000388">
                    <w:pPr>
                      <w:keepNext w:val="1"/>
                      <w:spacing w:after="9" w:lineRule="auto"/>
                      <w:ind w:right="4"/>
                      <w:rPr>
                        <w:ins w:author="davide.lenzarini@u-blox.com" w:id="6" w:date="2023-10-26T09:58:32Z"/>
                        <w:rFonts w:ascii="Arial" w:cs="Arial" w:eastAsia="Arial" w:hAnsi="Arial"/>
                      </w:rPr>
                    </w:pPr>
                    <w:sdt>
                      <w:sdtPr>
                        <w:tag w:val="goog_rdk_84"/>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86"/>
        </w:sdtPr>
        <w:sdtContent>
          <w:tr>
            <w:trPr>
              <w:cantSplit w:val="0"/>
              <w:trHeight w:val="778.9414062499999" w:hRule="atLeast"/>
              <w:tblHeader w:val="0"/>
              <w:ins w:author="davide.lenzarini@u-blox.com" w:id="6" w:date="2023-10-26T09:58:32Z"/>
            </w:trPr>
            <w:tc>
              <w:tcPr/>
              <w:sdt>
                <w:sdtPr>
                  <w:tag w:val="goog_rdk_88"/>
                </w:sdtPr>
                <w:sdtContent>
                  <w:p w:rsidR="00000000" w:rsidDel="00000000" w:rsidP="00000000" w:rsidRDefault="00000000" w:rsidRPr="00000000" w14:paraId="00000389">
                    <w:pPr>
                      <w:spacing w:after="9" w:lineRule="auto"/>
                      <w:ind w:right="4"/>
                      <w:rPr>
                        <w:ins w:author="davide.lenzarini@u-blox.com" w:id="6" w:date="2023-10-26T09:58:32Z"/>
                        <w:rFonts w:ascii="Arial" w:cs="Arial" w:eastAsia="Arial" w:hAnsi="Arial"/>
                      </w:rPr>
                    </w:pPr>
                    <w:sdt>
                      <w:sdtPr>
                        <w:tag w:val="goog_rdk_87"/>
                      </w:sdtPr>
                      <w:sdtContent>
                        <w:ins w:author="davide.lenzarini@u-blox.com" w:id="6" w:date="2023-10-26T09:58:32Z">
                          <w:r w:rsidDel="00000000" w:rsidR="00000000" w:rsidRPr="00000000">
                            <w:rPr>
                              <w:rFonts w:ascii="Arial" w:cs="Arial" w:eastAsia="Arial" w:hAnsi="Arial"/>
                              <w:rtl w:val="0"/>
                            </w:rPr>
                            <w:t xml:space="preserve">243</w:t>
                          </w:r>
                        </w:ins>
                      </w:sdtContent>
                    </w:sdt>
                  </w:p>
                </w:sdtContent>
              </w:sdt>
            </w:tc>
            <w:tc>
              <w:tcPr/>
              <w:sdt>
                <w:sdtPr>
                  <w:tag w:val="goog_rdk_90"/>
                </w:sdtPr>
                <w:sdtContent>
                  <w:p w:rsidR="00000000" w:rsidDel="00000000" w:rsidP="00000000" w:rsidRDefault="00000000" w:rsidRPr="00000000" w14:paraId="0000038A">
                    <w:pPr>
                      <w:spacing w:after="9" w:lineRule="auto"/>
                      <w:ind w:right="4"/>
                      <w:rPr>
                        <w:ins w:author="davide.lenzarini@u-blox.com" w:id="6" w:date="2023-10-26T09:58:32Z"/>
                        <w:rFonts w:ascii="Arial" w:cs="Arial" w:eastAsia="Arial" w:hAnsi="Arial"/>
                      </w:rPr>
                    </w:pPr>
                    <w:sdt>
                      <w:sdtPr>
                        <w:tag w:val="goog_rdk_89"/>
                      </w:sdtPr>
                      <w:sdtContent>
                        <w:ins w:author="davide.lenzarini@u-blox.com" w:id="6" w:date="2023-10-26T09:58:32Z">
                          <w:r w:rsidDel="00000000" w:rsidR="00000000" w:rsidRPr="00000000">
                            <w:rPr>
                              <w:rFonts w:ascii="Arial" w:cs="Arial" w:eastAsia="Arial" w:hAnsi="Arial"/>
                              <w:rtl w:val="0"/>
                            </w:rPr>
                            <w:t xml:space="preserve">0xF3</w:t>
                          </w:r>
                        </w:ins>
                      </w:sdtContent>
                    </w:sdt>
                  </w:p>
                </w:sdtContent>
              </w:sdt>
            </w:tc>
            <w:tc>
              <w:tcPr/>
              <w:sdt>
                <w:sdtPr>
                  <w:tag w:val="goog_rdk_92"/>
                </w:sdtPr>
                <w:sdtContent>
                  <w:p w:rsidR="00000000" w:rsidDel="00000000" w:rsidP="00000000" w:rsidRDefault="00000000" w:rsidRPr="00000000" w14:paraId="0000038B">
                    <w:pPr>
                      <w:spacing w:after="9" w:lineRule="auto"/>
                      <w:ind w:right="4"/>
                      <w:rPr>
                        <w:ins w:author="davide.lenzarini@u-blox.com" w:id="6" w:date="2023-10-26T09:58:32Z"/>
                        <w:rFonts w:ascii="Arial" w:cs="Arial" w:eastAsia="Arial" w:hAnsi="Arial"/>
                      </w:rPr>
                    </w:pPr>
                    <w:sdt>
                      <w:sdtPr>
                        <w:tag w:val="goog_rdk_91"/>
                      </w:sdtPr>
                      <w:sdtContent>
                        <w:ins w:author="davide.lenzarini@u-blox.com" w:id="6" w:date="2023-10-26T09:58:32Z">
                          <w:r w:rsidDel="00000000" w:rsidR="00000000" w:rsidRPr="00000000">
                            <w:rPr>
                              <w:rFonts w:ascii="Arial" w:cs="Arial" w:eastAsia="Arial" w:hAnsi="Arial"/>
                              <w:rtl w:val="0"/>
                            </w:rPr>
                            <w:t xml:space="preserve">Forwarder Encapsulation not supported</w:t>
                          </w:r>
                        </w:ins>
                      </w:sdtContent>
                    </w:sdt>
                  </w:p>
                </w:sdtContent>
              </w:sdt>
            </w:tc>
            <w:tc>
              <w:tcPr/>
              <w:sdt>
                <w:sdtPr>
                  <w:tag w:val="goog_rdk_94"/>
                </w:sdtPr>
                <w:sdtContent>
                  <w:p w:rsidR="00000000" w:rsidDel="00000000" w:rsidP="00000000" w:rsidRDefault="00000000" w:rsidRPr="00000000" w14:paraId="0000038C">
                    <w:pPr>
                      <w:keepNext w:val="1"/>
                      <w:spacing w:after="9" w:lineRule="auto"/>
                      <w:ind w:right="4"/>
                      <w:rPr>
                        <w:ins w:author="davide.lenzarini@u-blox.com" w:id="6" w:date="2023-10-26T09:58:32Z"/>
                        <w:rFonts w:ascii="Arial" w:cs="Arial" w:eastAsia="Arial" w:hAnsi="Arial"/>
                      </w:rPr>
                    </w:pPr>
                    <w:sdt>
                      <w:sdtPr>
                        <w:tag w:val="goog_rdk_93"/>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95"/>
        </w:sdtPr>
        <w:sdtContent>
          <w:tr>
            <w:trPr>
              <w:cantSplit w:val="0"/>
              <w:trHeight w:val="778.9414062499999" w:hRule="atLeast"/>
              <w:tblHeader w:val="0"/>
              <w:ins w:author="davide.lenzarini@u-blox.com" w:id="6" w:date="2023-10-26T09:58:32Z"/>
            </w:trPr>
            <w:tc>
              <w:tcPr/>
              <w:sdt>
                <w:sdtPr>
                  <w:tag w:val="goog_rdk_97"/>
                </w:sdtPr>
                <w:sdtContent>
                  <w:p w:rsidR="00000000" w:rsidDel="00000000" w:rsidP="00000000" w:rsidRDefault="00000000" w:rsidRPr="00000000" w14:paraId="0000038D">
                    <w:pPr>
                      <w:spacing w:after="9" w:lineRule="auto"/>
                      <w:ind w:right="4"/>
                      <w:rPr>
                        <w:ins w:author="davide.lenzarini@u-blox.com" w:id="6" w:date="2023-10-26T09:58:32Z"/>
                        <w:rFonts w:ascii="Arial" w:cs="Arial" w:eastAsia="Arial" w:hAnsi="Arial"/>
                      </w:rPr>
                    </w:pPr>
                    <w:sdt>
                      <w:sdtPr>
                        <w:tag w:val="goog_rdk_96"/>
                      </w:sdtPr>
                      <w:sdtContent>
                        <w:ins w:author="davide.lenzarini@u-blox.com" w:id="6" w:date="2023-10-26T09:58:32Z">
                          <w:r w:rsidDel="00000000" w:rsidR="00000000" w:rsidRPr="00000000">
                            <w:rPr>
                              <w:rFonts w:ascii="Arial" w:cs="Arial" w:eastAsia="Arial" w:hAnsi="Arial"/>
                              <w:rtl w:val="0"/>
                            </w:rPr>
                            <w:t xml:space="preserve">244</w:t>
                          </w:r>
                        </w:ins>
                      </w:sdtContent>
                    </w:sdt>
                  </w:p>
                </w:sdtContent>
              </w:sdt>
            </w:tc>
            <w:tc>
              <w:tcPr/>
              <w:sdt>
                <w:sdtPr>
                  <w:tag w:val="goog_rdk_99"/>
                </w:sdtPr>
                <w:sdtContent>
                  <w:p w:rsidR="00000000" w:rsidDel="00000000" w:rsidP="00000000" w:rsidRDefault="00000000" w:rsidRPr="00000000" w14:paraId="0000038E">
                    <w:pPr>
                      <w:spacing w:after="9" w:lineRule="auto"/>
                      <w:ind w:right="4"/>
                      <w:rPr>
                        <w:ins w:author="davide.lenzarini@u-blox.com" w:id="6" w:date="2023-10-26T09:58:32Z"/>
                        <w:rFonts w:ascii="Arial" w:cs="Arial" w:eastAsia="Arial" w:hAnsi="Arial"/>
                      </w:rPr>
                    </w:pPr>
                    <w:sdt>
                      <w:sdtPr>
                        <w:tag w:val="goog_rdk_98"/>
                      </w:sdtPr>
                      <w:sdtContent>
                        <w:ins w:author="davide.lenzarini@u-blox.com" w:id="6" w:date="2023-10-26T09:58:32Z">
                          <w:r w:rsidDel="00000000" w:rsidR="00000000" w:rsidRPr="00000000">
                            <w:rPr>
                              <w:rFonts w:ascii="Arial" w:cs="Arial" w:eastAsia="Arial" w:hAnsi="Arial"/>
                              <w:rtl w:val="0"/>
                            </w:rPr>
                            <w:t xml:space="preserve">0xF4</w:t>
                          </w:r>
                        </w:ins>
                      </w:sdtContent>
                    </w:sdt>
                  </w:p>
                </w:sdtContent>
              </w:sdt>
            </w:tc>
            <w:tc>
              <w:tcPr/>
              <w:sdt>
                <w:sdtPr>
                  <w:tag w:val="goog_rdk_101"/>
                </w:sdtPr>
                <w:sdtContent>
                  <w:p w:rsidR="00000000" w:rsidDel="00000000" w:rsidP="00000000" w:rsidRDefault="00000000" w:rsidRPr="00000000" w14:paraId="0000038F">
                    <w:pPr>
                      <w:spacing w:after="9" w:lineRule="auto"/>
                      <w:ind w:right="4"/>
                      <w:rPr>
                        <w:ins w:author="davide.lenzarini@u-blox.com" w:id="6" w:date="2023-10-26T09:58:32Z"/>
                        <w:rFonts w:ascii="Arial" w:cs="Arial" w:eastAsia="Arial" w:hAnsi="Arial"/>
                      </w:rPr>
                    </w:pPr>
                    <w:sdt>
                      <w:sdtPr>
                        <w:tag w:val="goog_rdk_100"/>
                      </w:sdtPr>
                      <w:sdtContent>
                        <w:ins w:author="davide.lenzarini@u-blox.com" w:id="6" w:date="2023-10-26T09:58:32Z">
                          <w:r w:rsidDel="00000000" w:rsidR="00000000" w:rsidRPr="00000000">
                            <w:rPr>
                              <w:rFonts w:ascii="Arial" w:cs="Arial" w:eastAsia="Arial" w:hAnsi="Arial"/>
                              <w:rtl w:val="0"/>
                            </w:rPr>
                            <w:t xml:space="preserve">SearchGw not supported</w:t>
                          </w:r>
                        </w:ins>
                      </w:sdtContent>
                    </w:sdt>
                  </w:p>
                </w:sdtContent>
              </w:sdt>
            </w:tc>
            <w:tc>
              <w:tcPr/>
              <w:sdt>
                <w:sdtPr>
                  <w:tag w:val="goog_rdk_103"/>
                </w:sdtPr>
                <w:sdtContent>
                  <w:p w:rsidR="00000000" w:rsidDel="00000000" w:rsidP="00000000" w:rsidRDefault="00000000" w:rsidRPr="00000000" w14:paraId="00000390">
                    <w:pPr>
                      <w:keepNext w:val="1"/>
                      <w:spacing w:after="9" w:lineRule="auto"/>
                      <w:ind w:right="4"/>
                      <w:rPr>
                        <w:ins w:author="davide.lenzarini@u-blox.com" w:id="6" w:date="2023-10-26T09:58:32Z"/>
                        <w:rFonts w:ascii="Arial" w:cs="Arial" w:eastAsia="Arial" w:hAnsi="Arial"/>
                      </w:rPr>
                    </w:pPr>
                    <w:sdt>
                      <w:sdtPr>
                        <w:tag w:val="goog_rdk_102"/>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tbl>
    <w:sdt>
      <w:sdtPr>
        <w:tag w:val="goog_rdk_105"/>
      </w:sdtPr>
      <w:sdtContent>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ns w:author="Stefan Hagen" w:id="8" w:date="2023-12-08T16:39:55Z"/>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sdt>
            <w:sdtPr>
              <w:tag w:val="goog_rdk_104"/>
            </w:sdtPr>
            <w:sdtContent>
              <w:ins w:author="Stefan Hagen" w:id="8" w:date="2023-12-08T16:39:55Z">
                <w:r w:rsidDel="00000000" w:rsidR="00000000" w:rsidRPr="00000000">
                  <w:rPr>
                    <w:rtl w:val="0"/>
                  </w:rPr>
                </w:r>
              </w:ins>
            </w:sdtContent>
          </w:sdt>
        </w:p>
      </w:sdtContent>
    </w:sdt>
    <w:sdt>
      <w:sdtPr>
        <w:tag w:val="goog_rdk_109"/>
      </w:sdtPr>
      <w:sdtContent>
        <w:p w:rsidR="00000000" w:rsidDel="00000000" w:rsidP="00000000" w:rsidRDefault="00000000" w:rsidRPr="00000000" w14:paraId="00000392">
          <w:pPr>
            <w:rPr>
              <w:ins w:author="davide.lenzarini@u-blox.com" w:id="9" w:date="2023-11-23T14:53:17Z"/>
              <w:rPrChange w:author="Stefan Hagen" w:id="10" w:date="2023-12-08T16:39:55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Stefan Hagen" w:id="0" w:date="2023-12-08T16:39:55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pPr>
            </w:pPrChange>
          </w:pPr>
          <w:sdt>
            <w:sdtPr>
              <w:tag w:val="goog_rdk_106"/>
            </w:sdtPr>
            <w:sdtContent>
              <w:ins w:author="Stefan Hagen" w:id="8" w:date="2023-12-08T16:39:55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Note(s):</w:t>
                </w:r>
              </w:ins>
            </w:sdtContent>
          </w:sdt>
          <w:sdt>
            <w:sdtPr>
              <w:tag w:val="goog_rdk_107"/>
            </w:sdtPr>
            <w:sdtContent>
              <w:ins w:author="davide.lenzarini@u-blox.com" w:id="9" w:date="2023-11-23T14:53:17Z"/>
              <w:sdt>
                <w:sdtPr>
                  <w:tag w:val="goog_rdk_108"/>
                </w:sdtPr>
                <w:sdtContent>
                  <w:ins w:author="davide.lenzarini@u-blox.com" w:id="9" w:date="2023-11-23T14:53:17Z">
                    <w:r w:rsidDel="00000000" w:rsidR="00000000" w:rsidRPr="00000000">
                      <w:rPr>
                        <w:rtl w:val="0"/>
                      </w:rPr>
                    </w:r>
                  </w:ins>
                </w:sdtContent>
              </w:sdt>
              <w:ins w:author="davide.lenzarini@u-blox.com" w:id="9" w:date="2023-11-23T14:53:17Z"/>
            </w:sdtContent>
          </w:sdt>
        </w:p>
      </w:sdtContent>
    </w:sdt>
    <w:sdt>
      <w:sdtPr>
        <w:tag w:val="goog_rdk_113"/>
      </w:sdtPr>
      <w:sdtContent>
        <w:p w:rsidR="00000000" w:rsidDel="00000000" w:rsidP="00000000" w:rsidRDefault="00000000" w:rsidRPr="00000000" w14:paraId="00000393">
          <w:pPr>
            <w:numPr>
              <w:ilvl w:val="0"/>
              <w:numId w:val="14"/>
            </w:numPr>
            <w:spacing w:after="0" w:before="0" w:lineRule="auto"/>
            <w:ind w:left="720" w:hanging="360"/>
            <w:rPr>
              <w:ins w:author="davide.lenzarini@u-blox.com" w:id="9" w:date="2023-11-23T14:53:17Z"/>
              <w:rFonts w:ascii="Arial" w:cs="Arial" w:eastAsia="Arial" w:hAnsi="Arial"/>
              <w:u w:val="none"/>
              <w:rPrChange w:author="Stefan Hagen" w:id="12" w:date="2023-12-08T16:40:09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Stefan Hagen" w:id="0" w:date="2023-12-08T16:40:09Z">
              <w:pPr>
                <w:spacing w:after="0" w:before="0" w:lineRule="auto"/>
              </w:pPr>
            </w:pPrChange>
          </w:pPr>
          <w:sdt>
            <w:sdtPr>
              <w:tag w:val="goog_rdk_111"/>
            </w:sdtPr>
            <w:sdtContent>
              <w:ins w:author="davide.lenzarini@u-blox.com" w:id="9" w:date="2023-11-23T14:53:17Z">
                <w:sdt>
                  <w:sdtPr>
                    <w:tag w:val="goog_rdk_112"/>
                  </w:sdtPr>
                  <w:sdtContent>
                    <w:del w:author="Stefan Hagen" w:id="11" w:date="2023-12-08T16:40:11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1</w:delTex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 </w:delText>
                      </w:r>
                    </w:del>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It is used by a receiver to indicate that it expected a packet to be protected and it wasn't.</w:t>
                </w:r>
                <w:r w:rsidDel="00000000" w:rsidR="00000000" w:rsidRPr="00000000">
                  <w:rPr>
                    <w:rtl w:val="0"/>
                  </w:rPr>
                </w:r>
              </w:ins>
            </w:sdtContent>
          </w:sdt>
        </w:p>
      </w:sdtContent>
    </w:sdt>
    <w:sdt>
      <w:sdtPr>
        <w:tag w:val="goog_rdk_115"/>
      </w:sdtPr>
      <w:sdtContent>
        <w:p w:rsidR="00000000" w:rsidDel="00000000" w:rsidP="00000000" w:rsidRDefault="00000000" w:rsidRPr="00000000" w14:paraId="00000394">
          <w:pPr>
            <w:spacing w:after="0" w:before="0" w:lineRule="auto"/>
            <w:rPr>
              <w:rFonts w:ascii="Arial" w:cs="Arial" w:eastAsia="Arial" w:hAnsi="Arial"/>
              <w:rPrChange w:author="davide.lenzarini@u-blox.com" w:id="13" w:date="2023-11-23T14:53:17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davide.lenzarini@u-blox.com" w:id="0" w:date="2023-11-23T14:53:17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pPr>
            </w:pPrChange>
          </w:pPr>
          <w:sdt>
            <w:sdtPr>
              <w:tag w:val="goog_rdk_114"/>
            </w:sdtPr>
            <w:sdtContent>
              <w:r w:rsidDel="00000000" w:rsidR="00000000" w:rsidRPr="00000000">
                <w:rPr>
                  <w:rtl w:val="0"/>
                </w:rPr>
              </w:r>
            </w:sdtContent>
          </w:sdt>
        </w:p>
      </w:sdtContent>
    </w:sdt>
    <w:p w:rsidR="00000000" w:rsidDel="00000000" w:rsidP="00000000" w:rsidRDefault="00000000" w:rsidRPr="00000000" w14:paraId="00000395">
      <w:pPr>
        <w:pStyle w:val="Heading3"/>
        <w:keepLines w:val="1"/>
        <w:spacing w:after="145" w:before="0" w:line="259" w:lineRule="auto"/>
        <w:ind w:left="0" w:right="4" w:firstLine="0"/>
        <w:rPr>
          <w:rFonts w:ascii="Arial" w:cs="Arial" w:eastAsia="Arial" w:hAnsi="Arial"/>
        </w:rPr>
      </w:pPr>
      <w:bookmarkStart w:colFirst="0" w:colLast="0" w:name="_heading=h.111kx3o" w:id="47"/>
      <w:bookmarkEnd w:id="47"/>
      <w:sdt>
        <w:sdtPr>
          <w:tag w:val="goog_rdk_116"/>
        </w:sdtPr>
        <w:sdtContent>
          <w:r w:rsidDel="00000000" w:rsidR="00000000" w:rsidRPr="00000000">
            <w:rPr>
              <w:rtl w:val="0"/>
              <w:rPrChange w:author="davide.lenzarini@u-blox.com" w:id="13" w:date="2023-11-23T14:53:17Z">
                <w:rPr/>
              </w:rPrChange>
            </w:rPr>
            <w:t xml:space="preserve">2.3.4 </w:t>
          </w:r>
        </w:sdtContent>
      </w:sdt>
      <w:r w:rsidDel="00000000" w:rsidR="00000000" w:rsidRPr="00000000">
        <w:rPr>
          <w:rFonts w:ascii="Arial" w:cs="Arial" w:eastAsia="Arial" w:hAnsi="Arial"/>
          <w:rtl w:val="0"/>
        </w:rPr>
        <w:t xml:space="preserve">Topic Alias Type</w:t>
      </w:r>
    </w:p>
    <w:p w:rsidR="00000000" w:rsidDel="00000000" w:rsidP="00000000" w:rsidRDefault="00000000" w:rsidRPr="00000000" w14:paraId="0000039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is 2-byte long and contains the value of the topic alias. The values “0x0000” and “0xFFFF” are reserved and therefore should not be used.</w:t>
      </w:r>
    </w:p>
    <w:p w:rsidR="00000000" w:rsidDel="00000000" w:rsidP="00000000" w:rsidRDefault="00000000" w:rsidRPr="00000000" w14:paraId="00000397">
      <w:pPr>
        <w:pStyle w:val="Heading3"/>
        <w:keepLines w:val="1"/>
        <w:spacing w:after="145" w:before="0" w:line="259" w:lineRule="auto"/>
        <w:ind w:left="0" w:right="4" w:firstLine="0"/>
        <w:rPr>
          <w:rFonts w:ascii="Arial" w:cs="Arial" w:eastAsia="Arial" w:hAnsi="Arial"/>
        </w:rPr>
      </w:pPr>
      <w:bookmarkStart w:colFirst="0" w:colLast="0" w:name="_heading=h.3l18frh" w:id="48"/>
      <w:bookmarkEnd w:id="48"/>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39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399">
      <w:pPr>
        <w:pStyle w:val="Heading3"/>
        <w:keepLines w:val="1"/>
        <w:spacing w:after="145" w:before="0" w:line="259" w:lineRule="auto"/>
        <w:ind w:left="0" w:right="4" w:firstLine="0"/>
        <w:rPr>
          <w:rFonts w:ascii="Arial" w:cs="Arial" w:eastAsia="Arial" w:hAnsi="Arial"/>
        </w:rPr>
      </w:pPr>
      <w:bookmarkStart w:colFirst="0" w:colLast="0" w:name="_heading=h.206ipza" w:id="49"/>
      <w:bookmarkEnd w:id="49"/>
      <w:r w:rsidDel="00000000" w:rsidR="00000000" w:rsidRPr="00000000">
        <w:rPr>
          <w:rtl w:val="0"/>
        </w:rPr>
        <w:t xml:space="preserve">2.3.6 </w:t>
      </w:r>
      <w:r w:rsidDel="00000000" w:rsidR="00000000" w:rsidRPr="00000000">
        <w:rPr>
          <w:rFonts w:ascii="Arial" w:cs="Arial" w:eastAsia="Arial" w:hAnsi="Arial"/>
          <w:rtl w:val="0"/>
        </w:rPr>
        <w:t xml:space="preserve">Will Packet</w:t>
      </w:r>
    </w:p>
    <w:p w:rsidR="00000000" w:rsidDel="00000000" w:rsidP="00000000" w:rsidRDefault="00000000" w:rsidRPr="00000000" w14:paraId="0000039A">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Packet </w:t>
      </w:r>
      <w:r w:rsidDel="00000000" w:rsidR="00000000" w:rsidRPr="00000000">
        <w:rPr>
          <w:rFonts w:ascii="Arial" w:cs="Arial" w:eastAsia="Arial" w:hAnsi="Arial"/>
          <w:rtl w:val="0"/>
        </w:rPr>
        <w:t xml:space="preserve">field has a variable length and contains the Will packet.</w:t>
      </w:r>
    </w:p>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4k668n3" w:id="50"/>
      <w:bookmarkEnd w:id="50"/>
      <w:r w:rsidDel="00000000" w:rsidR="00000000" w:rsidRPr="00000000">
        <w:rPr>
          <w:rtl w:val="0"/>
        </w:rPr>
        <w:t xml:space="preserve">2.3.7 </w:t>
      </w:r>
      <w:r w:rsidDel="00000000" w:rsidR="00000000" w:rsidRPr="00000000">
        <w:rPr>
          <w:rFonts w:ascii="Arial" w:cs="Arial" w:eastAsia="Arial" w:hAnsi="Arial"/>
          <w:rtl w:val="0"/>
        </w:rPr>
        <w:t xml:space="preserve">Will Topic</w:t>
      </w:r>
    </w:p>
    <w:p w:rsidR="00000000" w:rsidDel="00000000" w:rsidP="00000000" w:rsidRDefault="00000000" w:rsidRPr="00000000" w14:paraId="0000039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p>
    <w:p w:rsidR="00000000" w:rsidDel="00000000" w:rsidP="00000000" w:rsidRDefault="00000000" w:rsidRPr="00000000" w14:paraId="0000039D">
      <w:pPr>
        <w:pStyle w:val="Heading2"/>
        <w:keepLines w:val="1"/>
        <w:spacing w:after="64" w:before="0" w:line="259" w:lineRule="auto"/>
        <w:ind w:left="0" w:firstLine="0"/>
        <w:rPr>
          <w:rFonts w:ascii="Arial" w:cs="Arial" w:eastAsia="Arial" w:hAnsi="Arial"/>
        </w:rPr>
      </w:pPr>
      <w:bookmarkStart w:colFirst="0" w:colLast="0" w:name="_heading=h.2zbgiuw" w:id="51"/>
      <w:bookmarkEnd w:id="51"/>
      <w:r w:rsidDel="00000000" w:rsidR="00000000" w:rsidRPr="00000000">
        <w:rPr>
          <w:rFonts w:ascii="Arial" w:cs="Arial" w:eastAsia="Arial" w:hAnsi="Arial"/>
          <w:rtl w:val="0"/>
        </w:rPr>
        <w:t xml:space="preserve">2.4 Topic Alias Types</w:t>
      </w:r>
    </w:p>
    <w:p w:rsidR="00000000" w:rsidDel="00000000" w:rsidP="00000000" w:rsidRDefault="00000000" w:rsidRPr="00000000" w14:paraId="0000039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alias type in their flags. This is a 2-bit field which determines the format of the topic Id value. </w:t>
      </w:r>
    </w:p>
    <w:p w:rsidR="00000000" w:rsidDel="00000000" w:rsidP="00000000" w:rsidRDefault="00000000" w:rsidRPr="00000000" w14:paraId="0000039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3A0">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3A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Alias Type Value</w:t>
            </w:r>
          </w:p>
        </w:tc>
        <w:tc>
          <w:tcPr>
            <w:shd w:fill="cfe2f3" w:val="clear"/>
          </w:tcPr>
          <w:p w:rsidR="00000000" w:rsidDel="00000000" w:rsidP="00000000" w:rsidRDefault="00000000" w:rsidRPr="00000000" w14:paraId="000003A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3A3">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3A4">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3A5">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3A6">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3A7">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3A8">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3A9">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3AA">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3AB">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3AC">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3AD">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3AE">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3AF">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3B0">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3B1">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3B2">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3B3">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alias types and their description</w:t>
      </w:r>
    </w:p>
    <w:p w:rsidR="00000000" w:rsidDel="00000000" w:rsidP="00000000" w:rsidRDefault="00000000" w:rsidRPr="00000000" w14:paraId="000003B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types and aliases.</w:t>
      </w:r>
    </w:p>
    <w:p w:rsidR="00000000" w:rsidDel="00000000" w:rsidP="00000000" w:rsidRDefault="00000000" w:rsidRPr="00000000" w14:paraId="000003B6">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3B7">
      <w:pPr>
        <w:pStyle w:val="Heading1"/>
        <w:ind w:left="0" w:firstLine="0"/>
        <w:rPr>
          <w:rFonts w:ascii="Arial" w:cs="Arial" w:eastAsia="Arial" w:hAnsi="Arial"/>
        </w:rPr>
      </w:pPr>
      <w:bookmarkStart w:colFirst="0" w:colLast="0" w:name="_heading=h.1egqt2p" w:id="52"/>
      <w:bookmarkEnd w:id="52"/>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3B8">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3B9">
      <w:pPr>
        <w:pStyle w:val="Heading2"/>
        <w:keepLines w:val="1"/>
        <w:spacing w:after="64" w:before="0" w:line="259" w:lineRule="auto"/>
        <w:ind w:left="0" w:firstLine="0"/>
        <w:rPr>
          <w:rFonts w:ascii="Arial" w:cs="Arial" w:eastAsia="Arial" w:hAnsi="Arial"/>
        </w:rPr>
      </w:pPr>
      <w:bookmarkStart w:colFirst="0" w:colLast="0" w:name="_heading=h.3ygebqi" w:id="53"/>
      <w:bookmarkEnd w:id="53"/>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3BA">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3BB">
      <w:pPr>
        <w:rPr>
          <w:rFonts w:ascii="Arial" w:cs="Arial" w:eastAsia="Arial" w:hAnsi="Arial"/>
        </w:rPr>
      </w:pPr>
      <w:r w:rsidDel="00000000" w:rsidR="00000000" w:rsidRPr="00000000">
        <w:rPr>
          <w:rtl w:val="0"/>
        </w:rPr>
      </w:r>
    </w:p>
    <w:p w:rsidR="00000000" w:rsidDel="00000000" w:rsidP="00000000" w:rsidRDefault="00000000" w:rsidRPr="00000000" w14:paraId="000003BC">
      <w:pPr>
        <w:pStyle w:val="Heading3"/>
        <w:keepLines w:val="1"/>
        <w:spacing w:after="77" w:before="0" w:line="259" w:lineRule="auto"/>
        <w:ind w:left="0" w:right="4" w:firstLine="0"/>
        <w:rPr>
          <w:rFonts w:ascii="Arial" w:cs="Arial" w:eastAsia="Arial" w:hAnsi="Arial"/>
        </w:rPr>
      </w:pPr>
      <w:bookmarkStart w:colFirst="0" w:colLast="0" w:name="_heading=h.2dlolyb" w:id="54"/>
      <w:bookmarkEnd w:id="54"/>
      <w:r w:rsidDel="00000000" w:rsidR="00000000" w:rsidRPr="00000000">
        <w:rPr>
          <w:rtl w:val="0"/>
        </w:rPr>
        <w:t xml:space="preserve">3.1.1 </w:t>
      </w:r>
      <w:sdt>
        <w:sdtPr>
          <w:tag w:val="goog_rdk_117"/>
        </w:sdtPr>
        <w:sdtContent>
          <w:commentRangeStart w:id="13"/>
        </w:sdtContent>
      </w:sdt>
      <w:sdt>
        <w:sdtPr>
          <w:tag w:val="goog_rdk_118"/>
        </w:sdtPr>
        <w:sdtContent>
          <w:commentRangeStart w:id="14"/>
        </w:sdtContent>
      </w:sdt>
      <w:r w:rsidDel="00000000" w:rsidR="00000000" w:rsidRPr="00000000">
        <w:rPr>
          <w:rFonts w:ascii="Arial" w:cs="Arial" w:eastAsia="Arial" w:hAnsi="Arial"/>
          <w:rtl w:val="0"/>
        </w:rPr>
        <w:t xml:space="preserve">ADVERTISE</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BD">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3B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3B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3C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3C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3C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3C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3C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3C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3C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3C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3C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3D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3D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3D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3DA">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3E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3E3">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3E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3EC">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3F5">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w:t>
      </w:r>
      <w:r w:rsidDel="00000000" w:rsidR="00000000" w:rsidRPr="00000000">
        <w:rPr>
          <w:rFonts w:ascii="Arial" w:cs="Arial" w:eastAsia="Arial" w:hAnsi="Arial"/>
          <w:rtl w:val="0"/>
        </w:rPr>
        <w:t xml:space="preserve">The time interval</w:t>
      </w:r>
      <w:r w:rsidDel="00000000" w:rsidR="00000000" w:rsidRPr="00000000">
        <w:rPr>
          <w:rFonts w:ascii="Arial" w:cs="Arial" w:eastAsia="Arial" w:hAnsi="Arial"/>
          <w:rtl w:val="0"/>
        </w:rPr>
        <w:t xml:space="preserve">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3F6">
      <w:pPr>
        <w:ind w:left="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3F7">
      <w:pPr>
        <w:ind w:left="0" w:firstLine="0"/>
        <w:rPr>
          <w:rFonts w:ascii="Arial" w:cs="Arial" w:eastAsia="Arial" w:hAnsi="Arial"/>
        </w:rPr>
      </w:pPr>
      <w:r w:rsidDel="00000000" w:rsidR="00000000" w:rsidRPr="00000000">
        <w:rPr>
          <w:rFonts w:ascii="Arial" w:cs="Arial" w:eastAsia="Arial" w:hAnsi="Arial"/>
          <w:shd w:fill="fff2cc" w:val="clear"/>
          <w:rtl w:val="0"/>
        </w:rPr>
        <w:t xml:space="preserve">If UDP is used as transport protocol, the ADVERTISE packet is generally sent using the broadcast address as destination.</w:t>
      </w:r>
      <w:r w:rsidDel="00000000" w:rsidR="00000000" w:rsidRPr="00000000">
        <w:rPr>
          <w:rtl w:val="0"/>
        </w:rPr>
      </w:r>
    </w:p>
    <w:p w:rsidR="00000000" w:rsidDel="00000000" w:rsidP="00000000" w:rsidRDefault="00000000" w:rsidRPr="00000000" w14:paraId="000003F8">
      <w:pPr>
        <w:pStyle w:val="Heading4"/>
        <w:ind w:left="0" w:right="4" w:firstLine="0"/>
        <w:rPr>
          <w:rFonts w:ascii="Arial" w:cs="Arial" w:eastAsia="Arial" w:hAnsi="Arial"/>
        </w:rPr>
      </w:pPr>
      <w:bookmarkStart w:colFirst="0" w:colLast="0" w:name="_heading=h.sqyw64" w:id="55"/>
      <w:bookmarkEnd w:id="55"/>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3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3FA">
      <w:pPr>
        <w:pStyle w:val="Heading4"/>
        <w:ind w:left="0" w:right="4" w:firstLine="0"/>
        <w:rPr>
          <w:rFonts w:ascii="Arial" w:cs="Arial" w:eastAsia="Arial" w:hAnsi="Arial"/>
        </w:rPr>
      </w:pPr>
      <w:bookmarkStart w:colFirst="0" w:colLast="0" w:name="_heading=h.3cqmetx" w:id="56"/>
      <w:bookmarkEnd w:id="56"/>
      <w:r w:rsidDel="00000000" w:rsidR="00000000" w:rsidRPr="00000000">
        <w:rPr>
          <w:rFonts w:ascii="Arial" w:cs="Arial" w:eastAsia="Arial" w:hAnsi="Arial"/>
          <w:rtl w:val="0"/>
        </w:rPr>
        <w:t xml:space="preserve">3.1.1.2 GwId</w:t>
      </w:r>
    </w:p>
    <w:p w:rsidR="00000000" w:rsidDel="00000000" w:rsidP="00000000" w:rsidRDefault="00000000" w:rsidRPr="00000000" w14:paraId="000003F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w:t>
      </w:r>
      <w:r w:rsidDel="00000000" w:rsidR="00000000" w:rsidRPr="00000000">
        <w:rPr>
          <w:rFonts w:ascii="Arial" w:cs="Arial" w:eastAsia="Arial" w:hAnsi="Arial"/>
          <w:rtl w:val="0"/>
        </w:rPr>
        <w:t xml:space="preserve">uniquely identifies</w:t>
      </w:r>
      <w:r w:rsidDel="00000000" w:rsidR="00000000" w:rsidRPr="00000000">
        <w:rPr>
          <w:rFonts w:ascii="Arial" w:cs="Arial" w:eastAsia="Arial" w:hAnsi="Arial"/>
          <w:rtl w:val="0"/>
        </w:rPr>
        <w:t xml:space="preserve"> a gateway which is advertising itself in the network.</w:t>
      </w:r>
    </w:p>
    <w:p w:rsidR="00000000" w:rsidDel="00000000" w:rsidP="00000000" w:rsidRDefault="00000000" w:rsidRPr="00000000" w14:paraId="000003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3FD">
      <w:pPr>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3FF">
      <w:pPr>
        <w:pStyle w:val="Heading4"/>
        <w:ind w:left="0" w:right="4" w:firstLine="0"/>
        <w:rPr>
          <w:rFonts w:ascii="Arial" w:cs="Arial" w:eastAsia="Arial" w:hAnsi="Arial"/>
        </w:rPr>
      </w:pPr>
      <w:bookmarkStart w:colFirst="0" w:colLast="0" w:name="_heading=h.1rvwp1q" w:id="57"/>
      <w:bookmarkEnd w:id="57"/>
      <w:r w:rsidDel="00000000" w:rsidR="00000000" w:rsidRPr="00000000">
        <w:rPr>
          <w:rFonts w:ascii="Arial" w:cs="Arial" w:eastAsia="Arial" w:hAnsi="Arial"/>
          <w:rtl w:val="0"/>
        </w:rPr>
        <w:t xml:space="preserve">3.1.1.3 Duration</w:t>
      </w:r>
    </w:p>
    <w:p w:rsidR="00000000" w:rsidDel="00000000" w:rsidP="00000000" w:rsidRDefault="00000000" w:rsidRPr="00000000" w14:paraId="00000400">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w:t>
      </w:r>
      <w:sdt>
        <w:sdtPr>
          <w:tag w:val="goog_rdk_119"/>
        </w:sdtPr>
        <w:sdtContent>
          <w:ins w:author="davide.lenzarini@u-blox.com" w:id="14" w:date="2023-11-29T17:03:59Z">
            <w:r w:rsidDel="00000000" w:rsidR="00000000" w:rsidRPr="00000000">
              <w:rPr>
                <w:rFonts w:ascii="Arial" w:cs="Arial" w:eastAsia="Arial" w:hAnsi="Arial"/>
                <w:rtl w:val="0"/>
              </w:rPr>
              <w:t xml:space="preserve">transmitted</w:t>
            </w:r>
          </w:ins>
        </w:sdtContent>
      </w:sdt>
      <w:sdt>
        <w:sdtPr>
          <w:tag w:val="goog_rdk_120"/>
        </w:sdtPr>
        <w:sdtContent>
          <w:del w:author="davide.lenzarini@u-blox.com" w:id="14" w:date="2023-11-29T17:03:59Z">
            <w:r w:rsidDel="00000000" w:rsidR="00000000" w:rsidRPr="00000000">
              <w:rPr>
                <w:rFonts w:ascii="Arial" w:cs="Arial" w:eastAsia="Arial" w:hAnsi="Arial"/>
                <w:rtl w:val="0"/>
              </w:rPr>
              <w:delText xml:space="preserve">broadcasted</w:delText>
            </w:r>
          </w:del>
        </w:sdtContent>
      </w:sdt>
      <w:r w:rsidDel="00000000" w:rsidR="00000000" w:rsidRPr="00000000">
        <w:rPr>
          <w:rFonts w:ascii="Arial" w:cs="Arial" w:eastAsia="Arial" w:hAnsi="Arial"/>
          <w:rtl w:val="0"/>
        </w:rPr>
        <w:t xml:space="preserve"> by this gateway period. </w:t>
      </w:r>
    </w:p>
    <w:p w:rsidR="00000000" w:rsidDel="00000000" w:rsidP="00000000" w:rsidRDefault="00000000" w:rsidRPr="00000000" w14:paraId="0000040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02">
      <w:pPr>
        <w:pStyle w:val="Heading3"/>
        <w:keepLines w:val="1"/>
        <w:spacing w:after="77" w:before="0" w:line="259" w:lineRule="auto"/>
        <w:ind w:left="0" w:right="4" w:firstLine="0"/>
        <w:rPr>
          <w:rFonts w:ascii="Arial" w:cs="Arial" w:eastAsia="Arial" w:hAnsi="Arial"/>
        </w:rPr>
      </w:pPr>
      <w:bookmarkStart w:colFirst="0" w:colLast="0" w:name="_heading=h.4bvk7pj" w:id="58"/>
      <w:bookmarkEnd w:id="58"/>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403">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0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0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0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0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0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0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0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0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0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0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0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1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1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1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20">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29">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2A">
      <w:pPr>
        <w:pStyle w:val="Heading4"/>
        <w:ind w:left="0" w:right="4" w:firstLine="0"/>
        <w:rPr>
          <w:rFonts w:ascii="Arial" w:cs="Arial" w:eastAsia="Arial" w:hAnsi="Arial"/>
        </w:rPr>
      </w:pPr>
      <w:bookmarkStart w:colFirst="0" w:colLast="0" w:name="_heading=h.2r0uhxc" w:id="59"/>
      <w:bookmarkEnd w:id="59"/>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2C">
      <w:pPr>
        <w:pStyle w:val="Heading4"/>
        <w:ind w:left="0" w:right="4" w:firstLine="0"/>
        <w:rPr>
          <w:rFonts w:ascii="Arial" w:cs="Arial" w:eastAsia="Arial" w:hAnsi="Arial"/>
        </w:rPr>
      </w:pPr>
      <w:bookmarkStart w:colFirst="0" w:colLast="0" w:name="_heading=h.1664s55" w:id="60"/>
      <w:bookmarkEnd w:id="60"/>
      <w:r w:rsidDel="00000000" w:rsidR="00000000" w:rsidRPr="00000000">
        <w:rPr>
          <w:rFonts w:ascii="Arial" w:cs="Arial" w:eastAsia="Arial" w:hAnsi="Arial"/>
          <w:rtl w:val="0"/>
        </w:rPr>
        <w:t xml:space="preserve">3.1.2.2 Radius</w:t>
      </w:r>
    </w:p>
    <w:p w:rsidR="00000000" w:rsidDel="00000000" w:rsidP="00000000" w:rsidRDefault="00000000" w:rsidRPr="00000000" w14:paraId="0000042D">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w:t>
      </w:r>
      <w:r w:rsidDel="00000000" w:rsidR="00000000" w:rsidRPr="00000000">
        <w:rPr>
          <w:rFonts w:ascii="Arial" w:cs="Arial" w:eastAsia="Arial" w:hAnsi="Arial"/>
          <w:rtl w:val="0"/>
        </w:rPr>
        <w:t xml:space="preserve">network layer</w:t>
      </w:r>
      <w:r w:rsidDel="00000000" w:rsidR="00000000" w:rsidRPr="00000000">
        <w:rPr>
          <w:rFonts w:ascii="Arial" w:cs="Arial" w:eastAsia="Arial" w:hAnsi="Arial"/>
          <w:rtl w:val="0"/>
        </w:rPr>
        <w:t xml:space="preserve"> when MQTT-SN gives this packet for transmission.</w:t>
      </w:r>
    </w:p>
    <w:p w:rsidR="00000000" w:rsidDel="00000000" w:rsidP="00000000" w:rsidRDefault="00000000" w:rsidRPr="00000000" w14:paraId="0000042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w:t>
      </w:r>
      <w:r w:rsidDel="00000000" w:rsidR="00000000" w:rsidRPr="00000000">
        <w:rPr>
          <w:rFonts w:ascii="Arial" w:cs="Arial" w:eastAsia="Arial" w:hAnsi="Arial"/>
          <w:rtl w:val="0"/>
        </w:rPr>
        <w:t xml:space="preserve">the SEARCHGW received if the Radius value is 0.</w:t>
      </w:r>
      <w:r w:rsidDel="00000000" w:rsidR="00000000" w:rsidRPr="00000000">
        <w:rPr>
          <w:rtl w:val="0"/>
        </w:rPr>
      </w:r>
    </w:p>
    <w:p w:rsidR="00000000" w:rsidDel="00000000" w:rsidP="00000000" w:rsidRDefault="00000000" w:rsidRPr="00000000" w14:paraId="0000042F">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w:t>
      </w:r>
      <w:r w:rsidDel="00000000" w:rsidR="00000000" w:rsidRPr="00000000">
        <w:rPr>
          <w:rFonts w:ascii="Arial" w:cs="Arial" w:eastAsia="Arial" w:hAnsi="Arial"/>
          <w:rtl w:val="0"/>
        </w:rPr>
        <w:t xml:space="preserve">SEARCHGW received, it MUST reduce the Radius value by 1.</w:t>
      </w:r>
      <w:r w:rsidDel="00000000" w:rsidR="00000000" w:rsidRPr="00000000">
        <w:rPr>
          <w:rtl w:val="0"/>
        </w:rPr>
      </w:r>
    </w:p>
    <w:p w:rsidR="00000000" w:rsidDel="00000000" w:rsidP="00000000" w:rsidRDefault="00000000" w:rsidRPr="00000000" w14:paraId="00000430">
      <w:pPr>
        <w:pStyle w:val="Heading3"/>
        <w:keepLines w:val="1"/>
        <w:spacing w:after="77" w:before="0" w:line="259" w:lineRule="auto"/>
        <w:ind w:left="0" w:right="4" w:firstLine="0"/>
        <w:rPr>
          <w:rFonts w:ascii="Arial" w:cs="Arial" w:eastAsia="Arial" w:hAnsi="Arial"/>
        </w:rPr>
      </w:pPr>
      <w:bookmarkStart w:colFirst="0" w:colLast="0" w:name="_heading=h.3q5sasy" w:id="61"/>
      <w:bookmarkEnd w:id="61"/>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31">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3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3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3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3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3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3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3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3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3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3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3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4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4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4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4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5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45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6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w:t>
      </w:r>
      <w:sdt>
        <w:sdtPr>
          <w:tag w:val="goog_rdk_121"/>
        </w:sdtPr>
        <w:sdtContent>
          <w:del w:author="davide.lenzarini@u-blox.com" w:id="15" w:date="2023-11-29T17:48:08Z">
            <w:r w:rsidDel="00000000" w:rsidR="00000000" w:rsidRPr="00000000">
              <w:rPr>
                <w:rFonts w:ascii="Arial" w:cs="Arial" w:eastAsia="Arial" w:hAnsi="Arial"/>
                <w:rtl w:val="0"/>
              </w:rPr>
              <w:delText xml:space="preserve"> using the broadcast service of the underlying layer,</w:delText>
            </w:r>
          </w:del>
        </w:sdtContent>
      </w:sdt>
      <w:r w:rsidDel="00000000" w:rsidR="00000000" w:rsidRPr="00000000">
        <w:rPr>
          <w:rFonts w:ascii="Arial" w:cs="Arial" w:eastAsia="Arial" w:hAnsi="Arial"/>
          <w:rtl w:val="0"/>
        </w:rPr>
        <w:t xml:space="preserve">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61">
      <w:pPr>
        <w:pStyle w:val="Heading4"/>
        <w:ind w:left="0" w:right="4" w:firstLine="0"/>
        <w:rPr>
          <w:rFonts w:ascii="Arial" w:cs="Arial" w:eastAsia="Arial" w:hAnsi="Arial"/>
        </w:rPr>
      </w:pPr>
      <w:bookmarkStart w:colFirst="0" w:colLast="0" w:name="_heading=h.25b2l0r" w:id="62"/>
      <w:bookmarkEnd w:id="62"/>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4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63">
      <w:pPr>
        <w:pStyle w:val="Heading4"/>
        <w:ind w:left="0" w:right="4" w:firstLine="0"/>
        <w:rPr>
          <w:rFonts w:ascii="Arial" w:cs="Arial" w:eastAsia="Arial" w:hAnsi="Arial"/>
        </w:rPr>
      </w:pPr>
      <w:bookmarkStart w:colFirst="0" w:colLast="0" w:name="_heading=h.kgcv8k" w:id="63"/>
      <w:bookmarkEnd w:id="63"/>
      <w:r w:rsidDel="00000000" w:rsidR="00000000" w:rsidRPr="00000000">
        <w:rPr>
          <w:rFonts w:ascii="Arial" w:cs="Arial" w:eastAsia="Arial" w:hAnsi="Arial"/>
          <w:rtl w:val="0"/>
        </w:rPr>
        <w:t xml:space="preserve">3.1.3.2 GwId</w:t>
      </w:r>
    </w:p>
    <w:p w:rsidR="00000000" w:rsidDel="00000000" w:rsidP="00000000" w:rsidRDefault="00000000" w:rsidRPr="00000000" w14:paraId="00000464">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65">
      <w:pPr>
        <w:pStyle w:val="Heading4"/>
        <w:ind w:left="0" w:right="4" w:firstLine="0"/>
        <w:rPr>
          <w:rFonts w:ascii="Arial" w:cs="Arial" w:eastAsia="Arial" w:hAnsi="Arial"/>
        </w:rPr>
      </w:pPr>
      <w:bookmarkStart w:colFirst="0" w:colLast="0" w:name="_heading=h.34g0dwd" w:id="64"/>
      <w:bookmarkEnd w:id="64"/>
      <w:r w:rsidDel="00000000" w:rsidR="00000000" w:rsidRPr="00000000">
        <w:rPr>
          <w:rFonts w:ascii="Arial" w:cs="Arial" w:eastAsia="Arial" w:hAnsi="Arial"/>
          <w:rtl w:val="0"/>
        </w:rPr>
        <w:t xml:space="preserve">3.1.3.3 GwAdd</w:t>
      </w:r>
    </w:p>
    <w:p w:rsidR="00000000" w:rsidDel="00000000" w:rsidP="00000000" w:rsidRDefault="00000000" w:rsidRPr="00000000" w14:paraId="00000466">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467">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rPr>
          <w:rFonts w:ascii="Arial" w:cs="Arial" w:eastAsia="Arial" w:hAnsi="Arial"/>
        </w:rPr>
      </w:pPr>
      <w:r w:rsidDel="00000000" w:rsidR="00000000" w:rsidRPr="00000000">
        <w:rPr>
          <w:rtl w:val="0"/>
        </w:rPr>
      </w:r>
    </w:p>
    <w:p w:rsidR="00000000" w:rsidDel="00000000" w:rsidP="00000000" w:rsidRDefault="00000000" w:rsidRPr="00000000" w14:paraId="0000046A">
      <w:pPr>
        <w:rPr>
          <w:rFonts w:ascii="Arial" w:cs="Arial" w:eastAsia="Arial" w:hAnsi="Arial"/>
        </w:rPr>
      </w:pPr>
      <w:r w:rsidDel="00000000" w:rsidR="00000000" w:rsidRPr="00000000">
        <w:rPr>
          <w:rtl w:val="0"/>
        </w:rPr>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pStyle w:val="Heading3"/>
        <w:keepLines w:val="1"/>
        <w:spacing w:after="52" w:before="0" w:line="259" w:lineRule="auto"/>
        <w:ind w:left="0" w:firstLine="0"/>
        <w:rPr>
          <w:rFonts w:ascii="Arial" w:cs="Arial" w:eastAsia="Arial" w:hAnsi="Arial"/>
        </w:rPr>
      </w:pPr>
      <w:bookmarkStart w:colFirst="0" w:colLast="0" w:name="_heading=h.1jlao46" w:id="65"/>
      <w:bookmarkEnd w:id="65"/>
      <w:r w:rsidDel="00000000" w:rsidR="00000000" w:rsidRPr="00000000">
        <w:rPr>
          <w:rtl w:val="0"/>
        </w:rPr>
        <w:t xml:space="preserve">3.1.4 </w:t>
      </w:r>
      <w:r w:rsidDel="00000000" w:rsidR="00000000" w:rsidRPr="00000000">
        <w:rPr>
          <w:rFonts w:ascii="Arial" w:cs="Arial" w:eastAsia="Arial" w:hAnsi="Arial"/>
          <w:rtl w:val="0"/>
        </w:rPr>
        <w:t xml:space="preserve">CONNECT</w:t>
      </w:r>
    </w:p>
    <w:p w:rsidR="00000000" w:rsidDel="00000000" w:rsidP="00000000" w:rsidRDefault="00000000" w:rsidRPr="00000000" w14:paraId="0000046E">
      <w:pPr>
        <w:spacing w:after="120" w:before="120" w:lineRule="auto"/>
        <w:rPr>
          <w:rFonts w:ascii="Arial" w:cs="Arial" w:eastAsia="Arial" w:hAnsi="Arial"/>
          <w:i w:val="1"/>
          <w:color w:val="000000"/>
          <w:sz w:val="18"/>
          <w:szCs w:val="18"/>
        </w:rPr>
      </w:pPr>
      <w:r w:rsidDel="00000000" w:rsidR="00000000" w:rsidRPr="00000000">
        <w:rPr>
          <w:rtl w:val="0"/>
        </w:rPr>
      </w:r>
    </w:p>
    <w:tbl>
      <w:tblPr>
        <w:tblStyle w:val="Table1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8"/>
        <w:gridCol w:w="1024"/>
        <w:gridCol w:w="48"/>
        <w:gridCol w:w="850"/>
        <w:gridCol w:w="851"/>
        <w:gridCol w:w="40"/>
        <w:gridCol w:w="896"/>
        <w:gridCol w:w="41"/>
        <w:gridCol w:w="1001"/>
        <w:gridCol w:w="1389"/>
        <w:gridCol w:w="95"/>
        <w:gridCol w:w="881"/>
        <w:gridCol w:w="25"/>
        <w:gridCol w:w="1001"/>
        <w:tblGridChange w:id="0">
          <w:tblGrid>
            <w:gridCol w:w="1208"/>
            <w:gridCol w:w="1024"/>
            <w:gridCol w:w="48"/>
            <w:gridCol w:w="850"/>
            <w:gridCol w:w="851"/>
            <w:gridCol w:w="40"/>
            <w:gridCol w:w="896"/>
            <w:gridCol w:w="41"/>
            <w:gridCol w:w="1001"/>
            <w:gridCol w:w="1389"/>
            <w:gridCol w:w="95"/>
            <w:gridCol w:w="881"/>
            <w:gridCol w:w="25"/>
            <w:gridCol w:w="1001"/>
          </w:tblGrid>
        </w:tblGridChange>
      </w:tblGrid>
      <w:tr>
        <w:trPr>
          <w:cantSplit w:val="0"/>
          <w:tblHeader w:val="0"/>
        </w:trPr>
        <w:tc>
          <w:tcPr>
            <w:shd w:fill="cfe2f3" w:val="clear"/>
          </w:tcPr>
          <w:p w:rsidR="00000000" w:rsidDel="00000000" w:rsidP="00000000" w:rsidRDefault="00000000" w:rsidRPr="00000000" w14:paraId="0000046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7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47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47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7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47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47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47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4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48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499">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49A">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4A7">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4A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4AA">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4B0">
            <w:pPr>
              <w:jc w:val="center"/>
              <w:rPr>
                <w:rFonts w:ascii="Arial" w:cs="Arial" w:eastAsia="Arial" w:hAnsi="Arial"/>
                <w:i w:val="1"/>
              </w:rPr>
            </w:pPr>
            <w:r w:rsidDel="00000000" w:rsidR="00000000" w:rsidRPr="00000000">
              <w:rPr>
                <w:rFonts w:ascii="Arial" w:cs="Arial" w:eastAsia="Arial" w:hAnsi="Arial"/>
                <w:rtl w:val="0"/>
              </w:rPr>
              <w:t xml:space="preserve">Authentication</w:t>
            </w:r>
            <w:r w:rsidDel="00000000" w:rsidR="00000000" w:rsidRPr="00000000">
              <w:rPr>
                <w:rtl w:val="0"/>
              </w:rPr>
            </w:r>
          </w:p>
        </w:tc>
        <w:tc>
          <w:tcPr>
            <w:gridSpan w:val="2"/>
          </w:tcPr>
          <w:p w:rsidR="00000000" w:rsidDel="00000000" w:rsidP="00000000" w:rsidRDefault="00000000" w:rsidRPr="00000000" w14:paraId="000004B2">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4B4">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4B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4B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4B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B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4B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B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B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C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C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4C4">
            <w:pPr>
              <w:jc w:val="center"/>
              <w:rPr>
                <w:rFonts w:ascii="Arial" w:cs="Arial" w:eastAsia="Arial" w:hAnsi="Arial"/>
              </w:rPr>
            </w:pPr>
            <w:r w:rsidDel="00000000" w:rsidR="00000000" w:rsidRPr="00000000">
              <w:rPr>
                <w:rFonts w:ascii="Arial" w:cs="Arial" w:eastAsia="Arial" w:hAnsi="Arial"/>
                <w:rtl w:val="0"/>
              </w:rPr>
              <w:t xml:space="preserve">Protocol Version</w:t>
            </w:r>
          </w:p>
        </w:tc>
      </w:tr>
      <w:tr>
        <w:trPr>
          <w:cantSplit w:val="0"/>
          <w:tblHeader w:val="0"/>
        </w:trPr>
        <w:tc>
          <w:tcPr/>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4D2">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4DF">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4E0">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4ED">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4EE">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4FB">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4FC">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0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17">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18">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25">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26">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533">
            <w:pPr>
              <w:rPr>
                <w:rFonts w:ascii="Arial" w:cs="Arial" w:eastAsia="Arial" w:hAnsi="Arial"/>
              </w:rPr>
            </w:pPr>
            <w:sdt>
              <w:sdtPr>
                <w:tag w:val="goog_rdk_122"/>
              </w:sdtPr>
              <w:sdtContent>
                <w:commentRangeStart w:id="15"/>
              </w:sdtContent>
            </w:sdt>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534">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541">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542">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p>
    <w:p w:rsidR="00000000" w:rsidDel="00000000" w:rsidP="00000000" w:rsidRDefault="00000000" w:rsidRPr="00000000" w14:paraId="00000550">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w:t>
      </w:r>
      <w:sdt>
        <w:sdtPr>
          <w:tag w:val="goog_rdk_123"/>
        </w:sdtPr>
        <w:sdtContent>
          <w:commentRangeStart w:id="16"/>
        </w:sdtContent>
      </w:sdt>
      <w:sdt>
        <w:sdtPr>
          <w:tag w:val="goog_rdk_124"/>
        </w:sdtPr>
        <w:sdtContent>
          <w:commentRangeStart w:id="17"/>
        </w:sdtContent>
      </w:sdt>
      <w:r w:rsidDel="00000000" w:rsidR="00000000" w:rsidRPr="00000000">
        <w:rPr>
          <w:rFonts w:ascii="Arial" w:cs="Arial" w:eastAsia="Arial" w:hAnsi="Arial"/>
          <w:rtl w:val="0"/>
        </w:rPr>
        <w:t xml:space="preserve">set up a session</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551">
      <w:pPr>
        <w:pStyle w:val="Heading4"/>
        <w:ind w:left="0" w:firstLine="0"/>
        <w:rPr>
          <w:rFonts w:ascii="Arial" w:cs="Arial" w:eastAsia="Arial" w:hAnsi="Arial"/>
        </w:rPr>
      </w:pPr>
      <w:bookmarkStart w:colFirst="0" w:colLast="0" w:name="_heading=h.43ky6rz" w:id="66"/>
      <w:bookmarkEnd w:id="66"/>
      <w:r w:rsidDel="00000000" w:rsidR="00000000" w:rsidRPr="00000000">
        <w:rPr>
          <w:rFonts w:ascii="Arial" w:cs="Arial" w:eastAsia="Arial" w:hAnsi="Arial"/>
          <w:rtl w:val="0"/>
        </w:rPr>
        <w:t xml:space="preserve">3.1.4.1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55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53">
      <w:pPr>
        <w:pStyle w:val="Heading4"/>
        <w:ind w:left="0" w:firstLine="0"/>
        <w:rPr>
          <w:rFonts w:ascii="Arial" w:cs="Arial" w:eastAsia="Arial" w:hAnsi="Arial"/>
        </w:rPr>
      </w:pPr>
      <w:bookmarkStart w:colFirst="0" w:colLast="0" w:name="_heading=h.2iq8gzs" w:id="67"/>
      <w:bookmarkEnd w:id="67"/>
      <w:r w:rsidDel="00000000" w:rsidR="00000000" w:rsidRPr="00000000">
        <w:rPr>
          <w:rFonts w:ascii="Arial" w:cs="Arial" w:eastAsia="Arial" w:hAnsi="Arial"/>
          <w:rtl w:val="0"/>
        </w:rPr>
        <w:t xml:space="preserve">3.1.4.2 Connect Flags</w:t>
      </w:r>
    </w:p>
    <w:p w:rsidR="00000000" w:rsidDel="00000000" w:rsidP="00000000" w:rsidRDefault="00000000" w:rsidRPr="00000000" w14:paraId="00000554">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555">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5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5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client is asking for Will topic and Will message prompting </w:t>
      </w:r>
    </w:p>
    <w:p w:rsidR="00000000" w:rsidDel="00000000" w:rsidP="00000000" w:rsidRDefault="00000000" w:rsidRPr="00000000" w14:paraId="000005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Authentication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the authentication exchange to follow</w:t>
      </w:r>
    </w:p>
    <w:p w:rsidR="00000000" w:rsidDel="00000000" w:rsidP="00000000" w:rsidRDefault="00000000" w:rsidRPr="00000000" w14:paraId="000005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55A">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55B">
      <w:pPr>
        <w:pStyle w:val="Heading4"/>
        <w:ind w:left="0" w:firstLine="0"/>
        <w:rPr>
          <w:rFonts w:ascii="Arial" w:cs="Arial" w:eastAsia="Arial" w:hAnsi="Arial"/>
        </w:rPr>
      </w:pPr>
      <w:bookmarkStart w:colFirst="0" w:colLast="0" w:name="_heading=h.xvir7l" w:id="68"/>
      <w:bookmarkEnd w:id="68"/>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55C">
      <w:pPr>
        <w:rPr>
          <w:rFonts w:ascii="Arial" w:cs="Arial" w:eastAsia="Arial" w:hAnsi="Arial"/>
          <w:color w:val="000000"/>
        </w:rPr>
      </w:pPr>
      <w:bookmarkStart w:colFirst="0" w:colLast="0" w:name="_heading=h.3hv69ve" w:id="69"/>
      <w:bookmarkEnd w:id="69"/>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55D">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55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55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560">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561">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56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56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564">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565">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56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568">
      <w:pPr>
        <w:rPr>
          <w:rFonts w:ascii="Arial" w:cs="Arial" w:eastAsia="Arial" w:hAnsi="Arial"/>
          <w:color w:val="000000"/>
        </w:rPr>
      </w:pPr>
      <w:r w:rsidDel="00000000" w:rsidR="00000000" w:rsidRPr="00000000">
        <w:rPr>
          <w:rtl w:val="0"/>
        </w:rPr>
      </w:r>
    </w:p>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sdt>
        <w:sdtPr>
          <w:tag w:val="goog_rdk_125"/>
        </w:sdtPr>
        <w:sdtContent>
          <w:commentRangeStart w:id="18"/>
        </w:sdtContent>
      </w:sdt>
      <w:sdt>
        <w:sdtPr>
          <w:tag w:val="goog_rdk_126"/>
        </w:sdtPr>
        <w:sdtContent>
          <w:commentRangeStart w:id="19"/>
        </w:sdtContent>
      </w:sdt>
      <w:sdt>
        <w:sdtPr>
          <w:tag w:val="goog_rdk_127"/>
        </w:sdtPr>
        <w:sdtContent>
          <w:commentRangeStart w:id="20"/>
        </w:sdtContent>
      </w:sdt>
      <w:r w:rsidDel="00000000" w:rsidR="00000000" w:rsidRPr="00000000">
        <w:rPr>
          <w:rFonts w:ascii="Arial" w:cs="Arial" w:eastAsia="Arial" w:hAnsi="Arial"/>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r w:rsidDel="00000000" w:rsidR="00000000" w:rsidRPr="00000000">
        <w:rPr>
          <w:rFonts w:ascii="Arial" w:cs="Arial" w:eastAsia="Arial" w:hAnsi="Arial"/>
          <w:rtl w:val="0"/>
        </w:rPr>
        <w:t xml:space="preserve">.</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6A">
      <w:pPr>
        <w:rPr>
          <w:rFonts w:ascii="Arial" w:cs="Arial" w:eastAsia="Arial" w:hAnsi="Arial"/>
          <w:color w:val="000000"/>
        </w:rPr>
      </w:pPr>
      <w:bookmarkStart w:colFirst="0" w:colLast="0" w:name="_heading=h.1x0gk37" w:id="70"/>
      <w:bookmarkEnd w:id="70"/>
      <w:r w:rsidDel="00000000" w:rsidR="00000000" w:rsidRPr="00000000">
        <w:rPr>
          <w:rtl w:val="0"/>
        </w:rPr>
      </w:r>
    </w:p>
    <w:p w:rsidR="00000000" w:rsidDel="00000000" w:rsidP="00000000" w:rsidRDefault="00000000" w:rsidRPr="00000000" w14:paraId="0000056B">
      <w:pPr>
        <w:pStyle w:val="Heading4"/>
        <w:ind w:left="0" w:firstLine="0"/>
        <w:rPr>
          <w:rFonts w:ascii="Arial" w:cs="Arial" w:eastAsia="Arial" w:hAnsi="Arial"/>
        </w:rPr>
      </w:pPr>
      <w:bookmarkStart w:colFirst="0" w:colLast="0" w:name="_heading=h.4h042r0" w:id="71"/>
      <w:bookmarkEnd w:id="71"/>
      <w:r w:rsidDel="00000000" w:rsidR="00000000" w:rsidRPr="00000000">
        <w:rPr>
          <w:rFonts w:ascii="Arial" w:cs="Arial" w:eastAsia="Arial" w:hAnsi="Arial"/>
          <w:rtl w:val="0"/>
        </w:rPr>
        <w:t xml:space="preserve">3.1.4.4 </w:t>
      </w:r>
      <w:r w:rsidDel="00000000" w:rsidR="00000000" w:rsidRPr="00000000">
        <w:rPr>
          <w:rFonts w:ascii="Arial" w:cs="Arial" w:eastAsia="Arial" w:hAnsi="Arial"/>
          <w:rtl w:val="0"/>
        </w:rPr>
        <w:t xml:space="preserve">Keep Alive Timer</w:t>
      </w:r>
    </w:p>
    <w:p w:rsidR="00000000" w:rsidDel="00000000" w:rsidP="00000000" w:rsidRDefault="00000000" w:rsidRPr="00000000" w14:paraId="0000056C">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56D">
      <w:pPr>
        <w:rPr>
          <w:rFonts w:ascii="Arial" w:cs="Arial" w:eastAsia="Arial" w:hAnsi="Arial"/>
          <w:color w:val="000000"/>
        </w:rPr>
      </w:pPr>
      <w:r w:rsidDel="00000000" w:rsidR="00000000" w:rsidRPr="00000000">
        <w:rPr>
          <w:rtl w:val="0"/>
        </w:rPr>
      </w:r>
    </w:p>
    <w:p w:rsidR="00000000" w:rsidDel="00000000" w:rsidP="00000000" w:rsidRDefault="00000000" w:rsidRPr="00000000" w14:paraId="0000056E">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6F">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570">
      <w:pPr>
        <w:rPr>
          <w:rFonts w:ascii="Arial" w:cs="Arial" w:eastAsia="Arial" w:hAnsi="Arial"/>
          <w:color w:val="000000"/>
        </w:rPr>
      </w:pPr>
      <w:r w:rsidDel="00000000" w:rsidR="00000000" w:rsidRPr="00000000">
        <w:rPr>
          <w:rtl w:val="0"/>
        </w:rPr>
      </w:r>
    </w:p>
    <w:p w:rsidR="00000000" w:rsidDel="00000000" w:rsidP="00000000" w:rsidRDefault="00000000" w:rsidRPr="00000000" w14:paraId="00000571">
      <w:pPr>
        <w:rPr>
          <w:rFonts w:ascii="Arial" w:cs="Arial" w:eastAsia="Arial" w:hAnsi="Arial"/>
          <w:highlight w:val="yellow"/>
        </w:rPr>
      </w:pPr>
      <w:sdt>
        <w:sdtPr>
          <w:tag w:val="goog_rdk_128"/>
        </w:sdtPr>
        <w:sdtContent>
          <w:commentRangeStart w:id="21"/>
        </w:sdtContent>
      </w:sdt>
      <w:sdt>
        <w:sdtPr>
          <w:tag w:val="goog_rdk_129"/>
        </w:sdtPr>
        <w:sdtContent>
          <w:commentRangeStart w:id="22"/>
        </w:sdtContent>
      </w:sdt>
      <w:sdt>
        <w:sdtPr>
          <w:tag w:val="goog_rdk_130"/>
        </w:sdtPr>
        <w:sdtContent>
          <w:commentRangeStart w:id="23"/>
        </w:sdtContent>
      </w:sdt>
      <w:sdt>
        <w:sdtPr>
          <w:tag w:val="goog_rdk_131"/>
        </w:sdtPr>
        <w:sdtContent>
          <w:commentRangeStart w:id="24"/>
        </w:sdtContent>
      </w:sdt>
      <w:sdt>
        <w:sdtPr>
          <w:tag w:val="goog_rdk_132"/>
        </w:sdtPr>
        <w:sdtContent>
          <w:commentRangeStart w:id="25"/>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572">
      <w:pPr>
        <w:rPr>
          <w:rFonts w:ascii="Arial" w:cs="Arial" w:eastAsia="Arial" w:hAnsi="Arial"/>
          <w:color w:val="000000"/>
        </w:rPr>
      </w:pPr>
      <w:r w:rsidDel="00000000" w:rsidR="00000000" w:rsidRPr="00000000">
        <w:rPr>
          <w:rtl w:val="0"/>
        </w:rPr>
      </w:r>
    </w:p>
    <w:p w:rsidR="00000000" w:rsidDel="00000000" w:rsidP="00000000" w:rsidRDefault="00000000" w:rsidRPr="00000000" w14:paraId="0000057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B4 up to the max attempts.</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000000"/>
          <w:highlight w:val="yellow"/>
          <w:rtl w:val="0"/>
        </w:rPr>
        <w:t xml:space="preserve">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574">
      <w:pPr>
        <w:rPr>
          <w:rFonts w:ascii="Arial" w:cs="Arial" w:eastAsia="Arial" w:hAnsi="Arial"/>
          <w:color w:val="000000"/>
        </w:rPr>
      </w:pPr>
      <w:r w:rsidDel="00000000" w:rsidR="00000000" w:rsidRPr="00000000">
        <w:rPr>
          <w:rtl w:val="0"/>
        </w:rPr>
      </w:r>
    </w:p>
    <w:p w:rsidR="00000000" w:rsidDel="00000000" w:rsidP="00000000" w:rsidRDefault="00000000" w:rsidRPr="00000000" w14:paraId="0000057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576">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77">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578">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79">
      <w:pPr>
        <w:ind w:left="720" w:firstLine="0"/>
        <w:rPr>
          <w:rFonts w:ascii="Arial" w:cs="Arial" w:eastAsia="Arial" w:hAnsi="Arial"/>
          <w:color w:val="000000"/>
          <w:shd w:fill="fff2cc" w:val="clear"/>
        </w:rPr>
      </w:pPr>
      <w:bookmarkStart w:colFirst="0" w:colLast="0" w:name="_heading=h.2w5ecyt" w:id="72"/>
      <w:bookmarkEnd w:id="72"/>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7A">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57B">
      <w:pPr>
        <w:rPr>
          <w:rFonts w:ascii="Arial" w:cs="Arial" w:eastAsia="Arial" w:hAnsi="Arial"/>
          <w:color w:val="000000"/>
        </w:rPr>
      </w:pPr>
      <w:r w:rsidDel="00000000" w:rsidR="00000000" w:rsidRPr="00000000">
        <w:rPr>
          <w:rtl w:val="0"/>
        </w:rPr>
      </w:r>
    </w:p>
    <w:p w:rsidR="00000000" w:rsidDel="00000000" w:rsidP="00000000" w:rsidRDefault="00000000" w:rsidRPr="00000000" w14:paraId="0000057C">
      <w:pPr>
        <w:pStyle w:val="Heading4"/>
        <w:ind w:left="0" w:firstLine="0"/>
        <w:rPr>
          <w:rFonts w:ascii="Arial" w:cs="Arial" w:eastAsia="Arial" w:hAnsi="Arial"/>
        </w:rPr>
      </w:pPr>
      <w:bookmarkStart w:colFirst="0" w:colLast="0" w:name="_heading=h.1baon6m" w:id="73"/>
      <w:bookmarkEnd w:id="73"/>
      <w:r w:rsidDel="00000000" w:rsidR="00000000" w:rsidRPr="00000000">
        <w:rPr>
          <w:rFonts w:ascii="Arial" w:cs="Arial" w:eastAsia="Arial" w:hAnsi="Arial"/>
          <w:rtl w:val="0"/>
        </w:rPr>
        <w:t xml:space="preserve">3.1.4.5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57E">
      <w:pPr>
        <w:rPr>
          <w:rFonts w:ascii="Arial" w:cs="Arial" w:eastAsia="Arial" w:hAnsi="Arial"/>
        </w:rPr>
      </w:pPr>
      <w:r w:rsidDel="00000000" w:rsidR="00000000" w:rsidRPr="00000000">
        <w:rPr>
          <w:rtl w:val="0"/>
        </w:rPr>
      </w:r>
    </w:p>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58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582">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583">
      <w:pPr>
        <w:ind w:left="720" w:firstLine="0"/>
        <w:rPr>
          <w:rFonts w:ascii="Arial" w:cs="Arial" w:eastAsia="Arial" w:hAnsi="Arial"/>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84">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58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86">
      <w:pPr>
        <w:ind w:left="720" w:firstLine="0"/>
        <w:rPr>
          <w:rFonts w:ascii="Arial" w:cs="Arial" w:eastAsia="Arial" w:hAnsi="Arial"/>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87">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58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89">
      <w:pPr>
        <w:pStyle w:val="Heading4"/>
        <w:ind w:left="0" w:firstLine="0"/>
        <w:rPr>
          <w:rFonts w:ascii="Arial" w:cs="Arial" w:eastAsia="Arial" w:hAnsi="Arial"/>
        </w:rPr>
      </w:pPr>
      <w:bookmarkStart w:colFirst="0" w:colLast="0" w:name="_heading=h.3vac5uf" w:id="74"/>
      <w:bookmarkEnd w:id="74"/>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58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58B">
      <w:pPr>
        <w:rPr>
          <w:rFonts w:ascii="Arial" w:cs="Arial" w:eastAsia="Arial" w:hAnsi="Arial"/>
          <w:color w:val="000000"/>
        </w:rPr>
      </w:pPr>
      <w:r w:rsidDel="00000000" w:rsidR="00000000" w:rsidRPr="00000000">
        <w:rPr>
          <w:rtl w:val="0"/>
        </w:rPr>
      </w:r>
    </w:p>
    <w:p w:rsidR="00000000" w:rsidDel="00000000" w:rsidP="00000000" w:rsidRDefault="00000000" w:rsidRPr="00000000" w14:paraId="0000058C">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8D">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58E">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F">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59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59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594">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5">
      <w:pPr>
        <w:ind w:left="720" w:firstLine="0"/>
        <w:rPr>
          <w:rFonts w:ascii="Arial" w:cs="Arial" w:eastAsia="Arial" w:hAnsi="Arial"/>
          <w:color w:val="000000"/>
        </w:rPr>
      </w:pPr>
      <w:bookmarkStart w:colFirst="0" w:colLast="0" w:name="_heading=h.2afmg28" w:id="75"/>
      <w:bookmarkEnd w:id="75"/>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597">
      <w:pPr>
        <w:rPr>
          <w:rFonts w:ascii="Arial" w:cs="Arial" w:eastAsia="Arial" w:hAnsi="Arial"/>
        </w:rPr>
      </w:pPr>
      <w:r w:rsidDel="00000000" w:rsidR="00000000" w:rsidRPr="00000000">
        <w:rPr>
          <w:rtl w:val="0"/>
        </w:rPr>
      </w:r>
    </w:p>
    <w:p w:rsidR="00000000" w:rsidDel="00000000" w:rsidP="00000000" w:rsidRDefault="00000000" w:rsidRPr="00000000" w14:paraId="00000598">
      <w:pPr>
        <w:pStyle w:val="Heading4"/>
        <w:ind w:left="0" w:firstLine="0"/>
        <w:rPr>
          <w:rFonts w:ascii="Arial" w:cs="Arial" w:eastAsia="Arial" w:hAnsi="Arial"/>
        </w:rPr>
      </w:pPr>
      <w:bookmarkStart w:colFirst="0" w:colLast="0" w:name="_heading=h.pkwqa1" w:id="76"/>
      <w:bookmarkEnd w:id="76"/>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599">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A">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9C">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59D">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59E">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w:t>
      </w:r>
      <w:r w:rsidDel="00000000" w:rsidR="00000000" w:rsidRPr="00000000">
        <w:rPr>
          <w:rFonts w:ascii="Arial" w:cs="Arial" w:eastAsia="Arial" w:hAnsi="Arial"/>
          <w:color w:val="000000"/>
          <w:highlight w:val="yellow"/>
          <w:rtl w:val="0"/>
        </w:rPr>
        <w:t xml:space="preserve"> 1 and 23</w:t>
      </w:r>
      <w:r w:rsidDel="00000000" w:rsidR="00000000" w:rsidRPr="00000000">
        <w:rPr>
          <w:rFonts w:ascii="Arial" w:cs="Arial" w:eastAsia="Arial" w:hAnsi="Arial"/>
          <w:color w:val="000000"/>
          <w:highlight w:val="yellow"/>
          <w:rtl w:val="0"/>
        </w:rPr>
        <w:t xml:space="preserve"> UTF-8 encoded bytes in length, and that contain only the characters "0123456789abcdefghijklmnopqrstuvwxyzABCDEFGHIJKLMNOPQRSTUVWXYZ”. </w:t>
      </w:r>
    </w:p>
    <w:p w:rsidR="00000000" w:rsidDel="00000000" w:rsidP="00000000" w:rsidRDefault="00000000" w:rsidRPr="00000000" w14:paraId="0000059F">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5A0">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5A1">
      <w:pPr>
        <w:rPr>
          <w:rFonts w:ascii="Arial" w:cs="Arial" w:eastAsia="Arial" w:hAnsi="Arial"/>
          <w:color w:val="000000"/>
        </w:rPr>
      </w:pPr>
      <w:r w:rsidDel="00000000" w:rsidR="00000000" w:rsidRPr="00000000">
        <w:rPr>
          <w:rtl w:val="0"/>
        </w:rPr>
      </w:r>
    </w:p>
    <w:p w:rsidR="00000000" w:rsidDel="00000000" w:rsidP="00000000" w:rsidRDefault="00000000" w:rsidRPr="00000000" w14:paraId="000005A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5A3">
      <w:pPr>
        <w:rPr>
          <w:rFonts w:ascii="Arial" w:cs="Arial" w:eastAsia="Arial" w:hAnsi="Arial"/>
          <w:color w:val="000000"/>
        </w:rPr>
      </w:pPr>
      <w:r w:rsidDel="00000000" w:rsidR="00000000" w:rsidRPr="00000000">
        <w:rPr>
          <w:rtl w:val="0"/>
        </w:rPr>
      </w:r>
    </w:p>
    <w:p w:rsidR="00000000" w:rsidDel="00000000" w:rsidP="00000000" w:rsidRDefault="00000000" w:rsidRPr="00000000" w14:paraId="000005A4">
      <w:pPr>
        <w:pStyle w:val="Heading3"/>
        <w:keepLines w:val="1"/>
        <w:spacing w:after="52" w:before="0" w:line="259" w:lineRule="auto"/>
        <w:ind w:left="0" w:firstLine="0"/>
        <w:rPr>
          <w:rFonts w:ascii="Arial" w:cs="Arial" w:eastAsia="Arial" w:hAnsi="Arial"/>
        </w:rPr>
      </w:pPr>
      <w:bookmarkStart w:colFirst="0" w:colLast="0" w:name="_heading=h.39kk8xu" w:id="77"/>
      <w:bookmarkEnd w:id="77"/>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802"/>
        <w:gridCol w:w="152"/>
        <w:gridCol w:w="833"/>
        <w:gridCol w:w="115"/>
        <w:gridCol w:w="852"/>
        <w:gridCol w:w="96"/>
        <w:gridCol w:w="871"/>
        <w:gridCol w:w="77"/>
        <w:gridCol w:w="890"/>
        <w:gridCol w:w="58"/>
        <w:gridCol w:w="911"/>
        <w:gridCol w:w="37"/>
        <w:gridCol w:w="837"/>
        <w:gridCol w:w="1617"/>
        <w:tblGridChange w:id="0">
          <w:tblGrid>
            <w:gridCol w:w="1202"/>
            <w:gridCol w:w="802"/>
            <w:gridCol w:w="152"/>
            <w:gridCol w:w="833"/>
            <w:gridCol w:w="115"/>
            <w:gridCol w:w="852"/>
            <w:gridCol w:w="96"/>
            <w:gridCol w:w="871"/>
            <w:gridCol w:w="77"/>
            <w:gridCol w:w="890"/>
            <w:gridCol w:w="58"/>
            <w:gridCol w:w="911"/>
            <w:gridCol w:w="37"/>
            <w:gridCol w:w="837"/>
            <w:gridCol w:w="1617"/>
          </w:tblGrid>
        </w:tblGridChange>
      </w:tblGrid>
      <w:tr>
        <w:trPr>
          <w:cantSplit w:val="0"/>
          <w:tblHeader w:val="0"/>
        </w:trPr>
        <w:tc>
          <w:tcPr>
            <w:shd w:fill="cfe2f3" w:val="clear"/>
          </w:tcPr>
          <w:p w:rsidR="00000000" w:rsidDel="00000000" w:rsidP="00000000" w:rsidRDefault="00000000" w:rsidRPr="00000000" w14:paraId="000005A5">
            <w:pPr>
              <w:jc w:val="center"/>
              <w:rPr>
                <w:rFonts w:ascii="Arial" w:cs="Arial" w:eastAsia="Arial" w:hAnsi="Arial"/>
                <w:b w:val="1"/>
              </w:rPr>
            </w:pPr>
            <w:bookmarkStart w:colFirst="0" w:colLast="0" w:name="_heading=h.1opuj5n" w:id="78"/>
            <w:bookmarkEnd w:id="78"/>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A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5A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5A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B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B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B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5B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C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5C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D2">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5D3">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5E1">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5E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F0">
            <w:pPr>
              <w:spacing w:after="0" w:before="0" w:line="240" w:lineRule="auto"/>
              <w:ind w:left="0" w:firstLine="0"/>
              <w:rPr>
                <w:rFonts w:ascii="Arial" w:cs="Arial" w:eastAsia="Arial" w:hAnsi="Arial"/>
              </w:rPr>
            </w:pPr>
            <w:r w:rsidDel="00000000" w:rsidR="00000000" w:rsidRPr="00000000">
              <w:rPr>
                <w:rtl w:val="0"/>
              </w:rPr>
            </w:r>
          </w:p>
        </w:tc>
        <w:tc>
          <w:tcPr>
            <w:gridSpan w:val="13"/>
          </w:tcPr>
          <w:p w:rsidR="00000000" w:rsidDel="00000000" w:rsidP="00000000" w:rsidRDefault="00000000" w:rsidRPr="00000000" w14:paraId="000005F1">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5FE">
            <w:pPr>
              <w:jc w:val="center"/>
              <w:rPr>
                <w:rFonts w:ascii="Arial" w:cs="Arial" w:eastAsia="Arial" w:hAnsi="Arial"/>
              </w:rPr>
            </w:pPr>
            <w:r w:rsidDel="00000000" w:rsidR="00000000" w:rsidRPr="00000000">
              <w:rPr>
                <w:rFonts w:ascii="Arial" w:cs="Arial" w:eastAsia="Arial" w:hAnsi="Arial"/>
                <w:rtl w:val="0"/>
              </w:rPr>
              <w:t xml:space="preserve">SessionPresent</w:t>
            </w:r>
          </w:p>
        </w:tc>
      </w:tr>
      <w:tr>
        <w:trPr>
          <w:cantSplit w:val="0"/>
          <w:tblHeader w:val="0"/>
        </w:trPr>
        <w:tc>
          <w:tcPr/>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60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0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0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60F">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61E">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2C">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62D">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63C">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64B">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9"/>
      <w:bookmarkEnd w:id="7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65A">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65B">
      <w:pPr>
        <w:pStyle w:val="Heading4"/>
        <w:ind w:left="0" w:right="4" w:firstLine="0"/>
        <w:rPr>
          <w:rFonts w:ascii="Arial" w:cs="Arial" w:eastAsia="Arial" w:hAnsi="Arial"/>
        </w:rPr>
      </w:pPr>
      <w:bookmarkStart w:colFirst="0" w:colLast="0" w:name="_heading=h.2nusc19" w:id="80"/>
      <w:bookmarkEnd w:id="80"/>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6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5D">
      <w:pPr>
        <w:pStyle w:val="Heading4"/>
        <w:ind w:left="0" w:right="4" w:firstLine="0"/>
        <w:rPr>
          <w:rFonts w:ascii="Arial" w:cs="Arial" w:eastAsia="Arial" w:hAnsi="Arial"/>
        </w:rPr>
      </w:pPr>
      <w:bookmarkStart w:colFirst="0" w:colLast="0" w:name="_heading=h.1302m92" w:id="81"/>
      <w:bookmarkEnd w:id="81"/>
      <w:r w:rsidDel="00000000" w:rsidR="00000000" w:rsidRPr="00000000">
        <w:rPr>
          <w:rFonts w:ascii="Arial" w:cs="Arial" w:eastAsia="Arial" w:hAnsi="Arial"/>
          <w:rtl w:val="0"/>
        </w:rPr>
        <w:t xml:space="preserve">3.1.5.2 Reason Code</w:t>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If a CONNECT packet is received by the Server, the Server will send a CONNACK packet containing the appropriate Reason code from the table below.</w:t>
      </w:r>
    </w:p>
    <w:p w:rsidR="00000000" w:rsidDel="00000000" w:rsidP="00000000" w:rsidRDefault="00000000" w:rsidRPr="00000000" w14:paraId="0000065F">
      <w:pPr>
        <w:rPr>
          <w:rFonts w:ascii="Arial" w:cs="Arial" w:eastAsia="Arial" w:hAnsi="Arial"/>
        </w:rPr>
      </w:pPr>
      <w:r w:rsidDel="00000000" w:rsidR="00000000" w:rsidRPr="00000000">
        <w:rPr>
          <w:rtl w:val="0"/>
        </w:rPr>
      </w:r>
    </w:p>
    <w:tbl>
      <w:tblPr>
        <w:tblStyle w:val="Table1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0660">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Value</w:t>
            </w:r>
          </w:p>
        </w:tc>
        <w:tc>
          <w:tcPr>
            <w:shd w:fill="cfe2f3" w:val="clear"/>
          </w:tcPr>
          <w:p w:rsidR="00000000" w:rsidDel="00000000" w:rsidP="00000000" w:rsidRDefault="00000000" w:rsidRPr="00000000" w14:paraId="00000661">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662">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663">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066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6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66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66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Virtual Connection is Accepted</w:t>
            </w:r>
          </w:p>
        </w:tc>
      </w:tr>
      <w:tr>
        <w:trPr>
          <w:cantSplit w:val="0"/>
          <w:trHeight w:val="778.9414062499999" w:hRule="atLeast"/>
          <w:tblHeader w:val="0"/>
        </w:trPr>
        <w:tc>
          <w:tcPr/>
          <w:p w:rsidR="00000000" w:rsidDel="00000000" w:rsidP="00000000" w:rsidRDefault="00000000" w:rsidRPr="00000000" w14:paraId="00000668">
            <w:pPr>
              <w:spacing w:after="9" w:lineRule="auto"/>
              <w:ind w:right="4"/>
              <w:rPr/>
            </w:pPr>
            <w:r w:rsidDel="00000000" w:rsidR="00000000" w:rsidRPr="00000000">
              <w:rPr>
                <w:rtl w:val="0"/>
              </w:rPr>
              <w:t xml:space="preserve">128</w:t>
            </w:r>
          </w:p>
        </w:tc>
        <w:tc>
          <w:tcPr/>
          <w:p w:rsidR="00000000" w:rsidDel="00000000" w:rsidP="00000000" w:rsidRDefault="00000000" w:rsidRPr="00000000" w14:paraId="00000669">
            <w:pPr>
              <w:spacing w:after="9" w:lineRule="auto"/>
              <w:ind w:right="4"/>
              <w:rPr/>
            </w:pPr>
            <w:r w:rsidDel="00000000" w:rsidR="00000000" w:rsidRPr="00000000">
              <w:rPr>
                <w:rtl w:val="0"/>
              </w:rPr>
              <w:t xml:space="preserve">0x80</w:t>
            </w:r>
          </w:p>
        </w:tc>
        <w:tc>
          <w:tcPr/>
          <w:p w:rsidR="00000000" w:rsidDel="00000000" w:rsidP="00000000" w:rsidRDefault="00000000" w:rsidRPr="00000000" w14:paraId="0000066A">
            <w:pPr>
              <w:spacing w:after="9" w:lineRule="auto"/>
              <w:ind w:right="4"/>
              <w:rPr/>
            </w:pPr>
            <w:r w:rsidDel="00000000" w:rsidR="00000000" w:rsidRPr="00000000">
              <w:rPr>
                <w:rtl w:val="0"/>
              </w:rPr>
              <w:t xml:space="preserve">Unspecified error</w:t>
            </w:r>
          </w:p>
        </w:tc>
        <w:tc>
          <w:tcPr/>
          <w:p w:rsidR="00000000" w:rsidDel="00000000" w:rsidP="00000000" w:rsidRDefault="00000000" w:rsidRPr="00000000" w14:paraId="0000066B">
            <w:pPr>
              <w:keepNext w:val="1"/>
              <w:spacing w:after="9" w:lineRule="auto"/>
              <w:ind w:right="4"/>
              <w:rPr/>
            </w:pPr>
            <w:r w:rsidDel="00000000" w:rsidR="00000000" w:rsidRPr="00000000">
              <w:rPr>
                <w:rtl w:val="0"/>
              </w:rPr>
              <w:t xml:space="preserve">The Server does not wish to reveal the reason for the failure, or none of the other Reason Codes apply.</w:t>
            </w:r>
          </w:p>
        </w:tc>
      </w:tr>
      <w:tr>
        <w:trPr>
          <w:cantSplit w:val="0"/>
          <w:trHeight w:val="778.9414062499999" w:hRule="atLeast"/>
          <w:tblHeader w:val="0"/>
        </w:trPr>
        <w:tc>
          <w:tcPr/>
          <w:p w:rsidR="00000000" w:rsidDel="00000000" w:rsidP="00000000" w:rsidRDefault="00000000" w:rsidRPr="00000000" w14:paraId="0000066C">
            <w:pPr>
              <w:spacing w:after="9" w:lineRule="auto"/>
              <w:ind w:right="4"/>
              <w:rPr/>
            </w:pPr>
            <w:r w:rsidDel="00000000" w:rsidR="00000000" w:rsidRPr="00000000">
              <w:rPr>
                <w:rtl w:val="0"/>
              </w:rPr>
              <w:t xml:space="preserve">129</w:t>
            </w:r>
          </w:p>
        </w:tc>
        <w:tc>
          <w:tcPr/>
          <w:p w:rsidR="00000000" w:rsidDel="00000000" w:rsidP="00000000" w:rsidRDefault="00000000" w:rsidRPr="00000000" w14:paraId="0000066D">
            <w:pPr>
              <w:spacing w:after="9" w:lineRule="auto"/>
              <w:ind w:right="4"/>
              <w:rPr/>
            </w:pPr>
            <w:r w:rsidDel="00000000" w:rsidR="00000000" w:rsidRPr="00000000">
              <w:rPr>
                <w:rtl w:val="0"/>
              </w:rPr>
              <w:t xml:space="preserve">0x81</w:t>
            </w:r>
          </w:p>
        </w:tc>
        <w:tc>
          <w:tcPr/>
          <w:p w:rsidR="00000000" w:rsidDel="00000000" w:rsidP="00000000" w:rsidRDefault="00000000" w:rsidRPr="00000000" w14:paraId="0000066E">
            <w:pPr>
              <w:spacing w:after="9" w:lineRule="auto"/>
              <w:ind w:right="4"/>
              <w:rPr/>
            </w:pPr>
            <w:r w:rsidDel="00000000" w:rsidR="00000000" w:rsidRPr="00000000">
              <w:rPr>
                <w:rtl w:val="0"/>
              </w:rPr>
              <w:t xml:space="preserve">Malformed Packet</w:t>
            </w:r>
          </w:p>
        </w:tc>
        <w:tc>
          <w:tcPr/>
          <w:p w:rsidR="00000000" w:rsidDel="00000000" w:rsidP="00000000" w:rsidRDefault="00000000" w:rsidRPr="00000000" w14:paraId="0000066F">
            <w:pPr>
              <w:keepNext w:val="1"/>
              <w:spacing w:after="9" w:lineRule="auto"/>
              <w:ind w:right="4"/>
              <w:rPr/>
            </w:pPr>
            <w:r w:rsidDel="00000000" w:rsidR="00000000" w:rsidRPr="00000000">
              <w:rPr>
                <w:rtl w:val="0"/>
              </w:rPr>
              <w:t xml:space="preserve">Data within the CONNECT packet could not be correctly parsed. </w:t>
            </w:r>
          </w:p>
        </w:tc>
      </w:tr>
      <w:tr>
        <w:trPr>
          <w:cantSplit w:val="0"/>
          <w:trHeight w:val="778.9414062499999" w:hRule="atLeast"/>
          <w:tblHeader w:val="0"/>
        </w:trPr>
        <w:tc>
          <w:tcPr/>
          <w:p w:rsidR="00000000" w:rsidDel="00000000" w:rsidP="00000000" w:rsidRDefault="00000000" w:rsidRPr="00000000" w14:paraId="00000670">
            <w:pPr>
              <w:spacing w:after="9" w:lineRule="auto"/>
              <w:ind w:right="4"/>
              <w:rPr/>
            </w:pPr>
            <w:r w:rsidDel="00000000" w:rsidR="00000000" w:rsidRPr="00000000">
              <w:rPr>
                <w:rtl w:val="0"/>
              </w:rPr>
              <w:t xml:space="preserve">130</w:t>
            </w:r>
          </w:p>
        </w:tc>
        <w:tc>
          <w:tcPr/>
          <w:p w:rsidR="00000000" w:rsidDel="00000000" w:rsidP="00000000" w:rsidRDefault="00000000" w:rsidRPr="00000000" w14:paraId="00000671">
            <w:pPr>
              <w:spacing w:after="9" w:lineRule="auto"/>
              <w:ind w:right="4"/>
              <w:rPr/>
            </w:pPr>
            <w:r w:rsidDel="00000000" w:rsidR="00000000" w:rsidRPr="00000000">
              <w:rPr>
                <w:rtl w:val="0"/>
              </w:rPr>
              <w:t xml:space="preserve">0x82</w:t>
            </w:r>
          </w:p>
        </w:tc>
        <w:tc>
          <w:tcPr/>
          <w:p w:rsidR="00000000" w:rsidDel="00000000" w:rsidP="00000000" w:rsidRDefault="00000000" w:rsidRPr="00000000" w14:paraId="00000672">
            <w:pPr>
              <w:spacing w:after="9" w:lineRule="auto"/>
              <w:ind w:right="4"/>
              <w:rPr/>
            </w:pPr>
            <w:r w:rsidDel="00000000" w:rsidR="00000000" w:rsidRPr="00000000">
              <w:rPr>
                <w:rtl w:val="0"/>
              </w:rPr>
              <w:t xml:space="preserve">Protocol Error</w:t>
            </w:r>
          </w:p>
        </w:tc>
        <w:tc>
          <w:tcPr/>
          <w:p w:rsidR="00000000" w:rsidDel="00000000" w:rsidP="00000000" w:rsidRDefault="00000000" w:rsidRPr="00000000" w14:paraId="00000673">
            <w:pPr>
              <w:keepNext w:val="1"/>
              <w:spacing w:after="9" w:lineRule="auto"/>
              <w:ind w:right="4"/>
              <w:rPr/>
            </w:pPr>
            <w:r w:rsidDel="00000000" w:rsidR="00000000" w:rsidRPr="00000000">
              <w:rPr>
                <w:rtl w:val="0"/>
              </w:rPr>
              <w:t xml:space="preserve">Data in the CONNECT packet does not conform to this specification.</w:t>
            </w:r>
          </w:p>
        </w:tc>
      </w:tr>
      <w:tr>
        <w:trPr>
          <w:cantSplit w:val="0"/>
          <w:trHeight w:val="778.9414062499999" w:hRule="atLeast"/>
          <w:tblHeader w:val="0"/>
        </w:trPr>
        <w:tc>
          <w:tcPr/>
          <w:p w:rsidR="00000000" w:rsidDel="00000000" w:rsidP="00000000" w:rsidRDefault="00000000" w:rsidRPr="00000000" w14:paraId="00000674">
            <w:pPr>
              <w:spacing w:after="9" w:lineRule="auto"/>
              <w:ind w:right="4"/>
              <w:rPr/>
            </w:pPr>
            <w:r w:rsidDel="00000000" w:rsidR="00000000" w:rsidRPr="00000000">
              <w:rPr>
                <w:rtl w:val="0"/>
              </w:rPr>
              <w:t xml:space="preserve">131</w:t>
            </w:r>
          </w:p>
        </w:tc>
        <w:tc>
          <w:tcPr/>
          <w:p w:rsidR="00000000" w:rsidDel="00000000" w:rsidP="00000000" w:rsidRDefault="00000000" w:rsidRPr="00000000" w14:paraId="00000675">
            <w:pPr>
              <w:spacing w:after="9" w:lineRule="auto"/>
              <w:ind w:right="4"/>
              <w:rPr/>
            </w:pPr>
            <w:r w:rsidDel="00000000" w:rsidR="00000000" w:rsidRPr="00000000">
              <w:rPr>
                <w:rtl w:val="0"/>
              </w:rPr>
              <w:t xml:space="preserve">0x83</w:t>
            </w:r>
          </w:p>
        </w:tc>
        <w:tc>
          <w:tcPr/>
          <w:p w:rsidR="00000000" w:rsidDel="00000000" w:rsidP="00000000" w:rsidRDefault="00000000" w:rsidRPr="00000000" w14:paraId="00000676">
            <w:pPr>
              <w:spacing w:after="9" w:lineRule="auto"/>
              <w:ind w:right="4"/>
              <w:rPr/>
            </w:pPr>
            <w:r w:rsidDel="00000000" w:rsidR="00000000" w:rsidRPr="00000000">
              <w:rPr>
                <w:rtl w:val="0"/>
              </w:rPr>
              <w:t xml:space="preserve">Implementation specific error</w:t>
            </w:r>
          </w:p>
        </w:tc>
        <w:tc>
          <w:tcPr/>
          <w:p w:rsidR="00000000" w:rsidDel="00000000" w:rsidP="00000000" w:rsidRDefault="00000000" w:rsidRPr="00000000" w14:paraId="00000677">
            <w:pPr>
              <w:keepNext w:val="1"/>
              <w:spacing w:after="9" w:lineRule="auto"/>
              <w:ind w:right="4"/>
              <w:rPr/>
            </w:pPr>
            <w:r w:rsidDel="00000000" w:rsidR="00000000" w:rsidRPr="00000000">
              <w:rPr>
                <w:rtl w:val="0"/>
              </w:rPr>
              <w:t xml:space="preserve">The CONNECT is valid but is not accepted by this Server.</w:t>
            </w:r>
          </w:p>
        </w:tc>
      </w:tr>
      <w:tr>
        <w:trPr>
          <w:cantSplit w:val="0"/>
          <w:trHeight w:val="778.9414062499999" w:hRule="atLeast"/>
          <w:tblHeader w:val="0"/>
        </w:trPr>
        <w:tc>
          <w:tcPr/>
          <w:p w:rsidR="00000000" w:rsidDel="00000000" w:rsidP="00000000" w:rsidRDefault="00000000" w:rsidRPr="00000000" w14:paraId="00000678">
            <w:pPr>
              <w:spacing w:after="9" w:lineRule="auto"/>
              <w:ind w:right="4"/>
              <w:rPr/>
            </w:pPr>
            <w:r w:rsidDel="00000000" w:rsidR="00000000" w:rsidRPr="00000000">
              <w:rPr>
                <w:rtl w:val="0"/>
              </w:rPr>
              <w:t xml:space="preserve">132</w:t>
            </w:r>
          </w:p>
        </w:tc>
        <w:tc>
          <w:tcPr/>
          <w:p w:rsidR="00000000" w:rsidDel="00000000" w:rsidP="00000000" w:rsidRDefault="00000000" w:rsidRPr="00000000" w14:paraId="00000679">
            <w:pPr>
              <w:spacing w:after="9" w:lineRule="auto"/>
              <w:ind w:right="4"/>
              <w:rPr/>
            </w:pPr>
            <w:r w:rsidDel="00000000" w:rsidR="00000000" w:rsidRPr="00000000">
              <w:rPr>
                <w:rtl w:val="0"/>
              </w:rPr>
              <w:t xml:space="preserve">0x84</w:t>
            </w:r>
          </w:p>
        </w:tc>
        <w:tc>
          <w:tcPr/>
          <w:p w:rsidR="00000000" w:rsidDel="00000000" w:rsidP="00000000" w:rsidRDefault="00000000" w:rsidRPr="00000000" w14:paraId="0000067A">
            <w:pPr>
              <w:spacing w:after="9" w:lineRule="auto"/>
              <w:ind w:right="4"/>
              <w:rPr/>
            </w:pPr>
            <w:r w:rsidDel="00000000" w:rsidR="00000000" w:rsidRPr="00000000">
              <w:rPr>
                <w:rtl w:val="0"/>
              </w:rPr>
              <w:t xml:space="preserve">Unsupported Protocol Version</w:t>
            </w:r>
          </w:p>
        </w:tc>
        <w:tc>
          <w:tcPr/>
          <w:p w:rsidR="00000000" w:rsidDel="00000000" w:rsidP="00000000" w:rsidRDefault="00000000" w:rsidRPr="00000000" w14:paraId="0000067B">
            <w:pPr>
              <w:keepNext w:val="1"/>
              <w:spacing w:after="9" w:lineRule="auto"/>
              <w:ind w:right="4"/>
              <w:rPr/>
            </w:pPr>
            <w:r w:rsidDel="00000000" w:rsidR="00000000" w:rsidRPr="00000000">
              <w:rPr>
                <w:rtl w:val="0"/>
              </w:rPr>
              <w:t xml:space="preserve">The Server does not support the version of the MQTT protocol requested by the Client.</w:t>
            </w:r>
          </w:p>
        </w:tc>
      </w:tr>
      <w:tr>
        <w:trPr>
          <w:cantSplit w:val="0"/>
          <w:trHeight w:val="778.9414062499999" w:hRule="atLeast"/>
          <w:tblHeader w:val="0"/>
        </w:trPr>
        <w:tc>
          <w:tcPr/>
          <w:p w:rsidR="00000000" w:rsidDel="00000000" w:rsidP="00000000" w:rsidRDefault="00000000" w:rsidRPr="00000000" w14:paraId="0000067C">
            <w:pPr>
              <w:spacing w:after="9" w:lineRule="auto"/>
              <w:ind w:right="4"/>
              <w:rPr/>
            </w:pPr>
            <w:r w:rsidDel="00000000" w:rsidR="00000000" w:rsidRPr="00000000">
              <w:rPr>
                <w:rtl w:val="0"/>
              </w:rPr>
              <w:t xml:space="preserve">133</w:t>
            </w:r>
          </w:p>
        </w:tc>
        <w:tc>
          <w:tcPr/>
          <w:p w:rsidR="00000000" w:rsidDel="00000000" w:rsidP="00000000" w:rsidRDefault="00000000" w:rsidRPr="00000000" w14:paraId="0000067D">
            <w:pPr>
              <w:spacing w:after="9" w:lineRule="auto"/>
              <w:ind w:right="4"/>
              <w:rPr/>
            </w:pPr>
            <w:r w:rsidDel="00000000" w:rsidR="00000000" w:rsidRPr="00000000">
              <w:rPr>
                <w:rtl w:val="0"/>
              </w:rPr>
              <w:t xml:space="preserve">0x85</w:t>
            </w:r>
          </w:p>
        </w:tc>
        <w:tc>
          <w:tcPr/>
          <w:p w:rsidR="00000000" w:rsidDel="00000000" w:rsidP="00000000" w:rsidRDefault="00000000" w:rsidRPr="00000000" w14:paraId="0000067E">
            <w:pPr>
              <w:spacing w:after="9" w:lineRule="auto"/>
              <w:ind w:right="4"/>
              <w:rPr/>
            </w:pPr>
            <w:r w:rsidDel="00000000" w:rsidR="00000000" w:rsidRPr="00000000">
              <w:rPr>
                <w:rtl w:val="0"/>
              </w:rPr>
              <w:t xml:space="preserve">Client Identifier not valid</w:t>
            </w:r>
          </w:p>
        </w:tc>
        <w:tc>
          <w:tcPr/>
          <w:p w:rsidR="00000000" w:rsidDel="00000000" w:rsidP="00000000" w:rsidRDefault="00000000" w:rsidRPr="00000000" w14:paraId="0000067F">
            <w:pPr>
              <w:keepNext w:val="1"/>
              <w:spacing w:after="9" w:lineRule="auto"/>
              <w:ind w:right="4"/>
              <w:rPr/>
            </w:pPr>
            <w:r w:rsidDel="00000000" w:rsidR="00000000" w:rsidRPr="00000000">
              <w:rPr>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680">
            <w:pPr>
              <w:spacing w:after="9" w:lineRule="auto"/>
              <w:ind w:right="4"/>
              <w:rPr/>
            </w:pPr>
            <w:r w:rsidDel="00000000" w:rsidR="00000000" w:rsidRPr="00000000">
              <w:rPr>
                <w:rtl w:val="0"/>
              </w:rPr>
              <w:t xml:space="preserve">134</w:t>
            </w:r>
          </w:p>
        </w:tc>
        <w:tc>
          <w:tcPr/>
          <w:p w:rsidR="00000000" w:rsidDel="00000000" w:rsidP="00000000" w:rsidRDefault="00000000" w:rsidRPr="00000000" w14:paraId="00000681">
            <w:pPr>
              <w:spacing w:after="9" w:lineRule="auto"/>
              <w:ind w:right="4"/>
              <w:rPr/>
            </w:pPr>
            <w:r w:rsidDel="00000000" w:rsidR="00000000" w:rsidRPr="00000000">
              <w:rPr>
                <w:rtl w:val="0"/>
              </w:rPr>
              <w:t xml:space="preserve">0x86</w:t>
            </w:r>
          </w:p>
        </w:tc>
        <w:tc>
          <w:tcPr/>
          <w:p w:rsidR="00000000" w:rsidDel="00000000" w:rsidP="00000000" w:rsidRDefault="00000000" w:rsidRPr="00000000" w14:paraId="00000682">
            <w:pPr>
              <w:spacing w:after="9" w:lineRule="auto"/>
              <w:ind w:right="4"/>
              <w:rPr/>
            </w:pPr>
            <w:r w:rsidDel="00000000" w:rsidR="00000000" w:rsidRPr="00000000">
              <w:rPr>
                <w:rtl w:val="0"/>
              </w:rPr>
              <w:t xml:space="preserve">Bad User Name or Password</w:t>
            </w:r>
          </w:p>
        </w:tc>
        <w:tc>
          <w:tcPr/>
          <w:p w:rsidR="00000000" w:rsidDel="00000000" w:rsidP="00000000" w:rsidRDefault="00000000" w:rsidRPr="00000000" w14:paraId="00000683">
            <w:pPr>
              <w:keepNext w:val="1"/>
              <w:spacing w:after="9" w:lineRule="auto"/>
              <w:ind w:right="4"/>
              <w:rPr/>
            </w:pPr>
            <w:r w:rsidDel="00000000" w:rsidR="00000000" w:rsidRPr="00000000">
              <w:rPr>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684">
            <w:pPr>
              <w:spacing w:after="9" w:lineRule="auto"/>
              <w:ind w:right="4"/>
              <w:rPr/>
            </w:pPr>
            <w:r w:rsidDel="00000000" w:rsidR="00000000" w:rsidRPr="00000000">
              <w:rPr>
                <w:rtl w:val="0"/>
              </w:rPr>
              <w:t xml:space="preserve">135</w:t>
            </w:r>
          </w:p>
        </w:tc>
        <w:tc>
          <w:tcPr/>
          <w:p w:rsidR="00000000" w:rsidDel="00000000" w:rsidP="00000000" w:rsidRDefault="00000000" w:rsidRPr="00000000" w14:paraId="00000685">
            <w:pPr>
              <w:spacing w:after="9" w:lineRule="auto"/>
              <w:ind w:right="4"/>
              <w:rPr/>
            </w:pPr>
            <w:r w:rsidDel="00000000" w:rsidR="00000000" w:rsidRPr="00000000">
              <w:rPr>
                <w:rtl w:val="0"/>
              </w:rPr>
              <w:t xml:space="preserve">0x87</w:t>
            </w:r>
          </w:p>
        </w:tc>
        <w:tc>
          <w:tcPr/>
          <w:p w:rsidR="00000000" w:rsidDel="00000000" w:rsidP="00000000" w:rsidRDefault="00000000" w:rsidRPr="00000000" w14:paraId="00000686">
            <w:pPr>
              <w:spacing w:after="9" w:lineRule="auto"/>
              <w:ind w:right="4"/>
              <w:rPr/>
            </w:pPr>
            <w:r w:rsidDel="00000000" w:rsidR="00000000" w:rsidRPr="00000000">
              <w:rPr>
                <w:rtl w:val="0"/>
              </w:rPr>
              <w:t xml:space="preserve">Not authorized</w:t>
            </w:r>
          </w:p>
        </w:tc>
        <w:tc>
          <w:tcPr/>
          <w:p w:rsidR="00000000" w:rsidDel="00000000" w:rsidP="00000000" w:rsidRDefault="00000000" w:rsidRPr="00000000" w14:paraId="00000687">
            <w:pPr>
              <w:keepNext w:val="1"/>
              <w:spacing w:after="9" w:lineRule="auto"/>
              <w:ind w:right="4"/>
              <w:rPr/>
            </w:pPr>
            <w:r w:rsidDel="00000000" w:rsidR="00000000" w:rsidRPr="00000000">
              <w:rPr>
                <w:rtl w:val="0"/>
              </w:rPr>
              <w:t xml:space="preserve">The Client is not authorized to connect.</w:t>
            </w:r>
          </w:p>
        </w:tc>
      </w:tr>
      <w:tr>
        <w:trPr>
          <w:cantSplit w:val="0"/>
          <w:trHeight w:val="778.9414062499999" w:hRule="atLeast"/>
          <w:tblHeader w:val="0"/>
        </w:trPr>
        <w:tc>
          <w:tcPr/>
          <w:p w:rsidR="00000000" w:rsidDel="00000000" w:rsidP="00000000" w:rsidRDefault="00000000" w:rsidRPr="00000000" w14:paraId="00000688">
            <w:pPr>
              <w:spacing w:after="9" w:lineRule="auto"/>
              <w:ind w:right="4"/>
              <w:rPr/>
            </w:pPr>
            <w:r w:rsidDel="00000000" w:rsidR="00000000" w:rsidRPr="00000000">
              <w:rPr>
                <w:rtl w:val="0"/>
              </w:rPr>
              <w:t xml:space="preserve">136</w:t>
            </w:r>
          </w:p>
        </w:tc>
        <w:tc>
          <w:tcPr/>
          <w:p w:rsidR="00000000" w:rsidDel="00000000" w:rsidP="00000000" w:rsidRDefault="00000000" w:rsidRPr="00000000" w14:paraId="00000689">
            <w:pPr>
              <w:spacing w:after="9" w:lineRule="auto"/>
              <w:ind w:right="4"/>
              <w:rPr/>
            </w:pPr>
            <w:r w:rsidDel="00000000" w:rsidR="00000000" w:rsidRPr="00000000">
              <w:rPr>
                <w:rtl w:val="0"/>
              </w:rPr>
              <w:t xml:space="preserve">0x88</w:t>
            </w:r>
          </w:p>
        </w:tc>
        <w:tc>
          <w:tcPr/>
          <w:p w:rsidR="00000000" w:rsidDel="00000000" w:rsidP="00000000" w:rsidRDefault="00000000" w:rsidRPr="00000000" w14:paraId="0000068A">
            <w:pPr>
              <w:spacing w:after="9" w:lineRule="auto"/>
              <w:ind w:right="4"/>
              <w:rPr/>
            </w:pPr>
            <w:r w:rsidDel="00000000" w:rsidR="00000000" w:rsidRPr="00000000">
              <w:rPr>
                <w:rtl w:val="0"/>
              </w:rPr>
              <w:t xml:space="preserve">Server unavailable</w:t>
            </w:r>
          </w:p>
        </w:tc>
        <w:tc>
          <w:tcPr/>
          <w:p w:rsidR="00000000" w:rsidDel="00000000" w:rsidP="00000000" w:rsidRDefault="00000000" w:rsidRPr="00000000" w14:paraId="0000068B">
            <w:pPr>
              <w:keepNext w:val="1"/>
              <w:spacing w:after="9" w:lineRule="auto"/>
              <w:ind w:right="4"/>
              <w:rPr/>
            </w:pPr>
            <w:r w:rsidDel="00000000" w:rsidR="00000000" w:rsidRPr="00000000">
              <w:rPr>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68C">
            <w:pPr>
              <w:spacing w:after="9" w:lineRule="auto"/>
              <w:ind w:right="4"/>
              <w:rPr/>
            </w:pPr>
            <w:r w:rsidDel="00000000" w:rsidR="00000000" w:rsidRPr="00000000">
              <w:rPr>
                <w:rtl w:val="0"/>
              </w:rPr>
              <w:t xml:space="preserve">137</w:t>
            </w:r>
          </w:p>
        </w:tc>
        <w:tc>
          <w:tcPr/>
          <w:p w:rsidR="00000000" w:rsidDel="00000000" w:rsidP="00000000" w:rsidRDefault="00000000" w:rsidRPr="00000000" w14:paraId="0000068D">
            <w:pPr>
              <w:spacing w:after="9" w:lineRule="auto"/>
              <w:ind w:right="4"/>
              <w:rPr/>
            </w:pPr>
            <w:r w:rsidDel="00000000" w:rsidR="00000000" w:rsidRPr="00000000">
              <w:rPr>
                <w:rtl w:val="0"/>
              </w:rPr>
              <w:t xml:space="preserve">0x89</w:t>
            </w:r>
          </w:p>
        </w:tc>
        <w:tc>
          <w:tcPr/>
          <w:p w:rsidR="00000000" w:rsidDel="00000000" w:rsidP="00000000" w:rsidRDefault="00000000" w:rsidRPr="00000000" w14:paraId="0000068E">
            <w:pPr>
              <w:spacing w:after="9" w:lineRule="auto"/>
              <w:ind w:right="4"/>
              <w:rPr/>
            </w:pPr>
            <w:r w:rsidDel="00000000" w:rsidR="00000000" w:rsidRPr="00000000">
              <w:rPr>
                <w:rtl w:val="0"/>
              </w:rPr>
              <w:t xml:space="preserve">Server busy</w:t>
            </w:r>
          </w:p>
        </w:tc>
        <w:tc>
          <w:tcPr/>
          <w:p w:rsidR="00000000" w:rsidDel="00000000" w:rsidP="00000000" w:rsidRDefault="00000000" w:rsidRPr="00000000" w14:paraId="0000068F">
            <w:pPr>
              <w:keepNext w:val="1"/>
              <w:spacing w:after="9" w:lineRule="auto"/>
              <w:ind w:right="4"/>
              <w:rPr/>
            </w:pPr>
            <w:r w:rsidDel="00000000" w:rsidR="00000000" w:rsidRPr="00000000">
              <w:rPr>
                <w:rtl w:val="0"/>
              </w:rPr>
              <w:t xml:space="preserve">The Server is busy. Try again later.</w:t>
            </w:r>
          </w:p>
        </w:tc>
      </w:tr>
      <w:tr>
        <w:trPr>
          <w:cantSplit w:val="0"/>
          <w:trHeight w:val="778.9414062499999" w:hRule="atLeast"/>
          <w:tblHeader w:val="0"/>
        </w:trPr>
        <w:tc>
          <w:tcPr/>
          <w:p w:rsidR="00000000" w:rsidDel="00000000" w:rsidP="00000000" w:rsidRDefault="00000000" w:rsidRPr="00000000" w14:paraId="00000690">
            <w:pPr>
              <w:spacing w:after="9" w:lineRule="auto"/>
              <w:ind w:right="4"/>
              <w:rPr/>
            </w:pPr>
            <w:r w:rsidDel="00000000" w:rsidR="00000000" w:rsidRPr="00000000">
              <w:rPr>
                <w:rtl w:val="0"/>
              </w:rPr>
              <w:t xml:space="preserve">138</w:t>
            </w:r>
          </w:p>
        </w:tc>
        <w:tc>
          <w:tcPr/>
          <w:p w:rsidR="00000000" w:rsidDel="00000000" w:rsidP="00000000" w:rsidRDefault="00000000" w:rsidRPr="00000000" w14:paraId="00000691">
            <w:pPr>
              <w:spacing w:after="9" w:lineRule="auto"/>
              <w:ind w:right="4"/>
              <w:rPr/>
            </w:pPr>
            <w:r w:rsidDel="00000000" w:rsidR="00000000" w:rsidRPr="00000000">
              <w:rPr>
                <w:rtl w:val="0"/>
              </w:rPr>
              <w:t xml:space="preserve">0x8A</w:t>
            </w:r>
          </w:p>
        </w:tc>
        <w:tc>
          <w:tcPr/>
          <w:p w:rsidR="00000000" w:rsidDel="00000000" w:rsidP="00000000" w:rsidRDefault="00000000" w:rsidRPr="00000000" w14:paraId="00000692">
            <w:pPr>
              <w:spacing w:after="9" w:lineRule="auto"/>
              <w:ind w:right="4"/>
              <w:rPr/>
            </w:pPr>
            <w:r w:rsidDel="00000000" w:rsidR="00000000" w:rsidRPr="00000000">
              <w:rPr>
                <w:rtl w:val="0"/>
              </w:rPr>
              <w:t xml:space="preserve">Banned</w:t>
            </w:r>
          </w:p>
        </w:tc>
        <w:tc>
          <w:tcPr/>
          <w:p w:rsidR="00000000" w:rsidDel="00000000" w:rsidP="00000000" w:rsidRDefault="00000000" w:rsidRPr="00000000" w14:paraId="00000693">
            <w:pPr>
              <w:keepNext w:val="1"/>
              <w:spacing w:after="9" w:lineRule="auto"/>
              <w:ind w:right="4"/>
              <w:rPr/>
            </w:pPr>
            <w:r w:rsidDel="00000000" w:rsidR="00000000" w:rsidRPr="00000000">
              <w:rPr>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694">
            <w:pPr>
              <w:spacing w:after="9" w:lineRule="auto"/>
              <w:ind w:right="4"/>
              <w:rPr/>
            </w:pPr>
            <w:r w:rsidDel="00000000" w:rsidR="00000000" w:rsidRPr="00000000">
              <w:rPr>
                <w:rtl w:val="0"/>
              </w:rPr>
              <w:t xml:space="preserve">140</w:t>
            </w:r>
          </w:p>
        </w:tc>
        <w:tc>
          <w:tcPr/>
          <w:p w:rsidR="00000000" w:rsidDel="00000000" w:rsidP="00000000" w:rsidRDefault="00000000" w:rsidRPr="00000000" w14:paraId="00000695">
            <w:pPr>
              <w:spacing w:after="9" w:lineRule="auto"/>
              <w:ind w:right="4"/>
              <w:rPr/>
            </w:pPr>
            <w:r w:rsidDel="00000000" w:rsidR="00000000" w:rsidRPr="00000000">
              <w:rPr>
                <w:rtl w:val="0"/>
              </w:rPr>
              <w:t xml:space="preserve">0x8C</w:t>
            </w:r>
          </w:p>
        </w:tc>
        <w:tc>
          <w:tcPr/>
          <w:p w:rsidR="00000000" w:rsidDel="00000000" w:rsidP="00000000" w:rsidRDefault="00000000" w:rsidRPr="00000000" w14:paraId="00000696">
            <w:pPr>
              <w:spacing w:after="9" w:lineRule="auto"/>
              <w:ind w:right="4"/>
              <w:rPr/>
            </w:pPr>
            <w:r w:rsidDel="00000000" w:rsidR="00000000" w:rsidRPr="00000000">
              <w:rPr>
                <w:rtl w:val="0"/>
              </w:rPr>
              <w:t xml:space="preserve">Bad authentication method</w:t>
            </w:r>
          </w:p>
        </w:tc>
        <w:tc>
          <w:tcPr/>
          <w:p w:rsidR="00000000" w:rsidDel="00000000" w:rsidP="00000000" w:rsidRDefault="00000000" w:rsidRPr="00000000" w14:paraId="00000697">
            <w:pPr>
              <w:keepNext w:val="1"/>
              <w:spacing w:after="9" w:lineRule="auto"/>
              <w:ind w:right="4"/>
              <w:rPr/>
            </w:pPr>
            <w:r w:rsidDel="00000000" w:rsidR="00000000" w:rsidRPr="00000000">
              <w:rPr>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698">
            <w:pPr>
              <w:spacing w:after="9" w:lineRule="auto"/>
              <w:ind w:right="4"/>
              <w:rPr/>
            </w:pPr>
            <w:r w:rsidDel="00000000" w:rsidR="00000000" w:rsidRPr="00000000">
              <w:rPr>
                <w:rtl w:val="0"/>
              </w:rPr>
              <w:t xml:space="preserve">144</w:t>
            </w:r>
          </w:p>
        </w:tc>
        <w:tc>
          <w:tcPr/>
          <w:p w:rsidR="00000000" w:rsidDel="00000000" w:rsidP="00000000" w:rsidRDefault="00000000" w:rsidRPr="00000000" w14:paraId="00000699">
            <w:pPr>
              <w:spacing w:after="9" w:lineRule="auto"/>
              <w:ind w:right="4"/>
              <w:rPr/>
            </w:pPr>
            <w:r w:rsidDel="00000000" w:rsidR="00000000" w:rsidRPr="00000000">
              <w:rPr>
                <w:rtl w:val="0"/>
              </w:rPr>
              <w:t xml:space="preserve">0x90</w:t>
            </w:r>
          </w:p>
        </w:tc>
        <w:tc>
          <w:tcPr/>
          <w:p w:rsidR="00000000" w:rsidDel="00000000" w:rsidP="00000000" w:rsidRDefault="00000000" w:rsidRPr="00000000" w14:paraId="0000069A">
            <w:pPr>
              <w:spacing w:after="9" w:lineRule="auto"/>
              <w:ind w:right="4"/>
              <w:rPr/>
            </w:pPr>
            <w:r w:rsidDel="00000000" w:rsidR="00000000" w:rsidRPr="00000000">
              <w:rPr>
                <w:rtl w:val="0"/>
              </w:rPr>
              <w:t xml:space="preserve">Topic Name invalid</w:t>
            </w:r>
          </w:p>
        </w:tc>
        <w:tc>
          <w:tcPr/>
          <w:p w:rsidR="00000000" w:rsidDel="00000000" w:rsidP="00000000" w:rsidRDefault="00000000" w:rsidRPr="00000000" w14:paraId="0000069B">
            <w:pPr>
              <w:keepNext w:val="1"/>
              <w:spacing w:after="9" w:lineRule="auto"/>
              <w:ind w:right="4"/>
              <w:rPr/>
            </w:pPr>
            <w:r w:rsidDel="00000000" w:rsidR="00000000" w:rsidRPr="00000000">
              <w:rPr>
                <w:rtl w:val="0"/>
              </w:rPr>
              <w:t xml:space="preserve">The Will Topic Name is not malformed, but is not accepted by this Server.</w:t>
            </w:r>
          </w:p>
        </w:tc>
      </w:tr>
      <w:tr>
        <w:trPr>
          <w:cantSplit w:val="0"/>
          <w:trHeight w:val="778.9414062499999" w:hRule="atLeast"/>
          <w:tblHeader w:val="0"/>
        </w:trPr>
        <w:tc>
          <w:tcPr/>
          <w:p w:rsidR="00000000" w:rsidDel="00000000" w:rsidP="00000000" w:rsidRDefault="00000000" w:rsidRPr="00000000" w14:paraId="0000069C">
            <w:pPr>
              <w:spacing w:after="9" w:lineRule="auto"/>
              <w:ind w:right="4"/>
              <w:rPr/>
            </w:pPr>
            <w:r w:rsidDel="00000000" w:rsidR="00000000" w:rsidRPr="00000000">
              <w:rPr>
                <w:rtl w:val="0"/>
              </w:rPr>
              <w:t xml:space="preserve">149</w:t>
            </w:r>
          </w:p>
        </w:tc>
        <w:tc>
          <w:tcPr/>
          <w:p w:rsidR="00000000" w:rsidDel="00000000" w:rsidP="00000000" w:rsidRDefault="00000000" w:rsidRPr="00000000" w14:paraId="0000069D">
            <w:pPr>
              <w:spacing w:after="9" w:lineRule="auto"/>
              <w:ind w:right="4"/>
              <w:rPr/>
            </w:pPr>
            <w:r w:rsidDel="00000000" w:rsidR="00000000" w:rsidRPr="00000000">
              <w:rPr>
                <w:rtl w:val="0"/>
              </w:rPr>
              <w:t xml:space="preserve">0x95</w:t>
            </w:r>
          </w:p>
        </w:tc>
        <w:tc>
          <w:tcPr/>
          <w:p w:rsidR="00000000" w:rsidDel="00000000" w:rsidP="00000000" w:rsidRDefault="00000000" w:rsidRPr="00000000" w14:paraId="0000069E">
            <w:pPr>
              <w:spacing w:after="9" w:lineRule="auto"/>
              <w:ind w:right="4"/>
              <w:rPr/>
            </w:pPr>
            <w:r w:rsidDel="00000000" w:rsidR="00000000" w:rsidRPr="00000000">
              <w:rPr>
                <w:rtl w:val="0"/>
              </w:rPr>
              <w:t xml:space="preserve">Packet too large</w:t>
            </w:r>
          </w:p>
        </w:tc>
        <w:tc>
          <w:tcPr/>
          <w:p w:rsidR="00000000" w:rsidDel="00000000" w:rsidP="00000000" w:rsidRDefault="00000000" w:rsidRPr="00000000" w14:paraId="0000069F">
            <w:pPr>
              <w:keepNext w:val="1"/>
              <w:spacing w:after="9" w:lineRule="auto"/>
              <w:ind w:right="4"/>
              <w:rPr/>
            </w:pPr>
            <w:r w:rsidDel="00000000" w:rsidR="00000000" w:rsidRPr="00000000">
              <w:rPr>
                <w:rtl w:val="0"/>
              </w:rPr>
              <w:t xml:space="preserve">The CONNECT packet exceeded the maximum permissible size.</w:t>
            </w:r>
          </w:p>
        </w:tc>
      </w:tr>
      <w:tr>
        <w:trPr>
          <w:cantSplit w:val="0"/>
          <w:trHeight w:val="778.9414062499999" w:hRule="atLeast"/>
          <w:tblHeader w:val="0"/>
        </w:trPr>
        <w:tc>
          <w:tcPr/>
          <w:p w:rsidR="00000000" w:rsidDel="00000000" w:rsidP="00000000" w:rsidRDefault="00000000" w:rsidRPr="00000000" w14:paraId="000006A0">
            <w:pPr>
              <w:spacing w:after="9" w:lineRule="auto"/>
              <w:ind w:right="4"/>
              <w:rPr/>
            </w:pPr>
            <w:r w:rsidDel="00000000" w:rsidR="00000000" w:rsidRPr="00000000">
              <w:rPr>
                <w:rtl w:val="0"/>
              </w:rPr>
              <w:t xml:space="preserve">151</w:t>
            </w:r>
          </w:p>
        </w:tc>
        <w:tc>
          <w:tcPr/>
          <w:p w:rsidR="00000000" w:rsidDel="00000000" w:rsidP="00000000" w:rsidRDefault="00000000" w:rsidRPr="00000000" w14:paraId="000006A1">
            <w:pPr>
              <w:spacing w:after="9" w:lineRule="auto"/>
              <w:ind w:right="4"/>
              <w:rPr/>
            </w:pPr>
            <w:r w:rsidDel="00000000" w:rsidR="00000000" w:rsidRPr="00000000">
              <w:rPr>
                <w:rtl w:val="0"/>
              </w:rPr>
              <w:t xml:space="preserve">0x97</w:t>
            </w:r>
          </w:p>
        </w:tc>
        <w:tc>
          <w:tcPr/>
          <w:p w:rsidR="00000000" w:rsidDel="00000000" w:rsidP="00000000" w:rsidRDefault="00000000" w:rsidRPr="00000000" w14:paraId="000006A2">
            <w:pPr>
              <w:spacing w:after="9" w:lineRule="auto"/>
              <w:ind w:right="4"/>
              <w:rPr/>
            </w:pPr>
            <w:r w:rsidDel="00000000" w:rsidR="00000000" w:rsidRPr="00000000">
              <w:rPr>
                <w:rtl w:val="0"/>
              </w:rPr>
              <w:t xml:space="preserve">Quota exceeded</w:t>
            </w:r>
          </w:p>
        </w:tc>
        <w:tc>
          <w:tcPr/>
          <w:p w:rsidR="00000000" w:rsidDel="00000000" w:rsidP="00000000" w:rsidRDefault="00000000" w:rsidRPr="00000000" w14:paraId="000006A3">
            <w:pPr>
              <w:keepNext w:val="1"/>
              <w:spacing w:after="9" w:lineRule="auto"/>
              <w:ind w:right="4"/>
              <w:rPr/>
            </w:pPr>
            <w:r w:rsidDel="00000000" w:rsidR="00000000" w:rsidRPr="00000000">
              <w:rPr>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6A4">
            <w:pPr>
              <w:spacing w:after="9" w:lineRule="auto"/>
              <w:ind w:right="4"/>
              <w:rPr/>
            </w:pPr>
            <w:r w:rsidDel="00000000" w:rsidR="00000000" w:rsidRPr="00000000">
              <w:rPr>
                <w:rtl w:val="0"/>
              </w:rPr>
              <w:t xml:space="preserve">155</w:t>
            </w:r>
          </w:p>
        </w:tc>
        <w:tc>
          <w:tcPr/>
          <w:p w:rsidR="00000000" w:rsidDel="00000000" w:rsidP="00000000" w:rsidRDefault="00000000" w:rsidRPr="00000000" w14:paraId="000006A5">
            <w:pPr>
              <w:spacing w:after="9" w:lineRule="auto"/>
              <w:ind w:right="4"/>
              <w:rPr/>
            </w:pPr>
            <w:r w:rsidDel="00000000" w:rsidR="00000000" w:rsidRPr="00000000">
              <w:rPr>
                <w:rtl w:val="0"/>
              </w:rPr>
              <w:t xml:space="preserve">0x9B</w:t>
            </w:r>
          </w:p>
        </w:tc>
        <w:tc>
          <w:tcPr/>
          <w:p w:rsidR="00000000" w:rsidDel="00000000" w:rsidP="00000000" w:rsidRDefault="00000000" w:rsidRPr="00000000" w14:paraId="000006A6">
            <w:pPr>
              <w:spacing w:after="9" w:lineRule="auto"/>
              <w:ind w:right="4"/>
              <w:rPr/>
            </w:pPr>
            <w:r w:rsidDel="00000000" w:rsidR="00000000" w:rsidRPr="00000000">
              <w:rPr>
                <w:rtl w:val="0"/>
              </w:rPr>
              <w:t xml:space="preserve">QoS not supported</w:t>
            </w:r>
          </w:p>
        </w:tc>
        <w:tc>
          <w:tcPr/>
          <w:p w:rsidR="00000000" w:rsidDel="00000000" w:rsidP="00000000" w:rsidRDefault="00000000" w:rsidRPr="00000000" w14:paraId="000006A7">
            <w:pPr>
              <w:keepNext w:val="1"/>
              <w:spacing w:after="9" w:lineRule="auto"/>
              <w:ind w:right="4"/>
              <w:rPr/>
            </w:pPr>
            <w:r w:rsidDel="00000000" w:rsidR="00000000" w:rsidRPr="00000000">
              <w:rPr>
                <w:rtl w:val="0"/>
              </w:rPr>
              <w:t xml:space="preserve">The Server does not support the QoS set in Will QoS.</w:t>
            </w:r>
          </w:p>
        </w:tc>
      </w:tr>
      <w:tr>
        <w:trPr>
          <w:cantSplit w:val="0"/>
          <w:trHeight w:val="778.9414062499999" w:hRule="atLeast"/>
          <w:tblHeader w:val="0"/>
        </w:trPr>
        <w:tc>
          <w:tcPr/>
          <w:p w:rsidR="00000000" w:rsidDel="00000000" w:rsidP="00000000" w:rsidRDefault="00000000" w:rsidRPr="00000000" w14:paraId="000006A8">
            <w:pPr>
              <w:spacing w:after="9" w:lineRule="auto"/>
              <w:ind w:right="4"/>
              <w:rPr>
                <w:color w:val="333333"/>
                <w:sz w:val="21"/>
                <w:szCs w:val="21"/>
              </w:rPr>
            </w:pPr>
            <w:r w:rsidDel="00000000" w:rsidR="00000000" w:rsidRPr="00000000">
              <w:rPr>
                <w:color w:val="333333"/>
                <w:sz w:val="21"/>
                <w:szCs w:val="21"/>
                <w:rtl w:val="0"/>
              </w:rPr>
              <w:t xml:space="preserve">159</w:t>
            </w:r>
          </w:p>
        </w:tc>
        <w:tc>
          <w:tcPr/>
          <w:p w:rsidR="00000000" w:rsidDel="00000000" w:rsidP="00000000" w:rsidRDefault="00000000" w:rsidRPr="00000000" w14:paraId="000006A9">
            <w:pPr>
              <w:spacing w:after="9" w:lineRule="auto"/>
              <w:ind w:right="4"/>
              <w:rPr/>
            </w:pPr>
            <w:r w:rsidDel="00000000" w:rsidR="00000000" w:rsidRPr="00000000">
              <w:rPr>
                <w:rtl w:val="0"/>
              </w:rPr>
              <w:t xml:space="preserve">0x9F</w:t>
            </w:r>
          </w:p>
        </w:tc>
        <w:tc>
          <w:tcPr/>
          <w:p w:rsidR="00000000" w:rsidDel="00000000" w:rsidP="00000000" w:rsidRDefault="00000000" w:rsidRPr="00000000" w14:paraId="000006AA">
            <w:pPr>
              <w:spacing w:after="9" w:lineRule="auto"/>
              <w:ind w:right="4"/>
              <w:rPr/>
            </w:pPr>
            <w:r w:rsidDel="00000000" w:rsidR="00000000" w:rsidRPr="00000000">
              <w:rPr>
                <w:rtl w:val="0"/>
              </w:rPr>
              <w:t xml:space="preserve">Virtual Connection rate exceeded</w:t>
            </w:r>
          </w:p>
        </w:tc>
        <w:tc>
          <w:tcPr/>
          <w:p w:rsidR="00000000" w:rsidDel="00000000" w:rsidP="00000000" w:rsidRDefault="00000000" w:rsidRPr="00000000" w14:paraId="000006AB">
            <w:pPr>
              <w:keepNext w:val="1"/>
              <w:spacing w:after="9" w:lineRule="auto"/>
              <w:ind w:right="4"/>
              <w:rPr/>
            </w:pPr>
            <w:r w:rsidDel="00000000" w:rsidR="00000000" w:rsidRPr="00000000">
              <w:rPr>
                <w:rtl w:val="0"/>
              </w:rPr>
              <w:t xml:space="preserve">The Virtual Connection rate limit has been exceeded.</w:t>
            </w:r>
          </w:p>
        </w:tc>
      </w:tr>
    </w:tbl>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17: CONNACK Reason Codes values</w:t>
      </w:r>
    </w:p>
    <w:p w:rsidR="00000000" w:rsidDel="00000000" w:rsidP="00000000" w:rsidRDefault="00000000" w:rsidRPr="00000000" w14:paraId="000006AD">
      <w:pPr>
        <w:pStyle w:val="Heading4"/>
        <w:ind w:left="0" w:firstLine="0"/>
        <w:rPr>
          <w:rFonts w:ascii="Arial" w:cs="Arial" w:eastAsia="Arial" w:hAnsi="Arial"/>
        </w:rPr>
      </w:pPr>
      <w:bookmarkStart w:colFirst="0" w:colLast="0" w:name="_heading=h.3mzq4wv" w:id="82"/>
      <w:bookmarkEnd w:id="82"/>
      <w:r w:rsidDel="00000000" w:rsidR="00000000" w:rsidRPr="00000000">
        <w:rPr>
          <w:rFonts w:ascii="Arial" w:cs="Arial" w:eastAsia="Arial" w:hAnsi="Arial"/>
          <w:rtl w:val="0"/>
        </w:rPr>
        <w:t xml:space="preserve">3.1.5.3 </w:t>
      </w:r>
      <w:r w:rsidDel="00000000" w:rsidR="00000000" w:rsidRPr="00000000">
        <w:rPr>
          <w:rFonts w:ascii="Arial" w:cs="Arial" w:eastAsia="Arial" w:hAnsi="Arial"/>
          <w:rtl w:val="0"/>
        </w:rPr>
        <w:t xml:space="preserve">Connack Flags</w:t>
      </w:r>
    </w:p>
    <w:p w:rsidR="00000000" w:rsidDel="00000000" w:rsidP="00000000" w:rsidRDefault="00000000" w:rsidRPr="00000000" w14:paraId="000006AE">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1 byte field located at byte 4 which contains parameters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 </w:t>
      </w:r>
    </w:p>
    <w:p w:rsidR="00000000" w:rsidDel="00000000" w:rsidP="00000000" w:rsidRDefault="00000000" w:rsidRPr="00000000" w14:paraId="000006AF">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an existing session was present on the gateway for the given client identifier</w:t>
      </w:r>
    </w:p>
    <w:p w:rsidR="00000000" w:rsidDel="00000000" w:rsidP="00000000" w:rsidRDefault="00000000" w:rsidRPr="00000000" w14:paraId="000006B1">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06B2">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6B3">
      <w:pPr>
        <w:pStyle w:val="Heading4"/>
        <w:ind w:left="0" w:right="4" w:firstLine="0"/>
        <w:rPr>
          <w:rFonts w:ascii="Arial" w:cs="Arial" w:eastAsia="Arial" w:hAnsi="Arial"/>
        </w:rPr>
      </w:pPr>
      <w:bookmarkStart w:colFirst="0" w:colLast="0" w:name="_heading=h.2250f4o" w:id="83"/>
      <w:bookmarkEnd w:id="83"/>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6B4">
      <w:pPr>
        <w:spacing w:after="0" w:before="0" w:lineRule="auto"/>
        <w:ind w:right="4"/>
        <w:rPr>
          <w:rFonts w:ascii="Arial" w:cs="Arial" w:eastAsia="Arial" w:hAnsi="Arial"/>
          <w:sz w:val="24"/>
          <w:szCs w:val="24"/>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6B5">
      <w:pPr>
        <w:pStyle w:val="Heading4"/>
        <w:ind w:left="0" w:right="4" w:firstLine="0"/>
        <w:rPr>
          <w:rFonts w:ascii="Arial" w:cs="Arial" w:eastAsia="Arial" w:hAnsi="Arial"/>
        </w:rPr>
      </w:pPr>
      <w:bookmarkStart w:colFirst="0" w:colLast="0" w:name="_heading=h.haapch" w:id="84"/>
      <w:bookmarkEnd w:id="84"/>
      <w:r w:rsidDel="00000000" w:rsidR="00000000" w:rsidRPr="00000000">
        <w:rPr>
          <w:rFonts w:ascii="Arial" w:cs="Arial" w:eastAsia="Arial" w:hAnsi="Arial"/>
          <w:rtl w:val="0"/>
        </w:rPr>
        <w:t xml:space="preserve">3.1.5.5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6B7">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B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B9">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BA">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6BB">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be less than 247 bytes so they can be accommodated in a small packet version. This is also to cater for devices which may not support larger Client Identifiers.</w:t>
      </w:r>
    </w:p>
    <w:p w:rsidR="00000000" w:rsidDel="00000000" w:rsidP="00000000" w:rsidRDefault="00000000" w:rsidRPr="00000000" w14:paraId="000006BC">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6B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6B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6B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6C0">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C1">
      <w:pPr>
        <w:pStyle w:val="Heading3"/>
        <w:keepLines w:val="1"/>
        <w:spacing w:after="77" w:before="0" w:line="259" w:lineRule="auto"/>
        <w:ind w:left="0" w:firstLine="0"/>
        <w:rPr>
          <w:rFonts w:ascii="Arial" w:cs="Arial" w:eastAsia="Arial" w:hAnsi="Arial"/>
        </w:rPr>
      </w:pPr>
      <w:bookmarkStart w:colFirst="0" w:colLast="0" w:name="_heading=h.319y80a" w:id="85"/>
      <w:bookmarkEnd w:id="85"/>
      <w:r w:rsidDel="00000000" w:rsidR="00000000" w:rsidRPr="00000000">
        <w:rPr>
          <w:rtl w:val="0"/>
        </w:rPr>
        <w:t xml:space="preserve">3.1.6 </w:t>
      </w:r>
      <w:r w:rsidDel="00000000" w:rsidR="00000000" w:rsidRPr="00000000">
        <w:rPr>
          <w:rFonts w:ascii="Arial" w:cs="Arial" w:eastAsia="Arial" w:hAnsi="Arial"/>
          <w:rtl w:val="0"/>
        </w:rPr>
        <w:t xml:space="preserve">WILLTOPICREQ </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C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C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6C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6C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6C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6C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6C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6C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C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D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6D5">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18: WILLTOPICREQ packet</w:t>
      </w:r>
    </w:p>
    <w:p w:rsidR="00000000" w:rsidDel="00000000" w:rsidP="00000000" w:rsidRDefault="00000000" w:rsidRPr="00000000" w14:paraId="000006DE">
      <w:pPr>
        <w:ind w:left="-15" w:right="4" w:firstLine="0"/>
        <w:rPr>
          <w:rFonts w:ascii="Arial" w:cs="Arial" w:eastAsia="Arial" w:hAnsi="Arial"/>
        </w:rPr>
      </w:pPr>
      <w:r w:rsidDel="00000000" w:rsidR="00000000" w:rsidRPr="00000000">
        <w:rPr>
          <w:rFonts w:ascii="Arial" w:cs="Arial" w:eastAsia="Arial" w:hAnsi="Arial"/>
          <w:rtl w:val="0"/>
        </w:rPr>
        <w:t xml:space="preserve">The WILLTOPICREQ packet is </w:t>
      </w:r>
      <w:sdt>
        <w:sdtPr>
          <w:tag w:val="goog_rdk_133"/>
        </w:sdtPr>
        <w:sdtContent>
          <w:commentRangeStart w:id="26"/>
        </w:sdtContent>
      </w:sdt>
      <w:sdt>
        <w:sdtPr>
          <w:tag w:val="goog_rdk_134"/>
        </w:sdtPr>
        <w:sdtContent>
          <w:commentRangeStart w:id="27"/>
        </w:sdtContent>
      </w:sdt>
      <w:sdt>
        <w:sdtPr>
          <w:tag w:val="goog_rdk_135"/>
        </w:sdtPr>
        <w:sdtContent>
          <w:commentRangeStart w:id="28"/>
        </w:sdtContent>
      </w:sdt>
      <w:r w:rsidDel="00000000" w:rsidR="00000000" w:rsidRPr="00000000">
        <w:rPr>
          <w:rFonts w:ascii="Arial" w:cs="Arial" w:eastAsia="Arial" w:hAnsi="Arial"/>
          <w:rtl w:val="0"/>
        </w:rPr>
        <w:t xml:space="preserve">sent by the GW</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rtl w:val="0"/>
        </w:rPr>
        <w:t xml:space="preserve"> to request a client for sending the Will topic name.</w:t>
      </w:r>
    </w:p>
    <w:p w:rsidR="00000000" w:rsidDel="00000000" w:rsidP="00000000" w:rsidRDefault="00000000" w:rsidRPr="00000000" w14:paraId="000006DF">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6E0">
      <w:pPr>
        <w:pStyle w:val="Heading3"/>
        <w:keepLines w:val="1"/>
        <w:spacing w:after="77" w:before="0" w:line="259" w:lineRule="auto"/>
        <w:ind w:left="0" w:firstLine="0"/>
        <w:rPr>
          <w:rFonts w:ascii="Arial" w:cs="Arial" w:eastAsia="Arial" w:hAnsi="Arial"/>
        </w:rPr>
      </w:pPr>
      <w:bookmarkStart w:colFirst="0" w:colLast="0" w:name="_heading=h.1gf8i83" w:id="86"/>
      <w:bookmarkEnd w:id="86"/>
      <w:r w:rsidDel="00000000" w:rsidR="00000000" w:rsidRPr="00000000">
        <w:rPr>
          <w:rtl w:val="0"/>
        </w:rPr>
        <w:t xml:space="preserve">3.1.7 </w:t>
      </w:r>
      <w:r w:rsidDel="00000000" w:rsidR="00000000" w:rsidRPr="00000000">
        <w:rPr>
          <w:rFonts w:ascii="Arial" w:cs="Arial" w:eastAsia="Arial" w:hAnsi="Arial"/>
          <w:rtl w:val="0"/>
        </w:rPr>
        <w:t xml:space="preserve">WILLMSGREQ</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E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E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6E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6E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6E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6E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6E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6E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6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F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6F4">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19: WILLMSGREQ packet</w:t>
      </w:r>
    </w:p>
    <w:p w:rsidR="00000000" w:rsidDel="00000000" w:rsidP="00000000" w:rsidRDefault="00000000" w:rsidRPr="00000000" w14:paraId="000006FD">
      <w:pPr>
        <w:spacing w:after="307" w:lineRule="auto"/>
        <w:ind w:left="-5" w:right="4" w:firstLine="0"/>
        <w:rPr>
          <w:rFonts w:ascii="Arial" w:cs="Arial" w:eastAsia="Arial" w:hAnsi="Arial"/>
        </w:rPr>
      </w:pPr>
      <w:r w:rsidDel="00000000" w:rsidR="00000000" w:rsidRPr="00000000">
        <w:rPr>
          <w:rFonts w:ascii="Arial" w:cs="Arial" w:eastAsia="Arial" w:hAnsi="Arial"/>
          <w:rtl w:val="0"/>
        </w:rPr>
        <w:t xml:space="preserve">The WILLMSGREQ packet is sent by the GW to request a client for sending the Will packet. </w:t>
      </w:r>
    </w:p>
    <w:p w:rsidR="00000000" w:rsidDel="00000000" w:rsidP="00000000" w:rsidRDefault="00000000" w:rsidRPr="00000000" w14:paraId="000006FE">
      <w:pPr>
        <w:rPr>
          <w:rFonts w:ascii="Arial" w:cs="Arial" w:eastAsia="Arial" w:hAnsi="Arial"/>
        </w:rPr>
      </w:pPr>
      <w:r w:rsidDel="00000000" w:rsidR="00000000" w:rsidRPr="00000000">
        <w:rPr>
          <w:rtl w:val="0"/>
        </w:rPr>
      </w:r>
    </w:p>
    <w:p w:rsidR="00000000" w:rsidDel="00000000" w:rsidP="00000000" w:rsidRDefault="00000000" w:rsidRPr="00000000" w14:paraId="000006FF">
      <w:pPr>
        <w:pStyle w:val="Heading3"/>
        <w:keepLines w:val="1"/>
        <w:spacing w:after="77" w:before="0" w:line="259" w:lineRule="auto"/>
        <w:ind w:left="0" w:firstLine="0"/>
        <w:rPr>
          <w:rFonts w:ascii="Arial" w:cs="Arial" w:eastAsia="Arial" w:hAnsi="Arial"/>
        </w:rPr>
      </w:pPr>
      <w:bookmarkStart w:colFirst="0" w:colLast="0" w:name="_heading=h.40ew0vw" w:id="87"/>
      <w:bookmarkEnd w:id="87"/>
      <w:r w:rsidDel="00000000" w:rsidR="00000000" w:rsidRPr="00000000">
        <w:rPr>
          <w:rtl w:val="0"/>
        </w:rPr>
        <w:t xml:space="preserve">3.1.8 </w:t>
      </w:r>
      <w:r w:rsidDel="00000000" w:rsidR="00000000" w:rsidRPr="00000000">
        <w:rPr>
          <w:rFonts w:ascii="Arial" w:cs="Arial" w:eastAsia="Arial" w:hAnsi="Arial"/>
          <w:rtl w:val="0"/>
        </w:rPr>
        <w:t xml:space="preserve">WILLTOPIC</w:t>
      </w:r>
    </w:p>
    <w:tbl>
      <w:tblPr>
        <w:tblStyle w:val="Table19"/>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077"/>
        <w:gridCol w:w="46"/>
        <w:gridCol w:w="842"/>
        <w:gridCol w:w="828"/>
        <w:gridCol w:w="41"/>
        <w:gridCol w:w="928"/>
        <w:gridCol w:w="39"/>
        <w:gridCol w:w="1123"/>
        <w:gridCol w:w="1054"/>
        <w:gridCol w:w="70"/>
        <w:gridCol w:w="1072"/>
        <w:gridCol w:w="1132"/>
        <w:tblGridChange w:id="0">
          <w:tblGrid>
            <w:gridCol w:w="1098"/>
            <w:gridCol w:w="1077"/>
            <w:gridCol w:w="46"/>
            <w:gridCol w:w="842"/>
            <w:gridCol w:w="828"/>
            <w:gridCol w:w="41"/>
            <w:gridCol w:w="928"/>
            <w:gridCol w:w="39"/>
            <w:gridCol w:w="1123"/>
            <w:gridCol w:w="1054"/>
            <w:gridCol w:w="70"/>
            <w:gridCol w:w="1072"/>
            <w:gridCol w:w="1132"/>
          </w:tblGrid>
        </w:tblGridChange>
      </w:tblGrid>
      <w:tr>
        <w:trPr>
          <w:cantSplit w:val="0"/>
          <w:tblHeader w:val="0"/>
        </w:trPr>
        <w:tc>
          <w:tcPr>
            <w:shd w:fill="cfe2f3" w:val="clear"/>
          </w:tcPr>
          <w:p w:rsidR="00000000" w:rsidDel="00000000" w:rsidP="00000000" w:rsidRDefault="00000000" w:rsidRPr="00000000" w14:paraId="0000070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0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0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0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0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0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0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0D">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070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1A">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071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p w:rsidR="00000000" w:rsidDel="00000000" w:rsidP="00000000" w:rsidRDefault="00000000" w:rsidRPr="00000000" w14:paraId="00000727">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0728">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TOPIC FLAGS</w:t>
            </w:r>
          </w:p>
        </w:tc>
      </w:tr>
      <w:tr>
        <w:trPr>
          <w:cantSplit w:val="0"/>
          <w:tblHeader w:val="0"/>
        </w:trPr>
        <w:tc>
          <w:tcPr/>
          <w:p w:rsidR="00000000" w:rsidDel="00000000" w:rsidP="00000000" w:rsidRDefault="00000000" w:rsidRPr="00000000" w14:paraId="0000073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7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37">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073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73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7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3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74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4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74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74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E">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074F">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0750">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20: WILLTOPIC packet</w:t>
      </w:r>
    </w:p>
    <w:p w:rsidR="00000000" w:rsidDel="00000000" w:rsidP="00000000" w:rsidRDefault="00000000" w:rsidRPr="00000000" w14:paraId="0000075D">
      <w:pPr>
        <w:ind w:left="-15" w:right="4" w:firstLine="0"/>
        <w:rPr>
          <w:rFonts w:ascii="Arial" w:cs="Arial" w:eastAsia="Arial" w:hAnsi="Arial"/>
        </w:rPr>
      </w:pPr>
      <w:r w:rsidDel="00000000" w:rsidR="00000000" w:rsidRPr="00000000">
        <w:rPr>
          <w:rFonts w:ascii="Arial" w:cs="Arial" w:eastAsia="Arial" w:hAnsi="Arial"/>
          <w:rtl w:val="0"/>
        </w:rPr>
        <w:t xml:space="preserve">The WILLTOPIC packet is sent by a client</w:t>
      </w:r>
      <w:sdt>
        <w:sdtPr>
          <w:tag w:val="goog_rdk_136"/>
        </w:sdtPr>
        <w:sdtContent>
          <w:commentRangeStart w:id="29"/>
        </w:sdtContent>
      </w:sdt>
      <w:r w:rsidDel="00000000" w:rsidR="00000000" w:rsidRPr="00000000">
        <w:rPr>
          <w:rFonts w:ascii="Arial" w:cs="Arial" w:eastAsia="Arial" w:hAnsi="Arial"/>
          <w:rtl w:val="0"/>
        </w:rPr>
        <w:t xml:space="preserve"> as response to the WILLTOPICREQ</w:t>
      </w:r>
      <w:commentRangeEnd w:id="29"/>
      <w:r w:rsidDel="00000000" w:rsidR="00000000" w:rsidRPr="00000000">
        <w:commentReference w:id="29"/>
      </w:r>
      <w:r w:rsidDel="00000000" w:rsidR="00000000" w:rsidRPr="00000000">
        <w:rPr>
          <w:rFonts w:ascii="Arial" w:cs="Arial" w:eastAsia="Arial" w:hAnsi="Arial"/>
          <w:rtl w:val="0"/>
        </w:rPr>
        <w:t xml:space="preserve"> packet for transferring its Will topic name to the GW.</w:t>
      </w:r>
    </w:p>
    <w:p w:rsidR="00000000" w:rsidDel="00000000" w:rsidP="00000000" w:rsidRDefault="00000000" w:rsidRPr="00000000" w14:paraId="0000075E">
      <w:pPr>
        <w:pStyle w:val="Heading4"/>
        <w:ind w:left="0" w:right="4" w:firstLine="0"/>
        <w:rPr>
          <w:rFonts w:ascii="Arial" w:cs="Arial" w:eastAsia="Arial" w:hAnsi="Arial"/>
        </w:rPr>
      </w:pPr>
      <w:bookmarkStart w:colFirst="0" w:colLast="0" w:name="_heading=h.2fk6b3p" w:id="88"/>
      <w:bookmarkEnd w:id="88"/>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7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60">
      <w:pPr>
        <w:pStyle w:val="Heading4"/>
        <w:ind w:left="0" w:right="4" w:firstLine="0"/>
        <w:rPr>
          <w:rFonts w:ascii="Arial" w:cs="Arial" w:eastAsia="Arial" w:hAnsi="Arial"/>
        </w:rPr>
      </w:pPr>
      <w:bookmarkStart w:colFirst="0" w:colLast="0" w:name="_heading=h.upglbi" w:id="89"/>
      <w:bookmarkEnd w:id="89"/>
      <w:r w:rsidDel="00000000" w:rsidR="00000000" w:rsidRPr="00000000">
        <w:rPr>
          <w:rFonts w:ascii="Arial" w:cs="Arial" w:eastAsia="Arial" w:hAnsi="Arial"/>
          <w:rtl w:val="0"/>
        </w:rPr>
        <w:t xml:space="preserve">3.1.8.2 WILLTOPIC Flags</w:t>
      </w:r>
    </w:p>
    <w:p w:rsidR="00000000" w:rsidDel="00000000" w:rsidP="00000000" w:rsidRDefault="00000000" w:rsidRPr="00000000" w14:paraId="000007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WillTopic Flags is 1 byte field containing several parameters specifying the properties of the WillTopic. </w:t>
      </w:r>
      <w:r w:rsidDel="00000000" w:rsidR="00000000" w:rsidRPr="00000000">
        <w:rPr>
          <w:rtl w:val="0"/>
        </w:rPr>
      </w:r>
    </w:p>
    <w:p w:rsidR="00000000" w:rsidDel="00000000" w:rsidP="00000000" w:rsidRDefault="00000000" w:rsidRPr="00000000" w14:paraId="00000762">
      <w:pPr>
        <w:ind w:right="4"/>
        <w:rPr>
          <w:rFonts w:ascii="Arial" w:cs="Arial" w:eastAsia="Arial" w:hAnsi="Arial"/>
        </w:rPr>
      </w:pPr>
      <w:r w:rsidDel="00000000" w:rsidR="00000000" w:rsidRPr="00000000">
        <w:rPr>
          <w:rFonts w:ascii="Arial" w:cs="Arial" w:eastAsia="Arial" w:hAnsi="Arial"/>
          <w:rtl w:val="0"/>
        </w:rPr>
        <w:t xml:space="preserve">The WillTopic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Stored in Bit 4, this bit specifies if the Will Message is to be retained.</w:t>
      </w:r>
    </w:p>
    <w:p w:rsidR="00000000" w:rsidDel="00000000" w:rsidP="00000000" w:rsidRDefault="00000000" w:rsidRPr="00000000" w14:paraId="000007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0765">
      <w:pPr>
        <w:pStyle w:val="Heading4"/>
        <w:ind w:left="0" w:right="4" w:firstLine="0"/>
        <w:rPr>
          <w:rFonts w:ascii="Arial" w:cs="Arial" w:eastAsia="Arial" w:hAnsi="Arial"/>
        </w:rPr>
      </w:pPr>
      <w:bookmarkStart w:colFirst="0" w:colLast="0" w:name="_heading=h.3ep43zb" w:id="90"/>
      <w:bookmarkEnd w:id="90"/>
      <w:r w:rsidDel="00000000" w:rsidR="00000000" w:rsidRPr="00000000">
        <w:rPr>
          <w:rFonts w:ascii="Arial" w:cs="Arial" w:eastAsia="Arial" w:hAnsi="Arial"/>
          <w:rtl w:val="0"/>
        </w:rPr>
        <w:t xml:space="preserve">3.1.8.3 </w:t>
      </w:r>
      <w:r w:rsidDel="00000000" w:rsidR="00000000" w:rsidRPr="00000000">
        <w:rPr>
          <w:rFonts w:ascii="Arial" w:cs="Arial" w:eastAsia="Arial" w:hAnsi="Arial"/>
          <w:rtl w:val="0"/>
        </w:rPr>
        <w:t xml:space="preserve">Will Topic</w:t>
      </w:r>
    </w:p>
    <w:p w:rsidR="00000000" w:rsidDel="00000000" w:rsidP="00000000" w:rsidRDefault="00000000" w:rsidRPr="00000000" w14:paraId="00000766">
      <w:pPr>
        <w:spacing w:after="15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a Fixed Length UTF-8 Encoded String containing the Will Topic Name.</w:t>
      </w:r>
    </w:p>
    <w:p w:rsidR="00000000" w:rsidDel="00000000" w:rsidP="00000000" w:rsidRDefault="00000000" w:rsidRPr="00000000" w14:paraId="00000767">
      <w:pPr>
        <w:spacing w:after="13" w:lineRule="auto"/>
        <w:ind w:right="4"/>
        <w:rPr>
          <w:rFonts w:ascii="Arial" w:cs="Arial" w:eastAsia="Arial" w:hAnsi="Arial"/>
        </w:rPr>
      </w:pPr>
      <w:r w:rsidDel="00000000" w:rsidR="00000000" w:rsidRPr="00000000">
        <w:rPr>
          <w:rFonts w:ascii="Arial" w:cs="Arial" w:eastAsia="Arial" w:hAnsi="Arial"/>
          <w:rtl w:val="0"/>
        </w:rPr>
        <w:t xml:space="preserve">An empty WILLTOPIC packet is a WILLTOPIC packet without Flags and Will Topic field (i.e. it is exactly 2 bytes long). It is used by a client to delete the Will topic and the Will packet stored in the gateway.</w:t>
      </w:r>
    </w:p>
    <w:p w:rsidR="00000000" w:rsidDel="00000000" w:rsidP="00000000" w:rsidRDefault="00000000" w:rsidRPr="00000000" w14:paraId="00000768">
      <w:pPr>
        <w:spacing w:after="1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769">
      <w:pPr>
        <w:pStyle w:val="Heading3"/>
        <w:keepLines w:val="1"/>
        <w:spacing w:after="77" w:before="0" w:line="259" w:lineRule="auto"/>
        <w:ind w:left="0" w:firstLine="0"/>
        <w:rPr>
          <w:rFonts w:ascii="Arial" w:cs="Arial" w:eastAsia="Arial" w:hAnsi="Arial"/>
        </w:rPr>
      </w:pPr>
      <w:bookmarkStart w:colFirst="0" w:colLast="0" w:name="_heading=h.1tuee74" w:id="91"/>
      <w:bookmarkEnd w:id="91"/>
      <w:r w:rsidDel="00000000" w:rsidR="00000000" w:rsidRPr="00000000">
        <w:rPr>
          <w:rtl w:val="0"/>
        </w:rPr>
        <w:t xml:space="preserve">3.1.9 </w:t>
      </w:r>
      <w:r w:rsidDel="00000000" w:rsidR="00000000" w:rsidRPr="00000000">
        <w:rPr>
          <w:rFonts w:ascii="Arial" w:cs="Arial" w:eastAsia="Arial" w:hAnsi="Arial"/>
          <w:rtl w:val="0"/>
        </w:rPr>
        <w:t xml:space="preserve">WILLMSG</w:t>
      </w:r>
    </w:p>
    <w:tbl>
      <w:tblPr>
        <w:tblStyle w:val="Table2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p w:rsidR="00000000" w:rsidDel="00000000" w:rsidP="00000000" w:rsidRDefault="00000000" w:rsidRPr="00000000" w14:paraId="0000076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p w:rsidR="00000000" w:rsidDel="00000000" w:rsidP="00000000" w:rsidRDefault="00000000" w:rsidRPr="00000000" w14:paraId="0000076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p w:rsidR="00000000" w:rsidDel="00000000" w:rsidP="00000000" w:rsidRDefault="00000000" w:rsidRPr="00000000" w14:paraId="0000076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p w:rsidR="00000000" w:rsidDel="00000000" w:rsidP="00000000" w:rsidRDefault="00000000" w:rsidRPr="00000000" w14:paraId="0000076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p w:rsidR="00000000" w:rsidDel="00000000" w:rsidP="00000000" w:rsidRDefault="00000000" w:rsidRPr="00000000" w14:paraId="0000076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p w:rsidR="00000000" w:rsidDel="00000000" w:rsidP="00000000" w:rsidRDefault="00000000" w:rsidRPr="00000000" w14:paraId="0000076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p w:rsidR="00000000" w:rsidDel="00000000" w:rsidP="00000000" w:rsidRDefault="00000000" w:rsidRPr="00000000" w14:paraId="0000077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p w:rsidR="00000000" w:rsidDel="00000000" w:rsidP="00000000" w:rsidRDefault="00000000" w:rsidRPr="00000000" w14:paraId="0000077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7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7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7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7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7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85">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786">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21: WILLMSG packet</w:t>
      </w:r>
    </w:p>
    <w:p w:rsidR="00000000" w:rsidDel="00000000" w:rsidP="00000000" w:rsidRDefault="00000000" w:rsidRPr="00000000" w14:paraId="0000078F">
      <w:pPr>
        <w:ind w:left="-15" w:right="990" w:firstLine="0"/>
        <w:rPr>
          <w:rFonts w:ascii="Arial" w:cs="Arial" w:eastAsia="Arial" w:hAnsi="Arial"/>
        </w:rPr>
      </w:pPr>
      <w:r w:rsidDel="00000000" w:rsidR="00000000" w:rsidRPr="00000000">
        <w:rPr>
          <w:rFonts w:ascii="Arial" w:cs="Arial" w:eastAsia="Arial" w:hAnsi="Arial"/>
          <w:rtl w:val="0"/>
        </w:rPr>
        <w:t xml:space="preserve">The WILLPACKET packet is sent by a</w:t>
      </w:r>
      <w:sdt>
        <w:sdtPr>
          <w:tag w:val="goog_rdk_137"/>
        </w:sdtPr>
        <w:sdtContent>
          <w:commentRangeStart w:id="30"/>
        </w:sdtContent>
      </w:sdt>
      <w:r w:rsidDel="00000000" w:rsidR="00000000" w:rsidRPr="00000000">
        <w:rPr>
          <w:rFonts w:ascii="Arial" w:cs="Arial" w:eastAsia="Arial" w:hAnsi="Arial"/>
          <w:rtl w:val="0"/>
        </w:rPr>
        <w:t xml:space="preserve"> client as response to a WILLMSGREQ</w:t>
      </w:r>
      <w:commentRangeEnd w:id="30"/>
      <w:r w:rsidDel="00000000" w:rsidR="00000000" w:rsidRPr="00000000">
        <w:commentReference w:id="30"/>
      </w:r>
      <w:r w:rsidDel="00000000" w:rsidR="00000000" w:rsidRPr="00000000">
        <w:rPr>
          <w:rFonts w:ascii="Arial" w:cs="Arial" w:eastAsia="Arial" w:hAnsi="Arial"/>
          <w:rtl w:val="0"/>
        </w:rPr>
        <w:t xml:space="preserve"> for transferring its Will packet to the GW.</w:t>
      </w:r>
    </w:p>
    <w:p w:rsidR="00000000" w:rsidDel="00000000" w:rsidP="00000000" w:rsidRDefault="00000000" w:rsidRPr="00000000" w14:paraId="00000790">
      <w:pPr>
        <w:pStyle w:val="Heading4"/>
        <w:ind w:left="0" w:firstLine="0"/>
        <w:rPr>
          <w:rFonts w:ascii="Arial" w:cs="Arial" w:eastAsia="Arial" w:hAnsi="Arial"/>
        </w:rPr>
      </w:pPr>
      <w:bookmarkStart w:colFirst="0" w:colLast="0" w:name="_heading=h.4du1wux" w:id="92"/>
      <w:bookmarkEnd w:id="92"/>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7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2szc72q" w:id="93"/>
      <w:bookmarkEnd w:id="93"/>
      <w:r w:rsidDel="00000000" w:rsidR="00000000" w:rsidRPr="00000000">
        <w:rPr>
          <w:rFonts w:ascii="Arial" w:cs="Arial" w:eastAsia="Arial" w:hAnsi="Arial"/>
          <w:rtl w:val="0"/>
        </w:rPr>
        <w:t xml:space="preserve">3.1.9.2 Will Message</w:t>
      </w:r>
    </w:p>
    <w:p w:rsidR="00000000" w:rsidDel="00000000" w:rsidP="00000000" w:rsidRDefault="00000000" w:rsidRPr="00000000" w14:paraId="0000079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Contains the Will Message which is published by after the Virtual Connection is closed  </w:t>
      </w:r>
    </w:p>
    <w:p w:rsidR="00000000" w:rsidDel="00000000" w:rsidP="00000000" w:rsidRDefault="00000000" w:rsidRPr="00000000" w14:paraId="00000794">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95">
      <w:pPr>
        <w:pStyle w:val="Heading3"/>
        <w:keepLines w:val="1"/>
        <w:spacing w:after="118" w:before="0" w:line="259" w:lineRule="auto"/>
        <w:ind w:left="0" w:firstLine="0"/>
        <w:rPr>
          <w:rFonts w:ascii="Arial" w:cs="Arial" w:eastAsia="Arial" w:hAnsi="Arial"/>
        </w:rPr>
      </w:pPr>
      <w:bookmarkStart w:colFirst="0" w:colLast="0" w:name="_heading=h.184mhaj" w:id="94"/>
      <w:bookmarkEnd w:id="94"/>
      <w:r w:rsidDel="00000000" w:rsidR="00000000" w:rsidRPr="00000000">
        <w:rPr>
          <w:rtl w:val="0"/>
        </w:rPr>
        <w:t xml:space="preserve">3.1.10 </w:t>
      </w:r>
      <w:sdt>
        <w:sdtPr>
          <w:tag w:val="goog_rdk_138"/>
        </w:sdtPr>
        <w:sdtContent>
          <w:commentRangeStart w:id="31"/>
        </w:sdtContent>
      </w:sdt>
      <w:sdt>
        <w:sdtPr>
          <w:tag w:val="goog_rdk_139"/>
        </w:sdtPr>
        <w:sdtContent>
          <w:commentRangeStart w:id="32"/>
        </w:sdtContent>
      </w:sdt>
      <w:r w:rsidDel="00000000" w:rsidR="00000000" w:rsidRPr="00000000">
        <w:rPr>
          <w:rFonts w:ascii="Arial" w:cs="Arial" w:eastAsia="Arial" w:hAnsi="Arial"/>
          <w:rtl w:val="0"/>
        </w:rPr>
        <w:t xml:space="preserve">AUTH</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tbl>
      <w:tblPr>
        <w:tblStyle w:val="Table2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9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9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9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9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9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9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9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9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9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9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A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A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B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7B2">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7B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7BB">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7C3">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7C4">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7CC">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7CD">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7D6">
      <w:pPr>
        <w:rPr>
          <w:rFonts w:ascii="Arial" w:cs="Arial" w:eastAsia="Arial" w:hAnsi="Arial"/>
          <w:highlight w:val="white"/>
        </w:rPr>
      </w:pPr>
      <w:r w:rsidDel="00000000" w:rsidR="00000000" w:rsidRPr="00000000">
        <w:rPr>
          <w:rFonts w:ascii="Arial" w:cs="Arial" w:eastAsia="Arial" w:hAnsi="Arial"/>
          <w:highlight w:val="white"/>
          <w:rtl w:val="0"/>
        </w:rPr>
        <w:t xml:space="preserve">The AUTH message is first sent by the client as part of an authentication exchange.  The server responds with another AUTH message and so on until the authentication is complete.  The server then responds with a CONNACK message.</w:t>
      </w:r>
    </w:p>
    <w:p w:rsidR="00000000" w:rsidDel="00000000" w:rsidP="00000000" w:rsidRDefault="00000000" w:rsidRPr="00000000" w14:paraId="000007D7">
      <w:pPr>
        <w:pStyle w:val="Heading4"/>
        <w:ind w:left="0" w:firstLine="0"/>
        <w:rPr>
          <w:rFonts w:ascii="Arial" w:cs="Arial" w:eastAsia="Arial" w:hAnsi="Arial"/>
        </w:rPr>
      </w:pPr>
      <w:bookmarkStart w:colFirst="0" w:colLast="0" w:name="_heading=h.3s49zyc" w:id="95"/>
      <w:bookmarkEnd w:id="95"/>
      <w:r w:rsidDel="00000000" w:rsidR="00000000" w:rsidRPr="00000000">
        <w:rPr>
          <w:rFonts w:ascii="Arial" w:cs="Arial" w:eastAsia="Arial" w:hAnsi="Arial"/>
          <w:rtl w:val="0"/>
        </w:rPr>
        <w:t xml:space="preserve">3.1.10.1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7D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D9">
      <w:pPr>
        <w:pStyle w:val="Heading4"/>
        <w:ind w:left="0" w:firstLine="0"/>
        <w:rPr>
          <w:rFonts w:ascii="Arial" w:cs="Arial" w:eastAsia="Arial" w:hAnsi="Arial"/>
        </w:rPr>
      </w:pPr>
      <w:bookmarkStart w:colFirst="0" w:colLast="0" w:name="_heading=h.279ka65" w:id="96"/>
      <w:bookmarkEnd w:id="96"/>
      <w:r w:rsidDel="00000000" w:rsidR="00000000" w:rsidRPr="00000000">
        <w:rPr>
          <w:rFonts w:ascii="Arial" w:cs="Arial" w:eastAsia="Arial" w:hAnsi="Arial"/>
          <w:rtl w:val="0"/>
        </w:rPr>
        <w:t xml:space="preserve">3.1.10.2 Reason Code</w:t>
      </w:r>
    </w:p>
    <w:p w:rsidR="00000000" w:rsidDel="00000000" w:rsidP="00000000" w:rsidRDefault="00000000" w:rsidRPr="00000000" w14:paraId="000007DA">
      <w:pPr>
        <w:rPr>
          <w:rFonts w:ascii="Arial" w:cs="Arial" w:eastAsia="Arial" w:hAnsi="Arial"/>
          <w:highlight w:val="white"/>
        </w:rPr>
      </w:pPr>
      <w:r w:rsidDel="00000000" w:rsidR="00000000" w:rsidRPr="00000000">
        <w:rPr>
          <w:rFonts w:ascii="Arial" w:cs="Arial" w:eastAsia="Arial" w:hAnsi="Arial"/>
          <w:highlight w:val="white"/>
          <w:rtl w:val="0"/>
        </w:rPr>
        <w:t xml:space="preserve">Byte 3 in the Auth packet holds the Authentication Reason Code. The values for the 1 byte unsigned Authentication Reason Code field are shown below. </w:t>
      </w:r>
    </w:p>
    <w:p w:rsidR="00000000" w:rsidDel="00000000" w:rsidP="00000000" w:rsidRDefault="00000000" w:rsidRPr="00000000" w14:paraId="000007D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7DC">
      <w:pPr>
        <w:rPr>
          <w:rFonts w:ascii="Arial" w:cs="Arial" w:eastAsia="Arial" w:hAnsi="Arial"/>
          <w:sz w:val="24"/>
          <w:szCs w:val="24"/>
        </w:rPr>
      </w:pP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tbl>
      <w:tblPr>
        <w:tblStyle w:val="Table22"/>
        <w:tblW w:w="96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900"/>
        <w:gridCol w:w="2520"/>
        <w:gridCol w:w="2610"/>
        <w:gridCol w:w="2970"/>
        <w:tblGridChange w:id="0">
          <w:tblGrid>
            <w:gridCol w:w="653"/>
            <w:gridCol w:w="900"/>
            <w:gridCol w:w="2520"/>
            <w:gridCol w:w="2610"/>
            <w:gridCol w:w="2970"/>
          </w:tblGrid>
        </w:tblGridChange>
      </w:tblGrid>
      <w:tr>
        <w:trPr>
          <w:cantSplit w:val="0"/>
          <w:trHeight w:val="778.9414062499999" w:hRule="atLeast"/>
          <w:tblHeader w:val="0"/>
        </w:trPr>
        <w:tc>
          <w:tcPr>
            <w:shd w:fill="cfe2f3" w:val="clear"/>
          </w:tcPr>
          <w:p w:rsidR="00000000" w:rsidDel="00000000" w:rsidP="00000000" w:rsidRDefault="00000000" w:rsidRPr="00000000" w14:paraId="000007DD">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7DE">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7DF">
            <w:pPr>
              <w:spacing w:after="9" w:lineRule="auto"/>
              <w:jc w:val="center"/>
              <w:rPr>
                <w:rFonts w:ascii="Arial" w:cs="Arial" w:eastAsia="Arial" w:hAnsi="Arial"/>
              </w:rPr>
            </w:pPr>
            <w:r w:rsidDel="00000000" w:rsidR="00000000" w:rsidRPr="00000000">
              <w:rPr>
                <w:rFonts w:ascii="Arial" w:cs="Arial" w:eastAsia="Arial" w:hAnsi="Arial"/>
                <w:b w:val="1"/>
                <w:rtl w:val="0"/>
              </w:rPr>
              <w:t xml:space="preserve">Reason Code Name</w:t>
            </w:r>
            <w:r w:rsidDel="00000000" w:rsidR="00000000" w:rsidRPr="00000000">
              <w:rPr>
                <w:rtl w:val="0"/>
              </w:rPr>
            </w:r>
          </w:p>
        </w:tc>
        <w:tc>
          <w:tcPr>
            <w:shd w:fill="cfe2f3" w:val="clear"/>
          </w:tcPr>
          <w:p w:rsidR="00000000" w:rsidDel="00000000" w:rsidP="00000000" w:rsidRDefault="00000000" w:rsidRPr="00000000" w14:paraId="000007E0">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Sent by</w:t>
            </w:r>
            <w:r w:rsidDel="00000000" w:rsidR="00000000" w:rsidRPr="00000000">
              <w:rPr>
                <w:rtl w:val="0"/>
              </w:rPr>
            </w:r>
          </w:p>
        </w:tc>
        <w:tc>
          <w:tcPr>
            <w:shd w:fill="cfe2f3" w:val="clear"/>
          </w:tcPr>
          <w:p w:rsidR="00000000" w:rsidDel="00000000" w:rsidP="00000000" w:rsidRDefault="00000000" w:rsidRPr="00000000" w14:paraId="000007E1">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7E2">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E3">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7E4">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7E5">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Gateway</w:t>
            </w:r>
          </w:p>
        </w:tc>
        <w:tc>
          <w:tcPr/>
          <w:p w:rsidR="00000000" w:rsidDel="00000000" w:rsidP="00000000" w:rsidRDefault="00000000" w:rsidRPr="00000000" w14:paraId="000007E6">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Authentication is successful</w:t>
            </w:r>
          </w:p>
        </w:tc>
      </w:tr>
      <w:tr>
        <w:trPr>
          <w:cantSplit w:val="0"/>
          <w:trHeight w:val="778.9414062499999" w:hRule="atLeast"/>
          <w:tblHeader w:val="0"/>
        </w:trPr>
        <w:tc>
          <w:tcPr/>
          <w:p w:rsidR="00000000" w:rsidDel="00000000" w:rsidP="00000000" w:rsidRDefault="00000000" w:rsidRPr="00000000" w14:paraId="000007E7">
            <w:pPr>
              <w:spacing w:after="9" w:lineRule="auto"/>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7E8">
            <w:pPr>
              <w:spacing w:after="9" w:lineRule="auto"/>
              <w:ind w:right="-728"/>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7E9">
            <w:pPr>
              <w:spacing w:after="9" w:lineRule="auto"/>
              <w:ind w:right="-259"/>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7EA">
            <w:pPr>
              <w:spacing w:after="9" w:lineRule="auto"/>
              <w:ind w:right="990"/>
              <w:rPr>
                <w:rFonts w:ascii="Arial" w:cs="Arial" w:eastAsia="Arial" w:hAnsi="Arial"/>
              </w:rPr>
            </w:pPr>
            <w:r w:rsidDel="00000000" w:rsidR="00000000" w:rsidRPr="00000000">
              <w:rPr>
                <w:rFonts w:ascii="Arial" w:cs="Arial" w:eastAsia="Arial" w:hAnsi="Arial"/>
                <w:rtl w:val="0"/>
              </w:rPr>
              <w:t xml:space="preserve">Client or Server</w:t>
            </w:r>
          </w:p>
        </w:tc>
        <w:tc>
          <w:tcPr/>
          <w:p w:rsidR="00000000" w:rsidDel="00000000" w:rsidP="00000000" w:rsidRDefault="00000000" w:rsidRPr="00000000" w14:paraId="000007EB">
            <w:pPr>
              <w:spacing w:after="9" w:lineRule="auto"/>
              <w:ind w:right="990"/>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7EC">
            <w:pPr>
              <w:spacing w:after="9" w:lineRule="auto"/>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7ED">
            <w:pPr>
              <w:spacing w:after="9" w:lineRule="auto"/>
              <w:ind w:right="-728"/>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7EE">
            <w:pPr>
              <w:spacing w:after="9" w:lineRule="auto"/>
              <w:ind w:right="-157"/>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7EF">
            <w:pPr>
              <w:spacing w:after="9" w:lineRule="auto"/>
              <w:ind w:right="990"/>
              <w:rPr>
                <w:rFonts w:ascii="Arial" w:cs="Arial" w:eastAsia="Arial" w:hAnsi="Arial"/>
              </w:rPr>
            </w:pPr>
            <w:r w:rsidDel="00000000" w:rsidR="00000000" w:rsidRPr="00000000">
              <w:rPr>
                <w:rFonts w:ascii="Arial" w:cs="Arial" w:eastAsia="Arial" w:hAnsi="Arial"/>
                <w:rtl w:val="0"/>
              </w:rPr>
              <w:t xml:space="preserve">Client</w:t>
            </w:r>
          </w:p>
        </w:tc>
        <w:tc>
          <w:tcPr/>
          <w:p w:rsidR="00000000" w:rsidDel="00000000" w:rsidP="00000000" w:rsidRDefault="00000000" w:rsidRPr="00000000" w14:paraId="000007F0">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Initiate another authentication</w:t>
            </w:r>
          </w:p>
        </w:tc>
      </w:tr>
    </w:tbl>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23: AUTH Reason Code </w:t>
      </w:r>
    </w:p>
    <w:p w:rsidR="00000000" w:rsidDel="00000000" w:rsidP="00000000" w:rsidRDefault="00000000" w:rsidRPr="00000000" w14:paraId="000007F2">
      <w:pPr>
        <w:pStyle w:val="Heading4"/>
        <w:ind w:left="0" w:firstLine="0"/>
        <w:rPr>
          <w:rFonts w:ascii="Arial" w:cs="Arial" w:eastAsia="Arial" w:hAnsi="Arial"/>
        </w:rPr>
      </w:pPr>
      <w:bookmarkStart w:colFirst="0" w:colLast="0" w:name="_heading=h.meukdy" w:id="97"/>
      <w:bookmarkEnd w:id="97"/>
      <w:r w:rsidDel="00000000" w:rsidR="00000000" w:rsidRPr="00000000">
        <w:rPr>
          <w:rFonts w:ascii="Arial" w:cs="Arial" w:eastAsia="Arial" w:hAnsi="Arial"/>
          <w:rtl w:val="0"/>
        </w:rPr>
        <w:t xml:space="preserve">3.1.10.3 </w:t>
      </w:r>
      <w:r w:rsidDel="00000000" w:rsidR="00000000" w:rsidRPr="00000000">
        <w:rPr>
          <w:rFonts w:ascii="Arial" w:cs="Arial" w:eastAsia="Arial" w:hAnsi="Arial"/>
          <w:rtl w:val="0"/>
        </w:rPr>
        <w:t xml:space="preserve">Auth Method Length</w:t>
      </w:r>
    </w:p>
    <w:p w:rsidR="00000000" w:rsidDel="00000000" w:rsidP="00000000" w:rsidRDefault="00000000" w:rsidRPr="00000000" w14:paraId="000007F3">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7F4">
      <w:pPr>
        <w:pStyle w:val="Heading4"/>
        <w:ind w:left="0" w:firstLine="0"/>
        <w:rPr>
          <w:rFonts w:ascii="Arial" w:cs="Arial" w:eastAsia="Arial" w:hAnsi="Arial"/>
        </w:rPr>
      </w:pPr>
      <w:bookmarkStart w:colFirst="0" w:colLast="0" w:name="_heading=h.36ei31r" w:id="98"/>
      <w:bookmarkEnd w:id="98"/>
      <w:r w:rsidDel="00000000" w:rsidR="00000000" w:rsidRPr="00000000">
        <w:rPr>
          <w:rFonts w:ascii="Arial" w:cs="Arial" w:eastAsia="Arial" w:hAnsi="Arial"/>
          <w:rtl w:val="0"/>
        </w:rPr>
        <w:t xml:space="preserve">3.1.10.4 Auth Method</w:t>
      </w:r>
    </w:p>
    <w:p w:rsidR="00000000" w:rsidDel="00000000" w:rsidP="00000000" w:rsidRDefault="00000000" w:rsidRPr="00000000" w14:paraId="000007F5">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7F6">
      <w:pPr>
        <w:pStyle w:val="Heading4"/>
        <w:ind w:left="0" w:firstLine="0"/>
        <w:rPr>
          <w:rFonts w:ascii="Arial" w:cs="Arial" w:eastAsia="Arial" w:hAnsi="Arial"/>
        </w:rPr>
      </w:pPr>
      <w:bookmarkStart w:colFirst="0" w:colLast="0" w:name="_heading=h.1ljsd9k" w:id="99"/>
      <w:bookmarkEnd w:id="99"/>
      <w:r w:rsidDel="00000000" w:rsidR="00000000" w:rsidRPr="00000000">
        <w:rPr>
          <w:rFonts w:ascii="Arial" w:cs="Arial" w:eastAsia="Arial" w:hAnsi="Arial"/>
          <w:rtl w:val="0"/>
        </w:rPr>
        <w:t xml:space="preserve">3.1.10.5 </w:t>
      </w:r>
      <w:r w:rsidDel="00000000" w:rsidR="00000000" w:rsidRPr="00000000">
        <w:rPr>
          <w:rFonts w:ascii="Arial" w:cs="Arial" w:eastAsia="Arial" w:hAnsi="Arial"/>
          <w:rtl w:val="0"/>
        </w:rPr>
        <w:t xml:space="preserve">Auth Data</w:t>
      </w:r>
    </w:p>
    <w:p w:rsidR="00000000" w:rsidDel="00000000" w:rsidP="00000000" w:rsidRDefault="00000000" w:rsidRPr="00000000" w14:paraId="000007F7">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7F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7FA">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is analogous to MQTT user name and password, the SASL PLAIN method can be used.</w:t>
      </w:r>
      <w:r w:rsidDel="00000000" w:rsidR="00000000" w:rsidRPr="00000000">
        <w:rPr>
          <w:rtl w:val="0"/>
        </w:rPr>
      </w:r>
    </w:p>
    <w:p w:rsidR="00000000" w:rsidDel="00000000" w:rsidP="00000000" w:rsidRDefault="00000000" w:rsidRPr="00000000" w14:paraId="000007FB">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FC">
      <w:pPr>
        <w:pStyle w:val="Heading3"/>
        <w:keepLines w:val="1"/>
        <w:spacing w:after="118" w:before="0" w:line="259" w:lineRule="auto"/>
        <w:ind w:left="0" w:firstLine="0"/>
        <w:rPr>
          <w:rFonts w:ascii="Arial" w:cs="Arial" w:eastAsia="Arial" w:hAnsi="Arial"/>
        </w:rPr>
      </w:pPr>
      <w:bookmarkStart w:colFirst="0" w:colLast="0" w:name="_heading=h.45jfvxd" w:id="100"/>
      <w:bookmarkEnd w:id="100"/>
      <w:r w:rsidDel="00000000" w:rsidR="00000000" w:rsidRPr="00000000">
        <w:rPr>
          <w:rtl w:val="0"/>
        </w:rPr>
        <w:t xml:space="preserve">3.1.11 </w:t>
      </w:r>
      <w:r w:rsidDel="00000000" w:rsidR="00000000" w:rsidRPr="00000000">
        <w:rPr>
          <w:rFonts w:ascii="Arial" w:cs="Arial" w:eastAsia="Arial" w:hAnsi="Arial"/>
          <w:rtl w:val="0"/>
        </w:rPr>
        <w:t xml:space="preserve">REGISTER</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F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F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F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0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0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0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0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0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0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0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0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0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1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19">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21">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2A">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3C">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83D">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846">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847">
      <w:pPr>
        <w:pStyle w:val="Heading4"/>
        <w:ind w:left="0" w:firstLine="0"/>
        <w:rPr>
          <w:rFonts w:ascii="Arial" w:cs="Arial" w:eastAsia="Arial" w:hAnsi="Arial"/>
        </w:rPr>
      </w:pPr>
      <w:bookmarkStart w:colFirst="0" w:colLast="0" w:name="_heading=h.2koq656" w:id="101"/>
      <w:bookmarkEnd w:id="101"/>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84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49">
      <w:pPr>
        <w:pStyle w:val="Heading4"/>
        <w:ind w:left="0" w:firstLine="0"/>
        <w:rPr>
          <w:rFonts w:ascii="Arial" w:cs="Arial" w:eastAsia="Arial" w:hAnsi="Arial"/>
        </w:rPr>
      </w:pPr>
      <w:bookmarkStart w:colFirst="0" w:colLast="0" w:name="_heading=h.zu0gcz" w:id="102"/>
      <w:bookmarkEnd w:id="102"/>
      <w:r w:rsidDel="00000000" w:rsidR="00000000" w:rsidRPr="00000000">
        <w:rPr>
          <w:rFonts w:ascii="Arial" w:cs="Arial" w:eastAsia="Arial" w:hAnsi="Arial"/>
          <w:rtl w:val="0"/>
        </w:rPr>
        <w:t xml:space="preserve">3.1.11.2 Topic Alias</w:t>
      </w:r>
    </w:p>
    <w:p w:rsidR="00000000" w:rsidDel="00000000" w:rsidP="00000000" w:rsidRDefault="00000000" w:rsidRPr="00000000" w14:paraId="0000084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84B">
      <w:pPr>
        <w:pStyle w:val="Heading4"/>
        <w:ind w:left="0" w:firstLine="0"/>
        <w:rPr>
          <w:rFonts w:ascii="Arial" w:cs="Arial" w:eastAsia="Arial" w:hAnsi="Arial"/>
        </w:rPr>
      </w:pPr>
      <w:bookmarkStart w:colFirst="0" w:colLast="0" w:name="_heading=h.3jtnz0s" w:id="103"/>
      <w:bookmarkEnd w:id="103"/>
      <w:r w:rsidDel="00000000" w:rsidR="00000000" w:rsidRPr="00000000">
        <w:rPr>
          <w:rFonts w:ascii="Arial" w:cs="Arial" w:eastAsia="Arial" w:hAnsi="Arial"/>
          <w:rtl w:val="0"/>
        </w:rPr>
        <w:t xml:space="preserve">3.1.11.3 Packet Id</w:t>
      </w:r>
    </w:p>
    <w:p w:rsidR="00000000" w:rsidDel="00000000" w:rsidP="00000000" w:rsidRDefault="00000000" w:rsidRPr="00000000" w14:paraId="0000084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84D">
      <w:pPr>
        <w:pStyle w:val="Heading4"/>
        <w:ind w:left="0" w:firstLine="0"/>
        <w:rPr>
          <w:rFonts w:ascii="Arial" w:cs="Arial" w:eastAsia="Arial" w:hAnsi="Arial"/>
        </w:rPr>
      </w:pPr>
      <w:bookmarkStart w:colFirst="0" w:colLast="0" w:name="_heading=h.1yyy98l" w:id="104"/>
      <w:bookmarkEnd w:id="104"/>
      <w:r w:rsidDel="00000000" w:rsidR="00000000" w:rsidRPr="00000000">
        <w:rPr>
          <w:rFonts w:ascii="Arial" w:cs="Arial" w:eastAsia="Arial" w:hAnsi="Arial"/>
          <w:rtl w:val="0"/>
        </w:rPr>
        <w:t xml:space="preserve">3.1.11.4 Topic Name</w:t>
      </w:r>
    </w:p>
    <w:p w:rsidR="00000000" w:rsidDel="00000000" w:rsidP="00000000" w:rsidRDefault="00000000" w:rsidRPr="00000000" w14:paraId="0000084E">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84F">
      <w:pPr>
        <w:pStyle w:val="Heading3"/>
        <w:keepLines w:val="1"/>
        <w:spacing w:after="77" w:before="0" w:line="259" w:lineRule="auto"/>
        <w:ind w:left="0" w:firstLine="0"/>
        <w:rPr>
          <w:rFonts w:ascii="Arial" w:cs="Arial" w:eastAsia="Arial" w:hAnsi="Arial"/>
        </w:rPr>
      </w:pPr>
      <w:bookmarkStart w:colFirst="0" w:colLast="0" w:name="_heading=h.4iylrwe" w:id="105"/>
      <w:bookmarkEnd w:id="105"/>
      <w:r w:rsidDel="00000000" w:rsidR="00000000" w:rsidRPr="00000000">
        <w:rPr>
          <w:rtl w:val="0"/>
        </w:rPr>
        <w:t xml:space="preserve">3.1.12 </w:t>
      </w:r>
      <w:r w:rsidDel="00000000" w:rsidR="00000000" w:rsidRPr="00000000">
        <w:rPr>
          <w:rFonts w:ascii="Arial" w:cs="Arial" w:eastAsia="Arial" w:hAnsi="Arial"/>
          <w:rtl w:val="0"/>
        </w:rPr>
        <w:t xml:space="preserve">REGACK</w:t>
      </w:r>
    </w:p>
    <w:tbl>
      <w:tblPr>
        <w:tblStyle w:val="Table2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85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5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5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5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5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85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85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5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66">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8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71">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872">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87C">
            <w:pPr>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87D">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87E">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80">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88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8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884">
            <w:pPr>
              <w:jc w:val="center"/>
              <w:rPr>
                <w:rFonts w:ascii="Arial" w:cs="Arial" w:eastAsia="Arial" w:hAnsi="Arial"/>
              </w:rPr>
            </w:pPr>
            <w:r w:rsidDel="00000000" w:rsidR="00000000" w:rsidRPr="00000000">
              <w:rPr>
                <w:rFonts w:ascii="Arial" w:cs="Arial" w:eastAsia="Arial" w:hAnsi="Arial"/>
                <w:rtl w:val="0"/>
              </w:rPr>
              <w:t xml:space="preserve">Topic Alias Type</w:t>
            </w:r>
          </w:p>
        </w:tc>
      </w:tr>
      <w:tr>
        <w:trPr>
          <w:cantSplit w:val="0"/>
          <w:tblHeader w:val="0"/>
        </w:trPr>
        <w:tc>
          <w:tcPr/>
          <w:p w:rsidR="00000000" w:rsidDel="00000000" w:rsidP="00000000" w:rsidRDefault="00000000" w:rsidRPr="00000000" w14:paraId="00000887">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88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8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890">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92">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893">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9D">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89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8A9">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8B3">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8B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8BF">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8CA">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8CB">
      <w:pPr>
        <w:pStyle w:val="Heading4"/>
        <w:ind w:left="0" w:right="4" w:firstLine="0"/>
        <w:rPr>
          <w:rFonts w:ascii="Arial" w:cs="Arial" w:eastAsia="Arial" w:hAnsi="Arial"/>
        </w:rPr>
      </w:pPr>
      <w:bookmarkStart w:colFirst="0" w:colLast="0" w:name="_heading=h.2y3w247" w:id="106"/>
      <w:bookmarkEnd w:id="106"/>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8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CD">
      <w:pPr>
        <w:pStyle w:val="Heading4"/>
        <w:ind w:left="0" w:right="4" w:firstLine="0"/>
        <w:rPr>
          <w:rFonts w:ascii="Arial" w:cs="Arial" w:eastAsia="Arial" w:hAnsi="Arial"/>
        </w:rPr>
      </w:pPr>
      <w:bookmarkStart w:colFirst="0" w:colLast="0" w:name="_heading=h.1d96cc0" w:id="107"/>
      <w:bookmarkEnd w:id="107"/>
      <w:r w:rsidDel="00000000" w:rsidR="00000000" w:rsidRPr="00000000">
        <w:rPr>
          <w:rFonts w:ascii="Arial" w:cs="Arial" w:eastAsia="Arial" w:hAnsi="Arial"/>
          <w:rtl w:val="0"/>
        </w:rPr>
        <w:t xml:space="preserve">3.1.12.2 REGACK Flags</w:t>
      </w:r>
    </w:p>
    <w:p w:rsidR="00000000" w:rsidDel="00000000" w:rsidP="00000000" w:rsidRDefault="00000000" w:rsidRPr="00000000" w14:paraId="000008CE">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8CF">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8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8D1">
      <w:pPr>
        <w:pStyle w:val="Heading4"/>
        <w:ind w:left="0" w:right="4" w:firstLine="0"/>
        <w:rPr>
          <w:rFonts w:ascii="Arial" w:cs="Arial" w:eastAsia="Arial" w:hAnsi="Arial"/>
        </w:rPr>
      </w:pPr>
      <w:bookmarkStart w:colFirst="0" w:colLast="0" w:name="_heading=h.3x8tuzt" w:id="108"/>
      <w:bookmarkEnd w:id="108"/>
      <w:r w:rsidDel="00000000" w:rsidR="00000000" w:rsidRPr="00000000">
        <w:rPr>
          <w:rFonts w:ascii="Arial" w:cs="Arial" w:eastAsia="Arial" w:hAnsi="Arial"/>
          <w:rtl w:val="0"/>
        </w:rPr>
        <w:t xml:space="preserve">3.1.12.3 </w:t>
      </w:r>
      <w:r w:rsidDel="00000000" w:rsidR="00000000" w:rsidRPr="00000000">
        <w:rPr>
          <w:rFonts w:ascii="Arial" w:cs="Arial" w:eastAsia="Arial" w:hAnsi="Arial"/>
          <w:rtl w:val="0"/>
        </w:rPr>
        <w:t xml:space="preserve">Topic Alias</w:t>
      </w:r>
    </w:p>
    <w:p w:rsidR="00000000" w:rsidDel="00000000" w:rsidP="00000000" w:rsidRDefault="00000000" w:rsidRPr="00000000" w14:paraId="000008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8D3">
      <w:pPr>
        <w:pStyle w:val="Heading4"/>
        <w:ind w:left="0" w:right="4" w:firstLine="0"/>
        <w:rPr>
          <w:rFonts w:ascii="Arial" w:cs="Arial" w:eastAsia="Arial" w:hAnsi="Arial"/>
        </w:rPr>
      </w:pPr>
      <w:bookmarkStart w:colFirst="0" w:colLast="0" w:name="_heading=h.2ce457m" w:id="109"/>
      <w:bookmarkEnd w:id="109"/>
      <w:r w:rsidDel="00000000" w:rsidR="00000000" w:rsidRPr="00000000">
        <w:rPr>
          <w:rFonts w:ascii="Arial" w:cs="Arial" w:eastAsia="Arial" w:hAnsi="Arial"/>
          <w:rtl w:val="0"/>
        </w:rPr>
        <w:t xml:space="preserve">3.1.12.4 Packet Id</w:t>
      </w:r>
    </w:p>
    <w:p w:rsidR="00000000" w:rsidDel="00000000" w:rsidP="00000000" w:rsidRDefault="00000000" w:rsidRPr="00000000" w14:paraId="000008D4">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8D5">
      <w:pPr>
        <w:pStyle w:val="Heading4"/>
        <w:ind w:left="0" w:right="4" w:firstLine="0"/>
        <w:rPr>
          <w:rFonts w:ascii="Arial" w:cs="Arial" w:eastAsia="Arial" w:hAnsi="Arial"/>
        </w:rPr>
      </w:pPr>
      <w:bookmarkStart w:colFirst="0" w:colLast="0" w:name="_heading=h.rjefff" w:id="110"/>
      <w:bookmarkEnd w:id="110"/>
      <w:r w:rsidDel="00000000" w:rsidR="00000000" w:rsidRPr="00000000">
        <w:rPr>
          <w:rFonts w:ascii="Arial" w:cs="Arial" w:eastAsia="Arial" w:hAnsi="Arial"/>
          <w:rtl w:val="0"/>
        </w:rPr>
        <w:t xml:space="preserve">3.1.12.5 Reason Code</w:t>
      </w:r>
    </w:p>
    <w:p w:rsidR="00000000" w:rsidDel="00000000" w:rsidP="00000000" w:rsidRDefault="00000000" w:rsidRPr="00000000" w14:paraId="000008D6">
      <w:pPr>
        <w:rPr>
          <w:rFonts w:ascii="Arial" w:cs="Arial" w:eastAsia="Arial" w:hAnsi="Arial"/>
          <w:sz w:val="24"/>
          <w:szCs w:val="24"/>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r>
    </w:p>
    <w:tbl>
      <w:tblPr>
        <w:tblStyle w:val="Table25"/>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8D7">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8D8">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8D9">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8DA">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DB">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DC">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8DD">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8DE">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Request for the topic alias value for the included topic name is successful</w:t>
            </w:r>
          </w:p>
        </w:tc>
      </w:tr>
      <w:tr>
        <w:trPr>
          <w:cantSplit w:val="0"/>
          <w:trHeight w:val="1008.9218749999999" w:hRule="atLeast"/>
          <w:tblHeader w:val="0"/>
        </w:trPr>
        <w:tc>
          <w:tcPr/>
          <w:p w:rsidR="00000000" w:rsidDel="00000000" w:rsidP="00000000" w:rsidRDefault="00000000" w:rsidRPr="00000000" w14:paraId="000008DF">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8E0">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8E1">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8E2">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8E3">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8E4">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8E5">
            <w:pPr>
              <w:spacing w:after="9" w:lineRule="auto"/>
              <w:ind w:right="-157"/>
              <w:rPr>
                <w:rFonts w:ascii="Arial" w:cs="Arial" w:eastAsia="Arial" w:hAnsi="Arial"/>
              </w:rPr>
            </w:pPr>
            <w:sdt>
              <w:sdtPr>
                <w:tag w:val="goog_rdk_140"/>
              </w:sdtPr>
              <w:sdtContent>
                <w:commentRangeStart w:id="33"/>
              </w:sdtContent>
            </w:sdt>
            <w:r w:rsidDel="00000000" w:rsidR="00000000" w:rsidRPr="00000000">
              <w:rPr>
                <w:rFonts w:ascii="Arial" w:cs="Arial" w:eastAsia="Arial" w:hAnsi="Arial"/>
                <w:rtl w:val="0"/>
              </w:rPr>
              <w:t xml:space="preserve">Invalid Topic Alias</w:t>
            </w:r>
            <w:commentRangeEnd w:id="33"/>
            <w:r w:rsidDel="00000000" w:rsidR="00000000" w:rsidRPr="00000000">
              <w:commentReference w:id="33"/>
            </w:r>
            <w:r w:rsidDel="00000000" w:rsidR="00000000" w:rsidRPr="00000000">
              <w:rPr>
                <w:rtl w:val="0"/>
              </w:rPr>
            </w:r>
          </w:p>
        </w:tc>
        <w:tc>
          <w:tcPr/>
          <w:p w:rsidR="00000000" w:rsidDel="00000000" w:rsidP="00000000" w:rsidRDefault="00000000" w:rsidRPr="00000000" w14:paraId="000008E6">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Client or GW has received a REGISTER packet containing a Topic Alias which has a value that is not recognized. </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8E7">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8E8">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8E9">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8EA">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Topic Alias are not supported by the Client or gateway</w:t>
            </w:r>
          </w:p>
        </w:tc>
      </w:tr>
    </w:tbl>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26: REGACK Reason Code</w:t>
      </w:r>
    </w:p>
    <w:p w:rsidR="00000000" w:rsidDel="00000000" w:rsidP="00000000" w:rsidRDefault="00000000" w:rsidRPr="00000000" w14:paraId="000008EC">
      <w:pPr>
        <w:pStyle w:val="Heading3"/>
        <w:ind w:left="720" w:hanging="720"/>
        <w:rPr/>
      </w:pPr>
      <w:bookmarkStart w:colFirst="0" w:colLast="0" w:name="_heading=h.3bj1y38" w:id="111"/>
      <w:bookmarkEnd w:id="111"/>
      <w:r w:rsidDel="00000000" w:rsidR="00000000" w:rsidRPr="00000000">
        <w:rPr>
          <w:rtl w:val="0"/>
        </w:rPr>
        <w:t xml:space="preserve">3.1.13</w:t>
      </w:r>
      <w:sdt>
        <w:sdtPr>
          <w:tag w:val="goog_rdk_141"/>
        </w:sdtPr>
        <w:sdtContent>
          <w:commentRangeStart w:id="34"/>
        </w:sdtContent>
      </w:sdt>
      <w:r w:rsidDel="00000000" w:rsidR="00000000" w:rsidRPr="00000000">
        <w:rPr>
          <w:rtl w:val="0"/>
        </w:rPr>
        <w:t xml:space="preserve"> </w:t>
      </w:r>
      <w:r w:rsidDel="00000000" w:rsidR="00000000" w:rsidRPr="00000000">
        <w:rPr>
          <w:rtl w:val="0"/>
        </w:rPr>
        <w:t xml:space="preserve">Publish Variants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MQTT-SN is designed to be optimized for packet size. For this reason, the PUBLISH packet has been split into 3 variants; Variant 1 catering for Quality of Service -1 where a protocol version field is required, Variant 2 catering for Quality of Service 0 where no response ACK is required and thus no packet identifier is required and Quality of Service 1 and 2 where a response is expected, Variant 3 catering for Out Of Band messages where minimal overhead is required. Due to the fundamental structural difference of QoS -1 and OOB, a respective new packet type has been introduced. The table below breaks down the different versions of the PUBLISH packet and their respective type identifiers.</w:t>
      </w:r>
    </w:p>
    <w:p w:rsidR="00000000" w:rsidDel="00000000" w:rsidP="00000000" w:rsidRDefault="00000000" w:rsidRPr="00000000" w14:paraId="000008EE">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6"/>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8EF">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8F0">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8F1">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F2">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8F3">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F4">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8F5">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Minus 1</w:t>
            </w:r>
          </w:p>
        </w:tc>
        <w:tc>
          <w:tcPr/>
          <w:p w:rsidR="00000000" w:rsidDel="00000000" w:rsidP="00000000" w:rsidRDefault="00000000" w:rsidRPr="00000000" w14:paraId="000008F6">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F7">
            <w:pPr>
              <w:spacing w:after="9" w:lineRule="auto"/>
              <w:ind w:right="990"/>
              <w:rPr>
                <w:rFonts w:ascii="Arial" w:cs="Arial" w:eastAsia="Arial" w:hAnsi="Arial"/>
              </w:rPr>
            </w:pPr>
            <w:r w:rsidDel="00000000" w:rsidR="00000000" w:rsidRPr="00000000">
              <w:rPr>
                <w:rFonts w:ascii="Arial" w:cs="Arial" w:eastAsia="Arial" w:hAnsi="Arial"/>
                <w:rtl w:val="0"/>
              </w:rPr>
              <w:t xml:space="preserve">A second variant of the PUBLISH packet corresponding to Quality of Service minus 1 – This represents the PUBLISH Minus One from the original specification and is included for purposes of backward compatibility. This packet has been superseded by Publish OOB (0x11)</w:t>
            </w:r>
          </w:p>
        </w:tc>
      </w:tr>
      <w:tr>
        <w:trPr>
          <w:cantSplit w:val="0"/>
          <w:trHeight w:val="1008.9218749999999" w:hRule="atLeast"/>
          <w:tblHeader w:val="0"/>
        </w:trPr>
        <w:tc>
          <w:tcPr/>
          <w:p w:rsidR="00000000" w:rsidDel="00000000" w:rsidP="00000000" w:rsidRDefault="00000000" w:rsidRPr="00000000" w14:paraId="000008F8">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Out Of Band (OOB)</w:t>
            </w:r>
          </w:p>
        </w:tc>
        <w:tc>
          <w:tcPr/>
          <w:p w:rsidR="00000000" w:rsidDel="00000000" w:rsidP="00000000" w:rsidRDefault="00000000" w:rsidRPr="00000000" w14:paraId="000008F9">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8FA">
            <w:pPr>
              <w:spacing w:after="9" w:lineRule="auto"/>
              <w:ind w:right="990"/>
              <w:rPr>
                <w:rFonts w:ascii="Arial" w:cs="Arial" w:eastAsia="Arial" w:hAnsi="Arial"/>
              </w:rPr>
            </w:pPr>
            <w:r w:rsidDel="00000000" w:rsidR="00000000" w:rsidRPr="00000000">
              <w:rPr>
                <w:rFonts w:ascii="Arial" w:cs="Arial" w:eastAsia="Arial" w:hAnsi="Arial"/>
                <w:rtl w:val="0"/>
              </w:rPr>
              <w:t xml:space="preserve">A PUBLISH message that need have no session present on the GW or broker</w:t>
            </w:r>
          </w:p>
        </w:tc>
      </w:tr>
    </w:tbl>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pStyle w:val="Heading3"/>
        <w:keepLines w:val="1"/>
        <w:spacing w:after="77" w:before="0" w:line="259" w:lineRule="auto"/>
        <w:ind w:left="0" w:firstLine="0"/>
        <w:rPr>
          <w:rFonts w:ascii="Arial" w:cs="Arial" w:eastAsia="Arial" w:hAnsi="Arial"/>
        </w:rPr>
      </w:pPr>
      <w:bookmarkStart w:colFirst="0" w:colLast="0" w:name="_heading=h.1qoc8b1" w:id="112"/>
      <w:bookmarkEnd w:id="112"/>
      <w:r w:rsidDel="00000000" w:rsidR="00000000" w:rsidRPr="00000000">
        <w:rPr>
          <w:rtl w:val="0"/>
        </w:rPr>
        <w:t xml:space="preserve">3.1.14 </w:t>
      </w:r>
      <w:sdt>
        <w:sdtPr>
          <w:tag w:val="goog_rdk_142"/>
        </w:sdtPr>
        <w:sdtContent>
          <w:commentRangeStart w:id="35"/>
        </w:sdtContent>
      </w:sdt>
      <w:sdt>
        <w:sdtPr>
          <w:tag w:val="goog_rdk_143"/>
        </w:sdtPr>
        <w:sdtContent>
          <w:commentRangeStart w:id="36"/>
        </w:sdtContent>
      </w:sdt>
      <w:sdt>
        <w:sdtPr>
          <w:tag w:val="goog_rdk_144"/>
        </w:sdtPr>
        <w:sdtContent>
          <w:commentRangeStart w:id="37"/>
        </w:sdtContent>
      </w:sdt>
      <w:sdt>
        <w:sdtPr>
          <w:tag w:val="goog_rdk_145"/>
        </w:sdtPr>
        <w:sdtContent>
          <w:commentRangeStart w:id="38"/>
        </w:sdtContent>
      </w:sdt>
      <w:sdt>
        <w:sdtPr>
          <w:tag w:val="goog_rdk_146"/>
        </w:sdtPr>
        <w:sdtContent>
          <w:commentRangeStart w:id="39"/>
        </w:sdtContent>
      </w:sdt>
      <w:r w:rsidDel="00000000" w:rsidR="00000000" w:rsidRPr="00000000">
        <w:rPr>
          <w:rFonts w:ascii="Arial" w:cs="Arial" w:eastAsia="Arial" w:hAnsi="Arial"/>
          <w:rtl w:val="0"/>
        </w:rPr>
        <w:t xml:space="preserve">PUBLISH MINUS -1 (Reference from 1.2)</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8FD">
      <w:pPr>
        <w:rPr>
          <w:rFonts w:ascii="Arial" w:cs="Arial" w:eastAsia="Arial" w:hAnsi="Arial"/>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8F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F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0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0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0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90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0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0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0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9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1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91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92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92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0936">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37">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93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3A">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93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3D">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9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42">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4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4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94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94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5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95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956">
            <w:pPr>
              <w:keepNext w:val="1"/>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6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964">
            <w:pPr>
              <w:keepNext w:val="1"/>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7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97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980">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8D">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98E">
            <w:pPr>
              <w:keepNext w:val="1"/>
              <w:jc w:val="center"/>
              <w:rPr>
                <w:rFonts w:ascii="Arial" w:cs="Arial" w:eastAsia="Arial" w:hAnsi="Arial"/>
              </w:rPr>
            </w:pPr>
            <w:r w:rsidDel="00000000" w:rsidR="00000000" w:rsidRPr="00000000">
              <w:rPr>
                <w:rFonts w:ascii="Arial" w:cs="Arial" w:eastAsia="Arial" w:hAnsi="Arial"/>
                <w:rtl w:val="0"/>
              </w:rPr>
              <w:t xml:space="preserve">Data</w:t>
            </w:r>
          </w:p>
        </w:tc>
      </w:tr>
    </w:tbl>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27: PUBLISH packet</w:t>
      </w:r>
    </w:p>
    <w:p w:rsidR="00000000" w:rsidDel="00000000" w:rsidP="00000000" w:rsidRDefault="00000000" w:rsidRPr="00000000" w14:paraId="0000099C">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w:t>
      </w:r>
      <w:sdt>
        <w:sdtPr>
          <w:tag w:val="goog_rdk_147"/>
        </w:sdtPr>
        <w:sdtContent>
          <w:commentRangeStart w:id="40"/>
        </w:sdtContent>
      </w:sdt>
      <w:r w:rsidDel="00000000" w:rsidR="00000000" w:rsidRPr="00000000">
        <w:rPr>
          <w:rFonts w:ascii="Arial" w:cs="Arial" w:eastAsia="Arial" w:hAnsi="Arial"/>
          <w:rtl w:val="0"/>
        </w:rPr>
        <w:t xml:space="preserve">certain topic</w:t>
      </w:r>
      <w:commentRangeEnd w:id="40"/>
      <w:r w:rsidDel="00000000" w:rsidR="00000000" w:rsidRPr="00000000">
        <w:commentReference w:id="40"/>
      </w:r>
      <w:r w:rsidDel="00000000" w:rsidR="00000000" w:rsidRPr="00000000">
        <w:rPr>
          <w:rFonts w:ascii="Arial" w:cs="Arial" w:eastAsia="Arial" w:hAnsi="Arial"/>
          <w:rtl w:val="0"/>
        </w:rPr>
        <w:t xml:space="preserve">.</w:t>
      </w:r>
    </w:p>
    <w:p w:rsidR="00000000" w:rsidDel="00000000" w:rsidP="00000000" w:rsidRDefault="00000000" w:rsidRPr="00000000" w14:paraId="0000099D">
      <w:pPr>
        <w:pStyle w:val="Heading4"/>
        <w:ind w:left="0" w:right="4" w:firstLine="0"/>
        <w:rPr>
          <w:rFonts w:ascii="Arial" w:cs="Arial" w:eastAsia="Arial" w:hAnsi="Arial"/>
        </w:rPr>
      </w:pPr>
      <w:bookmarkStart w:colFirst="0" w:colLast="0" w:name="_heading=h.4anzqyu" w:id="113"/>
      <w:bookmarkEnd w:id="113"/>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99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9F">
      <w:pPr>
        <w:pStyle w:val="Heading4"/>
        <w:ind w:left="0" w:right="4" w:firstLine="0"/>
        <w:rPr>
          <w:rFonts w:ascii="Arial" w:cs="Arial" w:eastAsia="Arial" w:hAnsi="Arial"/>
        </w:rPr>
      </w:pPr>
      <w:bookmarkStart w:colFirst="0" w:colLast="0" w:name="_heading=h.14ykbeg" w:id="114"/>
      <w:bookmarkEnd w:id="114"/>
      <w:r w:rsidDel="00000000" w:rsidR="00000000" w:rsidRPr="00000000">
        <w:rPr>
          <w:rFonts w:ascii="Arial" w:cs="Arial" w:eastAsia="Arial" w:hAnsi="Arial"/>
          <w:rtl w:val="0"/>
        </w:rPr>
        <w:t xml:space="preserve">3.1.14.2 PUBLISH Flags</w:t>
      </w:r>
    </w:p>
    <w:p w:rsidR="00000000" w:rsidDel="00000000" w:rsidP="00000000" w:rsidRDefault="00000000" w:rsidRPr="00000000" w14:paraId="000009A0">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9A1">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9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9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9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9A5">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9A6">
      <w:pPr>
        <w:pStyle w:val="Heading4"/>
        <w:ind w:left="0" w:right="4" w:firstLine="0"/>
        <w:rPr>
          <w:rFonts w:ascii="Arial" w:cs="Arial" w:eastAsia="Arial" w:hAnsi="Arial"/>
        </w:rPr>
      </w:pPr>
      <w:bookmarkStart w:colFirst="0" w:colLast="0" w:name="_heading=h.3oy7u29" w:id="115"/>
      <w:bookmarkEnd w:id="115"/>
      <w:r w:rsidDel="00000000" w:rsidR="00000000" w:rsidRPr="00000000">
        <w:rPr>
          <w:rFonts w:ascii="Arial" w:cs="Arial" w:eastAsia="Arial" w:hAnsi="Arial"/>
          <w:rtl w:val="0"/>
        </w:rPr>
        <w:t xml:space="preserve">3.1.14.3 Topic Alias or Topic Length</w:t>
      </w:r>
    </w:p>
    <w:p w:rsidR="00000000" w:rsidDel="00000000" w:rsidP="00000000" w:rsidRDefault="00000000" w:rsidRPr="00000000" w14:paraId="000009A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9A8">
      <w:pPr>
        <w:pStyle w:val="Heading4"/>
        <w:ind w:left="0" w:right="4" w:firstLine="0"/>
        <w:rPr>
          <w:rFonts w:ascii="Arial" w:cs="Arial" w:eastAsia="Arial" w:hAnsi="Arial"/>
        </w:rPr>
      </w:pPr>
      <w:bookmarkStart w:colFirst="0" w:colLast="0" w:name="_heading=h.243i4a2" w:id="116"/>
      <w:bookmarkEnd w:id="116"/>
      <w:r w:rsidDel="00000000" w:rsidR="00000000" w:rsidRPr="00000000">
        <w:rPr>
          <w:rFonts w:ascii="Arial" w:cs="Arial" w:eastAsia="Arial" w:hAnsi="Arial"/>
          <w:rtl w:val="0"/>
        </w:rPr>
        <w:t xml:space="preserve">3.1.14.4 Data</w:t>
      </w:r>
    </w:p>
    <w:p w:rsidR="00000000" w:rsidDel="00000000" w:rsidP="00000000" w:rsidRDefault="00000000" w:rsidRPr="00000000" w14:paraId="000009A9">
      <w:pPr>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p>
    <w:p w:rsidR="00000000" w:rsidDel="00000000" w:rsidP="00000000" w:rsidRDefault="00000000" w:rsidRPr="00000000" w14:paraId="000009AA">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payload of an MQTT PUBLISH packet. It has a variable length and contains the application data that is being published.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pStyle w:val="Heading3"/>
        <w:keepLines w:val="1"/>
        <w:spacing w:after="77" w:before="0" w:line="259" w:lineRule="auto"/>
        <w:ind w:left="0" w:firstLine="0"/>
        <w:rPr>
          <w:rFonts w:ascii="Arial" w:cs="Arial" w:eastAsia="Arial" w:hAnsi="Arial"/>
        </w:rPr>
      </w:pPr>
      <w:bookmarkStart w:colFirst="0" w:colLast="0" w:name="_heading=h.j8sehv" w:id="117"/>
      <w:bookmarkEnd w:id="117"/>
      <w:r w:rsidDel="00000000" w:rsidR="00000000" w:rsidRPr="00000000">
        <w:rPr>
          <w:rtl w:val="0"/>
        </w:rPr>
        <w:t xml:space="preserve">3.1.15 </w:t>
      </w:r>
      <w:sdt>
        <w:sdtPr>
          <w:tag w:val="goog_rdk_148"/>
        </w:sdtPr>
        <w:sdtContent>
          <w:commentRangeStart w:id="41"/>
        </w:sdtContent>
      </w:sdt>
      <w:sdt>
        <w:sdtPr>
          <w:tag w:val="goog_rdk_149"/>
        </w:sdtPr>
        <w:sdtContent>
          <w:commentRangeStart w:id="42"/>
        </w:sdtContent>
      </w:sdt>
      <w:sdt>
        <w:sdtPr>
          <w:tag w:val="goog_rdk_150"/>
        </w:sdtPr>
        <w:sdtContent>
          <w:commentRangeStart w:id="43"/>
        </w:sdtContent>
      </w:sdt>
      <w:r w:rsidDel="00000000" w:rsidR="00000000" w:rsidRPr="00000000">
        <w:rPr>
          <w:rFonts w:ascii="Arial" w:cs="Arial" w:eastAsia="Arial" w:hAnsi="Arial"/>
          <w:rtl w:val="0"/>
        </w:rPr>
        <w:t xml:space="preserve">PUBLISH OUT OF BAND</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B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B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B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B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B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B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B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C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C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C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C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D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D3">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E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E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OUT OF BAND (OOB)</w:t>
            </w:r>
          </w:p>
        </w:tc>
      </w:tr>
      <w:tr>
        <w:trPr>
          <w:cantSplit w:val="0"/>
          <w:trHeight w:val="200" w:hRule="atLeast"/>
          <w:tblHeader w:val="0"/>
        </w:trPr>
        <w:tc>
          <w:tcPr>
            <w:vMerge w:val="continue"/>
          </w:tcPr>
          <w:p w:rsidR="00000000" w:rsidDel="00000000" w:rsidP="00000000" w:rsidRDefault="00000000" w:rsidRPr="00000000" w14:paraId="000009F0">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F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F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F4">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F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F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9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F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FD">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F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0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0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0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0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1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1A">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21">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3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packet</w:t>
      </w:r>
    </w:p>
    <w:p w:rsidR="00000000" w:rsidDel="00000000" w:rsidP="00000000" w:rsidRDefault="00000000" w:rsidRPr="00000000" w14:paraId="00000A4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41">
      <w:pPr>
        <w:pStyle w:val="Heading4"/>
        <w:ind w:left="0" w:right="4" w:firstLine="0"/>
        <w:rPr>
          <w:rFonts w:ascii="Arial" w:cs="Arial" w:eastAsia="Arial" w:hAnsi="Arial"/>
        </w:rPr>
      </w:pPr>
      <w:bookmarkStart w:colFirst="0" w:colLast="0" w:name="_heading=h.338fx5o" w:id="118"/>
      <w:bookmarkEnd w:id="118"/>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A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43">
      <w:pPr>
        <w:pStyle w:val="Heading4"/>
        <w:ind w:left="0" w:right="4" w:firstLine="0"/>
        <w:rPr>
          <w:rFonts w:ascii="Arial" w:cs="Arial" w:eastAsia="Arial" w:hAnsi="Arial"/>
        </w:rPr>
      </w:pPr>
      <w:bookmarkStart w:colFirst="0" w:colLast="0" w:name="_heading=h.1idq7dh" w:id="119"/>
      <w:bookmarkEnd w:id="119"/>
      <w:r w:rsidDel="00000000" w:rsidR="00000000" w:rsidRPr="00000000">
        <w:rPr>
          <w:rFonts w:ascii="Arial" w:cs="Arial" w:eastAsia="Arial" w:hAnsi="Arial"/>
          <w:rtl w:val="0"/>
        </w:rPr>
        <w:t xml:space="preserve">3.1.15.2 PUBLISH Flags</w:t>
      </w:r>
    </w:p>
    <w:p w:rsidR="00000000" w:rsidDel="00000000" w:rsidP="00000000" w:rsidRDefault="00000000" w:rsidRPr="00000000" w14:paraId="00000A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47">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48">
      <w:pPr>
        <w:pStyle w:val="Heading4"/>
        <w:ind w:left="0" w:right="4" w:firstLine="0"/>
        <w:rPr>
          <w:rFonts w:ascii="Arial" w:cs="Arial" w:eastAsia="Arial" w:hAnsi="Arial"/>
        </w:rPr>
      </w:pPr>
      <w:bookmarkStart w:colFirst="0" w:colLast="0" w:name="_heading=h.42ddq1a" w:id="120"/>
      <w:bookmarkEnd w:id="120"/>
      <w:r w:rsidDel="00000000" w:rsidR="00000000" w:rsidRPr="00000000">
        <w:rPr>
          <w:rFonts w:ascii="Arial" w:cs="Arial" w:eastAsia="Arial" w:hAnsi="Arial"/>
          <w:rtl w:val="0"/>
        </w:rPr>
        <w:t xml:space="preserve">3.1.15.3 Topic Alias or Topic Length</w:t>
      </w:r>
    </w:p>
    <w:p w:rsidR="00000000" w:rsidDel="00000000" w:rsidP="00000000" w:rsidRDefault="00000000" w:rsidRPr="00000000" w14:paraId="00000A4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4A">
      <w:pPr>
        <w:pStyle w:val="Heading4"/>
        <w:ind w:left="0" w:right="4" w:firstLine="0"/>
        <w:rPr>
          <w:rFonts w:ascii="Arial" w:cs="Arial" w:eastAsia="Arial" w:hAnsi="Arial"/>
        </w:rPr>
      </w:pPr>
      <w:bookmarkStart w:colFirst="0" w:colLast="0" w:name="_heading=h.2hio093" w:id="121"/>
      <w:bookmarkEnd w:id="121"/>
      <w:r w:rsidDel="00000000" w:rsidR="00000000" w:rsidRPr="00000000">
        <w:rPr>
          <w:rFonts w:ascii="Arial" w:cs="Arial" w:eastAsia="Arial" w:hAnsi="Arial"/>
          <w:rtl w:val="0"/>
        </w:rPr>
        <w:t xml:space="preserve">3.1.15.4 Data</w:t>
      </w:r>
    </w:p>
    <w:p w:rsidR="00000000" w:rsidDel="00000000" w:rsidP="00000000" w:rsidRDefault="00000000" w:rsidRPr="00000000" w14:paraId="00000A4B">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A4D">
      <w:pPr>
        <w:pStyle w:val="Heading3"/>
        <w:keepLines w:val="1"/>
        <w:spacing w:after="77" w:before="0" w:line="259" w:lineRule="auto"/>
        <w:ind w:left="0" w:firstLine="0"/>
        <w:rPr>
          <w:rFonts w:ascii="Arial" w:cs="Arial" w:eastAsia="Arial" w:hAnsi="Arial"/>
        </w:rPr>
      </w:pPr>
      <w:bookmarkStart w:colFirst="0" w:colLast="0" w:name="_heading=h.wnyagw" w:id="122"/>
      <w:bookmarkEnd w:id="122"/>
      <w:r w:rsidDel="00000000" w:rsidR="00000000" w:rsidRPr="00000000">
        <w:rPr>
          <w:rtl w:val="0"/>
        </w:rPr>
        <w:t xml:space="preserve">3.1.16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4E">
      <w:pPr>
        <w:rPr>
          <w:rFonts w:ascii="Arial" w:cs="Arial" w:eastAsia="Arial" w:hAnsi="Arial"/>
        </w:rPr>
      </w:pP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4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5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5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5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6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7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7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8B">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8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9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9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9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98">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A9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A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A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AC">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AD">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B5">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B7">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B8">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BD">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CC">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DB">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DC">
      <w:pPr>
        <w:pStyle w:val="Heading4"/>
        <w:ind w:left="0" w:right="4" w:firstLine="0"/>
        <w:rPr>
          <w:rFonts w:ascii="Arial" w:cs="Arial" w:eastAsia="Arial" w:hAnsi="Arial"/>
        </w:rPr>
      </w:pPr>
      <w:bookmarkStart w:colFirst="0" w:colLast="0" w:name="_heading=h.3gnlt4p" w:id="123"/>
      <w:bookmarkEnd w:id="123"/>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A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DE">
      <w:pPr>
        <w:pStyle w:val="Heading4"/>
        <w:ind w:left="0" w:right="4" w:firstLine="0"/>
        <w:rPr>
          <w:rFonts w:ascii="Arial" w:cs="Arial" w:eastAsia="Arial" w:hAnsi="Arial"/>
        </w:rPr>
      </w:pPr>
      <w:bookmarkStart w:colFirst="0" w:colLast="0" w:name="_heading=h.1vsw3ci" w:id="124"/>
      <w:bookmarkEnd w:id="124"/>
      <w:r w:rsidDel="00000000" w:rsidR="00000000" w:rsidRPr="00000000">
        <w:rPr>
          <w:rFonts w:ascii="Arial" w:cs="Arial" w:eastAsia="Arial" w:hAnsi="Arial"/>
          <w:rtl w:val="0"/>
        </w:rPr>
        <w:t xml:space="preserve">3.1.16.2 PUBLISH Flags</w:t>
      </w:r>
    </w:p>
    <w:p w:rsidR="00000000" w:rsidDel="00000000" w:rsidP="00000000" w:rsidRDefault="00000000" w:rsidRPr="00000000" w14:paraId="00000ADF">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E0">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is, set to “0”, it signifies that the packet is sent for the first time. If the DUP flag is set to “1”, it signifies that the packet was retransmitted. </w:t>
      </w:r>
    </w:p>
    <w:p w:rsidR="00000000" w:rsidDel="00000000" w:rsidP="00000000" w:rsidRDefault="00000000" w:rsidRPr="00000000" w14:paraId="00000AE4">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E5">
      <w:pPr>
        <w:pStyle w:val="Heading4"/>
        <w:ind w:left="0" w:right="4" w:firstLine="0"/>
        <w:rPr>
          <w:rFonts w:ascii="Arial" w:cs="Arial" w:eastAsia="Arial" w:hAnsi="Arial"/>
        </w:rPr>
      </w:pPr>
      <w:bookmarkStart w:colFirst="0" w:colLast="0" w:name="_heading=h.4fsjm0b" w:id="125"/>
      <w:bookmarkEnd w:id="125"/>
      <w:r w:rsidDel="00000000" w:rsidR="00000000" w:rsidRPr="00000000">
        <w:rPr>
          <w:rFonts w:ascii="Arial" w:cs="Arial" w:eastAsia="Arial" w:hAnsi="Arial"/>
          <w:rtl w:val="0"/>
        </w:rPr>
        <w:t xml:space="preserve">3.1.16.3 Topic Alias or Topic Length</w:t>
      </w:r>
    </w:p>
    <w:p w:rsidR="00000000" w:rsidDel="00000000" w:rsidP="00000000" w:rsidRDefault="00000000" w:rsidRPr="00000000" w14:paraId="00000AE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E7">
      <w:pPr>
        <w:pStyle w:val="Heading4"/>
        <w:ind w:left="0" w:right="4" w:firstLine="0"/>
        <w:rPr>
          <w:rFonts w:ascii="Arial" w:cs="Arial" w:eastAsia="Arial" w:hAnsi="Arial"/>
        </w:rPr>
      </w:pPr>
      <w:bookmarkStart w:colFirst="0" w:colLast="0" w:name="_heading=h.2uxtw84" w:id="126"/>
      <w:bookmarkEnd w:id="126"/>
      <w:r w:rsidDel="00000000" w:rsidR="00000000" w:rsidRPr="00000000">
        <w:rPr>
          <w:rFonts w:ascii="Arial" w:cs="Arial" w:eastAsia="Arial" w:hAnsi="Arial"/>
          <w:rtl w:val="0"/>
        </w:rPr>
        <w:t xml:space="preserve">3.1.16.4 Data</w:t>
      </w:r>
    </w:p>
    <w:p w:rsidR="00000000" w:rsidDel="00000000" w:rsidP="00000000" w:rsidRDefault="00000000" w:rsidRPr="00000000" w14:paraId="00000AE8">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E9">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EA">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EB">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3.1.17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AEC">
      <w:pPr>
        <w:rPr>
          <w:rFonts w:ascii="Arial" w:cs="Arial" w:eastAsia="Arial" w:hAnsi="Arial"/>
        </w:rPr>
      </w:pP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E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E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E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F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F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F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F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F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F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F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F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0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0C">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1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1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29">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2A">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2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2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2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3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3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36">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B3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3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3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4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4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4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4A">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4B">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5A">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B71">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B73">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B74">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8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97">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98">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B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9A">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3.1.17.2 PUBLISH Flags</w:t>
      </w:r>
    </w:p>
    <w:p w:rsidR="00000000" w:rsidDel="00000000" w:rsidP="00000000" w:rsidRDefault="00000000" w:rsidRPr="00000000" w14:paraId="00000B9B">
      <w:pPr>
        <w:ind w:right="4"/>
        <w:rPr>
          <w:rFonts w:ascii="Arial" w:cs="Arial" w:eastAsia="Arial" w:hAnsi="Arial"/>
        </w:rPr>
      </w:pPr>
      <w:bookmarkStart w:colFirst="0" w:colLast="0" w:name="_heading=h.odc9jc" w:id="130"/>
      <w:bookmarkEnd w:id="130"/>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B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A0">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38czs75" w:id="131"/>
      <w:bookmarkEnd w:id="131"/>
      <w:r w:rsidDel="00000000" w:rsidR="00000000" w:rsidRPr="00000000">
        <w:rPr>
          <w:rFonts w:ascii="Arial" w:cs="Arial" w:eastAsia="Arial" w:hAnsi="Arial"/>
          <w:rtl w:val="0"/>
        </w:rPr>
        <w:t xml:space="preserve">3.1.17.3 Topic Length</w:t>
      </w:r>
    </w:p>
    <w:p w:rsidR="00000000" w:rsidDel="00000000" w:rsidP="00000000" w:rsidRDefault="00000000" w:rsidRPr="00000000" w14:paraId="00000BA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topic value. This will be either 2 bytes when using a standard alias (0b00, 0b01 or 0b10) or the length of the full topic name when the topic type is 0b11.</w:t>
      </w:r>
    </w:p>
    <w:p w:rsidR="00000000" w:rsidDel="00000000" w:rsidP="00000000" w:rsidRDefault="00000000" w:rsidRPr="00000000" w14:paraId="00000BA3">
      <w:pPr>
        <w:pStyle w:val="Heading4"/>
        <w:ind w:left="0" w:right="4" w:firstLine="0"/>
        <w:rPr>
          <w:rFonts w:ascii="Arial" w:cs="Arial" w:eastAsia="Arial" w:hAnsi="Arial"/>
        </w:rPr>
      </w:pPr>
      <w:bookmarkStart w:colFirst="0" w:colLast="0" w:name="_heading=h.1nia2ey" w:id="132"/>
      <w:bookmarkEnd w:id="132"/>
      <w:r w:rsidDel="00000000" w:rsidR="00000000" w:rsidRPr="00000000">
        <w:rPr>
          <w:rFonts w:ascii="Arial" w:cs="Arial" w:eastAsia="Arial" w:hAnsi="Arial"/>
          <w:rtl w:val="0"/>
        </w:rPr>
        <w:t xml:space="preserve">3.1.17.4 Packet Id</w:t>
      </w:r>
    </w:p>
    <w:p w:rsidR="00000000" w:rsidDel="00000000" w:rsidP="00000000" w:rsidRDefault="00000000" w:rsidRPr="00000000" w14:paraId="00000BA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A5">
      <w:pPr>
        <w:pStyle w:val="Heading4"/>
        <w:ind w:left="0" w:right="4" w:firstLine="0"/>
        <w:rPr>
          <w:rFonts w:ascii="Arial" w:cs="Arial" w:eastAsia="Arial" w:hAnsi="Arial"/>
        </w:rPr>
      </w:pPr>
      <w:bookmarkStart w:colFirst="0" w:colLast="0" w:name="_heading=h.47hxl2r" w:id="133"/>
      <w:bookmarkEnd w:id="133"/>
      <w:r w:rsidDel="00000000" w:rsidR="00000000" w:rsidRPr="00000000">
        <w:rPr>
          <w:rFonts w:ascii="Arial" w:cs="Arial" w:eastAsia="Arial" w:hAnsi="Arial"/>
          <w:rtl w:val="0"/>
        </w:rPr>
        <w:t xml:space="preserve">3.1.17.5 Topic Alias or Topic Name</w:t>
      </w:r>
    </w:p>
    <w:p w:rsidR="00000000" w:rsidDel="00000000" w:rsidP="00000000" w:rsidRDefault="00000000" w:rsidRPr="00000000" w14:paraId="00000BA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topic name encoded as a Fixed Length UTF-8 Encoded String,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w:t>
      </w:r>
    </w:p>
    <w:p w:rsidR="00000000" w:rsidDel="00000000" w:rsidP="00000000" w:rsidRDefault="00000000" w:rsidRPr="00000000" w14:paraId="00000BA7">
      <w:pPr>
        <w:pStyle w:val="Heading4"/>
        <w:ind w:left="0" w:right="4" w:firstLine="0"/>
        <w:rPr>
          <w:rFonts w:ascii="Arial" w:cs="Arial" w:eastAsia="Arial" w:hAnsi="Arial"/>
        </w:rPr>
      </w:pPr>
      <w:bookmarkStart w:colFirst="0" w:colLast="0" w:name="_heading=h.2mn7vak" w:id="134"/>
      <w:bookmarkEnd w:id="134"/>
      <w:r w:rsidDel="00000000" w:rsidR="00000000" w:rsidRPr="00000000">
        <w:rPr>
          <w:rFonts w:ascii="Arial" w:cs="Arial" w:eastAsia="Arial" w:hAnsi="Arial"/>
          <w:rtl w:val="0"/>
        </w:rPr>
        <w:t xml:space="preserve">3.1.17.6 Data</w:t>
      </w:r>
    </w:p>
    <w:p w:rsidR="00000000" w:rsidDel="00000000" w:rsidP="00000000" w:rsidRDefault="00000000" w:rsidRPr="00000000" w14:paraId="00000BA8">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9">
      <w:pPr>
        <w:pStyle w:val="Heading3"/>
        <w:keepLines w:val="1"/>
        <w:spacing w:after="77" w:before="0" w:line="259" w:lineRule="auto"/>
        <w:ind w:left="0" w:firstLine="0"/>
        <w:rPr>
          <w:rFonts w:ascii="Arial" w:cs="Arial" w:eastAsia="Arial" w:hAnsi="Arial"/>
        </w:rPr>
      </w:pPr>
      <w:bookmarkStart w:colFirst="0" w:colLast="0" w:name="_heading=h.11si5id" w:id="135"/>
      <w:bookmarkEnd w:id="135"/>
      <w:r w:rsidDel="00000000" w:rsidR="00000000" w:rsidRPr="00000000">
        <w:rPr>
          <w:rtl w:val="0"/>
        </w:rPr>
        <w:t xml:space="preserve">3.1.18 </w:t>
      </w:r>
      <w:r w:rsidDel="00000000" w:rsidR="00000000" w:rsidRPr="00000000">
        <w:rPr>
          <w:rFonts w:ascii="Arial" w:cs="Arial" w:eastAsia="Arial" w:hAnsi="Arial"/>
          <w:rtl w:val="0"/>
        </w:rPr>
        <w:t xml:space="preserve">PUBACK – Publish Acknowledgement</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B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B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C6">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C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CF">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D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D8">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sdt>
        <w:sdtPr>
          <w:tag w:val="goog_rdk_151"/>
        </w:sdtPr>
        <w:sdtContent>
          <w:commentRangeStart w:id="44"/>
        </w:sdtContent>
      </w:sdt>
      <w:sdt>
        <w:sdtPr>
          <w:tag w:val="goog_rdk_152"/>
        </w:sdtPr>
        <w:sdtContent>
          <w:commentRangeStart w:id="45"/>
        </w:sdtContent>
      </w:sdt>
      <w:r w:rsidDel="00000000" w:rsidR="00000000" w:rsidRPr="00000000">
        <w:rPr>
          <w:rFonts w:ascii="Arial" w:cs="Arial" w:eastAsia="Arial" w:hAnsi="Arial"/>
          <w:rtl w:val="0"/>
        </w:rPr>
        <w:t xml:space="preserve">any QoS</w:t>
      </w:r>
      <w:commentRangeEnd w:id="44"/>
      <w:r w:rsidDel="00000000" w:rsidR="00000000" w:rsidRPr="00000000">
        <w:commentReference w:id="44"/>
      </w:r>
      <w:commentRangeEnd w:id="45"/>
      <w:r w:rsidDel="00000000" w:rsidR="00000000" w:rsidRPr="00000000">
        <w:commentReference w:id="45"/>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Out Of Band</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E2">
      <w:pPr>
        <w:pStyle w:val="Heading4"/>
        <w:ind w:left="0" w:right="4" w:firstLine="0"/>
        <w:rPr>
          <w:rFonts w:ascii="Arial" w:cs="Arial" w:eastAsia="Arial" w:hAnsi="Arial"/>
        </w:rPr>
      </w:pPr>
      <w:bookmarkStart w:colFirst="0" w:colLast="0" w:name="_heading=h.3ls5o66" w:id="136"/>
      <w:bookmarkEnd w:id="136"/>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BE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E4">
      <w:pPr>
        <w:pStyle w:val="Heading4"/>
        <w:ind w:left="0" w:right="4" w:firstLine="0"/>
        <w:rPr>
          <w:rFonts w:ascii="Arial" w:cs="Arial" w:eastAsia="Arial" w:hAnsi="Arial"/>
        </w:rPr>
      </w:pPr>
      <w:bookmarkStart w:colFirst="0" w:colLast="0" w:name="_heading=h.20xfydz" w:id="137"/>
      <w:bookmarkEnd w:id="137"/>
      <w:r w:rsidDel="00000000" w:rsidR="00000000" w:rsidRPr="00000000">
        <w:rPr>
          <w:rFonts w:ascii="Arial" w:cs="Arial" w:eastAsia="Arial" w:hAnsi="Arial"/>
          <w:rtl w:val="0"/>
        </w:rPr>
        <w:t xml:space="preserve">3.1.18.2 Packet Id</w:t>
      </w:r>
    </w:p>
    <w:p w:rsidR="00000000" w:rsidDel="00000000" w:rsidP="00000000" w:rsidRDefault="00000000" w:rsidRPr="00000000" w14:paraId="00000BE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E6">
      <w:pPr>
        <w:pStyle w:val="Heading4"/>
        <w:ind w:left="0" w:right="4" w:firstLine="0"/>
        <w:rPr>
          <w:rFonts w:ascii="Arial" w:cs="Arial" w:eastAsia="Arial" w:hAnsi="Arial"/>
        </w:rPr>
      </w:pPr>
      <w:bookmarkStart w:colFirst="0" w:colLast="0" w:name="_heading=h.4kx3h1s" w:id="138"/>
      <w:bookmarkEnd w:id="138"/>
      <w:r w:rsidDel="00000000" w:rsidR="00000000" w:rsidRPr="00000000">
        <w:rPr>
          <w:rFonts w:ascii="Arial" w:cs="Arial" w:eastAsia="Arial" w:hAnsi="Arial"/>
          <w:rtl w:val="0"/>
        </w:rPr>
        <w:t xml:space="preserve">3.1.18.3 Reason Code</w:t>
      </w:r>
    </w:p>
    <w:p w:rsidR="00000000" w:rsidDel="00000000" w:rsidP="00000000" w:rsidRDefault="00000000" w:rsidRPr="00000000" w14:paraId="00000BE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Client or Server sending the PUBACK packet MUST use one of the PUBACK Reason Codes</w:t>
      </w:r>
    </w:p>
    <w:tbl>
      <w:tblPr>
        <w:tblStyle w:val="Table32"/>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3.35703125" w:hRule="atLeast"/>
          <w:tblHeader w:val="0"/>
        </w:trPr>
        <w:tc>
          <w:tcPr>
            <w:shd w:fill="cfe2f3" w:val="clear"/>
          </w:tcPr>
          <w:p w:rsidR="00000000" w:rsidDel="00000000" w:rsidP="00000000" w:rsidRDefault="00000000" w:rsidRPr="00000000" w14:paraId="00000BE8">
            <w:pPr>
              <w:spacing w:after="9" w:lineRule="auto"/>
              <w:ind w:right="-100"/>
              <w:rPr>
                <w:rFonts w:ascii="Arial" w:cs="Arial" w:eastAsia="Arial" w:hAnsi="Arial"/>
                <w:b w:val="1"/>
              </w:rPr>
            </w:pPr>
            <w:sdt>
              <w:sdtPr>
                <w:tag w:val="goog_rdk_153"/>
              </w:sdtPr>
              <w:sdtContent>
                <w:commentRangeStart w:id="46"/>
              </w:sdtContent>
            </w:sdt>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BE9">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BEA">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BEB">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3.35703125" w:hRule="atLeast"/>
          <w:tblHeader w:val="0"/>
        </w:trPr>
        <w:tc>
          <w:tcPr/>
          <w:p w:rsidR="00000000" w:rsidDel="00000000" w:rsidP="00000000" w:rsidRDefault="00000000" w:rsidRPr="00000000" w14:paraId="00000BEC">
            <w:pPr>
              <w:spacing w:after="9" w:lineRule="auto"/>
              <w:rPr>
                <w:rFonts w:ascii="Arial" w:cs="Arial" w:eastAsia="Arial" w:hAnsi="Arial"/>
              </w:rPr>
            </w:pPr>
            <w:commentRangeEnd w:id="46"/>
            <w:r w:rsidDel="00000000" w:rsidR="00000000" w:rsidRPr="00000000">
              <w:commentReference w:id="46"/>
            </w:r>
            <w:sdt>
              <w:sdtPr>
                <w:tag w:val="goog_rdk_154"/>
              </w:sdtPr>
              <w:sdtContent>
                <w:commentRangeStart w:id="47"/>
              </w:sdtContent>
            </w:sdt>
            <w:r w:rsidDel="00000000" w:rsidR="00000000" w:rsidRPr="00000000">
              <w:rPr>
                <w:rFonts w:ascii="Arial" w:cs="Arial" w:eastAsia="Arial" w:hAnsi="Arial"/>
                <w:rtl w:val="0"/>
              </w:rPr>
              <w:t xml:space="preserve">0</w:t>
            </w:r>
          </w:p>
        </w:tc>
        <w:tc>
          <w:tcPr/>
          <w:p w:rsidR="00000000" w:rsidDel="00000000" w:rsidP="00000000" w:rsidRDefault="00000000" w:rsidRPr="00000000" w14:paraId="00000BED">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BEE">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BEF">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Publish to gateway/server was successful</w:t>
            </w:r>
          </w:p>
        </w:tc>
      </w:tr>
      <w:tr>
        <w:trPr>
          <w:cantSplit w:val="0"/>
          <w:trHeight w:val="623.35703125" w:hRule="atLeast"/>
          <w:tblHeader w:val="0"/>
        </w:trPr>
        <w:tc>
          <w:tcPr/>
          <w:p w:rsidR="00000000" w:rsidDel="00000000" w:rsidP="00000000" w:rsidRDefault="00000000" w:rsidRPr="00000000" w14:paraId="00000BF0">
            <w:pPr>
              <w:spacing w:after="9" w:lineRule="auto"/>
              <w:rPr>
                <w:rFonts w:ascii="Arial" w:cs="Arial" w:eastAsia="Arial" w:hAnsi="Arial"/>
              </w:rPr>
            </w:pPr>
            <w:commentRangeEnd w:id="47"/>
            <w:r w:rsidDel="00000000" w:rsidR="00000000" w:rsidRPr="00000000">
              <w:commentReference w:id="47"/>
            </w:r>
            <w:sdt>
              <w:sdtPr>
                <w:tag w:val="goog_rdk_155"/>
              </w:sdtPr>
              <w:sdtContent>
                <w:commentRangeStart w:id="48"/>
              </w:sdtContent>
            </w:sdt>
            <w:r w:rsidDel="00000000" w:rsidR="00000000" w:rsidRPr="00000000">
              <w:rPr>
                <w:rFonts w:ascii="Arial" w:cs="Arial" w:eastAsia="Arial" w:hAnsi="Arial"/>
                <w:rtl w:val="0"/>
              </w:rPr>
              <w:t xml:space="preserve">1</w:t>
            </w:r>
          </w:p>
        </w:tc>
        <w:tc>
          <w:tcPr/>
          <w:p w:rsidR="00000000" w:rsidDel="00000000" w:rsidP="00000000" w:rsidRDefault="00000000" w:rsidRPr="00000000" w14:paraId="00000BF1">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BF2">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BF3">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3.35703125" w:hRule="atLeast"/>
          <w:tblHeader w:val="0"/>
        </w:trPr>
        <w:tc>
          <w:tcPr/>
          <w:p w:rsidR="00000000" w:rsidDel="00000000" w:rsidP="00000000" w:rsidRDefault="00000000" w:rsidRPr="00000000" w14:paraId="00000BF4">
            <w:pPr>
              <w:spacing w:after="9" w:lineRule="auto"/>
              <w:rPr>
                <w:rFonts w:ascii="Arial" w:cs="Arial" w:eastAsia="Arial" w:hAnsi="Arial"/>
              </w:rPr>
            </w:pPr>
            <w:commentRangeEnd w:id="48"/>
            <w:r w:rsidDel="00000000" w:rsidR="00000000" w:rsidRPr="00000000">
              <w:commentReference w:id="48"/>
            </w:r>
            <w:sdt>
              <w:sdtPr>
                <w:tag w:val="goog_rdk_156"/>
              </w:sdtPr>
              <w:sdtContent>
                <w:commentRangeStart w:id="49"/>
              </w:sdtContent>
            </w:sdt>
            <w:r w:rsidDel="00000000" w:rsidR="00000000" w:rsidRPr="00000000">
              <w:rPr>
                <w:rFonts w:ascii="Arial" w:cs="Arial" w:eastAsia="Arial" w:hAnsi="Arial"/>
                <w:rtl w:val="0"/>
              </w:rPr>
              <w:t xml:space="preserve">2</w:t>
            </w:r>
          </w:p>
        </w:tc>
        <w:tc>
          <w:tcPr/>
          <w:p w:rsidR="00000000" w:rsidDel="00000000" w:rsidP="00000000" w:rsidRDefault="00000000" w:rsidRPr="00000000" w14:paraId="00000BF5">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BF6">
            <w:pPr>
              <w:spacing w:after="9" w:lineRule="auto"/>
              <w:ind w:right="-157"/>
              <w:rPr>
                <w:rFonts w:ascii="Arial" w:cs="Arial" w:eastAsia="Arial" w:hAnsi="Arial"/>
              </w:rPr>
            </w:pPr>
            <w:sdt>
              <w:sdtPr>
                <w:tag w:val="goog_rdk_157"/>
              </w:sdtPr>
              <w:sdtContent>
                <w:commentRangeStart w:id="50"/>
              </w:sdtContent>
            </w:sdt>
            <w:r w:rsidDel="00000000" w:rsidR="00000000" w:rsidRPr="00000000">
              <w:rPr>
                <w:rFonts w:ascii="Arial" w:cs="Arial" w:eastAsia="Arial" w:hAnsi="Arial"/>
                <w:rtl w:val="0"/>
              </w:rPr>
              <w:t xml:space="preserve">Invalid Topic Alias</w:t>
            </w:r>
            <w:commentRangeEnd w:id="50"/>
            <w:r w:rsidDel="00000000" w:rsidR="00000000" w:rsidRPr="00000000">
              <w:commentReference w:id="50"/>
            </w:r>
            <w:r w:rsidDel="00000000" w:rsidR="00000000" w:rsidRPr="00000000">
              <w:rPr>
                <w:rtl w:val="0"/>
              </w:rPr>
            </w:r>
          </w:p>
        </w:tc>
        <w:tc>
          <w:tcPr/>
          <w:p w:rsidR="00000000" w:rsidDel="00000000" w:rsidP="00000000" w:rsidRDefault="00000000" w:rsidRPr="00000000" w14:paraId="00000BF7">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PUBLISH packet containing a Topic Alias which has a value that </w:t>
            </w:r>
            <w:r w:rsidDel="00000000" w:rsidR="00000000" w:rsidRPr="00000000">
              <w:rPr>
                <w:rFonts w:ascii="Arial" w:cs="Arial" w:eastAsia="Arial" w:hAnsi="Arial"/>
                <w:rtl w:val="0"/>
              </w:rPr>
              <w:t xml:space="preserve">is not</w:t>
            </w:r>
            <w:r w:rsidDel="00000000" w:rsidR="00000000" w:rsidRPr="00000000">
              <w:rPr>
                <w:rFonts w:ascii="Arial" w:cs="Arial" w:eastAsia="Arial" w:hAnsi="Arial"/>
                <w:color w:val="000000"/>
                <w:rtl w:val="0"/>
              </w:rPr>
              <w:t xml:space="preserve"> recognized. </w:t>
            </w:r>
            <w:r w:rsidDel="00000000" w:rsidR="00000000" w:rsidRPr="00000000">
              <w:rPr>
                <w:rtl w:val="0"/>
              </w:rPr>
            </w:r>
          </w:p>
        </w:tc>
      </w:tr>
      <w:tr>
        <w:trPr>
          <w:cantSplit w:val="0"/>
          <w:trHeight w:val="623.35703125" w:hRule="atLeast"/>
          <w:tblHeader w:val="0"/>
        </w:trPr>
        <w:tc>
          <w:tcPr/>
          <w:p w:rsidR="00000000" w:rsidDel="00000000" w:rsidP="00000000" w:rsidRDefault="00000000" w:rsidRPr="00000000" w14:paraId="00000BF8">
            <w:pPr>
              <w:spacing w:after="9" w:lineRule="auto"/>
              <w:rPr>
                <w:rFonts w:ascii="Arial" w:cs="Arial" w:eastAsia="Arial" w:hAnsi="Arial"/>
              </w:rPr>
            </w:pPr>
            <w:commentRangeEnd w:id="49"/>
            <w:r w:rsidDel="00000000" w:rsidR="00000000" w:rsidRPr="00000000">
              <w:commentReference w:id="49"/>
            </w:r>
            <w:sdt>
              <w:sdtPr>
                <w:tag w:val="goog_rdk_158"/>
              </w:sdtPr>
              <w:sdtContent>
                <w:commentRangeStart w:id="51"/>
              </w:sdtContent>
            </w:sdt>
            <w:r w:rsidDel="00000000" w:rsidR="00000000" w:rsidRPr="00000000">
              <w:rPr>
                <w:rFonts w:ascii="Arial" w:cs="Arial" w:eastAsia="Arial" w:hAnsi="Arial"/>
                <w:rtl w:val="0"/>
              </w:rPr>
              <w:t xml:space="preserve">3</w:t>
            </w:r>
          </w:p>
        </w:tc>
        <w:tc>
          <w:tcPr/>
          <w:p w:rsidR="00000000" w:rsidDel="00000000" w:rsidP="00000000" w:rsidRDefault="00000000" w:rsidRPr="00000000" w14:paraId="00000BF9">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BFA">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BFB">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QoS or other properties of the PUBLISH.</w:t>
            </w:r>
          </w:p>
        </w:tc>
      </w:tr>
    </w:tbl>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commentRangeEnd w:id="51"/>
      <w:r w:rsidDel="00000000" w:rsidR="00000000" w:rsidRPr="00000000">
        <w:commentReference w:id="5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32: PUBACK Reason Code</w:t>
      </w:r>
    </w:p>
    <w:p w:rsidR="00000000" w:rsidDel="00000000" w:rsidP="00000000" w:rsidRDefault="00000000" w:rsidRPr="00000000" w14:paraId="00000BFD">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BFE">
      <w:pPr>
        <w:pStyle w:val="Heading3"/>
        <w:keepLines w:val="1"/>
        <w:spacing w:after="109" w:before="0" w:line="259" w:lineRule="auto"/>
        <w:ind w:left="0" w:right="4" w:firstLine="0"/>
        <w:rPr>
          <w:rFonts w:ascii="Arial" w:cs="Arial" w:eastAsia="Arial" w:hAnsi="Arial"/>
        </w:rPr>
      </w:pPr>
      <w:bookmarkStart w:colFirst="0" w:colLast="0" w:name="_heading=h.302dr9l" w:id="139"/>
      <w:bookmarkEnd w:id="139"/>
      <w:r w:rsidDel="00000000" w:rsidR="00000000" w:rsidRPr="00000000">
        <w:rPr>
          <w:rtl w:val="0"/>
        </w:rPr>
        <w:t xml:space="preserve">3.1.19 </w:t>
      </w:r>
      <w:r w:rsidDel="00000000" w:rsidR="00000000" w:rsidRPr="00000000">
        <w:rPr>
          <w:rFonts w:ascii="Arial" w:cs="Arial" w:eastAsia="Arial" w:hAnsi="Arial"/>
          <w:rtl w:val="0"/>
        </w:rPr>
        <w:t xml:space="preserve">PUBREC (QoS 2 delivery part 1)</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F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0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0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0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0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0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0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0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0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0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0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1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1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1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1B">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23">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24">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2D">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2E">
      <w:pPr>
        <w:pStyle w:val="Heading4"/>
        <w:ind w:left="0" w:right="4" w:firstLine="0"/>
        <w:rPr>
          <w:rFonts w:ascii="Arial" w:cs="Arial" w:eastAsia="Arial" w:hAnsi="Arial"/>
        </w:rPr>
      </w:pPr>
      <w:bookmarkStart w:colFirst="0" w:colLast="0" w:name="_heading=h.1f7o1he" w:id="140"/>
      <w:bookmarkEnd w:id="140"/>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C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30">
      <w:pPr>
        <w:pStyle w:val="Heading4"/>
        <w:ind w:left="0" w:right="4" w:firstLine="0"/>
        <w:rPr>
          <w:rFonts w:ascii="Arial" w:cs="Arial" w:eastAsia="Arial" w:hAnsi="Arial"/>
        </w:rPr>
      </w:pPr>
      <w:bookmarkStart w:colFirst="0" w:colLast="0" w:name="_heading=h.3z7bk57" w:id="141"/>
      <w:bookmarkEnd w:id="141"/>
      <w:r w:rsidDel="00000000" w:rsidR="00000000" w:rsidRPr="00000000">
        <w:rPr>
          <w:rFonts w:ascii="Arial" w:cs="Arial" w:eastAsia="Arial" w:hAnsi="Arial"/>
          <w:rtl w:val="0"/>
        </w:rPr>
        <w:t xml:space="preserve">3.1.19.2 Packet Id</w:t>
      </w:r>
    </w:p>
    <w:p w:rsidR="00000000" w:rsidDel="00000000" w:rsidP="00000000" w:rsidRDefault="00000000" w:rsidRPr="00000000" w14:paraId="00000C3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32">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3">
      <w:pPr>
        <w:pStyle w:val="Heading3"/>
        <w:keepLines w:val="1"/>
        <w:spacing w:after="109" w:before="0" w:line="259" w:lineRule="auto"/>
        <w:ind w:left="0" w:right="4" w:firstLine="0"/>
        <w:rPr>
          <w:rFonts w:ascii="Arial" w:cs="Arial" w:eastAsia="Arial" w:hAnsi="Arial"/>
        </w:rPr>
      </w:pPr>
      <w:bookmarkStart w:colFirst="0" w:colLast="0" w:name="_heading=h.2eclud0" w:id="142"/>
      <w:bookmarkEnd w:id="142"/>
      <w:r w:rsidDel="00000000" w:rsidR="00000000" w:rsidRPr="00000000">
        <w:rPr>
          <w:rtl w:val="0"/>
        </w:rPr>
        <w:t xml:space="preserve">3.1.20 </w:t>
      </w:r>
      <w:r w:rsidDel="00000000" w:rsidR="00000000" w:rsidRPr="00000000">
        <w:rPr>
          <w:rFonts w:ascii="Arial" w:cs="Arial" w:eastAsia="Arial" w:hAnsi="Arial"/>
          <w:rtl w:val="0"/>
        </w:rPr>
        <w:t xml:space="preserve">PUBREL (QoS 2 delivery part 2)</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3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3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3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3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3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3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3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3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3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3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3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4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4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4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50">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58">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59">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62">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63">
      <w:pPr>
        <w:pStyle w:val="Heading4"/>
        <w:ind w:left="0" w:right="4" w:firstLine="0"/>
        <w:rPr>
          <w:rFonts w:ascii="Arial" w:cs="Arial" w:eastAsia="Arial" w:hAnsi="Arial"/>
        </w:rPr>
      </w:pPr>
      <w:bookmarkStart w:colFirst="0" w:colLast="0" w:name="_heading=h.thw4kt" w:id="143"/>
      <w:bookmarkEnd w:id="143"/>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C64">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65">
      <w:pPr>
        <w:pStyle w:val="Heading4"/>
        <w:ind w:left="0" w:right="4" w:firstLine="0"/>
        <w:rPr>
          <w:rFonts w:ascii="Arial" w:cs="Arial" w:eastAsia="Arial" w:hAnsi="Arial"/>
        </w:rPr>
      </w:pPr>
      <w:bookmarkStart w:colFirst="0" w:colLast="0" w:name="_heading=h.3dhjn8m" w:id="144"/>
      <w:bookmarkEnd w:id="144"/>
      <w:r w:rsidDel="00000000" w:rsidR="00000000" w:rsidRPr="00000000">
        <w:rPr>
          <w:rFonts w:ascii="Arial" w:cs="Arial" w:eastAsia="Arial" w:hAnsi="Arial"/>
          <w:rtl w:val="0"/>
        </w:rPr>
        <w:t xml:space="preserve">3.1.20.2 Packet Id</w:t>
      </w:r>
    </w:p>
    <w:p w:rsidR="00000000" w:rsidDel="00000000" w:rsidP="00000000" w:rsidRDefault="00000000" w:rsidRPr="00000000" w14:paraId="00000C66">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67">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68">
      <w:pPr>
        <w:pStyle w:val="Heading3"/>
        <w:keepLines w:val="1"/>
        <w:spacing w:after="109" w:before="0" w:line="259" w:lineRule="auto"/>
        <w:ind w:left="0" w:right="4" w:firstLine="0"/>
        <w:rPr>
          <w:rFonts w:ascii="Arial" w:cs="Arial" w:eastAsia="Arial" w:hAnsi="Arial"/>
        </w:rPr>
      </w:pPr>
      <w:bookmarkStart w:colFirst="0" w:colLast="0" w:name="_heading=h.1smtxgf" w:id="145"/>
      <w:bookmarkEnd w:id="145"/>
      <w:r w:rsidDel="00000000" w:rsidR="00000000" w:rsidRPr="00000000">
        <w:rPr>
          <w:rtl w:val="0"/>
        </w:rPr>
        <w:t xml:space="preserve">3.1.21 </w:t>
      </w:r>
      <w:r w:rsidDel="00000000" w:rsidR="00000000" w:rsidRPr="00000000">
        <w:rPr>
          <w:rFonts w:ascii="Arial" w:cs="Arial" w:eastAsia="Arial" w:hAnsi="Arial"/>
          <w:rtl w:val="0"/>
        </w:rPr>
        <w:t xml:space="preserve">PUBCOMP (QoS 2 delivery part 3)</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7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7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7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7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8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85">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8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E">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97">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98">
      <w:pPr>
        <w:pStyle w:val="Heading4"/>
        <w:ind w:left="0" w:right="4" w:firstLine="0"/>
        <w:rPr>
          <w:rFonts w:ascii="Arial" w:cs="Arial" w:eastAsia="Arial" w:hAnsi="Arial"/>
        </w:rPr>
      </w:pPr>
      <w:bookmarkStart w:colFirst="0" w:colLast="0" w:name="_heading=h.4cmhg48" w:id="146"/>
      <w:bookmarkEnd w:id="146"/>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C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9A">
      <w:pPr>
        <w:pStyle w:val="Heading4"/>
        <w:ind w:left="0" w:right="4" w:firstLine="0"/>
        <w:rPr>
          <w:rFonts w:ascii="Arial" w:cs="Arial" w:eastAsia="Arial" w:hAnsi="Arial"/>
        </w:rPr>
      </w:pPr>
      <w:bookmarkStart w:colFirst="0" w:colLast="0" w:name="_heading=h.2rrrqc1" w:id="147"/>
      <w:bookmarkEnd w:id="147"/>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C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9C">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9D">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9E">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9F">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1">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2">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3">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4">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5">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3.1.22 </w:t>
      </w:r>
      <w:r w:rsidDel="00000000" w:rsidR="00000000" w:rsidRPr="00000000">
        <w:rPr>
          <w:rFonts w:ascii="Arial" w:cs="Arial" w:eastAsia="Arial" w:hAnsi="Arial"/>
          <w:rtl w:val="0"/>
        </w:rPr>
        <w:t xml:space="preserve">SUBSCRIBE </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A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A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A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B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B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B4">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B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C2">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C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D0">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D1">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DE">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DF">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E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E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E3">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E6">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E8">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EB">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CE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E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FD">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CF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0B">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0C">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19">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1A">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4"/>
            <w:vMerge w:val="restart"/>
            <w:tcBorders>
              <w:left w:color="000000" w:space="0" w:sz="0" w:val="nil"/>
              <w:right w:color="000000" w:space="0" w:sz="0" w:val="nil"/>
            </w:tcBorders>
          </w:tcPr>
          <w:p w:rsidR="00000000" w:rsidDel="00000000" w:rsidP="00000000" w:rsidRDefault="00000000" w:rsidRPr="00000000" w14:paraId="00000D1E">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22">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23">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28">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29">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4"/>
            <w:vMerge w:val="continue"/>
            <w:tcBorders>
              <w:left w:color="000000" w:space="0" w:sz="0" w:val="nil"/>
              <w:right w:color="000000" w:space="0" w:sz="0" w:val="nil"/>
            </w:tcBorders>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37">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38">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D3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3A">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3.1.22.2 SUBSCRIBE Flags</w:t>
      </w:r>
    </w:p>
    <w:p w:rsidR="00000000" w:rsidDel="00000000" w:rsidP="00000000" w:rsidRDefault="00000000" w:rsidRPr="00000000" w14:paraId="00000D3B">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4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of the subscribe.</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indicates the type of Topic Alias or Topic Filter included in this packet.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types.</w:t>
      </w:r>
    </w:p>
    <w:p w:rsidR="00000000" w:rsidDel="00000000" w:rsidP="00000000" w:rsidRDefault="00000000" w:rsidRPr="00000000" w14:paraId="00000D45">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3.1.22.3 </w:t>
      </w:r>
      <w:r w:rsidDel="00000000" w:rsidR="00000000" w:rsidRPr="00000000">
        <w:rPr>
          <w:rFonts w:ascii="Arial" w:cs="Arial" w:eastAsia="Arial" w:hAnsi="Arial"/>
          <w:rtl w:val="0"/>
        </w:rPr>
        <w:t xml:space="preserve">Packet Id</w:t>
      </w:r>
    </w:p>
    <w:p w:rsidR="00000000" w:rsidDel="00000000" w:rsidP="00000000" w:rsidRDefault="00000000" w:rsidRPr="00000000" w14:paraId="00000D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47">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3.1.22.4 Topic Alias or Topic Filter</w:t>
      </w:r>
    </w:p>
    <w:p w:rsidR="00000000" w:rsidDel="00000000" w:rsidP="00000000" w:rsidRDefault="00000000" w:rsidRPr="00000000" w14:paraId="00000D4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49">
      <w:pPr>
        <w:pStyle w:val="Heading3"/>
        <w:keepLines w:val="1"/>
        <w:spacing w:after="77" w:before="0" w:line="259" w:lineRule="auto"/>
        <w:ind w:left="0" w:firstLine="0"/>
        <w:rPr>
          <w:rFonts w:ascii="Arial" w:cs="Arial" w:eastAsia="Arial" w:hAnsi="Arial"/>
        </w:rPr>
      </w:pPr>
      <w:bookmarkStart w:colFirst="0" w:colLast="0" w:name="_heading=h.1kc7wiv" w:id="153"/>
      <w:bookmarkEnd w:id="153"/>
      <w:r w:rsidDel="00000000" w:rsidR="00000000" w:rsidRPr="00000000">
        <w:rPr>
          <w:rtl w:val="0"/>
        </w:rPr>
        <w:t xml:space="preserve">3.1.23 </w:t>
      </w:r>
      <w:r w:rsidDel="00000000" w:rsidR="00000000" w:rsidRPr="00000000">
        <w:rPr>
          <w:rFonts w:ascii="Arial" w:cs="Arial" w:eastAsia="Arial" w:hAnsi="Arial"/>
          <w:rtl w:val="0"/>
        </w:rPr>
        <w:t xml:space="preserve">SUBACK</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4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4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4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4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5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7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7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82">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8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8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86">
            <w:pPr>
              <w:jc w:val="center"/>
              <w:rPr>
                <w:rFonts w:ascii="Arial" w:cs="Arial" w:eastAsia="Arial" w:hAnsi="Arial"/>
                <w:i w:val="1"/>
              </w:rPr>
            </w:pPr>
            <w:r w:rsidDel="00000000" w:rsidR="00000000" w:rsidRPr="00000000">
              <w:rPr>
                <w:rFonts w:ascii="Arial" w:cs="Arial" w:eastAsia="Arial" w:hAnsi="Arial"/>
                <w:i w:val="1"/>
                <w:rtl w:val="0"/>
              </w:rPr>
              <w:t xml:space="preserve">Granted QoS</w:t>
            </w:r>
          </w:p>
          <w:p w:rsidR="00000000" w:rsidDel="00000000" w:rsidP="00000000" w:rsidRDefault="00000000" w:rsidRPr="00000000" w14:paraId="00000D8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8F">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D9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9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9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D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A2">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B0">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DB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B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C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CC">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D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E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E9">
      <w:pPr>
        <w:pStyle w:val="Heading4"/>
        <w:ind w:left="0" w:right="4" w:firstLine="0"/>
        <w:rPr>
          <w:rFonts w:ascii="Arial" w:cs="Arial" w:eastAsia="Arial" w:hAnsi="Arial"/>
        </w:rPr>
      </w:pPr>
      <w:bookmarkStart w:colFirst="0" w:colLast="0" w:name="_heading=h.44bvf6o" w:id="154"/>
      <w:bookmarkEnd w:id="154"/>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0D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EB">
      <w:pPr>
        <w:pStyle w:val="Heading4"/>
        <w:ind w:left="0" w:right="4" w:firstLine="0"/>
        <w:rPr>
          <w:rFonts w:ascii="Arial" w:cs="Arial" w:eastAsia="Arial" w:hAnsi="Arial"/>
        </w:rPr>
      </w:pPr>
      <w:bookmarkStart w:colFirst="0" w:colLast="0" w:name="_heading=h.2jh5peh" w:id="155"/>
      <w:bookmarkEnd w:id="155"/>
      <w:r w:rsidDel="00000000" w:rsidR="00000000" w:rsidRPr="00000000">
        <w:rPr>
          <w:rFonts w:ascii="Arial" w:cs="Arial" w:eastAsia="Arial" w:hAnsi="Arial"/>
          <w:rtl w:val="0"/>
        </w:rPr>
        <w:t xml:space="preserve">3.1.23.2 Flags</w:t>
      </w:r>
    </w:p>
    <w:p w:rsidR="00000000" w:rsidDel="00000000" w:rsidP="00000000" w:rsidRDefault="00000000" w:rsidRPr="00000000" w14:paraId="00000DE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D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Granted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5 and 6 which notes the Quality of Service that was granted for the Subscription </w:t>
      </w:r>
    </w:p>
    <w:p w:rsidR="00000000" w:rsidDel="00000000" w:rsidP="00000000" w:rsidRDefault="00000000" w:rsidRPr="00000000" w14:paraId="00000DEF">
      <w:pPr>
        <w:pStyle w:val="Heading4"/>
        <w:ind w:left="0" w:right="4" w:firstLine="0"/>
        <w:rPr>
          <w:rFonts w:ascii="Arial" w:cs="Arial" w:eastAsia="Arial" w:hAnsi="Arial"/>
        </w:rPr>
      </w:pPr>
      <w:bookmarkStart w:colFirst="0" w:colLast="0" w:name="_heading=h.ymfzma" w:id="156"/>
      <w:bookmarkEnd w:id="156"/>
      <w:r w:rsidDel="00000000" w:rsidR="00000000" w:rsidRPr="00000000">
        <w:rPr>
          <w:rFonts w:ascii="Arial" w:cs="Arial" w:eastAsia="Arial" w:hAnsi="Arial"/>
          <w:rtl w:val="0"/>
        </w:rPr>
        <w:t xml:space="preserve">3.1.23.3 </w:t>
      </w:r>
      <w:r w:rsidDel="00000000" w:rsidR="00000000" w:rsidRPr="00000000">
        <w:rPr>
          <w:rFonts w:ascii="Arial" w:cs="Arial" w:eastAsia="Arial" w:hAnsi="Arial"/>
          <w:rtl w:val="0"/>
        </w:rPr>
        <w:t xml:space="preserve">Topic Alias</w:t>
      </w:r>
    </w:p>
    <w:p w:rsidR="00000000" w:rsidDel="00000000" w:rsidP="00000000" w:rsidRDefault="00000000" w:rsidRPr="00000000" w14:paraId="00000DF0">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DF1">
      <w:pPr>
        <w:pStyle w:val="Heading4"/>
        <w:ind w:left="0" w:right="4" w:firstLine="0"/>
        <w:rPr>
          <w:rFonts w:ascii="Arial" w:cs="Arial" w:eastAsia="Arial" w:hAnsi="Arial"/>
        </w:rPr>
      </w:pPr>
      <w:bookmarkStart w:colFirst="0" w:colLast="0" w:name="_heading=h.3im3ia3" w:id="157"/>
      <w:bookmarkEnd w:id="157"/>
      <w:r w:rsidDel="00000000" w:rsidR="00000000" w:rsidRPr="00000000">
        <w:rPr>
          <w:rFonts w:ascii="Arial" w:cs="Arial" w:eastAsia="Arial" w:hAnsi="Arial"/>
          <w:rtl w:val="0"/>
        </w:rPr>
        <w:t xml:space="preserve">3.1.23.4 Packet Identifier</w:t>
      </w:r>
    </w:p>
    <w:p w:rsidR="00000000" w:rsidDel="00000000" w:rsidP="00000000" w:rsidRDefault="00000000" w:rsidRPr="00000000" w14:paraId="00000DF2">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F3">
      <w:pPr>
        <w:pStyle w:val="Heading4"/>
        <w:ind w:left="0" w:right="4" w:firstLine="0"/>
        <w:rPr>
          <w:rFonts w:ascii="Arial" w:cs="Arial" w:eastAsia="Arial" w:hAnsi="Arial"/>
        </w:rPr>
      </w:pPr>
      <w:bookmarkStart w:colFirst="0" w:colLast="0" w:name="_heading=h.1xrdshw" w:id="158"/>
      <w:bookmarkEnd w:id="158"/>
      <w:r w:rsidDel="00000000" w:rsidR="00000000" w:rsidRPr="00000000">
        <w:rPr>
          <w:rFonts w:ascii="Arial" w:cs="Arial" w:eastAsia="Arial" w:hAnsi="Arial"/>
          <w:rtl w:val="0"/>
        </w:rPr>
        <w:t xml:space="preserve">3.1.23.5 Reason Code</w:t>
      </w:r>
    </w:p>
    <w:p w:rsidR="00000000" w:rsidDel="00000000" w:rsidP="00000000" w:rsidRDefault="00000000" w:rsidRPr="00000000" w14:paraId="00000D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SUBSCRIBE packet. The Client or Server sending the SUBACK packet MUST use one of the SUBACK Reason Codes</w:t>
      </w:r>
    </w:p>
    <w:tbl>
      <w:tblPr>
        <w:tblStyle w:val="Table38"/>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DF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DF6">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DF7">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DF8">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DF9">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DFA">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DFB">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DFC">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SUBSCRIBE to gateway/server was successful</w:t>
            </w:r>
          </w:p>
        </w:tc>
      </w:tr>
      <w:tr>
        <w:trPr>
          <w:cantSplit w:val="0"/>
          <w:trHeight w:val="1008.9218749999999" w:hRule="atLeast"/>
          <w:tblHeader w:val="0"/>
        </w:trPr>
        <w:tc>
          <w:tcPr/>
          <w:p w:rsidR="00000000" w:rsidDel="00000000" w:rsidP="00000000" w:rsidRDefault="00000000" w:rsidRPr="00000000" w14:paraId="00000DFD">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DFE">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DFF">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E00">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E01">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E02">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E03">
            <w:pPr>
              <w:spacing w:after="9" w:lineRule="auto"/>
              <w:ind w:right="-157"/>
              <w:rPr>
                <w:rFonts w:ascii="Arial" w:cs="Arial" w:eastAsia="Arial" w:hAnsi="Arial"/>
              </w:rPr>
            </w:pPr>
            <w:sdt>
              <w:sdtPr>
                <w:tag w:val="goog_rdk_159"/>
              </w:sdtPr>
              <w:sdtContent>
                <w:commentRangeStart w:id="52"/>
              </w:sdtContent>
            </w:sdt>
            <w:r w:rsidDel="00000000" w:rsidR="00000000" w:rsidRPr="00000000">
              <w:rPr>
                <w:rFonts w:ascii="Arial" w:cs="Arial" w:eastAsia="Arial" w:hAnsi="Arial"/>
                <w:rtl w:val="0"/>
              </w:rPr>
              <w:t xml:space="preserve">Invalid Topic Alias</w:t>
            </w:r>
            <w:commentRangeEnd w:id="52"/>
            <w:r w:rsidDel="00000000" w:rsidR="00000000" w:rsidRPr="00000000">
              <w:commentReference w:id="52"/>
            </w:r>
            <w:r w:rsidDel="00000000" w:rsidR="00000000" w:rsidRPr="00000000">
              <w:rPr>
                <w:rtl w:val="0"/>
              </w:rPr>
            </w:r>
          </w:p>
        </w:tc>
        <w:tc>
          <w:tcPr/>
          <w:p w:rsidR="00000000" w:rsidDel="00000000" w:rsidP="00000000" w:rsidRDefault="00000000" w:rsidRPr="00000000" w14:paraId="00000E04">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SUBSCRIBE packet containing a Topic Alias </w:t>
            </w:r>
            <w:r w:rsidDel="00000000" w:rsidR="00000000" w:rsidRPr="00000000">
              <w:rPr>
                <w:rFonts w:ascii="Arial" w:cs="Arial" w:eastAsia="Arial" w:hAnsi="Arial"/>
                <w:rtl w:val="0"/>
              </w:rPr>
              <w:t xml:space="preserve">which has</w:t>
            </w:r>
            <w:r w:rsidDel="00000000" w:rsidR="00000000" w:rsidRPr="00000000">
              <w:rPr>
                <w:rFonts w:ascii="Arial" w:cs="Arial" w:eastAsia="Arial" w:hAnsi="Arial"/>
                <w:color w:val="000000"/>
                <w:rtl w:val="0"/>
              </w:rPr>
              <w:t xml:space="preserve"> a value that is not recognized.</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E05">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E06">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E07">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E08">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properties provided with SUBSCRIBE packet.</w:t>
            </w:r>
          </w:p>
        </w:tc>
      </w:tr>
    </w:tbl>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38: SUBACK Reason Code</w:t>
      </w:r>
    </w:p>
    <w:p w:rsidR="00000000" w:rsidDel="00000000" w:rsidP="00000000" w:rsidRDefault="00000000" w:rsidRPr="00000000" w14:paraId="00000E0A">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E0B">
      <w:pPr>
        <w:pStyle w:val="Heading3"/>
        <w:keepLines w:val="1"/>
        <w:spacing w:after="118" w:before="0" w:line="259" w:lineRule="auto"/>
        <w:ind w:left="0" w:firstLine="0"/>
        <w:rPr>
          <w:rFonts w:ascii="Arial" w:cs="Arial" w:eastAsia="Arial" w:hAnsi="Arial"/>
        </w:rPr>
      </w:pPr>
      <w:bookmarkStart w:colFirst="0" w:colLast="0" w:name="_heading=h.4hr1b5p" w:id="159"/>
      <w:bookmarkEnd w:id="159"/>
      <w:r w:rsidDel="00000000" w:rsidR="00000000" w:rsidRPr="00000000">
        <w:rPr>
          <w:rtl w:val="0"/>
        </w:rPr>
        <w:t xml:space="preserve">3.1.24 </w:t>
      </w:r>
      <w:r w:rsidDel="00000000" w:rsidR="00000000" w:rsidRPr="00000000">
        <w:rPr>
          <w:rFonts w:ascii="Arial" w:cs="Arial" w:eastAsia="Arial" w:hAnsi="Arial"/>
          <w:rtl w:val="0"/>
        </w:rPr>
        <w:t xml:space="preserve">UNSUBSCRIBE</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1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1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1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1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1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1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2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2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3A">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48">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49">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5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54">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E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5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6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6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76">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7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86">
            <w:pPr>
              <w:jc w:val="center"/>
              <w:rPr>
                <w:rFonts w:ascii="Arial" w:cs="Arial" w:eastAsia="Arial" w:hAnsi="Arial"/>
              </w:rPr>
            </w:pPr>
            <w:r w:rsidDel="00000000" w:rsidR="00000000" w:rsidRPr="00000000">
              <w:rPr>
                <w:rFonts w:ascii="Arial" w:cs="Arial" w:eastAsia="Arial" w:hAnsi="Arial"/>
                <w:rtl w:val="0"/>
              </w:rPr>
              <w:t xml:space="preserve">Topic Alias MSB</w:t>
            </w:r>
          </w:p>
        </w:tc>
        <w:tc>
          <w:tcPr>
            <w:vMerge w:val="restart"/>
            <w:tcBorders>
              <w:left w:color="000000" w:space="0" w:sz="0" w:val="nil"/>
              <w:right w:color="000000" w:space="0" w:sz="0" w:val="nil"/>
            </w:tcBorders>
          </w:tcPr>
          <w:p w:rsidR="00000000" w:rsidDel="00000000" w:rsidP="00000000" w:rsidRDefault="00000000" w:rsidRPr="00000000" w14:paraId="00000E8E">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8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9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95">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96">
            <w:pPr>
              <w:jc w:val="center"/>
              <w:rPr>
                <w:rFonts w:ascii="Arial" w:cs="Arial" w:eastAsia="Arial" w:hAnsi="Arial"/>
              </w:rPr>
            </w:pPr>
            <w:r w:rsidDel="00000000" w:rsidR="00000000" w:rsidRPr="00000000">
              <w:rPr>
                <w:rFonts w:ascii="Arial" w:cs="Arial" w:eastAsia="Arial" w:hAnsi="Arial"/>
                <w:rtl w:val="0"/>
              </w:rPr>
              <w:t xml:space="preserve">Topic Alias LSB</w:t>
            </w:r>
          </w:p>
        </w:tc>
        <w:tc>
          <w:tcPr>
            <w:vMerge w:val="continue"/>
            <w:tcBorders>
              <w:left w:color="000000" w:space="0" w:sz="0" w:val="nil"/>
              <w:right w:color="000000" w:space="0" w:sz="0" w:val="nil"/>
            </w:tcBorders>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A5">
      <w:pPr>
        <w:spacing w:after="119" w:lineRule="auto"/>
        <w:ind w:left="-5" w:right="990" w:firstLine="0"/>
        <w:rPr>
          <w:rFonts w:ascii="Arial" w:cs="Arial" w:eastAsia="Arial" w:hAnsi="Arial"/>
        </w:rPr>
      </w:pPr>
      <w:bookmarkStart w:colFirst="0" w:colLast="0" w:name="_heading=h.2wwbldi" w:id="160"/>
      <w:bookmarkEnd w:id="160"/>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A6">
      <w:pPr>
        <w:pStyle w:val="Heading4"/>
        <w:ind w:left="0" w:firstLine="0"/>
        <w:rPr>
          <w:rFonts w:ascii="Arial" w:cs="Arial" w:eastAsia="Arial" w:hAnsi="Arial"/>
        </w:rPr>
      </w:pPr>
      <w:bookmarkStart w:colFirst="0" w:colLast="0" w:name="_heading=h.1c1lvlb" w:id="161"/>
      <w:bookmarkEnd w:id="161"/>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0E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A8">
      <w:pPr>
        <w:pStyle w:val="Heading4"/>
        <w:ind w:left="0" w:right="4" w:firstLine="0"/>
        <w:rPr>
          <w:rFonts w:ascii="Arial" w:cs="Arial" w:eastAsia="Arial" w:hAnsi="Arial"/>
        </w:rPr>
      </w:pPr>
      <w:bookmarkStart w:colFirst="0" w:colLast="0" w:name="_heading=h.3w19e94" w:id="162"/>
      <w:bookmarkEnd w:id="162"/>
      <w:r w:rsidDel="00000000" w:rsidR="00000000" w:rsidRPr="00000000">
        <w:rPr>
          <w:rFonts w:ascii="Arial" w:cs="Arial" w:eastAsia="Arial" w:hAnsi="Arial"/>
          <w:rtl w:val="0"/>
        </w:rPr>
        <w:t xml:space="preserve">3.1.24.2 UNSUBSCRIBE Flags</w:t>
      </w:r>
    </w:p>
    <w:p w:rsidR="00000000" w:rsidDel="00000000" w:rsidP="00000000" w:rsidRDefault="00000000" w:rsidRPr="00000000" w14:paraId="00000EA9">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AA">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A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AC">
      <w:pPr>
        <w:pStyle w:val="Heading4"/>
        <w:ind w:left="0" w:right="4" w:firstLine="0"/>
        <w:rPr>
          <w:rFonts w:ascii="Arial" w:cs="Arial" w:eastAsia="Arial" w:hAnsi="Arial"/>
        </w:rPr>
      </w:pPr>
      <w:bookmarkStart w:colFirst="0" w:colLast="0" w:name="_heading=h.2b6jogx" w:id="163"/>
      <w:bookmarkEnd w:id="163"/>
      <w:r w:rsidDel="00000000" w:rsidR="00000000" w:rsidRPr="00000000">
        <w:rPr>
          <w:rFonts w:ascii="Arial" w:cs="Arial" w:eastAsia="Arial" w:hAnsi="Arial"/>
          <w:rtl w:val="0"/>
        </w:rPr>
        <w:t xml:space="preserve">3.1.24.3 </w:t>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EA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AE">
      <w:pPr>
        <w:pStyle w:val="Heading4"/>
        <w:ind w:left="0" w:right="4" w:firstLine="0"/>
        <w:rPr>
          <w:rFonts w:ascii="Arial" w:cs="Arial" w:eastAsia="Arial" w:hAnsi="Arial"/>
        </w:rPr>
      </w:pPr>
      <w:bookmarkStart w:colFirst="0" w:colLast="0" w:name="_heading=h.qbtyoq" w:id="164"/>
      <w:bookmarkEnd w:id="164"/>
      <w:r w:rsidDel="00000000" w:rsidR="00000000" w:rsidRPr="00000000">
        <w:rPr>
          <w:rFonts w:ascii="Arial" w:cs="Arial" w:eastAsia="Arial" w:hAnsi="Arial"/>
          <w:rtl w:val="0"/>
        </w:rPr>
        <w:t xml:space="preserve">3.1.24.4 Topic Alias or Topic Filter</w:t>
      </w:r>
    </w:p>
    <w:p w:rsidR="00000000" w:rsidDel="00000000" w:rsidP="00000000" w:rsidRDefault="00000000" w:rsidRPr="00000000" w14:paraId="00000EAF">
      <w:pPr>
        <w:spacing w:after="29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w:t>
      </w:r>
    </w:p>
    <w:p w:rsidR="00000000" w:rsidDel="00000000" w:rsidP="00000000" w:rsidRDefault="00000000" w:rsidRPr="00000000" w14:paraId="00000EB0">
      <w:pPr>
        <w:pStyle w:val="Heading3"/>
        <w:keepLines w:val="1"/>
        <w:spacing w:after="48" w:before="0" w:line="259" w:lineRule="auto"/>
        <w:ind w:left="0" w:right="4" w:firstLine="0"/>
        <w:rPr>
          <w:rFonts w:ascii="Arial" w:cs="Arial" w:eastAsia="Arial" w:hAnsi="Arial"/>
        </w:rPr>
      </w:pPr>
      <w:bookmarkStart w:colFirst="0" w:colLast="0" w:name="_heading=h.3abhhcj" w:id="165"/>
      <w:bookmarkEnd w:id="165"/>
      <w:r w:rsidDel="00000000" w:rsidR="00000000" w:rsidRPr="00000000">
        <w:rPr>
          <w:rtl w:val="0"/>
        </w:rPr>
        <w:t xml:space="preserve">3.1.25 </w:t>
      </w:r>
      <w:r w:rsidDel="00000000" w:rsidR="00000000" w:rsidRPr="00000000">
        <w:rPr>
          <w:rFonts w:ascii="Arial" w:cs="Arial" w:eastAsia="Arial" w:hAnsi="Arial"/>
          <w:rtl w:val="0"/>
        </w:rPr>
        <w:t xml:space="preserve">UNSUBACK</w:t>
      </w:r>
    </w:p>
    <w:tbl>
      <w:tblPr>
        <w:tblStyle w:val="Table4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B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B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B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B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B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B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B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C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C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CD">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D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D6">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D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D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E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1pgrrkc" w:id="166"/>
      <w:bookmarkEnd w:id="166"/>
      <w:r w:rsidDel="00000000" w:rsidR="00000000" w:rsidRPr="00000000">
        <w:rPr>
          <w:rFonts w:ascii="Arial" w:cs="Arial" w:eastAsia="Arial" w:hAnsi="Arial"/>
          <w:rtl w:val="0"/>
        </w:rPr>
        <w:t xml:space="preserve">3.1.25.1 Length &amp; Packet Type</w:t>
      </w:r>
    </w:p>
    <w:p w:rsidR="00000000" w:rsidDel="00000000" w:rsidP="00000000" w:rsidRDefault="00000000" w:rsidRPr="00000000" w14:paraId="00000E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49gfa85" w:id="167"/>
      <w:bookmarkEnd w:id="167"/>
      <w:r w:rsidDel="00000000" w:rsidR="00000000" w:rsidRPr="00000000">
        <w:rPr>
          <w:rFonts w:ascii="Arial" w:cs="Arial" w:eastAsia="Arial" w:hAnsi="Arial"/>
          <w:rtl w:val="0"/>
        </w:rPr>
        <w:t xml:space="preserve">3.1.25.2 Packet Identifier</w:t>
      </w:r>
    </w:p>
    <w:p w:rsidR="00000000" w:rsidDel="00000000" w:rsidP="00000000" w:rsidRDefault="00000000" w:rsidRPr="00000000" w14:paraId="00000EE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ED">
      <w:pPr>
        <w:pStyle w:val="Heading4"/>
        <w:ind w:left="0" w:right="4" w:firstLine="0"/>
        <w:rPr>
          <w:rFonts w:ascii="Arial" w:cs="Arial" w:eastAsia="Arial" w:hAnsi="Arial"/>
        </w:rPr>
      </w:pPr>
      <w:bookmarkStart w:colFirst="0" w:colLast="0" w:name="_heading=h.2olpkfy" w:id="168"/>
      <w:bookmarkEnd w:id="168"/>
      <w:r w:rsidDel="00000000" w:rsidR="00000000" w:rsidRPr="00000000">
        <w:rPr>
          <w:rFonts w:ascii="Arial" w:cs="Arial" w:eastAsia="Arial" w:hAnsi="Arial"/>
          <w:rtl w:val="0"/>
        </w:rPr>
        <w:t xml:space="preserve">3.1.25.3 Reason Code</w:t>
      </w:r>
    </w:p>
    <w:p w:rsidR="00000000" w:rsidDel="00000000" w:rsidP="00000000" w:rsidRDefault="00000000" w:rsidRPr="00000000" w14:paraId="00000EE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UNSUBCRIBE packet. The gateway/server sending the UNSUBACK packet MUST use one of the UNSUBACK Reason Codes</w:t>
      </w:r>
    </w:p>
    <w:tbl>
      <w:tblPr>
        <w:tblStyle w:val="Table41"/>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4.2060546874999" w:hRule="atLeast"/>
          <w:tblHeader w:val="0"/>
        </w:trPr>
        <w:tc>
          <w:tcPr>
            <w:shd w:fill="cfe2f3" w:val="clear"/>
          </w:tcPr>
          <w:p w:rsidR="00000000" w:rsidDel="00000000" w:rsidP="00000000" w:rsidRDefault="00000000" w:rsidRPr="00000000" w14:paraId="00000EEF">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EF0">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EF1">
            <w:pPr>
              <w:ind w:right="-120"/>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EF2">
            <w:pPr>
              <w:spacing w:after="9" w:lineRule="auto"/>
              <w:ind w:right="-12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4.2060546874999" w:hRule="atLeast"/>
          <w:tblHeader w:val="0"/>
        </w:trPr>
        <w:tc>
          <w:tcPr>
            <w:shd w:fill="d9d9d9" w:val="clear"/>
          </w:tcPr>
          <w:p w:rsidR="00000000" w:rsidDel="00000000" w:rsidP="00000000" w:rsidRDefault="00000000" w:rsidRPr="00000000" w14:paraId="00000EF3">
            <w:pPr>
              <w:spacing w:after="9"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0EF4">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EF5">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EF6">
            <w:pPr>
              <w:spacing w:after="9" w:lineRule="auto"/>
              <w:ind w:right="-30" w:hanging="12"/>
              <w:rPr>
                <w:rFonts w:ascii="Arial" w:cs="Arial" w:eastAsia="Arial" w:hAnsi="Arial"/>
              </w:rPr>
            </w:pPr>
            <w:r w:rsidDel="00000000" w:rsidR="00000000" w:rsidRPr="00000000">
              <w:rPr>
                <w:rFonts w:ascii="Arial" w:cs="Arial" w:eastAsia="Arial" w:hAnsi="Arial"/>
                <w:rtl w:val="0"/>
              </w:rPr>
              <w:t xml:space="preserve">Processing of UNSUBSCRIBE was to gateway/server was successful</w:t>
            </w:r>
          </w:p>
        </w:tc>
      </w:tr>
      <w:tr>
        <w:trPr>
          <w:cantSplit w:val="0"/>
          <w:trHeight w:val="624.2060546874999" w:hRule="atLeast"/>
          <w:tblHeader w:val="0"/>
        </w:trPr>
        <w:tc>
          <w:tcPr>
            <w:shd w:fill="d9d9d9" w:val="clear"/>
          </w:tcPr>
          <w:p w:rsidR="00000000" w:rsidDel="00000000" w:rsidP="00000000" w:rsidRDefault="00000000" w:rsidRPr="00000000" w14:paraId="00000EF7">
            <w:pPr>
              <w:spacing w:after="9"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d9d9d9" w:val="clear"/>
          </w:tcPr>
          <w:p w:rsidR="00000000" w:rsidDel="00000000" w:rsidP="00000000" w:rsidRDefault="00000000" w:rsidRPr="00000000" w14:paraId="00000EF8">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EF9">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EFA">
            <w:pPr>
              <w:spacing w:after="9" w:lineRule="auto"/>
              <w:ind w:right="-3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4.2060546874999" w:hRule="atLeast"/>
          <w:tblHeader w:val="0"/>
        </w:trPr>
        <w:tc>
          <w:tcPr>
            <w:shd w:fill="d9d9d9" w:val="clear"/>
          </w:tcPr>
          <w:p w:rsidR="00000000" w:rsidDel="00000000" w:rsidP="00000000" w:rsidRDefault="00000000" w:rsidRPr="00000000" w14:paraId="00000EFB">
            <w:pPr>
              <w:spacing w:after="9"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d9d9d9" w:val="clear"/>
          </w:tcPr>
          <w:p w:rsidR="00000000" w:rsidDel="00000000" w:rsidP="00000000" w:rsidRDefault="00000000" w:rsidRPr="00000000" w14:paraId="00000EFC">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EFD">
            <w:pPr>
              <w:spacing w:after="9" w:lineRule="auto"/>
              <w:ind w:right="-157"/>
              <w:rPr>
                <w:rFonts w:ascii="Arial" w:cs="Arial" w:eastAsia="Arial" w:hAnsi="Arial"/>
              </w:rPr>
            </w:pPr>
            <w:sdt>
              <w:sdtPr>
                <w:tag w:val="goog_rdk_160"/>
              </w:sdtPr>
              <w:sdtContent>
                <w:commentRangeStart w:id="53"/>
              </w:sdtContent>
            </w:sdt>
            <w:r w:rsidDel="00000000" w:rsidR="00000000" w:rsidRPr="00000000">
              <w:rPr>
                <w:rFonts w:ascii="Arial" w:cs="Arial" w:eastAsia="Arial" w:hAnsi="Arial"/>
                <w:rtl w:val="0"/>
              </w:rPr>
              <w:t xml:space="preserve">Invalid Topic Alias</w:t>
            </w:r>
            <w:commentRangeEnd w:id="53"/>
            <w:r w:rsidDel="00000000" w:rsidR="00000000" w:rsidRPr="00000000">
              <w:commentReference w:id="53"/>
            </w:r>
            <w:r w:rsidDel="00000000" w:rsidR="00000000" w:rsidRPr="00000000">
              <w:rPr>
                <w:rtl w:val="0"/>
              </w:rPr>
            </w:r>
          </w:p>
        </w:tc>
        <w:tc>
          <w:tcPr/>
          <w:p w:rsidR="00000000" w:rsidDel="00000000" w:rsidP="00000000" w:rsidRDefault="00000000" w:rsidRPr="00000000" w14:paraId="00000EFE">
            <w:pPr>
              <w:spacing w:after="9" w:lineRule="auto"/>
              <w:ind w:right="-30"/>
              <w:rPr>
                <w:rFonts w:ascii="Arial" w:cs="Arial" w:eastAsia="Arial" w:hAnsi="Arial"/>
              </w:rPr>
            </w:pPr>
            <w:r w:rsidDel="00000000" w:rsidR="00000000" w:rsidRPr="00000000">
              <w:rPr>
                <w:rFonts w:ascii="Arial" w:cs="Arial" w:eastAsia="Arial" w:hAnsi="Arial"/>
                <w:color w:val="000000"/>
                <w:rtl w:val="0"/>
              </w:rPr>
              <w:t xml:space="preserve">The gateway/server has received an </w:t>
            </w:r>
            <w:r w:rsidDel="00000000" w:rsidR="00000000" w:rsidRPr="00000000">
              <w:rPr>
                <w:rFonts w:ascii="Arial" w:cs="Arial" w:eastAsia="Arial" w:hAnsi="Arial"/>
                <w:rtl w:val="0"/>
              </w:rPr>
              <w:t xml:space="preserve">UNSUBSCRIBE </w:t>
            </w:r>
            <w:r w:rsidDel="00000000" w:rsidR="00000000" w:rsidRPr="00000000">
              <w:rPr>
                <w:rFonts w:ascii="Arial" w:cs="Arial" w:eastAsia="Arial" w:hAnsi="Arial"/>
                <w:color w:val="000000"/>
                <w:rtl w:val="0"/>
              </w:rPr>
              <w:t xml:space="preserve">packet containing a Topic Alias which is has a value that is not considered valid </w:t>
            </w:r>
            <w:r w:rsidDel="00000000" w:rsidR="00000000" w:rsidRPr="00000000">
              <w:rPr>
                <w:rtl w:val="0"/>
              </w:rPr>
            </w:r>
          </w:p>
        </w:tc>
      </w:tr>
    </w:tbl>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41: UNSUBACK Reason Code</w:t>
      </w:r>
    </w:p>
    <w:p w:rsidR="00000000" w:rsidDel="00000000" w:rsidP="00000000" w:rsidRDefault="00000000" w:rsidRPr="00000000" w14:paraId="00000F00">
      <w:pPr>
        <w:pStyle w:val="Heading3"/>
        <w:keepLines w:val="1"/>
        <w:spacing w:after="77" w:before="0" w:line="259" w:lineRule="auto"/>
        <w:ind w:left="0" w:firstLine="0"/>
        <w:rPr>
          <w:rFonts w:ascii="Arial" w:cs="Arial" w:eastAsia="Arial" w:hAnsi="Arial"/>
        </w:rPr>
      </w:pPr>
      <w:bookmarkStart w:colFirst="0" w:colLast="0" w:name="_heading=h.13qzunr" w:id="169"/>
      <w:bookmarkEnd w:id="169"/>
      <w:r w:rsidDel="00000000" w:rsidR="00000000" w:rsidRPr="00000000">
        <w:rPr>
          <w:rtl w:val="0"/>
        </w:rPr>
        <w:t xml:space="preserve">3.1.26 </w:t>
      </w:r>
      <w:r w:rsidDel="00000000" w:rsidR="00000000" w:rsidRPr="00000000">
        <w:rPr>
          <w:rFonts w:ascii="Arial" w:cs="Arial" w:eastAsia="Arial" w:hAnsi="Arial"/>
          <w:rtl w:val="0"/>
        </w:rPr>
        <w:t xml:space="preserve">PINGREQ</w:t>
      </w:r>
    </w:p>
    <w:tbl>
      <w:tblPr>
        <w:tblStyle w:val="Table4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0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0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0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0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0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0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1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1C">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F1D">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26">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27">
      <w:pPr>
        <w:pStyle w:val="Heading4"/>
        <w:ind w:left="0" w:right="4" w:firstLine="0"/>
        <w:rPr>
          <w:rFonts w:ascii="Arial" w:cs="Arial" w:eastAsia="Arial" w:hAnsi="Arial"/>
        </w:rPr>
      </w:pPr>
      <w:bookmarkStart w:colFirst="0" w:colLast="0" w:name="_heading=h.3nqndbk" w:id="170"/>
      <w:bookmarkEnd w:id="170"/>
      <w:r w:rsidDel="00000000" w:rsidR="00000000" w:rsidRPr="00000000">
        <w:rPr>
          <w:rFonts w:ascii="Arial" w:cs="Arial" w:eastAsia="Arial" w:hAnsi="Arial"/>
          <w:rtl w:val="0"/>
        </w:rPr>
        <w:t xml:space="preserve">3.1.26.1 Length &amp; Packet Type</w:t>
      </w:r>
    </w:p>
    <w:p w:rsidR="00000000" w:rsidDel="00000000" w:rsidP="00000000" w:rsidRDefault="00000000" w:rsidRPr="00000000" w14:paraId="00000F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29">
      <w:pPr>
        <w:pStyle w:val="Heading4"/>
        <w:ind w:left="0" w:right="4" w:firstLine="0"/>
        <w:rPr>
          <w:rFonts w:ascii="Arial" w:cs="Arial" w:eastAsia="Arial" w:hAnsi="Arial"/>
        </w:rPr>
      </w:pPr>
      <w:bookmarkStart w:colFirst="0" w:colLast="0" w:name="_heading=h.22vxnjd" w:id="171"/>
      <w:bookmarkEnd w:id="171"/>
      <w:r w:rsidDel="00000000" w:rsidR="00000000" w:rsidRPr="00000000">
        <w:rPr>
          <w:rFonts w:ascii="Arial" w:cs="Arial" w:eastAsia="Arial" w:hAnsi="Arial"/>
          <w:rtl w:val="0"/>
        </w:rPr>
        <w:t xml:space="preserve">3.1.26.2 Client Identifier (optional)</w:t>
      </w:r>
    </w:p>
    <w:p w:rsidR="00000000" w:rsidDel="00000000" w:rsidP="00000000" w:rsidRDefault="00000000" w:rsidRPr="00000000" w14:paraId="00000F2A">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2B">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2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F2D">
      <w:pPr>
        <w:pStyle w:val="Heading3"/>
        <w:keepLines w:val="1"/>
        <w:spacing w:after="77" w:before="0" w:line="259" w:lineRule="auto"/>
        <w:ind w:left="0" w:right="4" w:firstLine="0"/>
        <w:rPr>
          <w:rFonts w:ascii="Arial" w:cs="Arial" w:eastAsia="Arial" w:hAnsi="Arial"/>
        </w:rPr>
      </w:pPr>
      <w:bookmarkStart w:colFirst="0" w:colLast="0" w:name="_heading=h.i17xr6" w:id="172"/>
      <w:bookmarkEnd w:id="172"/>
      <w:r w:rsidDel="00000000" w:rsidR="00000000" w:rsidRPr="00000000">
        <w:rPr>
          <w:rtl w:val="0"/>
        </w:rPr>
        <w:t xml:space="preserve">3.1.27 </w:t>
      </w:r>
      <w:r w:rsidDel="00000000" w:rsidR="00000000" w:rsidRPr="00000000">
        <w:rPr>
          <w:rFonts w:ascii="Arial" w:cs="Arial" w:eastAsia="Arial" w:hAnsi="Arial"/>
          <w:rtl w:val="0"/>
        </w:rPr>
        <w:t xml:space="preserve">PINGRESP</w:t>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2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2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3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3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3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3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3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3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3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3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3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4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4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4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4A">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5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5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5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56">
      <w:pPr>
        <w:pStyle w:val="Heading4"/>
        <w:ind w:left="0" w:right="4" w:firstLine="0"/>
        <w:rPr>
          <w:rFonts w:ascii="Arial" w:cs="Arial" w:eastAsia="Arial" w:hAnsi="Arial"/>
        </w:rPr>
      </w:pPr>
      <w:bookmarkStart w:colFirst="0" w:colLast="0" w:name="_heading=h.320vgez" w:id="173"/>
      <w:bookmarkEnd w:id="173"/>
      <w:r w:rsidDel="00000000" w:rsidR="00000000" w:rsidRPr="00000000">
        <w:rPr>
          <w:rFonts w:ascii="Arial" w:cs="Arial" w:eastAsia="Arial" w:hAnsi="Arial"/>
          <w:rtl w:val="0"/>
        </w:rPr>
        <w:t xml:space="preserve">3.1.27.1 Length &amp; Packet Type</w:t>
      </w:r>
    </w:p>
    <w:p w:rsidR="00000000" w:rsidDel="00000000" w:rsidP="00000000" w:rsidRDefault="00000000" w:rsidRPr="00000000" w14:paraId="00000F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58">
      <w:pPr>
        <w:pStyle w:val="Heading4"/>
        <w:ind w:left="0" w:right="4" w:firstLine="0"/>
        <w:rPr>
          <w:rFonts w:ascii="Arial" w:cs="Arial" w:eastAsia="Arial" w:hAnsi="Arial"/>
        </w:rPr>
      </w:pPr>
      <w:bookmarkStart w:colFirst="0" w:colLast="0" w:name="_heading=h.1h65qms" w:id="174"/>
      <w:bookmarkEnd w:id="174"/>
      <w:r w:rsidDel="00000000" w:rsidR="00000000" w:rsidRPr="00000000">
        <w:rPr>
          <w:rFonts w:ascii="Arial" w:cs="Arial" w:eastAsia="Arial" w:hAnsi="Arial"/>
          <w:rtl w:val="0"/>
        </w:rPr>
        <w:t xml:space="preserve">3.1.27.2 Messages Remaining</w:t>
      </w:r>
    </w:p>
    <w:p w:rsidR="00000000" w:rsidDel="00000000" w:rsidP="00000000" w:rsidRDefault="00000000" w:rsidRPr="00000000" w14:paraId="00000F5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4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5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5C">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5D">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5E">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5F">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60">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61">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63">
      <w:pPr>
        <w:rPr>
          <w:rFonts w:ascii="Arial" w:cs="Arial" w:eastAsia="Arial" w:hAnsi="Arial"/>
        </w:rPr>
      </w:pPr>
      <w:r w:rsidDel="00000000" w:rsidR="00000000" w:rsidRPr="00000000">
        <w:rPr>
          <w:rtl w:val="0"/>
        </w:rPr>
      </w:r>
    </w:p>
    <w:p w:rsidR="00000000" w:rsidDel="00000000" w:rsidP="00000000" w:rsidRDefault="00000000" w:rsidRPr="00000000" w14:paraId="00000F64">
      <w:pPr>
        <w:pStyle w:val="Heading3"/>
        <w:keepLines w:val="1"/>
        <w:spacing w:after="77" w:before="0" w:line="259" w:lineRule="auto"/>
        <w:ind w:left="0" w:firstLine="0"/>
        <w:rPr>
          <w:rFonts w:ascii="Arial" w:cs="Arial" w:eastAsia="Arial" w:hAnsi="Arial"/>
        </w:rPr>
      </w:pPr>
      <w:bookmarkStart w:colFirst="0" w:colLast="0" w:name="_heading=h.415t9al" w:id="175"/>
      <w:bookmarkEnd w:id="175"/>
      <w:r w:rsidDel="00000000" w:rsidR="00000000" w:rsidRPr="00000000">
        <w:rPr>
          <w:rtl w:val="0"/>
        </w:rPr>
        <w:t xml:space="preserve">3.1.28 </w:t>
      </w:r>
      <w:r w:rsidDel="00000000" w:rsidR="00000000" w:rsidRPr="00000000">
        <w:rPr>
          <w:rFonts w:ascii="Arial" w:cs="Arial" w:eastAsia="Arial" w:hAnsi="Arial"/>
          <w:rtl w:val="0"/>
        </w:rPr>
        <w:t xml:space="preserve">DISCONNECT</w:t>
      </w:r>
    </w:p>
    <w:tbl>
      <w:tblPr>
        <w:tblStyle w:val="Table4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690"/>
        <w:gridCol w:w="105"/>
        <w:gridCol w:w="780"/>
        <w:gridCol w:w="105"/>
        <w:gridCol w:w="840"/>
        <w:gridCol w:w="120"/>
        <w:gridCol w:w="750"/>
        <w:gridCol w:w="105"/>
        <w:gridCol w:w="885"/>
        <w:gridCol w:w="105"/>
        <w:gridCol w:w="885"/>
        <w:gridCol w:w="105"/>
        <w:gridCol w:w="1275"/>
        <w:gridCol w:w="105"/>
        <w:gridCol w:w="105"/>
        <w:gridCol w:w="1605"/>
        <w:tblGridChange w:id="0">
          <w:tblGrid>
            <w:gridCol w:w="1125"/>
            <w:gridCol w:w="690"/>
            <w:gridCol w:w="105"/>
            <w:gridCol w:w="780"/>
            <w:gridCol w:w="105"/>
            <w:gridCol w:w="840"/>
            <w:gridCol w:w="120"/>
            <w:gridCol w:w="750"/>
            <w:gridCol w:w="105"/>
            <w:gridCol w:w="885"/>
            <w:gridCol w:w="105"/>
            <w:gridCol w:w="885"/>
            <w:gridCol w:w="105"/>
            <w:gridCol w:w="1275"/>
            <w:gridCol w:w="105"/>
            <w:gridCol w:w="105"/>
            <w:gridCol w:w="1605"/>
          </w:tblGrid>
        </w:tblGridChange>
      </w:tblGrid>
      <w:tr>
        <w:trPr>
          <w:cantSplit w:val="0"/>
          <w:tblHeader w:val="0"/>
        </w:trPr>
        <w:tc>
          <w:tcPr>
            <w:shd w:fill="cfe2f3" w:val="clear"/>
          </w:tcPr>
          <w:p w:rsidR="00000000" w:rsidDel="00000000" w:rsidP="00000000" w:rsidRDefault="00000000" w:rsidRPr="00000000" w14:paraId="00000F6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6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6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6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6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6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6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7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7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7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87">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8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98">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99">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A9">
            <w:pPr>
              <w:spacing w:after="0" w:before="0" w:line="240" w:lineRule="auto"/>
              <w:ind w:left="0" w:firstLine="0"/>
              <w:rPr>
                <w:rFonts w:ascii="Arial" w:cs="Arial" w:eastAsia="Arial" w:hAnsi="Arial"/>
              </w:rPr>
            </w:pPr>
            <w:r w:rsidDel="00000000" w:rsidR="00000000" w:rsidRPr="00000000">
              <w:rPr>
                <w:rtl w:val="0"/>
              </w:rPr>
            </w:r>
          </w:p>
        </w:tc>
        <w:tc>
          <w:tcPr>
            <w:gridSpan w:val="8"/>
          </w:tcPr>
          <w:p w:rsidR="00000000" w:rsidDel="00000000" w:rsidP="00000000" w:rsidRDefault="00000000" w:rsidRPr="00000000" w14:paraId="00000FA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B2">
            <w:pPr>
              <w:jc w:val="center"/>
              <w:rPr>
                <w:rFonts w:ascii="Arial" w:cs="Arial" w:eastAsia="Arial" w:hAnsi="Arial"/>
                <w:i w:val="1"/>
                <w:sz w:val="18"/>
                <w:szCs w:val="18"/>
              </w:rPr>
            </w:pPr>
            <w:sdt>
              <w:sdtPr>
                <w:tag w:val="goog_rdk_161"/>
              </w:sdtPr>
              <w:sdtContent>
                <w:commentRangeStart w:id="54"/>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B4">
            <w:pPr>
              <w:jc w:val="center"/>
              <w:rPr>
                <w:rFonts w:ascii="Arial" w:cs="Arial" w:eastAsia="Arial" w:hAnsi="Arial"/>
                <w:i w:val="1"/>
                <w:sz w:val="18"/>
                <w:szCs w:val="18"/>
              </w:rPr>
            </w:pPr>
            <w:sdt>
              <w:sdtPr>
                <w:tag w:val="goog_rdk_162"/>
              </w:sdtPr>
              <w:sdtContent>
                <w:commentRangeStart w:id="55"/>
              </w:sdtContent>
            </w:sdt>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B6">
            <w:pPr>
              <w:jc w:val="center"/>
              <w:rPr>
                <w:rFonts w:ascii="Arial" w:cs="Arial" w:eastAsia="Arial" w:hAnsi="Arial"/>
                <w:i w:val="1"/>
                <w:sz w:val="18"/>
                <w:szCs w:val="18"/>
              </w:rPr>
            </w:pPr>
            <w:sdt>
              <w:sdtPr>
                <w:tag w:val="goog_rdk_163"/>
              </w:sdtPr>
              <w:sdtContent>
                <w:commentRangeStart w:id="56"/>
              </w:sdtContent>
            </w:sdt>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B9">
            <w:pPr>
              <w:jc w:val="center"/>
              <w:rPr>
                <w:rFonts w:ascii="Arial" w:cs="Arial" w:eastAsia="Arial" w:hAnsi="Arial"/>
                <w:sz w:val="18"/>
                <w:szCs w:val="18"/>
              </w:rPr>
            </w:pPr>
            <w:sdt>
              <w:sdtPr>
                <w:tag w:val="goog_rdk_164"/>
              </w:sdtPr>
              <w:sdtContent>
                <w:commentRangeStart w:id="57"/>
              </w:sdtContent>
            </w:sdt>
            <w:r w:rsidDel="00000000" w:rsidR="00000000" w:rsidRPr="00000000">
              <w:rPr>
                <w:rFonts w:ascii="Arial" w:cs="Arial" w:eastAsia="Arial" w:hAnsi="Arial"/>
                <w:sz w:val="18"/>
                <w:szCs w:val="18"/>
                <w:rtl w:val="0"/>
              </w:rPr>
              <w:t xml:space="preserve">Retain</w:t>
            </w:r>
          </w:p>
          <w:p w:rsidR="00000000" w:rsidDel="00000000" w:rsidP="00000000" w:rsidRDefault="00000000" w:rsidRPr="00000000" w14:paraId="00000FB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Registrations</w:t>
            </w:r>
          </w:p>
        </w:tc>
      </w:tr>
      <w:tr>
        <w:trPr>
          <w:cantSplit w:val="0"/>
          <w:tblHeader w:val="0"/>
        </w:trPr>
        <w:tc>
          <w:tcPr/>
          <w:p w:rsidR="00000000" w:rsidDel="00000000" w:rsidP="00000000" w:rsidRDefault="00000000" w:rsidRPr="00000000" w14:paraId="00000FBB">
            <w:pPr>
              <w:rPr>
                <w:rFonts w:ascii="Arial" w:cs="Arial" w:eastAsia="Arial" w:hAnsi="Arial"/>
              </w:rPr>
            </w:pPr>
            <w:commentRangeEnd w:id="57"/>
            <w:r w:rsidDel="00000000" w:rsidR="00000000" w:rsidRPr="00000000">
              <w:commentReference w:id="57"/>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B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B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C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C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C4">
            <w:pPr>
              <w:jc w:val="center"/>
              <w:rPr>
                <w:rFonts w:ascii="Arial" w:cs="Arial" w:eastAsia="Arial" w:hAnsi="Arial"/>
              </w:rPr>
            </w:pPr>
            <w:sdt>
              <w:sdtPr>
                <w:tag w:val="goog_rdk_165"/>
              </w:sdtPr>
              <w:sdtContent>
                <w:commentRangeStart w:id="58"/>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C6">
            <w:pPr>
              <w:jc w:val="center"/>
              <w:rPr>
                <w:rFonts w:ascii="Arial" w:cs="Arial" w:eastAsia="Arial" w:hAnsi="Arial"/>
              </w:rPr>
            </w:pPr>
            <w:sdt>
              <w:sdtPr>
                <w:tag w:val="goog_rdk_166"/>
              </w:sdtPr>
              <w:sdtContent>
                <w:commentRangeStart w:id="59"/>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C8">
            <w:pPr>
              <w:jc w:val="center"/>
              <w:rPr>
                <w:rFonts w:ascii="Arial" w:cs="Arial" w:eastAsia="Arial" w:hAnsi="Arial"/>
              </w:rPr>
            </w:pPr>
            <w:sdt>
              <w:sdtPr>
                <w:tag w:val="goog_rdk_167"/>
              </w:sdtPr>
              <w:sdtContent>
                <w:commentRangeStart w:id="60"/>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CA">
            <w:pPr>
              <w:jc w:val="center"/>
              <w:rPr>
                <w:rFonts w:ascii="Arial" w:cs="Arial" w:eastAsia="Arial" w:hAnsi="Arial"/>
              </w:rPr>
            </w:pPr>
            <w:sdt>
              <w:sdtPr>
                <w:tag w:val="goog_rdk_168"/>
              </w:sdtPr>
              <w:sdtContent>
                <w:commentRangeStart w:id="61"/>
              </w:sdtContent>
            </w:sdt>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CC">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CD">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DD">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DE">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EE">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EF">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FF">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00">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10">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11">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21">
            <w:pPr>
              <w:rPr>
                <w:rFonts w:ascii="Arial" w:cs="Arial" w:eastAsia="Arial" w:hAnsi="Arial"/>
              </w:rPr>
            </w:pPr>
            <w:r w:rsidDel="00000000" w:rsidR="00000000" w:rsidRPr="00000000">
              <w:rPr>
                <w:rFonts w:ascii="Arial" w:cs="Arial" w:eastAsia="Arial" w:hAnsi="Arial"/>
                <w:rtl w:val="0"/>
              </w:rPr>
              <w:t xml:space="preserve">Byte 9 … N</w:t>
            </w:r>
          </w:p>
        </w:tc>
        <w:tc>
          <w:tcPr>
            <w:gridSpan w:val="16"/>
          </w:tcPr>
          <w:p w:rsidR="00000000" w:rsidDel="00000000" w:rsidP="00000000" w:rsidRDefault="00000000" w:rsidRPr="00000000" w14:paraId="00001022">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33">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setup the Virtual Connection again by sending a CONNECT packet to the gateway or server.</w:t>
      </w:r>
    </w:p>
    <w:p w:rsidR="00000000" w:rsidDel="00000000" w:rsidP="00000000" w:rsidRDefault="00000000" w:rsidRPr="00000000" w14:paraId="00001034">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35">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36">
      <w:pPr>
        <w:pStyle w:val="Heading4"/>
        <w:ind w:left="0" w:right="4" w:firstLine="0"/>
        <w:rPr>
          <w:rFonts w:ascii="Arial" w:cs="Arial" w:eastAsia="Arial" w:hAnsi="Arial"/>
        </w:rPr>
      </w:pPr>
      <w:bookmarkStart w:colFirst="0" w:colLast="0" w:name="_heading=h.2gb3jie" w:id="176"/>
      <w:bookmarkEnd w:id="176"/>
      <w:r w:rsidDel="00000000" w:rsidR="00000000" w:rsidRPr="00000000">
        <w:rPr>
          <w:rFonts w:ascii="Arial" w:cs="Arial" w:eastAsia="Arial" w:hAnsi="Arial"/>
          <w:rtl w:val="0"/>
        </w:rPr>
        <w:t xml:space="preserve">3.1.28.1 Length &amp; Packet Type</w:t>
      </w:r>
    </w:p>
    <w:p w:rsidR="00000000" w:rsidDel="00000000" w:rsidP="00000000" w:rsidRDefault="00000000" w:rsidRPr="00000000" w14:paraId="0000103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38">
      <w:pPr>
        <w:pStyle w:val="Heading4"/>
        <w:ind w:left="0" w:firstLine="0"/>
        <w:rPr>
          <w:rFonts w:ascii="Arial" w:cs="Arial" w:eastAsia="Arial" w:hAnsi="Arial"/>
        </w:rPr>
      </w:pPr>
      <w:bookmarkStart w:colFirst="0" w:colLast="0" w:name="_heading=h.vgdtq7" w:id="177"/>
      <w:bookmarkEnd w:id="177"/>
      <w:r w:rsidDel="00000000" w:rsidR="00000000" w:rsidRPr="00000000">
        <w:rPr>
          <w:rFonts w:ascii="Arial" w:cs="Arial" w:eastAsia="Arial" w:hAnsi="Arial"/>
          <w:rtl w:val="0"/>
        </w:rPr>
        <w:t xml:space="preserve">3.1.28.2 Disconnect Flags</w:t>
      </w:r>
    </w:p>
    <w:p w:rsidR="00000000" w:rsidDel="00000000" w:rsidP="00000000" w:rsidRDefault="00000000" w:rsidRPr="00000000" w14:paraId="00001039">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3A">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3B">
      <w:pPr>
        <w:ind w:right="4"/>
        <w:rPr>
          <w:rFonts w:ascii="Arial" w:cs="Arial" w:eastAsia="Arial" w:hAnsi="Arial"/>
        </w:rPr>
      </w:pPr>
      <w:r w:rsidDel="00000000" w:rsidR="00000000" w:rsidRPr="00000000">
        <w:rPr>
          <w:rtl w:val="0"/>
        </w:rPr>
      </w:r>
    </w:p>
    <w:p w:rsidR="00000000" w:rsidDel="00000000" w:rsidP="00000000" w:rsidRDefault="00000000" w:rsidRPr="00000000" w14:paraId="00001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1">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1042">
      <w:pPr>
        <w:ind w:right="4"/>
        <w:rPr>
          <w:rFonts w:ascii="Arial" w:cs="Arial" w:eastAsia="Arial" w:hAnsi="Arial"/>
        </w:rPr>
      </w:pPr>
      <w:r w:rsidDel="00000000" w:rsidR="00000000" w:rsidRPr="00000000">
        <w:rPr>
          <w:rFonts w:ascii="Arial" w:cs="Arial" w:eastAsia="Arial" w:hAnsi="Arial"/>
          <w:highlight w:val="yellow"/>
          <w:rtl w:val="0"/>
        </w:rPr>
        <w:t xml:space="preserve">The Gateway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43">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44">
      <w:pPr>
        <w:pStyle w:val="Heading4"/>
        <w:ind w:left="0" w:right="4" w:firstLine="0"/>
        <w:rPr>
          <w:rFonts w:ascii="Arial" w:cs="Arial" w:eastAsia="Arial" w:hAnsi="Arial"/>
        </w:rPr>
      </w:pPr>
      <w:bookmarkStart w:colFirst="0" w:colLast="0" w:name="_heading=h.3fg1ce0" w:id="178"/>
      <w:bookmarkEnd w:id="178"/>
      <w:r w:rsidDel="00000000" w:rsidR="00000000" w:rsidRPr="00000000">
        <w:rPr>
          <w:rFonts w:ascii="Arial" w:cs="Arial" w:eastAsia="Arial" w:hAnsi="Arial"/>
          <w:rtl w:val="0"/>
        </w:rPr>
        <w:t xml:space="preserve">3.1.28.3 Reason Code</w:t>
      </w:r>
    </w:p>
    <w:p w:rsidR="00000000" w:rsidDel="00000000" w:rsidP="00000000" w:rsidRDefault="00000000" w:rsidRPr="00000000" w14:paraId="000010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control packet is optional.  If provided, Byte 3 in the DISCONNECT control packet holds the Reason Code of the disconnection.</w:t>
      </w:r>
    </w:p>
    <w:tbl>
      <w:tblPr>
        <w:tblStyle w:val="Table4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548.9609375" w:hRule="atLeast"/>
          <w:tblHeader w:val="0"/>
        </w:trPr>
        <w:tc>
          <w:tcPr>
            <w:shd w:fill="cfe2f3" w:val="clear"/>
          </w:tcPr>
          <w:p w:rsidR="00000000" w:rsidDel="00000000" w:rsidP="00000000" w:rsidRDefault="00000000" w:rsidRPr="00000000" w14:paraId="00001046">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047">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04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04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548.9609375" w:hRule="atLeast"/>
          <w:tblHeader w:val="0"/>
        </w:trPr>
        <w:tc>
          <w:tcPr>
            <w:shd w:fill="d9d9d9" w:val="clear"/>
          </w:tcPr>
          <w:p w:rsidR="00000000" w:rsidDel="00000000" w:rsidP="00000000" w:rsidRDefault="00000000" w:rsidRPr="00000000" w14:paraId="0000104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104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04C">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04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normal disconnection was made; Disconnect request processed successfully.</w:t>
            </w:r>
          </w:p>
        </w:tc>
      </w:tr>
      <w:tr>
        <w:trPr>
          <w:cantSplit w:val="0"/>
          <w:trHeight w:val="548.9609375" w:hRule="atLeast"/>
          <w:tblHeader w:val="0"/>
        </w:trPr>
        <w:tc>
          <w:tcPr>
            <w:shd w:fill="d9d9d9" w:val="clear"/>
          </w:tcPr>
          <w:p w:rsidR="00000000" w:rsidDel="00000000" w:rsidP="00000000" w:rsidRDefault="00000000" w:rsidRPr="00000000" w14:paraId="0000104E">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shd w:fill="d9d9d9" w:val="clear"/>
          </w:tcPr>
          <w:p w:rsidR="00000000" w:rsidDel="00000000" w:rsidP="00000000" w:rsidRDefault="00000000" w:rsidRPr="00000000" w14:paraId="0000104F">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1050">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w:t>
            </w:r>
          </w:p>
        </w:tc>
        <w:tc>
          <w:tcPr/>
          <w:p w:rsidR="00000000" w:rsidDel="00000000" w:rsidP="00000000" w:rsidRDefault="00000000" w:rsidRPr="00000000" w14:paraId="00001051">
            <w:pPr>
              <w:spacing w:after="9" w:lineRule="auto"/>
              <w:ind w:right="4"/>
              <w:rPr>
                <w:rFonts w:ascii="Arial" w:cs="Arial" w:eastAsia="Arial" w:hAnsi="Arial"/>
              </w:rPr>
            </w:pPr>
            <w:r w:rsidDel="00000000" w:rsidR="00000000" w:rsidRPr="00000000">
              <w:rPr>
                <w:rFonts w:ascii="Arial" w:cs="Arial" w:eastAsia="Arial" w:hAnsi="Arial"/>
                <w:rtl w:val="0"/>
              </w:rPr>
              <w:t xml:space="preserve">There is no active Virtual Connection for disconnection</w:t>
            </w:r>
          </w:p>
        </w:tc>
      </w:tr>
      <w:tr>
        <w:trPr>
          <w:cantSplit w:val="0"/>
          <w:trHeight w:val="548.9609375" w:hRule="atLeast"/>
          <w:tblHeader w:val="0"/>
        </w:trPr>
        <w:tc>
          <w:tcPr>
            <w:shd w:fill="d9d9d9" w:val="clear"/>
          </w:tcPr>
          <w:p w:rsidR="00000000" w:rsidDel="00000000" w:rsidP="00000000" w:rsidRDefault="00000000" w:rsidRPr="00000000" w14:paraId="00001052">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shd w:fill="d9d9d9" w:val="clear"/>
          </w:tcPr>
          <w:p w:rsidR="00000000" w:rsidDel="00000000" w:rsidP="00000000" w:rsidRDefault="00000000" w:rsidRPr="00000000" w14:paraId="0000105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1054">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1055">
            <w:pPr>
              <w:spacing w:after="9" w:lineRule="auto"/>
              <w:ind w:right="4"/>
              <w:rPr>
                <w:rFonts w:ascii="Arial" w:cs="Arial" w:eastAsia="Arial" w:hAnsi="Arial"/>
              </w:rPr>
            </w:pPr>
            <w:r w:rsidDel="00000000" w:rsidR="00000000" w:rsidRPr="00000000">
              <w:rPr>
                <w:rFonts w:ascii="Arial" w:cs="Arial" w:eastAsia="Arial" w:hAnsi="Arial"/>
                <w:rtl w:val="0"/>
              </w:rPr>
              <w:t xml:space="preserve">Packet sent whose size exceeds the maximum packet size</w:t>
            </w:r>
          </w:p>
        </w:tc>
      </w:tr>
      <w:tr>
        <w:trPr>
          <w:cantSplit w:val="0"/>
          <w:trHeight w:val="548.9609375" w:hRule="atLeast"/>
          <w:tblHeader w:val="0"/>
        </w:trPr>
        <w:tc>
          <w:tcPr>
            <w:shd w:fill="d9d9d9" w:val="clear"/>
          </w:tcPr>
          <w:p w:rsidR="00000000" w:rsidDel="00000000" w:rsidP="00000000" w:rsidRDefault="00000000" w:rsidRPr="00000000" w14:paraId="00001056">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shd w:fill="d9d9d9" w:val="clear"/>
          </w:tcPr>
          <w:p w:rsidR="00000000" w:rsidDel="00000000" w:rsidP="00000000" w:rsidRDefault="00000000" w:rsidRPr="00000000" w14:paraId="0000105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1058">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10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Payload is not of the format indicated.</w:t>
            </w:r>
          </w:p>
        </w:tc>
      </w:tr>
    </w:tbl>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46: DISCONNECT Reason Code</w:t>
      </w:r>
    </w:p>
    <w:p w:rsidR="00000000" w:rsidDel="00000000" w:rsidP="00000000" w:rsidRDefault="00000000" w:rsidRPr="00000000" w14:paraId="0000105B">
      <w:pPr>
        <w:pStyle w:val="Heading4"/>
        <w:ind w:left="0" w:right="4" w:firstLine="0"/>
        <w:rPr>
          <w:rFonts w:ascii="Arial" w:cs="Arial" w:eastAsia="Arial" w:hAnsi="Arial"/>
        </w:rPr>
      </w:pPr>
      <w:bookmarkStart w:colFirst="0" w:colLast="0" w:name="_heading=h.1ulbmlt" w:id="179"/>
      <w:bookmarkEnd w:id="179"/>
      <w:r w:rsidDel="00000000" w:rsidR="00000000" w:rsidRPr="00000000">
        <w:rPr>
          <w:rFonts w:ascii="Arial" w:cs="Arial" w:eastAsia="Arial" w:hAnsi="Arial"/>
          <w:rtl w:val="0"/>
        </w:rPr>
        <w:t xml:space="preserve">3.1.28.4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105C">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w:t>
      </w:r>
      <w:r w:rsidDel="00000000" w:rsidR="00000000" w:rsidRPr="00000000">
        <w:rPr>
          <w:rFonts w:ascii="Arial" w:cs="Arial" w:eastAsia="Arial" w:hAnsi="Arial"/>
          <w:rtl w:val="0"/>
        </w:rPr>
        <w:t xml:space="preserve">At this point the keep alive timer becomes obsolete until the device issues a new CONNECT.</w:t>
      </w:r>
      <w:r w:rsidDel="00000000" w:rsidR="00000000" w:rsidRPr="00000000">
        <w:rPr>
          <w:rtl w:val="0"/>
        </w:rPr>
      </w:r>
    </w:p>
    <w:p w:rsidR="00000000" w:rsidDel="00000000" w:rsidP="00000000" w:rsidRDefault="00000000" w:rsidRPr="00000000" w14:paraId="0000105D">
      <w:pPr>
        <w:pStyle w:val="Heading4"/>
        <w:ind w:left="0" w:right="4" w:firstLine="0"/>
        <w:rPr>
          <w:rFonts w:ascii="Arial" w:cs="Arial" w:eastAsia="Arial" w:hAnsi="Arial"/>
        </w:rPr>
      </w:pPr>
      <w:bookmarkStart w:colFirst="0" w:colLast="0" w:name="_heading=h.4ekz59m" w:id="180"/>
      <w:bookmarkEnd w:id="180"/>
      <w:r w:rsidDel="00000000" w:rsidR="00000000" w:rsidRPr="00000000">
        <w:rPr>
          <w:rFonts w:ascii="Arial" w:cs="Arial" w:eastAsia="Arial" w:hAnsi="Arial"/>
          <w:rtl w:val="0"/>
        </w:rPr>
        <w:t xml:space="preserve">3.1.28.5 Reason String</w:t>
      </w:r>
    </w:p>
    <w:p w:rsidR="00000000" w:rsidDel="00000000" w:rsidP="00000000" w:rsidRDefault="00000000" w:rsidRPr="00000000" w14:paraId="0000105E">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05F">
      <w:pPr>
        <w:rPr>
          <w:rFonts w:ascii="Arial" w:cs="Arial" w:eastAsia="Arial" w:hAnsi="Arial"/>
        </w:rPr>
      </w:pPr>
      <w:r w:rsidDel="00000000" w:rsidR="00000000" w:rsidRPr="00000000">
        <w:rPr>
          <w:rtl w:val="0"/>
        </w:rPr>
      </w:r>
    </w:p>
    <w:p w:rsidR="00000000" w:rsidDel="00000000" w:rsidP="00000000" w:rsidRDefault="00000000" w:rsidRPr="00000000" w14:paraId="00001060">
      <w:pPr>
        <w:pStyle w:val="Heading3"/>
        <w:keepLines w:val="1"/>
        <w:spacing w:after="77" w:before="0" w:line="259" w:lineRule="auto"/>
        <w:ind w:left="0" w:firstLine="0"/>
        <w:rPr>
          <w:rFonts w:ascii="Arial" w:cs="Arial" w:eastAsia="Arial" w:hAnsi="Arial"/>
        </w:rPr>
      </w:pPr>
      <w:bookmarkStart w:colFirst="0" w:colLast="0" w:name="_heading=h.2tq9fhf" w:id="181"/>
      <w:bookmarkEnd w:id="181"/>
      <w:r w:rsidDel="00000000" w:rsidR="00000000" w:rsidRPr="00000000">
        <w:rPr>
          <w:rtl w:val="0"/>
        </w:rPr>
        <w:t xml:space="preserve">3.1.29 </w:t>
      </w:r>
      <w:r w:rsidDel="00000000" w:rsidR="00000000" w:rsidRPr="00000000">
        <w:rPr>
          <w:rFonts w:ascii="Arial" w:cs="Arial" w:eastAsia="Arial" w:hAnsi="Arial"/>
          <w:rtl w:val="0"/>
        </w:rPr>
        <w:t xml:space="preserve">WILLTOPICUPD</w:t>
      </w:r>
    </w:p>
    <w:tbl>
      <w:tblPr>
        <w:tblStyle w:val="Table4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77"/>
        <w:gridCol w:w="47"/>
        <w:gridCol w:w="856"/>
        <w:gridCol w:w="842"/>
        <w:gridCol w:w="42"/>
        <w:gridCol w:w="933"/>
        <w:gridCol w:w="39"/>
        <w:gridCol w:w="1125"/>
        <w:gridCol w:w="1054"/>
        <w:gridCol w:w="71"/>
        <w:gridCol w:w="1079"/>
        <w:gridCol w:w="1072"/>
        <w:tblGridChange w:id="0">
          <w:tblGrid>
            <w:gridCol w:w="1113"/>
            <w:gridCol w:w="1077"/>
            <w:gridCol w:w="47"/>
            <w:gridCol w:w="856"/>
            <w:gridCol w:w="842"/>
            <w:gridCol w:w="42"/>
            <w:gridCol w:w="933"/>
            <w:gridCol w:w="39"/>
            <w:gridCol w:w="1125"/>
            <w:gridCol w:w="1054"/>
            <w:gridCol w:w="71"/>
            <w:gridCol w:w="1079"/>
            <w:gridCol w:w="1072"/>
          </w:tblGrid>
        </w:tblGridChange>
      </w:tblGrid>
      <w:tr>
        <w:trPr>
          <w:cantSplit w:val="0"/>
          <w:tblHeader w:val="0"/>
        </w:trPr>
        <w:tc>
          <w:tcPr>
            <w:shd w:fill="cfe2f3" w:val="clear"/>
          </w:tcPr>
          <w:p w:rsidR="00000000" w:rsidDel="00000000" w:rsidP="00000000" w:rsidRDefault="00000000" w:rsidRPr="00000000" w14:paraId="0000106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6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6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6E">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6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7B">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7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88">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89">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WILLTOPICUPD FLAGS</w:t>
            </w:r>
          </w:p>
        </w:tc>
      </w:tr>
      <w:tr>
        <w:trPr>
          <w:cantSplit w:val="0"/>
          <w:trHeight w:val="200" w:hRule="atLeast"/>
          <w:tblHeader w:val="0"/>
        </w:trPr>
        <w:tc>
          <w:tcPr>
            <w:vMerge w:val="continue"/>
          </w:tcPr>
          <w:p w:rsidR="00000000" w:rsidDel="00000000" w:rsidP="00000000" w:rsidRDefault="00000000" w:rsidRPr="00000000" w14:paraId="0000109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09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098">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109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09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09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09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0A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0A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10A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A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A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10A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A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AF">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10B0">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10B1">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47: WILLTOPICUPD packet</w:t>
      </w:r>
    </w:p>
    <w:p w:rsidR="00000000" w:rsidDel="00000000" w:rsidP="00000000" w:rsidRDefault="00000000" w:rsidRPr="00000000" w14:paraId="000010BE">
      <w:pPr>
        <w:ind w:left="-15" w:right="4" w:firstLine="0"/>
        <w:rPr>
          <w:rFonts w:ascii="Arial" w:cs="Arial" w:eastAsia="Arial" w:hAnsi="Arial"/>
        </w:rPr>
      </w:pPr>
      <w:r w:rsidDel="00000000" w:rsidR="00000000" w:rsidRPr="00000000">
        <w:rPr>
          <w:rFonts w:ascii="Arial" w:cs="Arial" w:eastAsia="Arial" w:hAnsi="Arial"/>
          <w:rtl w:val="0"/>
        </w:rPr>
        <w:t xml:space="preserve">The WILLTOPICUPD packet is sent by a client to update its Will topic name stored in the GW/server.</w:t>
      </w:r>
    </w:p>
    <w:p w:rsidR="00000000" w:rsidDel="00000000" w:rsidP="00000000" w:rsidRDefault="00000000" w:rsidRPr="00000000" w14:paraId="000010BF">
      <w:pPr>
        <w:pStyle w:val="Heading4"/>
        <w:ind w:left="0" w:right="4" w:firstLine="0"/>
        <w:rPr>
          <w:rFonts w:ascii="Arial" w:cs="Arial" w:eastAsia="Arial" w:hAnsi="Arial"/>
        </w:rPr>
      </w:pPr>
      <w:bookmarkStart w:colFirst="0" w:colLast="0" w:name="_heading=h.18vjpp8" w:id="182"/>
      <w:bookmarkEnd w:id="182"/>
      <w:r w:rsidDel="00000000" w:rsidR="00000000" w:rsidRPr="00000000">
        <w:rPr>
          <w:rFonts w:ascii="Arial" w:cs="Arial" w:eastAsia="Arial" w:hAnsi="Arial"/>
          <w:rtl w:val="0"/>
        </w:rPr>
        <w:t xml:space="preserve">3.1.29.1 </w:t>
      </w:r>
      <w:r w:rsidDel="00000000" w:rsidR="00000000" w:rsidRPr="00000000">
        <w:rPr>
          <w:rFonts w:ascii="Arial" w:cs="Arial" w:eastAsia="Arial" w:hAnsi="Arial"/>
          <w:rtl w:val="0"/>
        </w:rPr>
        <w:t xml:space="preserve">Length &amp; </w:t>
      </w:r>
      <w:r w:rsidDel="00000000" w:rsidR="00000000" w:rsidRPr="00000000">
        <w:rPr>
          <w:rFonts w:ascii="Arial" w:cs="Arial" w:eastAsia="Arial" w:hAnsi="Arial"/>
          <w:rtl w:val="0"/>
        </w:rPr>
        <w:t xml:space="preserve">Packet Type</w:t>
      </w:r>
    </w:p>
    <w:p w:rsidR="00000000" w:rsidDel="00000000" w:rsidP="00000000" w:rsidRDefault="00000000" w:rsidRPr="00000000" w14:paraId="000010C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C1">
      <w:pPr>
        <w:pStyle w:val="Heading4"/>
        <w:ind w:left="0" w:right="4" w:firstLine="0"/>
        <w:rPr>
          <w:rFonts w:ascii="Arial" w:cs="Arial" w:eastAsia="Arial" w:hAnsi="Arial"/>
        </w:rPr>
      </w:pPr>
      <w:bookmarkStart w:colFirst="0" w:colLast="0" w:name="_heading=h.3sv78d1" w:id="183"/>
      <w:bookmarkEnd w:id="183"/>
      <w:r w:rsidDel="00000000" w:rsidR="00000000" w:rsidRPr="00000000">
        <w:rPr>
          <w:rFonts w:ascii="Arial" w:cs="Arial" w:eastAsia="Arial" w:hAnsi="Arial"/>
          <w:rtl w:val="0"/>
        </w:rPr>
        <w:t xml:space="preserve">3.1.29.2 Flags</w:t>
      </w:r>
    </w:p>
    <w:p w:rsidR="00000000" w:rsidDel="00000000" w:rsidP="00000000" w:rsidRDefault="00000000" w:rsidRPr="00000000" w14:paraId="000010C2">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rtl w:val="0"/>
        </w:rPr>
        <w:t xml:space="preserve">WILLTOPICUPD </w:t>
      </w:r>
      <w:r w:rsidDel="00000000" w:rsidR="00000000" w:rsidRPr="00000000">
        <w:rPr>
          <w:rFonts w:ascii="Arial" w:cs="Arial" w:eastAsia="Arial" w:hAnsi="Arial"/>
          <w:color w:val="000000"/>
          <w:rtl w:val="0"/>
        </w:rPr>
        <w:t xml:space="preserve">Flags is 1 byte field in Byte 3 position of the packet specifying the properties of the </w:t>
      </w:r>
      <w:r w:rsidDel="00000000" w:rsidR="00000000" w:rsidRPr="00000000">
        <w:rPr>
          <w:rFonts w:ascii="Arial" w:cs="Arial" w:eastAsia="Arial" w:hAnsi="Arial"/>
          <w:rtl w:val="0"/>
        </w:rPr>
        <w:t xml:space="preserve">WILLTOPICUPD</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0C3">
      <w:pPr>
        <w:ind w:right="4"/>
        <w:rPr>
          <w:rFonts w:ascii="Arial" w:cs="Arial" w:eastAsia="Arial" w:hAnsi="Arial"/>
        </w:rPr>
      </w:pPr>
      <w:r w:rsidDel="00000000" w:rsidR="00000000" w:rsidRPr="00000000">
        <w:rPr>
          <w:rFonts w:ascii="Arial" w:cs="Arial" w:eastAsia="Arial" w:hAnsi="Arial"/>
          <w:rtl w:val="0"/>
        </w:rPr>
        <w:t xml:space="preserve">The WILLTOPICUPD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10C5">
      <w:pPr>
        <w:pStyle w:val="Heading4"/>
        <w:ind w:left="0" w:right="4" w:firstLine="0"/>
        <w:rPr>
          <w:rFonts w:ascii="Arial" w:cs="Arial" w:eastAsia="Arial" w:hAnsi="Arial"/>
        </w:rPr>
      </w:pPr>
      <w:bookmarkStart w:colFirst="0" w:colLast="0" w:name="_heading=h.280hiku" w:id="184"/>
      <w:bookmarkEnd w:id="184"/>
      <w:r w:rsidDel="00000000" w:rsidR="00000000" w:rsidRPr="00000000">
        <w:rPr>
          <w:rFonts w:ascii="Arial" w:cs="Arial" w:eastAsia="Arial" w:hAnsi="Arial"/>
          <w:rtl w:val="0"/>
        </w:rPr>
        <w:t xml:space="preserve">3.1.29.3 </w:t>
      </w:r>
      <w:r w:rsidDel="00000000" w:rsidR="00000000" w:rsidRPr="00000000">
        <w:rPr>
          <w:rFonts w:ascii="Arial" w:cs="Arial" w:eastAsia="Arial" w:hAnsi="Arial"/>
          <w:rtl w:val="0"/>
        </w:rPr>
        <w:t xml:space="preserve">Will Topic</w:t>
      </w:r>
    </w:p>
    <w:p w:rsidR="00000000" w:rsidDel="00000000" w:rsidP="00000000" w:rsidRDefault="00000000" w:rsidRPr="00000000" w14:paraId="000010C6">
      <w:pPr>
        <w:spacing w:after="307" w:lineRule="auto"/>
        <w:ind w:right="4"/>
        <w:rPr>
          <w:rFonts w:ascii="Arial" w:cs="Arial" w:eastAsia="Arial" w:hAnsi="Arial"/>
        </w:rPr>
      </w:pPr>
      <w:r w:rsidDel="00000000" w:rsidR="00000000" w:rsidRPr="00000000">
        <w:rPr>
          <w:rFonts w:ascii="Arial" w:cs="Arial" w:eastAsia="Arial" w:hAnsi="Arial"/>
          <w:rtl w:val="0"/>
        </w:rPr>
        <w:t xml:space="preserve">Contains the Will topic name.An empty WILLTOPICUPD packet is a WILLTOPICUPD packet without Flags and WillTopic field (i.e. it is exactly 2 bytes long). It is used by a client to delete its Will topic and Will message stored in the GW/server.</w:t>
      </w:r>
    </w:p>
    <w:p w:rsidR="00000000" w:rsidDel="00000000" w:rsidP="00000000" w:rsidRDefault="00000000" w:rsidRPr="00000000" w14:paraId="000010C7">
      <w:pPr>
        <w:pStyle w:val="Heading3"/>
        <w:keepLines w:val="1"/>
        <w:spacing w:after="77" w:before="0" w:line="259" w:lineRule="auto"/>
        <w:ind w:left="0" w:firstLine="0"/>
        <w:rPr>
          <w:rFonts w:ascii="Arial" w:cs="Arial" w:eastAsia="Arial" w:hAnsi="Arial"/>
        </w:rPr>
      </w:pPr>
      <w:bookmarkStart w:colFirst="0" w:colLast="0" w:name="_heading=h.n5rssn" w:id="185"/>
      <w:bookmarkEnd w:id="185"/>
      <w:r w:rsidDel="00000000" w:rsidR="00000000" w:rsidRPr="00000000">
        <w:rPr>
          <w:rtl w:val="0"/>
        </w:rPr>
        <w:t xml:space="preserve">3.1.30 </w:t>
      </w:r>
      <w:r w:rsidDel="00000000" w:rsidR="00000000" w:rsidRPr="00000000">
        <w:rPr>
          <w:rFonts w:ascii="Arial" w:cs="Arial" w:eastAsia="Arial" w:hAnsi="Arial"/>
          <w:rtl w:val="0"/>
        </w:rPr>
        <w:t xml:space="preserve">WILLMSGUPD</w:t>
      </w:r>
    </w:p>
    <w:tbl>
      <w:tblPr>
        <w:tblStyle w:val="Table4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C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C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C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C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C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C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C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C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D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D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D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D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10E4">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48: WILLMSGUPD packet</w:t>
      </w:r>
    </w:p>
    <w:p w:rsidR="00000000" w:rsidDel="00000000" w:rsidP="00000000" w:rsidRDefault="00000000" w:rsidRPr="00000000" w14:paraId="000010ED">
      <w:pPr>
        <w:ind w:right="4"/>
        <w:rPr>
          <w:rFonts w:ascii="Arial" w:cs="Arial" w:eastAsia="Arial" w:hAnsi="Arial"/>
        </w:rPr>
      </w:pPr>
      <w:r w:rsidDel="00000000" w:rsidR="00000000" w:rsidRPr="00000000">
        <w:rPr>
          <w:rFonts w:ascii="Arial" w:cs="Arial" w:eastAsia="Arial" w:hAnsi="Arial"/>
          <w:rtl w:val="0"/>
        </w:rPr>
        <w:t xml:space="preserve">The WILLMSGUPD packet is sent by a client to update its Will packet stored in the GW/server.</w:t>
      </w:r>
    </w:p>
    <w:p w:rsidR="00000000" w:rsidDel="00000000" w:rsidP="00000000" w:rsidRDefault="00000000" w:rsidRPr="00000000" w14:paraId="000010EE">
      <w:pPr>
        <w:pStyle w:val="Heading4"/>
        <w:ind w:left="0" w:right="4" w:firstLine="0"/>
        <w:rPr>
          <w:rFonts w:ascii="Arial" w:cs="Arial" w:eastAsia="Arial" w:hAnsi="Arial"/>
        </w:rPr>
      </w:pPr>
      <w:bookmarkStart w:colFirst="0" w:colLast="0" w:name="_heading=h.375fbgg" w:id="186"/>
      <w:bookmarkEnd w:id="186"/>
      <w:r w:rsidDel="00000000" w:rsidR="00000000" w:rsidRPr="00000000">
        <w:rPr>
          <w:rFonts w:ascii="Arial" w:cs="Arial" w:eastAsia="Arial" w:hAnsi="Arial"/>
          <w:rtl w:val="0"/>
        </w:rPr>
        <w:t xml:space="preserve">3.1.30.1 Length &amp; Packet Type</w:t>
      </w:r>
    </w:p>
    <w:p w:rsidR="00000000" w:rsidDel="00000000" w:rsidP="00000000" w:rsidRDefault="00000000" w:rsidRPr="00000000" w14:paraId="000010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F0">
      <w:pPr>
        <w:pStyle w:val="Heading4"/>
        <w:ind w:left="0" w:right="4" w:firstLine="0"/>
        <w:rPr>
          <w:rFonts w:ascii="Arial" w:cs="Arial" w:eastAsia="Arial" w:hAnsi="Arial"/>
        </w:rPr>
      </w:pPr>
      <w:bookmarkStart w:colFirst="0" w:colLast="0" w:name="_heading=h.1maplo9" w:id="187"/>
      <w:bookmarkEnd w:id="187"/>
      <w:r w:rsidDel="00000000" w:rsidR="00000000" w:rsidRPr="00000000">
        <w:rPr>
          <w:rFonts w:ascii="Arial" w:cs="Arial" w:eastAsia="Arial" w:hAnsi="Arial"/>
          <w:rtl w:val="0"/>
        </w:rPr>
        <w:t xml:space="preserve">3.1.30.2 Will Message</w:t>
      </w:r>
    </w:p>
    <w:p w:rsidR="00000000" w:rsidDel="00000000" w:rsidP="00000000" w:rsidRDefault="00000000" w:rsidRPr="00000000" w14:paraId="000010F1">
      <w:pPr>
        <w:spacing w:after="308"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Will message.</w:t>
      </w:r>
    </w:p>
    <w:p w:rsidR="00000000" w:rsidDel="00000000" w:rsidP="00000000" w:rsidRDefault="00000000" w:rsidRPr="00000000" w14:paraId="000010F2">
      <w:pPr>
        <w:pStyle w:val="Heading3"/>
        <w:keepLines w:val="1"/>
        <w:spacing w:after="77" w:before="0" w:line="259" w:lineRule="auto"/>
        <w:ind w:left="0" w:right="4" w:firstLine="0"/>
        <w:rPr>
          <w:rFonts w:ascii="Arial" w:cs="Arial" w:eastAsia="Arial" w:hAnsi="Arial"/>
        </w:rPr>
      </w:pPr>
      <w:bookmarkStart w:colFirst="0" w:colLast="0" w:name="_heading=h.46ad4c2" w:id="188"/>
      <w:bookmarkEnd w:id="188"/>
      <w:r w:rsidDel="00000000" w:rsidR="00000000" w:rsidRPr="00000000">
        <w:rPr>
          <w:rtl w:val="0"/>
        </w:rPr>
        <w:t xml:space="preserve">3.1.31 </w:t>
      </w:r>
      <w:r w:rsidDel="00000000" w:rsidR="00000000" w:rsidRPr="00000000">
        <w:rPr>
          <w:rFonts w:ascii="Arial" w:cs="Arial" w:eastAsia="Arial" w:hAnsi="Arial"/>
          <w:rtl w:val="0"/>
        </w:rPr>
        <w:t xml:space="preserve">WILLTOPICRESP</w:t>
      </w:r>
    </w:p>
    <w:tbl>
      <w:tblPr>
        <w:tblStyle w:val="Table4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F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F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F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F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F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F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F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F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F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F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F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0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0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0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0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2lfnejv" w:id="189"/>
      <w:bookmarkEnd w:id="18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49: WILLTOPICRESP packet</w:t>
      </w:r>
    </w:p>
    <w:p w:rsidR="00000000" w:rsidDel="00000000" w:rsidP="00000000" w:rsidRDefault="00000000" w:rsidRPr="00000000" w14:paraId="00001118">
      <w:pPr>
        <w:ind w:left="-15" w:right="4" w:firstLine="0"/>
        <w:rPr>
          <w:rFonts w:ascii="Arial" w:cs="Arial" w:eastAsia="Arial" w:hAnsi="Arial"/>
        </w:rPr>
      </w:pPr>
      <w:r w:rsidDel="00000000" w:rsidR="00000000" w:rsidRPr="00000000">
        <w:rPr>
          <w:rFonts w:ascii="Arial" w:cs="Arial" w:eastAsia="Arial" w:hAnsi="Arial"/>
          <w:rtl w:val="0"/>
        </w:rPr>
        <w:t xml:space="preserve">The WILLTOPICRESP packet is sent by a GW to acknowledge the receipt and processing of an WILLTOPICUPD packet.</w:t>
      </w:r>
    </w:p>
    <w:p w:rsidR="00000000" w:rsidDel="00000000" w:rsidP="00000000" w:rsidRDefault="00000000" w:rsidRPr="00000000" w14:paraId="00001119">
      <w:pPr>
        <w:pStyle w:val="Heading4"/>
        <w:ind w:left="0" w:right="4" w:firstLine="0"/>
        <w:rPr>
          <w:rFonts w:ascii="Arial" w:cs="Arial" w:eastAsia="Arial" w:hAnsi="Arial"/>
        </w:rPr>
      </w:pPr>
      <w:bookmarkStart w:colFirst="0" w:colLast="0" w:name="_heading=h.10kxoro" w:id="190"/>
      <w:bookmarkEnd w:id="190"/>
      <w:r w:rsidDel="00000000" w:rsidR="00000000" w:rsidRPr="00000000">
        <w:rPr>
          <w:rFonts w:ascii="Arial" w:cs="Arial" w:eastAsia="Arial" w:hAnsi="Arial"/>
          <w:rtl w:val="0"/>
        </w:rPr>
        <w:t xml:space="preserve">3.1.31.1 Length &amp; Packet Type</w:t>
      </w:r>
    </w:p>
    <w:p w:rsidR="00000000" w:rsidDel="00000000" w:rsidP="00000000" w:rsidRDefault="00000000" w:rsidRPr="00000000" w14:paraId="0000111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Uses packet header format 1. Please refer to section 2.1 for a detailed description.</w:t>
      </w:r>
    </w:p>
    <w:p w:rsidR="00000000" w:rsidDel="00000000" w:rsidP="00000000" w:rsidRDefault="00000000" w:rsidRPr="00000000" w14:paraId="0000111B">
      <w:pPr>
        <w:pStyle w:val="Heading4"/>
        <w:ind w:left="0" w:right="4" w:firstLine="0"/>
        <w:rPr>
          <w:rFonts w:ascii="Arial" w:cs="Arial" w:eastAsia="Arial" w:hAnsi="Arial"/>
        </w:rPr>
      </w:pPr>
      <w:bookmarkStart w:colFirst="0" w:colLast="0" w:name="_heading=h.3kkl7fh" w:id="191"/>
      <w:bookmarkEnd w:id="191"/>
      <w:r w:rsidDel="00000000" w:rsidR="00000000" w:rsidRPr="00000000">
        <w:rPr>
          <w:rFonts w:ascii="Arial" w:cs="Arial" w:eastAsia="Arial" w:hAnsi="Arial"/>
          <w:rtl w:val="0"/>
        </w:rPr>
        <w:t xml:space="preserve">3.1.31.2 Reason Code</w:t>
      </w:r>
    </w:p>
    <w:p w:rsidR="00000000" w:rsidDel="00000000" w:rsidP="00000000" w:rsidRDefault="00000000" w:rsidRPr="00000000" w14:paraId="0000111C">
      <w:pPr>
        <w:rPr>
          <w:rFonts w:ascii="Arial" w:cs="Arial" w:eastAsia="Arial" w:hAnsi="Arial"/>
        </w:rPr>
      </w:pPr>
      <w:r w:rsidDel="00000000" w:rsidR="00000000" w:rsidRPr="00000000">
        <w:rPr>
          <w:rFonts w:ascii="Arial" w:cs="Arial" w:eastAsia="Arial" w:hAnsi="Arial"/>
          <w:rtl w:val="0"/>
        </w:rPr>
        <w:t xml:space="preserve">Byte 3 in the WILLTOPICRESP control packet contains the Reason Code returned from the processing of the WILLTOPICUPD packet.</w:t>
      </w:r>
    </w:p>
    <w:p w:rsidR="00000000" w:rsidDel="00000000" w:rsidP="00000000" w:rsidRDefault="00000000" w:rsidRPr="00000000" w14:paraId="0000111D">
      <w:pPr>
        <w:rPr>
          <w:rFonts w:ascii="Arial" w:cs="Arial" w:eastAsia="Arial" w:hAnsi="Arial"/>
        </w:rPr>
      </w:pPr>
      <w:r w:rsidDel="00000000" w:rsidR="00000000" w:rsidRPr="00000000">
        <w:rPr>
          <w:rtl w:val="0"/>
        </w:rPr>
      </w:r>
    </w:p>
    <w:tbl>
      <w:tblPr>
        <w:tblStyle w:val="Table5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111E">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111F">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1120">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1121">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112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12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124">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12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Topic update request was received successfully.</w:t>
            </w:r>
          </w:p>
        </w:tc>
      </w:tr>
      <w:tr>
        <w:trPr>
          <w:cantSplit w:val="0"/>
          <w:trHeight w:val="778.9414062499999" w:hRule="atLeast"/>
          <w:tblHeader w:val="0"/>
        </w:trPr>
        <w:tc>
          <w:tcPr/>
          <w:p w:rsidR="00000000" w:rsidDel="00000000" w:rsidP="00000000" w:rsidRDefault="00000000" w:rsidRPr="00000000" w14:paraId="00001126">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127">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2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29">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Will Topic response</w:t>
            </w:r>
          </w:p>
        </w:tc>
      </w:tr>
      <w:tr>
        <w:trPr>
          <w:cantSplit w:val="0"/>
          <w:trHeight w:val="778.9414062499999" w:hRule="atLeast"/>
          <w:tblHeader w:val="0"/>
        </w:trPr>
        <w:tc>
          <w:tcPr/>
          <w:p w:rsidR="00000000" w:rsidDel="00000000" w:rsidP="00000000" w:rsidRDefault="00000000" w:rsidRPr="00000000" w14:paraId="0000112A">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2B">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2C">
            <w:pPr>
              <w:spacing w:after="9" w:lineRule="auto"/>
              <w:ind w:right="4"/>
              <w:rPr>
                <w:rFonts w:ascii="Arial" w:cs="Arial" w:eastAsia="Arial" w:hAnsi="Arial"/>
              </w:rPr>
            </w:pPr>
            <w:sdt>
              <w:sdtPr>
                <w:tag w:val="goog_rdk_169"/>
              </w:sdtPr>
              <w:sdtContent>
                <w:commentRangeStart w:id="62"/>
              </w:sdtContent>
            </w:sdt>
            <w:sdt>
              <w:sdtPr>
                <w:tag w:val="goog_rdk_170"/>
              </w:sdtPr>
              <w:sdtContent>
                <w:commentRangeStart w:id="63"/>
              </w:sdtContent>
            </w:sdt>
            <w:r w:rsidDel="00000000" w:rsidR="00000000" w:rsidRPr="00000000">
              <w:rPr>
                <w:rFonts w:ascii="Arial" w:cs="Arial" w:eastAsia="Arial" w:hAnsi="Arial"/>
                <w:rtl w:val="0"/>
              </w:rPr>
              <w:t xml:space="preserve">Invalid topic alias</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tc>
        <w:tc>
          <w:tcPr/>
          <w:p w:rsidR="00000000" w:rsidDel="00000000" w:rsidP="00000000" w:rsidRDefault="00000000" w:rsidRPr="00000000" w14:paraId="0000112D">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alias is not accepted by the Server.</w:t>
            </w:r>
          </w:p>
        </w:tc>
      </w:tr>
      <w:tr>
        <w:trPr>
          <w:cantSplit w:val="0"/>
          <w:trHeight w:val="778.9414062499999" w:hRule="atLeast"/>
          <w:tblHeader w:val="0"/>
        </w:trPr>
        <w:tc>
          <w:tcPr/>
          <w:p w:rsidR="00000000" w:rsidDel="00000000" w:rsidP="00000000" w:rsidRDefault="00000000" w:rsidRPr="00000000" w14:paraId="0000112E">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2F">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30">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3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the WILLTOPICRESP packet.</w:t>
            </w:r>
          </w:p>
        </w:tc>
      </w:tr>
    </w:tbl>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50: WILLTOPICRESP Reason Code</w:t>
      </w:r>
    </w:p>
    <w:p w:rsidR="00000000" w:rsidDel="00000000" w:rsidP="00000000" w:rsidRDefault="00000000" w:rsidRPr="00000000" w14:paraId="00001133">
      <w:pPr>
        <w:spacing w:after="174" w:before="0" w:line="248.000000000000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134">
      <w:pPr>
        <w:pStyle w:val="Heading3"/>
        <w:keepLines w:val="1"/>
        <w:spacing w:after="118" w:before="0" w:line="259" w:lineRule="auto"/>
        <w:ind w:left="0" w:right="4" w:firstLine="0"/>
        <w:rPr>
          <w:rFonts w:ascii="Arial" w:cs="Arial" w:eastAsia="Arial" w:hAnsi="Arial"/>
        </w:rPr>
      </w:pPr>
      <w:bookmarkStart w:colFirst="0" w:colLast="0" w:name="_heading=h.1zpvhna" w:id="192"/>
      <w:bookmarkEnd w:id="192"/>
      <w:r w:rsidDel="00000000" w:rsidR="00000000" w:rsidRPr="00000000">
        <w:rPr>
          <w:rtl w:val="0"/>
        </w:rPr>
        <w:t xml:space="preserve">3.1.32 </w:t>
      </w:r>
      <w:r w:rsidDel="00000000" w:rsidR="00000000" w:rsidRPr="00000000">
        <w:rPr>
          <w:rFonts w:ascii="Arial" w:cs="Arial" w:eastAsia="Arial" w:hAnsi="Arial"/>
          <w:rtl w:val="0"/>
        </w:rPr>
        <w:t xml:space="preserve">WILLMSGRESP</w:t>
      </w:r>
    </w:p>
    <w:tbl>
      <w:tblPr>
        <w:tblStyle w:val="Table5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3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3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3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3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3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3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3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3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3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3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3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4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4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5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51">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51: WILLMSGRESP</w:t>
      </w:r>
    </w:p>
    <w:p w:rsidR="00000000" w:rsidDel="00000000" w:rsidP="00000000" w:rsidRDefault="00000000" w:rsidRPr="00000000" w14:paraId="0000115A">
      <w:pPr>
        <w:jc w:val="center"/>
        <w:rPr>
          <w:rFonts w:ascii="Arial" w:cs="Arial" w:eastAsia="Arial" w:hAnsi="Arial"/>
        </w:rPr>
      </w:pPr>
      <w:r w:rsidDel="00000000" w:rsidR="00000000" w:rsidRPr="00000000">
        <w:rPr>
          <w:rtl w:val="0"/>
        </w:rPr>
      </w:r>
    </w:p>
    <w:p w:rsidR="00000000" w:rsidDel="00000000" w:rsidP="00000000" w:rsidRDefault="00000000" w:rsidRPr="00000000" w14:paraId="0000115B">
      <w:pPr>
        <w:ind w:left="-5" w:right="4" w:firstLine="0"/>
        <w:rPr>
          <w:rFonts w:ascii="Arial" w:cs="Arial" w:eastAsia="Arial" w:hAnsi="Arial"/>
        </w:rPr>
      </w:pPr>
      <w:r w:rsidDel="00000000" w:rsidR="00000000" w:rsidRPr="00000000">
        <w:rPr>
          <w:rFonts w:ascii="Arial" w:cs="Arial" w:eastAsia="Arial" w:hAnsi="Arial"/>
          <w:rtl w:val="0"/>
        </w:rPr>
        <w:t xml:space="preserve">The WILLMSGRESP packet is sent by a GW to acknowledge the receipt and processing of an WILLMSGUPD packet.</w:t>
      </w:r>
    </w:p>
    <w:p w:rsidR="00000000" w:rsidDel="00000000" w:rsidP="00000000" w:rsidRDefault="00000000" w:rsidRPr="00000000" w14:paraId="0000115C">
      <w:pPr>
        <w:pStyle w:val="Heading4"/>
        <w:ind w:left="0" w:right="4" w:firstLine="0"/>
        <w:rPr>
          <w:rFonts w:ascii="Arial" w:cs="Arial" w:eastAsia="Arial" w:hAnsi="Arial"/>
        </w:rPr>
      </w:pPr>
      <w:bookmarkStart w:colFirst="0" w:colLast="0" w:name="_heading=h.4jpj0b3" w:id="193"/>
      <w:bookmarkEnd w:id="193"/>
      <w:r w:rsidDel="00000000" w:rsidR="00000000" w:rsidRPr="00000000">
        <w:rPr>
          <w:rFonts w:ascii="Arial" w:cs="Arial" w:eastAsia="Arial" w:hAnsi="Arial"/>
          <w:rtl w:val="0"/>
        </w:rPr>
        <w:t xml:space="preserve">3.1.32.1 Length &amp; Packet Type</w:t>
      </w:r>
    </w:p>
    <w:p w:rsidR="00000000" w:rsidDel="00000000" w:rsidP="00000000" w:rsidRDefault="00000000" w:rsidRPr="00000000" w14:paraId="000011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5E">
      <w:pPr>
        <w:pStyle w:val="Heading4"/>
        <w:ind w:left="0" w:right="4" w:firstLine="0"/>
        <w:rPr>
          <w:rFonts w:ascii="Arial" w:cs="Arial" w:eastAsia="Arial" w:hAnsi="Arial"/>
        </w:rPr>
      </w:pPr>
      <w:bookmarkStart w:colFirst="0" w:colLast="0" w:name="_heading=h.2yutaiw" w:id="194"/>
      <w:bookmarkEnd w:id="194"/>
      <w:r w:rsidDel="00000000" w:rsidR="00000000" w:rsidRPr="00000000">
        <w:rPr>
          <w:rFonts w:ascii="Arial" w:cs="Arial" w:eastAsia="Arial" w:hAnsi="Arial"/>
          <w:rtl w:val="0"/>
        </w:rPr>
        <w:t xml:space="preserve">3.1.32.2 Reason Code</w:t>
      </w:r>
    </w:p>
    <w:p w:rsidR="00000000" w:rsidDel="00000000" w:rsidP="00000000" w:rsidRDefault="00000000" w:rsidRPr="00000000" w14:paraId="0000115F">
      <w:pPr>
        <w:rPr>
          <w:rFonts w:ascii="Arial" w:cs="Arial" w:eastAsia="Arial" w:hAnsi="Arial"/>
        </w:rPr>
      </w:pPr>
      <w:r w:rsidDel="00000000" w:rsidR="00000000" w:rsidRPr="00000000">
        <w:rPr>
          <w:rFonts w:ascii="Arial" w:cs="Arial" w:eastAsia="Arial" w:hAnsi="Arial"/>
          <w:rtl w:val="0"/>
        </w:rPr>
        <w:t xml:space="preserve">Byte 3 in the WILLMSGRESP control packet contains the Reason Code returned from processing of the WILLMSGUPD control packet. </w:t>
      </w:r>
    </w:p>
    <w:tbl>
      <w:tblPr>
        <w:tblStyle w:val="Table52"/>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shd w:fill="cfe2f3" w:val="clear"/>
          </w:tcPr>
          <w:p w:rsidR="00000000" w:rsidDel="00000000" w:rsidP="00000000" w:rsidRDefault="00000000" w:rsidRPr="00000000" w14:paraId="00001160">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161">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16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16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778.9414062499999" w:hRule="atLeast"/>
          <w:tblHeader w:val="0"/>
        </w:trPr>
        <w:tc>
          <w:tcPr/>
          <w:p w:rsidR="00000000" w:rsidDel="00000000" w:rsidP="00000000" w:rsidRDefault="00000000" w:rsidRPr="00000000" w14:paraId="0000116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16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16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16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Message update was accepted and processed successfully. </w:t>
            </w:r>
          </w:p>
        </w:tc>
      </w:tr>
      <w:tr>
        <w:trPr>
          <w:cantSplit w:val="0"/>
          <w:trHeight w:val="778.9414062499999" w:hRule="atLeast"/>
          <w:tblHeader w:val="0"/>
        </w:trPr>
        <w:tc>
          <w:tcPr/>
          <w:p w:rsidR="00000000" w:rsidDel="00000000" w:rsidP="00000000" w:rsidRDefault="00000000" w:rsidRPr="00000000" w14:paraId="0000116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16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6A">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6B">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the Will Message update packet. </w:t>
            </w:r>
          </w:p>
        </w:tc>
      </w:tr>
      <w:tr>
        <w:trPr>
          <w:cantSplit w:val="0"/>
          <w:trHeight w:val="778.9414062499999" w:hRule="atLeast"/>
          <w:tblHeader w:val="0"/>
        </w:trPr>
        <w:tc>
          <w:tcPr/>
          <w:p w:rsidR="00000000" w:rsidDel="00000000" w:rsidP="00000000" w:rsidRDefault="00000000" w:rsidRPr="00000000" w14:paraId="0000116C">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6D">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6E">
            <w:pPr>
              <w:spacing w:after="9" w:lineRule="auto"/>
              <w:ind w:right="4"/>
              <w:rPr>
                <w:rFonts w:ascii="Arial" w:cs="Arial" w:eastAsia="Arial" w:hAnsi="Arial"/>
              </w:rPr>
            </w:pPr>
            <w:sdt>
              <w:sdtPr>
                <w:tag w:val="goog_rdk_171"/>
              </w:sdtPr>
              <w:sdtContent>
                <w:commentRangeStart w:id="64"/>
              </w:sdtContent>
            </w:sdt>
            <w:r w:rsidDel="00000000" w:rsidR="00000000" w:rsidRPr="00000000">
              <w:rPr>
                <w:rFonts w:ascii="Arial" w:cs="Arial" w:eastAsia="Arial" w:hAnsi="Arial"/>
                <w:rtl w:val="0"/>
              </w:rPr>
              <w:t xml:space="preserve">Invalid topic alias</w:t>
            </w:r>
            <w:commentRangeEnd w:id="64"/>
            <w:r w:rsidDel="00000000" w:rsidR="00000000" w:rsidRPr="00000000">
              <w:commentReference w:id="64"/>
            </w:r>
            <w:r w:rsidDel="00000000" w:rsidR="00000000" w:rsidRPr="00000000">
              <w:rPr>
                <w:rtl w:val="0"/>
              </w:rPr>
            </w:r>
          </w:p>
        </w:tc>
        <w:tc>
          <w:tcPr/>
          <w:p w:rsidR="00000000" w:rsidDel="00000000" w:rsidP="00000000" w:rsidRDefault="00000000" w:rsidRPr="00000000" w14:paraId="0000116F">
            <w:pPr>
              <w:spacing w:after="9" w:lineRule="auto"/>
              <w:ind w:right="4"/>
              <w:rPr>
                <w:rFonts w:ascii="Arial" w:cs="Arial" w:eastAsia="Arial" w:hAnsi="Arial"/>
              </w:rPr>
            </w:pPr>
            <w:r w:rsidDel="00000000" w:rsidR="00000000" w:rsidRPr="00000000">
              <w:rPr>
                <w:rFonts w:ascii="Arial" w:cs="Arial" w:eastAsia="Arial" w:hAnsi="Arial"/>
                <w:rtl w:val="0"/>
              </w:rPr>
              <w:t xml:space="preserve">The Will Topic name alias is not accepted by the Server</w:t>
            </w:r>
          </w:p>
        </w:tc>
      </w:tr>
      <w:tr>
        <w:trPr>
          <w:cantSplit w:val="0"/>
          <w:trHeight w:val="778.9414062499999" w:hRule="atLeast"/>
          <w:tblHeader w:val="0"/>
        </w:trPr>
        <w:tc>
          <w:tcPr/>
          <w:p w:rsidR="00000000" w:rsidDel="00000000" w:rsidP="00000000" w:rsidRDefault="00000000" w:rsidRPr="00000000" w14:paraId="00001170">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71">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72">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WILLMSGUPD packet.</w:t>
            </w:r>
          </w:p>
        </w:tc>
      </w:tr>
    </w:tbl>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52: WILLMSGRESP Reason Code</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77">
      <w:pPr>
        <w:pStyle w:val="Heading3"/>
        <w:ind w:left="0" w:firstLine="0"/>
        <w:rPr>
          <w:rFonts w:ascii="Arial" w:cs="Arial" w:eastAsia="Arial" w:hAnsi="Arial"/>
        </w:rPr>
      </w:pPr>
      <w:bookmarkStart w:colFirst="0" w:colLast="0" w:name="_heading=h.1e03kqp" w:id="195"/>
      <w:bookmarkEnd w:id="195"/>
      <w:r w:rsidDel="00000000" w:rsidR="00000000" w:rsidRPr="00000000">
        <w:rPr>
          <w:rtl w:val="0"/>
        </w:rPr>
        <w:t xml:space="preserve">3.1.33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8">
      <w:pPr>
        <w:spacing w:after="9" w:lineRule="auto"/>
        <w:ind w:left="-5" w:right="990" w:firstLine="0"/>
        <w:rPr>
          <w:rFonts w:ascii="Arial" w:cs="Arial" w:eastAsia="Arial" w:hAnsi="Arial"/>
        </w:rPr>
      </w:pPr>
      <w:r w:rsidDel="00000000" w:rsidR="00000000" w:rsidRPr="00000000">
        <w:rPr>
          <w:rtl w:val="0"/>
        </w:rPr>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7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7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7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7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7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7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7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8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8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5">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9D">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9E">
            <w:pPr>
              <w:jc w:val="center"/>
              <w:rPr>
                <w:rFonts w:ascii="Arial" w:cs="Arial" w:eastAsia="Arial" w:hAnsi="Arial"/>
              </w:rPr>
            </w:pPr>
            <w:sdt>
              <w:sdtPr>
                <w:tag w:val="goog_rdk_172"/>
              </w:sdtPr>
              <w:sdtContent>
                <w:commentRangeStart w:id="65"/>
              </w:sdtContent>
            </w:sdt>
            <w:sdt>
              <w:sdtPr>
                <w:tag w:val="goog_rdk_173"/>
              </w:sdtPr>
              <w:sdtContent>
                <w:commentRangeStart w:id="66"/>
              </w:sdtContent>
            </w:sdt>
            <w:sdt>
              <w:sdtPr>
                <w:tag w:val="goog_rdk_174"/>
              </w:sdtPr>
              <w:sdtContent>
                <w:commentRangeStart w:id="67"/>
              </w:sdtContent>
            </w:sdt>
            <w:r w:rsidDel="00000000" w:rsidR="00000000" w:rsidRPr="00000000">
              <w:rPr>
                <w:rFonts w:ascii="Arial" w:cs="Arial" w:eastAsia="Arial" w:hAnsi="Arial"/>
                <w:rtl w:val="0"/>
              </w:rPr>
              <w:t xml:space="preserve">Wireless Node Id</w:t>
            </w:r>
            <w:commentRangeEnd w:id="65"/>
            <w:r w:rsidDel="00000000" w:rsidR="00000000" w:rsidRPr="00000000">
              <w:commentReference w:id="65"/>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r>
          </w:p>
        </w:tc>
      </w:tr>
      <w:tr>
        <w:trPr>
          <w:cantSplit w:val="0"/>
          <w:tblHeader w:val="0"/>
        </w:trPr>
        <w:tc>
          <w:tcPr/>
          <w:p w:rsidR="00000000" w:rsidDel="00000000" w:rsidP="00000000" w:rsidRDefault="00000000" w:rsidRPr="00000000" w14:paraId="000011A6">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7">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B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GW via a forwarder in case the GW is not directly attached to their WSNs. The forwarder simply encapsulates the MQTT-SN frames it receives on the wireless side and forwards them unchanged to the GW; in the opposite direction, it decapsulates the frames it receives from the gateway and sends them to the clients, unchanged too.</w:t>
      </w:r>
    </w:p>
    <w:p w:rsidR="00000000" w:rsidDel="00000000" w:rsidP="00000000" w:rsidRDefault="00000000" w:rsidRPr="00000000" w14:paraId="000011B1">
      <w:pPr>
        <w:pStyle w:val="Heading4"/>
        <w:ind w:left="0" w:right="4" w:firstLine="0"/>
        <w:rPr>
          <w:rFonts w:ascii="Arial" w:cs="Arial" w:eastAsia="Arial" w:hAnsi="Arial"/>
        </w:rPr>
      </w:pPr>
      <w:bookmarkStart w:colFirst="0" w:colLast="0" w:name="_heading=h.3xzr3ei" w:id="196"/>
      <w:bookmarkEnd w:id="196"/>
      <w:r w:rsidDel="00000000" w:rsidR="00000000" w:rsidRPr="00000000">
        <w:rPr>
          <w:rFonts w:ascii="Arial" w:cs="Arial" w:eastAsia="Arial" w:hAnsi="Arial"/>
          <w:rtl w:val="0"/>
        </w:rPr>
        <w:t xml:space="preserve">3.1.33.1 Length</w:t>
      </w:r>
    </w:p>
    <w:p w:rsidR="00000000" w:rsidDel="00000000" w:rsidP="00000000" w:rsidRDefault="00000000" w:rsidRPr="00000000" w14:paraId="000011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3">
      <w:pPr>
        <w:pStyle w:val="Heading4"/>
        <w:ind w:left="0" w:right="4" w:firstLine="0"/>
        <w:rPr>
          <w:rFonts w:ascii="Arial" w:cs="Arial" w:eastAsia="Arial" w:hAnsi="Arial"/>
        </w:rPr>
      </w:pPr>
      <w:bookmarkStart w:colFirst="0" w:colLast="0" w:name="_heading=h.2d51dmb" w:id="197"/>
      <w:bookmarkEnd w:id="197"/>
      <w:r w:rsidDel="00000000" w:rsidR="00000000" w:rsidRPr="00000000">
        <w:rPr>
          <w:rFonts w:ascii="Arial" w:cs="Arial" w:eastAsia="Arial" w:hAnsi="Arial"/>
          <w:rtl w:val="0"/>
        </w:rPr>
        <w:t xml:space="preserve">3.1.33.2 Packet Type</w:t>
      </w:r>
    </w:p>
    <w:p w:rsidR="00000000" w:rsidDel="00000000" w:rsidP="00000000" w:rsidRDefault="00000000" w:rsidRPr="00000000" w14:paraId="000011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5">
      <w:pPr>
        <w:pStyle w:val="Heading4"/>
        <w:ind w:left="0" w:right="4" w:firstLine="0"/>
        <w:rPr>
          <w:rFonts w:ascii="Arial" w:cs="Arial" w:eastAsia="Arial" w:hAnsi="Arial"/>
        </w:rPr>
      </w:pPr>
      <w:bookmarkStart w:colFirst="0" w:colLast="0" w:name="_heading=h.sabnu4" w:id="198"/>
      <w:bookmarkEnd w:id="198"/>
      <w:r w:rsidDel="00000000" w:rsidR="00000000" w:rsidRPr="00000000">
        <w:rPr>
          <w:rFonts w:ascii="Arial" w:cs="Arial" w:eastAsia="Arial" w:hAnsi="Arial"/>
          <w:rtl w:val="0"/>
        </w:rPr>
        <w:t xml:space="preserve">3.1.33.3 Ctrl</w:t>
      </w:r>
    </w:p>
    <w:p w:rsidR="00000000" w:rsidDel="00000000" w:rsidP="00000000" w:rsidRDefault="00000000" w:rsidRPr="00000000" w14:paraId="000011B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54"/>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7">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8">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9">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A">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B">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C">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D">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0">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7">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8">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A">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4">
      <w:pPr>
        <w:pStyle w:val="Heading4"/>
        <w:ind w:left="0" w:right="4" w:firstLine="0"/>
        <w:rPr>
          <w:rFonts w:ascii="Arial" w:cs="Arial" w:eastAsia="Arial" w:hAnsi="Arial"/>
        </w:rPr>
      </w:pPr>
      <w:bookmarkStart w:colFirst="0" w:colLast="0" w:name="_heading=h.3c9z6hx" w:id="199"/>
      <w:bookmarkEnd w:id="199"/>
      <w:r w:rsidDel="00000000" w:rsidR="00000000" w:rsidRPr="00000000">
        <w:rPr>
          <w:rFonts w:ascii="Arial" w:cs="Arial" w:eastAsia="Arial" w:hAnsi="Arial"/>
          <w:rtl w:val="0"/>
        </w:rPr>
        <w:t xml:space="preserve">3.1.33.4 </w:t>
      </w:r>
      <w:r w:rsidDel="00000000" w:rsidR="00000000" w:rsidRPr="00000000">
        <w:rPr>
          <w:rFonts w:ascii="Arial" w:cs="Arial" w:eastAsia="Arial" w:hAnsi="Arial"/>
          <w:rtl w:val="0"/>
        </w:rPr>
        <w:t xml:space="preserve">Radius</w:t>
      </w:r>
    </w:p>
    <w:p w:rsidR="00000000" w:rsidDel="00000000" w:rsidP="00000000" w:rsidRDefault="00000000" w:rsidRPr="00000000" w14:paraId="000011D5">
      <w:pPr>
        <w:ind w:right="4"/>
        <w:rPr>
          <w:rFonts w:ascii="Arial" w:cs="Arial" w:eastAsia="Arial" w:hAnsi="Arial"/>
        </w:rPr>
      </w:pPr>
      <w:sdt>
        <w:sdtPr>
          <w:tag w:val="goog_rdk_176"/>
        </w:sdtPr>
        <w:sdtContent>
          <w:ins w:author="davide.lenzarini@u-blox.com" w:id="16" w:date="2023-11-29T17:04:20Z">
            <w:r w:rsidDel="00000000" w:rsidR="00000000" w:rsidRPr="00000000">
              <w:rPr>
                <w:rFonts w:ascii="Arial" w:cs="Arial" w:eastAsia="Arial" w:hAnsi="Arial"/>
                <w:rtl w:val="0"/>
              </w:rPr>
              <w:t xml:space="preserve">Transmission </w:t>
            </w:r>
          </w:ins>
        </w:sdtContent>
      </w:sdt>
      <w:sdt>
        <w:sdtPr>
          <w:tag w:val="goog_rdk_177"/>
        </w:sdtPr>
        <w:sdtContent>
          <w:del w:author="davide.lenzarini@u-blox.com" w:id="16" w:date="2023-11-29T17:04:20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(only relevant in direction GW to forwarder)</w:t>
      </w:r>
    </w:p>
    <w:p w:rsidR="00000000" w:rsidDel="00000000" w:rsidP="00000000" w:rsidRDefault="00000000" w:rsidRPr="00000000" w14:paraId="000011D6">
      <w:pPr>
        <w:pStyle w:val="Heading4"/>
        <w:ind w:left="0" w:right="4" w:firstLine="0"/>
        <w:rPr>
          <w:rFonts w:ascii="Arial" w:cs="Arial" w:eastAsia="Arial" w:hAnsi="Arial"/>
        </w:rPr>
      </w:pPr>
      <w:bookmarkStart w:colFirst="0" w:colLast="0" w:name="_heading=h.1rf9gpq" w:id="200"/>
      <w:bookmarkEnd w:id="200"/>
      <w:r w:rsidDel="00000000" w:rsidR="00000000" w:rsidRPr="00000000">
        <w:rPr>
          <w:rFonts w:ascii="Arial" w:cs="Arial" w:eastAsia="Arial" w:hAnsi="Arial"/>
          <w:rtl w:val="0"/>
        </w:rPr>
        <w:t xml:space="preserve">3.1.33.5 Wireless Node Id</w:t>
      </w:r>
    </w:p>
    <w:p w:rsidR="00000000" w:rsidDel="00000000" w:rsidP="00000000" w:rsidRDefault="00000000" w:rsidRPr="00000000" w14:paraId="000011D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8">
      <w:pPr>
        <w:pStyle w:val="Heading4"/>
        <w:ind w:left="0" w:right="4" w:firstLine="0"/>
        <w:rPr>
          <w:rFonts w:ascii="Arial" w:cs="Arial" w:eastAsia="Arial" w:hAnsi="Arial"/>
        </w:rPr>
      </w:pPr>
      <w:bookmarkStart w:colFirst="0" w:colLast="0" w:name="_heading=h.4bewzdj" w:id="201"/>
      <w:bookmarkEnd w:id="201"/>
      <w:r w:rsidDel="00000000" w:rsidR="00000000" w:rsidRPr="00000000">
        <w:rPr>
          <w:rFonts w:ascii="Arial" w:cs="Arial" w:eastAsia="Arial" w:hAnsi="Arial"/>
          <w:rtl w:val="0"/>
        </w:rPr>
        <w:t xml:space="preserve">3.1.33.6 MQTT SN Packet</w:t>
      </w:r>
    </w:p>
    <w:p w:rsidR="00000000" w:rsidDel="00000000" w:rsidP="00000000" w:rsidRDefault="00000000" w:rsidRPr="00000000" w14:paraId="000011D9">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DA">
      <w:pPr>
        <w:pStyle w:val="Heading3"/>
        <w:ind w:left="0" w:firstLine="0"/>
        <w:rPr/>
      </w:pPr>
      <w:bookmarkStart w:colFirst="0" w:colLast="0" w:name="_heading=h.15cqrsoyxc87" w:id="202"/>
      <w:bookmarkEnd w:id="202"/>
      <w:r w:rsidDel="00000000" w:rsidR="00000000" w:rsidRPr="00000000">
        <w:rPr>
          <w:rtl w:val="0"/>
        </w:rPr>
        <w:t xml:space="preserve">3.1.34 </w:t>
      </w:r>
      <w:r w:rsidDel="00000000" w:rsidR="00000000" w:rsidRPr="00000000">
        <w:rPr>
          <w:rtl w:val="0"/>
        </w:rPr>
        <w:t xml:space="preserve">PROTECTION</w:t>
      </w:r>
    </w:p>
    <w:p w:rsidR="00000000" w:rsidDel="00000000" w:rsidP="00000000" w:rsidRDefault="00000000" w:rsidRPr="00000000" w14:paraId="000011DB">
      <w:pPr>
        <w:pStyle w:val="Heading3"/>
        <w:keepLines w:val="1"/>
        <w:spacing w:after="77" w:before="0" w:line="259" w:lineRule="auto"/>
        <w:ind w:left="432" w:firstLine="0"/>
        <w:rPr/>
      </w:pPr>
      <w:bookmarkStart w:colFirst="0" w:colLast="0" w:name="_heading=h.efvs1al4eeri" w:id="203"/>
      <w:bookmarkEnd w:id="203"/>
      <w:r w:rsidDel="00000000" w:rsidR="00000000" w:rsidRPr="00000000">
        <w:rPr>
          <w:rtl w:val="0"/>
        </w:rPr>
      </w:r>
    </w:p>
    <w:tbl>
      <w:tblPr>
        <w:tblStyle w:val="Table5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D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D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D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E9">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6">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3">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4">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0">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1">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8">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1B">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1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1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2A">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2B">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7">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8">
            <w:pPr>
              <w:keepNext w:val="1"/>
              <w:jc w:val="center"/>
              <w:rPr>
                <w:rFonts w:ascii="Arial" w:cs="Arial" w:eastAsia="Arial" w:hAnsi="Arial"/>
              </w:rPr>
            </w:pPr>
            <w:sdt>
              <w:sdtPr>
                <w:tag w:val="goog_rdk_178"/>
              </w:sdtPr>
              <w:sdtContent>
                <w:commentRangeStart w:id="68"/>
              </w:sdtContent>
            </w:sdt>
            <w:sdt>
              <w:sdtPr>
                <w:tag w:val="goog_rdk_179"/>
              </w:sdtPr>
              <w:sdtContent>
                <w:commentRangeStart w:id="69"/>
              </w:sdtContent>
            </w:sdt>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4">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5">
            <w:pPr>
              <w:keepNext w:val="1"/>
              <w:jc w:val="center"/>
              <w:rPr>
                <w:rFonts w:ascii="Arial" w:cs="Arial" w:eastAsia="Arial" w:hAnsi="Arial"/>
              </w:rPr>
            </w:pPr>
            <w:sdt>
              <w:sdtPr>
                <w:tag w:val="goog_rdk_180"/>
              </w:sdtPr>
              <w:sdtContent>
                <w:commentRangeStart w:id="70"/>
              </w:sdtContent>
            </w:sdt>
            <w:sdt>
              <w:sdtPr>
                <w:tag w:val="goog_rdk_181"/>
              </w:sdtPr>
              <w:sdtContent>
                <w:commentRangeStart w:id="71"/>
              </w:sdtContent>
            </w:sdt>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1">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2">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5E">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5F">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6B">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6C">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8">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79">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5">
      <w:pPr>
        <w:spacing w:after="120" w:before="120" w:line="360" w:lineRule="auto"/>
        <w:ind w:left="0" w:firstLine="0"/>
        <w:jc w:val="center"/>
        <w:rPr>
          <w:u w:val="single"/>
        </w:rPr>
      </w:pPr>
      <w:r w:rsidDel="00000000" w:rsidR="00000000" w:rsidRPr="00000000">
        <w:rPr>
          <w:u w:val="single"/>
          <w:rtl w:val="0"/>
        </w:rPr>
        <w:t xml:space="preserve">Table 53: Format of the protection packet</w:t>
      </w:r>
    </w:p>
    <w:p w:rsidR="00000000" w:rsidDel="00000000" w:rsidP="00000000" w:rsidRDefault="00000000" w:rsidRPr="00000000" w14:paraId="0000128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PROTECTION packet provides a secure envelope for any other MQTT-SN packet (with the exception of the Forward Encapsulation packet). </w:t>
      </w:r>
      <w:r w:rsidDel="00000000" w:rsidR="00000000" w:rsidRPr="00000000">
        <w:rPr>
          <w:rFonts w:ascii="Arial" w:cs="Arial" w:eastAsia="Arial" w:hAnsi="Arial"/>
          <w:rtl w:val="0"/>
        </w:rPr>
        <w:t xml:space="preserve">The fields provided on the protection packet provide a means by which the sender can be identified and the packet can be protected, using a number of prescribed protection schemes. </w:t>
      </w:r>
    </w:p>
    <w:p w:rsidR="00000000" w:rsidDel="00000000" w:rsidP="00000000" w:rsidRDefault="00000000" w:rsidRPr="00000000" w14:paraId="0000128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w:t>
      </w:r>
      <w:r w:rsidDel="00000000" w:rsidR="00000000" w:rsidRPr="00000000">
        <w:rPr>
          <w:rFonts w:ascii="Arial" w:cs="Arial" w:eastAsia="Arial" w:hAnsi="Arial"/>
          <w:rtl w:val="0"/>
        </w:rPr>
        <w:t xml:space="preserve"> MQTT-SN Packet” and responsible for its protection. This responsibility can’t be delegated to a third entity like a Forwarder. </w:t>
      </w:r>
      <w:r w:rsidDel="00000000" w:rsidR="00000000" w:rsidRPr="00000000">
        <w:rPr>
          <w:rtl w:val="0"/>
        </w:rPr>
      </w:r>
    </w:p>
    <w:p w:rsidR="00000000" w:rsidDel="00000000" w:rsidP="00000000" w:rsidRDefault="00000000" w:rsidRPr="00000000" w14:paraId="0000128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PROTECTION packet must have access to the same shared key to be used directly or after derivation. The authentication of the sender and the receiver, their authorizations and the provisioning of the shared keys used to protect integrity and optionally confidentiality of the PROTECTION packet content are out of scope for this technical proposal.</w:t>
      </w:r>
    </w:p>
    <w:p w:rsidR="00000000" w:rsidDel="00000000" w:rsidP="00000000" w:rsidRDefault="00000000" w:rsidRPr="00000000" w14:paraId="00001289">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PROTECTION packet, like any other one, can be the payload of a Forward Encapsulation packet.</w:t>
      </w:r>
    </w:p>
    <w:p w:rsidR="00000000" w:rsidDel="00000000" w:rsidP="00000000" w:rsidRDefault="00000000" w:rsidRPr="00000000" w14:paraId="0000128A">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8B">
      <w:pPr>
        <w:spacing w:after="9" w:lineRule="auto"/>
        <w:ind w:left="-5" w:right="4" w:firstLine="0"/>
        <w:rPr>
          <w:rFonts w:ascii="Arial" w:cs="Arial" w:eastAsia="Arial" w:hAnsi="Arial"/>
          <w:b w:val="1"/>
        </w:rPr>
      </w:pPr>
      <w:sdt>
        <w:sdtPr>
          <w:tag w:val="goog_rdk_182"/>
        </w:sdtPr>
        <w:sdtContent>
          <w:commentRangeStart w:id="7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8C">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GW, it is mandatory to use it to protect all MQTT-SN packets exchanged with a Client for which a shared key (indexed by its Sender Id) is available.</w:t>
      </w:r>
    </w:p>
    <w:p w:rsidR="00000000" w:rsidDel="00000000" w:rsidP="00000000" w:rsidRDefault="00000000" w:rsidRPr="00000000" w14:paraId="0000128D">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GW (so the GW has no access to a key shared with it on the basis of its Sender Id) and the Client and GW are not in a private network, it is recommended for the GW to process only MQTT-SN packets received over a DTLS session initiated with mutual authentication by the client.</w:t>
      </w:r>
    </w:p>
    <w:p w:rsidR="00000000" w:rsidDel="00000000" w:rsidP="00000000" w:rsidRDefault="00000000" w:rsidRPr="00000000" w14:paraId="0000128E">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8F">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1290">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91">
      <w:pPr>
        <w:pStyle w:val="Heading4"/>
        <w:ind w:left="0" w:right="4" w:firstLine="0"/>
        <w:rPr>
          <w:rFonts w:ascii="Arial" w:cs="Arial" w:eastAsia="Arial" w:hAnsi="Arial"/>
        </w:rPr>
      </w:pPr>
      <w:bookmarkStart w:colFirst="0" w:colLast="0" w:name="_heading=h.j9tutdzg8gdj" w:id="204"/>
      <w:bookmarkEnd w:id="204"/>
      <w:r w:rsidDel="00000000" w:rsidR="00000000" w:rsidRPr="00000000">
        <w:rPr>
          <w:rFonts w:ascii="Arial" w:cs="Arial" w:eastAsia="Arial" w:hAnsi="Arial"/>
          <w:rtl w:val="0"/>
        </w:rPr>
        <w:t xml:space="preserve">3.1.34.1 </w:t>
      </w:r>
      <w:r w:rsidDel="00000000" w:rsidR="00000000" w:rsidRPr="00000000">
        <w:rPr>
          <w:rFonts w:ascii="Arial" w:cs="Arial" w:eastAsia="Arial" w:hAnsi="Arial"/>
          <w:rtl w:val="0"/>
        </w:rPr>
        <w:t xml:space="preserve">Length</w:t>
      </w:r>
    </w:p>
    <w:p w:rsidR="00000000" w:rsidDel="00000000" w:rsidP="00000000" w:rsidRDefault="00000000" w:rsidRPr="00000000" w14:paraId="0000129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293">
      <w:pPr>
        <w:pStyle w:val="Heading4"/>
        <w:ind w:left="0" w:right="4" w:firstLine="0"/>
        <w:rPr>
          <w:rFonts w:ascii="Arial" w:cs="Arial" w:eastAsia="Arial" w:hAnsi="Arial"/>
        </w:rPr>
      </w:pPr>
      <w:bookmarkStart w:colFirst="0" w:colLast="0" w:name="_heading=h.8duggxbcbw2" w:id="205"/>
      <w:bookmarkEnd w:id="205"/>
      <w:r w:rsidDel="00000000" w:rsidR="00000000" w:rsidRPr="00000000">
        <w:rPr>
          <w:rFonts w:ascii="Arial" w:cs="Arial" w:eastAsia="Arial" w:hAnsi="Arial"/>
          <w:rtl w:val="0"/>
        </w:rPr>
        <w:t xml:space="preserve">3.1.34.2 Packet Type</w:t>
      </w:r>
    </w:p>
    <w:p w:rsidR="00000000" w:rsidDel="00000000" w:rsidP="00000000" w:rsidRDefault="00000000" w:rsidRPr="00000000" w14:paraId="000012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5">
      <w:pPr>
        <w:pStyle w:val="Heading4"/>
        <w:ind w:left="0" w:right="4" w:firstLine="0"/>
        <w:rPr>
          <w:rFonts w:ascii="Arial" w:cs="Arial" w:eastAsia="Arial" w:hAnsi="Arial"/>
        </w:rPr>
      </w:pPr>
      <w:bookmarkStart w:colFirst="0" w:colLast="0" w:name="_heading=h.g1mmf1c4lvqh" w:id="206"/>
      <w:bookmarkEnd w:id="206"/>
      <w:r w:rsidDel="00000000" w:rsidR="00000000" w:rsidRPr="00000000">
        <w:rPr>
          <w:rFonts w:ascii="Arial" w:cs="Arial" w:eastAsia="Arial" w:hAnsi="Arial"/>
          <w:rtl w:val="0"/>
        </w:rPr>
        <w:t xml:space="preserve">3.1.34.3 Protection Flags</w:t>
      </w:r>
    </w:p>
    <w:p w:rsidR="00000000" w:rsidDel="00000000" w:rsidP="00000000" w:rsidRDefault="00000000" w:rsidRPr="00000000" w14:paraId="00001296">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7">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8">
      <w:pPr>
        <w:numPr>
          <w:ilvl w:val="0"/>
          <w:numId w:val="3"/>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w:t>
      </w: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p>
    <w:p w:rsidR="00000000" w:rsidDel="00000000" w:rsidP="00000000" w:rsidRDefault="00000000" w:rsidRPr="00000000" w14:paraId="00001299">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p>
    <w:p w:rsidR="00000000" w:rsidDel="00000000" w:rsidP="00000000" w:rsidRDefault="00000000" w:rsidRPr="00000000" w14:paraId="0000129A">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p>
    <w:p w:rsidR="00000000" w:rsidDel="00000000" w:rsidP="00000000" w:rsidRDefault="00000000" w:rsidRPr="00000000" w14:paraId="0000129B">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p>
    <w:p w:rsidR="00000000" w:rsidDel="00000000" w:rsidP="00000000" w:rsidRDefault="00000000" w:rsidRPr="00000000" w14:paraId="0000129C">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p>
    <w:p w:rsidR="00000000" w:rsidDel="00000000" w:rsidP="00000000" w:rsidRDefault="00000000" w:rsidRPr="00000000" w14:paraId="0000129D">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p>
    <w:p w:rsidR="00000000" w:rsidDel="00000000" w:rsidP="00000000" w:rsidRDefault="00000000" w:rsidRPr="00000000" w14:paraId="0000129E">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p>
    <w:p w:rsidR="00000000" w:rsidDel="00000000" w:rsidP="00000000" w:rsidRDefault="00000000" w:rsidRPr="00000000" w14:paraId="0000129F">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12A0">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1">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2">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3">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p>
    <w:p w:rsidR="00000000" w:rsidDel="00000000" w:rsidP="00000000" w:rsidRDefault="00000000" w:rsidRPr="00000000" w14:paraId="000012A4">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p>
    <w:p w:rsidR="00000000" w:rsidDel="00000000" w:rsidP="00000000" w:rsidRDefault="00000000" w:rsidRPr="00000000" w14:paraId="000012A5">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p>
    <w:p w:rsidR="00000000" w:rsidDel="00000000" w:rsidP="00000000" w:rsidRDefault="00000000" w:rsidRPr="00000000" w14:paraId="000012A6">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p>
    <w:p w:rsidR="00000000" w:rsidDel="00000000" w:rsidP="00000000" w:rsidRDefault="00000000" w:rsidRPr="00000000" w14:paraId="000012A7">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p>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9">
      <w:pPr>
        <w:numPr>
          <w:ilvl w:val="0"/>
          <w:numId w:val="20"/>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p>
    <w:p w:rsidR="00000000" w:rsidDel="00000000" w:rsidP="00000000" w:rsidRDefault="00000000" w:rsidRPr="00000000" w14:paraId="000012AA">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p>
    <w:p w:rsidR="00000000" w:rsidDel="00000000" w:rsidP="00000000" w:rsidRDefault="00000000" w:rsidRPr="00000000" w14:paraId="000012AB">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p>
    <w:p w:rsidR="00000000" w:rsidDel="00000000" w:rsidP="00000000" w:rsidRDefault="00000000" w:rsidRPr="00000000" w14:paraId="000012AC">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p>
    <w:p w:rsidR="00000000" w:rsidDel="00000000" w:rsidP="00000000" w:rsidRDefault="00000000" w:rsidRPr="00000000" w14:paraId="000012AD">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AE">
      <w:pPr>
        <w:pStyle w:val="Heading4"/>
        <w:ind w:left="0" w:right="4" w:firstLine="0"/>
        <w:rPr>
          <w:rFonts w:ascii="Arial" w:cs="Arial" w:eastAsia="Arial" w:hAnsi="Arial"/>
        </w:rPr>
      </w:pPr>
      <w:bookmarkStart w:colFirst="0" w:colLast="0" w:name="_heading=h.m1zk7agco355" w:id="207"/>
      <w:bookmarkEnd w:id="207"/>
      <w:r w:rsidDel="00000000" w:rsidR="00000000" w:rsidRPr="00000000">
        <w:rPr>
          <w:rFonts w:ascii="Arial" w:cs="Arial" w:eastAsia="Arial" w:hAnsi="Arial"/>
          <w:rtl w:val="0"/>
        </w:rPr>
        <w:t xml:space="preserve">3.1.34.4 </w:t>
      </w:r>
      <w:r w:rsidDel="00000000" w:rsidR="00000000" w:rsidRPr="00000000">
        <w:rPr>
          <w:rFonts w:ascii="Arial" w:cs="Arial" w:eastAsia="Arial" w:hAnsi="Arial"/>
          <w:rtl w:val="0"/>
        </w:rPr>
        <w:t xml:space="preserve">Protection Scheme</w:t>
      </w:r>
      <w:r w:rsidDel="00000000" w:rsidR="00000000" w:rsidRPr="00000000">
        <w:rPr>
          <w:rtl w:val="0"/>
        </w:rPr>
      </w:r>
    </w:p>
    <w:p w:rsidR="00000000" w:rsidDel="00000000" w:rsidP="00000000" w:rsidRDefault="00000000" w:rsidRPr="00000000" w14:paraId="000012AF">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0">
      <w:pPr>
        <w:spacing w:after="307" w:lineRule="auto"/>
        <w:ind w:left="-15" w:right="4" w:firstLine="0"/>
        <w:rPr>
          <w:rFonts w:ascii="Arial" w:cs="Arial" w:eastAsia="Arial" w:hAnsi="Arial"/>
        </w:rPr>
      </w:pPr>
      <w:r w:rsidDel="00000000" w:rsidR="00000000" w:rsidRPr="00000000">
        <w:rPr>
          <w:rtl w:val="0"/>
        </w:rPr>
      </w:r>
    </w:p>
    <w:tbl>
      <w:tblPr>
        <w:tblStyle w:val="Table56"/>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1">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2">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3">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4">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5">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5">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6">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17">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22222"/>
          <w:rtl w:val="0"/>
        </w:rPr>
        <w:t xml:space="preserve">Reference </w:t>
      </w:r>
      <w:hyperlink r:id="rId4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8">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9">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p w:rsidR="00000000" w:rsidDel="00000000" w:rsidP="00000000" w:rsidRDefault="00000000" w:rsidRPr="00000000" w14:paraId="0000131A">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49">
        <w:r w:rsidDel="00000000" w:rsidR="00000000" w:rsidRPr="00000000">
          <w:rPr>
            <w:rFonts w:ascii="Arial" w:cs="Arial" w:eastAsia="Arial" w:hAnsi="Arial"/>
            <w:rtl w:val="0"/>
          </w:rPr>
          <w:t xml:space="preserve"> </w:t>
        </w:r>
      </w:hyperlink>
      <w:hyperlink r:id="rId5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1B">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p w:rsidR="00000000" w:rsidDel="00000000" w:rsidP="00000000" w:rsidRDefault="00000000" w:rsidRPr="00000000" w14:paraId="0000131C">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p w:rsidR="00000000" w:rsidDel="00000000" w:rsidP="00000000" w:rsidRDefault="00000000" w:rsidRPr="00000000" w14:paraId="0000131D">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1E">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1F">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w:t>
      </w:r>
      <w:r w:rsidDel="00000000" w:rsidR="00000000" w:rsidRPr="00000000">
        <w:rPr>
          <w:rFonts w:ascii="Arial" w:cs="Arial" w:eastAsia="Arial" w:hAnsi="Arial"/>
          <w:color w:val="212529"/>
          <w:rtl w:val="0"/>
        </w:rPr>
        <w:t xml:space="preserve">/Poly1305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r w:rsidDel="00000000" w:rsidR="00000000" w:rsidRPr="00000000">
        <w:rPr>
          <w:rtl w:val="0"/>
        </w:rPr>
      </w:r>
    </w:p>
    <w:p w:rsidR="00000000" w:rsidDel="00000000" w:rsidP="00000000" w:rsidRDefault="00000000" w:rsidRPr="00000000" w14:paraId="00001320">
      <w:pPr>
        <w:pStyle w:val="Heading4"/>
        <w:ind w:left="0" w:right="4" w:firstLine="0"/>
        <w:rPr>
          <w:rFonts w:ascii="Roboto" w:cs="Roboto" w:eastAsia="Roboto" w:hAnsi="Roboto"/>
          <w:b w:val="1"/>
          <w:color w:val="222222"/>
          <w:sz w:val="24"/>
          <w:szCs w:val="24"/>
          <w:u w:val="single"/>
        </w:rPr>
      </w:pPr>
      <w:bookmarkStart w:colFirst="0" w:colLast="0" w:name="_heading=h.jo2d2fngx6hj" w:id="208"/>
      <w:bookmarkEnd w:id="208"/>
      <w:r w:rsidDel="00000000" w:rsidR="00000000" w:rsidRPr="00000000">
        <w:rPr>
          <w:rFonts w:ascii="Arial" w:cs="Arial" w:eastAsia="Arial" w:hAnsi="Arial"/>
          <w:rtl w:val="0"/>
        </w:rPr>
        <w:t xml:space="preserve">3.1.34.5 </w:t>
      </w:r>
      <w:r w:rsidDel="00000000" w:rsidR="00000000" w:rsidRPr="00000000">
        <w:rPr>
          <w:rFonts w:ascii="Arial" w:cs="Arial" w:eastAsia="Arial" w:hAnsi="Arial"/>
          <w:rtl w:val="0"/>
        </w:rPr>
        <w:t xml:space="preserve">Sender Id</w:t>
      </w:r>
      <w:r w:rsidDel="00000000" w:rsidR="00000000" w:rsidRPr="00000000">
        <w:rPr>
          <w:rtl w:val="0"/>
        </w:rPr>
      </w:r>
    </w:p>
    <w:p w:rsidR="00000000" w:rsidDel="00000000" w:rsidP="00000000" w:rsidRDefault="00000000" w:rsidRPr="00000000" w14:paraId="00001321">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w:t>
      </w:r>
      <w:r w:rsidDel="00000000" w:rsidR="00000000" w:rsidRPr="00000000">
        <w:rPr>
          <w:rFonts w:ascii="Arial" w:cs="Arial" w:eastAsia="Arial" w:hAnsi="Arial"/>
          <w:color w:val="222222"/>
          <w:rtl w:val="0"/>
        </w:rPr>
        <w:t xml:space="preserve"> the Sender Id field (8 bytes) should contain:</w:t>
      </w:r>
    </w:p>
    <w:p w:rsidR="00000000" w:rsidDel="00000000" w:rsidP="00000000" w:rsidRDefault="00000000" w:rsidRPr="00000000" w14:paraId="00001322">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3">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4">
      <w:pPr>
        <w:numPr>
          <w:ilvl w:val="0"/>
          <w:numId w:val="1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5">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6">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7">
      <w:pPr>
        <w:numPr>
          <w:ilvl w:val="0"/>
          <w:numId w:val="7"/>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p>
    <w:p w:rsidR="00000000" w:rsidDel="00000000" w:rsidP="00000000" w:rsidRDefault="00000000" w:rsidRPr="00000000" w14:paraId="00001328">
      <w:pPr>
        <w:numPr>
          <w:ilvl w:val="0"/>
          <w:numId w:val="7"/>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1329">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2A">
      <w:pPr>
        <w:spacing w:after="174" w:before="0" w:line="248.00000000000006" w:lineRule="auto"/>
        <w:ind w:left="720" w:right="4" w:firstLine="0"/>
        <w:jc w:val="both"/>
        <w:rPr>
          <w:rFonts w:ascii="Roboto" w:cs="Roboto" w:eastAsia="Roboto" w:hAnsi="Roboto"/>
          <w:i w:val="1"/>
          <w:color w:val="222222"/>
          <w:sz w:val="24"/>
          <w:szCs w:val="24"/>
          <w:shd w:fill="fff2cc" w:val="clear"/>
        </w:rPr>
      </w:pPr>
      <w:r w:rsidDel="00000000" w:rsidR="00000000" w:rsidRPr="00000000">
        <w:rPr>
          <w:rFonts w:ascii="Arial" w:cs="Arial" w:eastAsia="Arial" w:hAnsi="Arial"/>
          <w:b w:val="1"/>
          <w:u w:val="single"/>
          <w:shd w:fill="fff2cc" w:val="clear"/>
          <w:rtl w:val="0"/>
        </w:rPr>
        <w:t xml:space="preserve">Inf</w:t>
      </w:r>
      <w:sdt>
        <w:sdtPr>
          <w:tag w:val="goog_rdk_183"/>
        </w:sdtPr>
        <w:sdtContent>
          <w:commentRangeStart w:id="73"/>
        </w:sdtContent>
      </w:sdt>
      <w:r w:rsidDel="00000000" w:rsidR="00000000" w:rsidRPr="00000000">
        <w:rPr>
          <w:rFonts w:ascii="Arial" w:cs="Arial" w:eastAsia="Arial" w:hAnsi="Arial"/>
          <w:b w:val="1"/>
          <w:u w:val="single"/>
          <w:shd w:fill="fff2cc" w:val="clear"/>
          <w:rtl w:val="0"/>
        </w:rPr>
        <w:t xml:space="preserve">ormative</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132B">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2C">
      <w:pPr>
        <w:spacing w:after="0" w:before="0" w:lineRule="auto"/>
        <w:ind w:left="720" w:firstLine="0"/>
        <w:rPr>
          <w:rFonts w:ascii="Arial" w:cs="Arial" w:eastAsia="Arial" w:hAnsi="Arial"/>
          <w:b w:val="1"/>
          <w:i w:val="1"/>
          <w:color w:val="222222"/>
          <w:u w:val="single"/>
          <w:shd w:fill="fff2cc" w:val="clear"/>
        </w:rPr>
      </w:pPr>
      <w:sdt>
        <w:sdtPr>
          <w:tag w:val="goog_rdk_184"/>
        </w:sdtPr>
        <w:sdtContent>
          <w:commentRangeStart w:id="7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2D">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2E">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2F">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0">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1331">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2">
      <w:pPr>
        <w:pStyle w:val="Heading4"/>
        <w:ind w:left="0" w:right="4" w:firstLine="0"/>
        <w:rPr>
          <w:rFonts w:ascii="Arial" w:cs="Arial" w:eastAsia="Arial" w:hAnsi="Arial"/>
        </w:rPr>
      </w:pPr>
      <w:bookmarkStart w:colFirst="0" w:colLast="0" w:name="_heading=h.vjl219ghlhvi" w:id="209"/>
      <w:bookmarkEnd w:id="209"/>
      <w:r w:rsidDel="00000000" w:rsidR="00000000" w:rsidRPr="00000000">
        <w:rPr>
          <w:rFonts w:ascii="Arial" w:cs="Arial" w:eastAsia="Arial" w:hAnsi="Arial"/>
          <w:rtl w:val="0"/>
        </w:rPr>
        <w:t xml:space="preserve">3.1.34.6 </w:t>
      </w:r>
      <w:r w:rsidDel="00000000" w:rsidR="00000000" w:rsidRPr="00000000">
        <w:rPr>
          <w:rFonts w:ascii="Arial" w:cs="Arial" w:eastAsia="Arial" w:hAnsi="Arial"/>
          <w:rtl w:val="0"/>
        </w:rPr>
        <w:t xml:space="preserve">Random</w:t>
      </w:r>
      <w:r w:rsidDel="00000000" w:rsidR="00000000" w:rsidRPr="00000000">
        <w:rPr>
          <w:rtl w:val="0"/>
        </w:rPr>
      </w:r>
    </w:p>
    <w:p w:rsidR="00000000" w:rsidDel="00000000" w:rsidP="00000000" w:rsidRDefault="00000000" w:rsidRPr="00000000" w14:paraId="00001333">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4">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5">
      <w:pPr>
        <w:spacing w:after="174" w:before="0" w:line="248.00000000000006" w:lineRule="auto"/>
        <w:ind w:left="720" w:right="4" w:firstLine="0"/>
        <w:jc w:val="both"/>
        <w:rPr>
          <w:rFonts w:ascii="Roboto" w:cs="Roboto" w:eastAsia="Roboto" w:hAnsi="Roboto"/>
          <w:b w:val="1"/>
          <w:i w:val="1"/>
          <w:color w:val="222222"/>
          <w:sz w:val="24"/>
          <w:szCs w:val="24"/>
          <w:u w:val="single"/>
          <w:shd w:fill="fff2cc" w:val="clear"/>
        </w:rPr>
      </w:pPr>
      <w:r w:rsidDel="00000000" w:rsidR="00000000" w:rsidRPr="00000000">
        <w:rPr>
          <w:rFonts w:ascii="Arial" w:cs="Arial" w:eastAsia="Arial" w:hAnsi="Arial"/>
          <w:b w:val="1"/>
          <w:u w:val="single"/>
          <w:shd w:fill="fff2cc" w:val="clear"/>
          <w:rtl w:val="0"/>
        </w:rPr>
        <w:t xml:space="preserve">Inf</w:t>
      </w:r>
      <w:r w:rsidDel="00000000" w:rsidR="00000000" w:rsidRPr="00000000">
        <w:rPr>
          <w:rFonts w:ascii="Arial" w:cs="Arial" w:eastAsia="Arial" w:hAnsi="Arial"/>
          <w:b w:val="1"/>
          <w:u w:val="single"/>
          <w:shd w:fill="fff2cc" w:val="clear"/>
          <w:rtl w:val="0"/>
        </w:rPr>
        <w:t xml:space="preserve">ormative</w:t>
      </w:r>
      <w:r w:rsidDel="00000000" w:rsidR="00000000" w:rsidRPr="00000000">
        <w:rPr>
          <w:rtl w:val="0"/>
        </w:rPr>
      </w:r>
    </w:p>
    <w:p w:rsidR="00000000" w:rsidDel="00000000" w:rsidP="00000000" w:rsidRDefault="00000000" w:rsidRPr="00000000" w14:paraId="00001336">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7">
      <w:pPr>
        <w:pStyle w:val="Heading4"/>
        <w:ind w:left="0" w:right="4" w:firstLine="0"/>
        <w:rPr>
          <w:rFonts w:ascii="Arial" w:cs="Arial" w:eastAsia="Arial" w:hAnsi="Arial"/>
        </w:rPr>
      </w:pPr>
      <w:bookmarkStart w:colFirst="0" w:colLast="0" w:name="_heading=h.q30yx1mc4rc1" w:id="210"/>
      <w:bookmarkEnd w:id="210"/>
      <w:r w:rsidDel="00000000" w:rsidR="00000000" w:rsidRPr="00000000">
        <w:rPr>
          <w:rFonts w:ascii="Arial" w:cs="Arial" w:eastAsia="Arial" w:hAnsi="Arial"/>
          <w:rtl w:val="0"/>
        </w:rPr>
        <w:t xml:space="preserve">3.1.34.7 </w:t>
      </w:r>
      <w:r w:rsidDel="00000000" w:rsidR="00000000" w:rsidRPr="00000000">
        <w:rPr>
          <w:rFonts w:ascii="Arial" w:cs="Arial" w:eastAsia="Arial" w:hAnsi="Arial"/>
          <w:rtl w:val="0"/>
        </w:rPr>
        <w:t xml:space="preserve">Crypto Material</w:t>
      </w:r>
    </w:p>
    <w:p w:rsidR="00000000" w:rsidDel="00000000" w:rsidP="00000000" w:rsidRDefault="00000000" w:rsidRPr="00000000" w14:paraId="00001338">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w:t>
      </w:r>
      <w:r w:rsidDel="00000000" w:rsidR="00000000" w:rsidRPr="00000000">
        <w:rPr>
          <w:rFonts w:ascii="Arial" w:cs="Arial" w:eastAsia="Arial" w:hAnsi="Arial"/>
          <w:color w:val="222222"/>
          <w:rtl w:val="0"/>
        </w:rPr>
        <w:t xml:space="preserve">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9">
      <w:pPr>
        <w:pStyle w:val="Heading4"/>
        <w:ind w:left="0" w:right="4" w:firstLine="0"/>
        <w:rPr>
          <w:rFonts w:ascii="Roboto" w:cs="Roboto" w:eastAsia="Roboto" w:hAnsi="Roboto"/>
          <w:color w:val="222222"/>
          <w:sz w:val="24"/>
          <w:szCs w:val="24"/>
          <w:highlight w:val="white"/>
        </w:rPr>
      </w:pPr>
      <w:bookmarkStart w:colFirst="0" w:colLast="0" w:name="_heading=h.3y6o9vhqakro" w:id="211"/>
      <w:bookmarkEnd w:id="211"/>
      <w:r w:rsidDel="00000000" w:rsidR="00000000" w:rsidRPr="00000000">
        <w:rPr>
          <w:rFonts w:ascii="Arial" w:cs="Arial" w:eastAsia="Arial" w:hAnsi="Arial"/>
          <w:rtl w:val="0"/>
        </w:rPr>
        <w:t xml:space="preserve">3.1.34.8 </w:t>
      </w:r>
      <w:r w:rsidDel="00000000" w:rsidR="00000000" w:rsidRPr="00000000">
        <w:rPr>
          <w:rFonts w:ascii="Arial" w:cs="Arial" w:eastAsia="Arial" w:hAnsi="Arial"/>
          <w:rtl w:val="0"/>
        </w:rPr>
        <w:t xml:space="preserve">Monotonic Counter</w:t>
      </w:r>
      <w:r w:rsidDel="00000000" w:rsidR="00000000" w:rsidRPr="00000000">
        <w:rPr>
          <w:rtl w:val="0"/>
        </w:rPr>
      </w:r>
    </w:p>
    <w:p w:rsidR="00000000" w:rsidDel="00000000" w:rsidP="00000000" w:rsidRDefault="00000000" w:rsidRPr="00000000" w14:paraId="0000133A">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3B">
      <w:pPr>
        <w:pStyle w:val="Heading4"/>
        <w:ind w:left="0" w:right="4" w:firstLine="0"/>
        <w:rPr>
          <w:rFonts w:ascii="Arial" w:cs="Arial" w:eastAsia="Arial" w:hAnsi="Arial"/>
          <w:color w:val="222222"/>
          <w:highlight w:val="white"/>
        </w:rPr>
      </w:pPr>
      <w:bookmarkStart w:colFirst="0" w:colLast="0" w:name="_heading=h.dovnwl46a7is" w:id="212"/>
      <w:bookmarkEnd w:id="212"/>
      <w:r w:rsidDel="00000000" w:rsidR="00000000" w:rsidRPr="00000000">
        <w:rPr>
          <w:rFonts w:ascii="Arial" w:cs="Arial" w:eastAsia="Arial" w:hAnsi="Arial"/>
          <w:rtl w:val="0"/>
        </w:rPr>
        <w:t xml:space="preserve">3.1.34.9 </w:t>
      </w:r>
      <w:r w:rsidDel="00000000" w:rsidR="00000000" w:rsidRPr="00000000">
        <w:rPr>
          <w:rFonts w:ascii="Arial" w:cs="Arial" w:eastAsia="Arial" w:hAnsi="Arial"/>
          <w:rtl w:val="0"/>
        </w:rPr>
        <w:t xml:space="preserve">Protected MQTT-SN Packet</w:t>
      </w:r>
      <w:r w:rsidDel="00000000" w:rsidR="00000000" w:rsidRPr="00000000">
        <w:rPr>
          <w:rtl w:val="0"/>
        </w:rPr>
      </w:r>
    </w:p>
    <w:p w:rsidR="00000000" w:rsidDel="00000000" w:rsidP="00000000" w:rsidRDefault="00000000" w:rsidRPr="00000000" w14:paraId="0000133C">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33D">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Protected</w:t>
      </w:r>
      <w:r w:rsidDel="00000000" w:rsidR="00000000" w:rsidRPr="00000000">
        <w:rPr>
          <w:rFonts w:ascii="Arial" w:cs="Arial" w:eastAsia="Arial" w:hAnsi="Arial"/>
          <w:b w:val="1"/>
          <w:color w:val="222222"/>
          <w:rtl w:val="0"/>
        </w:rPr>
        <w:t xml:space="preserve">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3E">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r w:rsidDel="00000000" w:rsidR="00000000" w:rsidRPr="00000000">
        <w:rPr>
          <w:rtl w:val="0"/>
        </w:rPr>
      </w:r>
    </w:p>
    <w:p w:rsidR="00000000" w:rsidDel="00000000" w:rsidP="00000000" w:rsidRDefault="00000000" w:rsidRPr="00000000" w14:paraId="0000133F">
      <w:pPr>
        <w:pStyle w:val="Heading4"/>
        <w:ind w:left="0" w:right="4" w:firstLine="0"/>
        <w:rPr>
          <w:rFonts w:ascii="Arial" w:cs="Arial" w:eastAsia="Arial" w:hAnsi="Arial"/>
        </w:rPr>
      </w:pPr>
      <w:bookmarkStart w:colFirst="0" w:colLast="0" w:name="_heading=h.j75p96o6vesm" w:id="213"/>
      <w:bookmarkEnd w:id="213"/>
      <w:r w:rsidDel="00000000" w:rsidR="00000000" w:rsidRPr="00000000">
        <w:rPr>
          <w:rFonts w:ascii="Arial" w:cs="Arial" w:eastAsia="Arial" w:hAnsi="Arial"/>
          <w:rtl w:val="0"/>
        </w:rPr>
        <w:t xml:space="preserve">3.1.34.10 </w:t>
      </w:r>
      <w:r w:rsidDel="00000000" w:rsidR="00000000" w:rsidRPr="00000000">
        <w:rPr>
          <w:rFonts w:ascii="Arial" w:cs="Arial" w:eastAsia="Arial" w:hAnsi="Arial"/>
          <w:rtl w:val="0"/>
        </w:rPr>
        <w:t xml:space="preserve">Authentication Tag</w:t>
      </w:r>
    </w:p>
    <w:p w:rsidR="00000000" w:rsidDel="00000000" w:rsidP="00000000" w:rsidRDefault="00000000" w:rsidRPr="00000000" w14:paraId="00001340">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341">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42">
      <w:pPr>
        <w:pStyle w:val="Heading1"/>
        <w:ind w:left="0" w:firstLine="0"/>
        <w:rPr>
          <w:rFonts w:ascii="Arial" w:cs="Arial" w:eastAsia="Arial" w:hAnsi="Arial"/>
        </w:rPr>
      </w:pPr>
      <w:bookmarkStart w:colFirst="0" w:colLast="0" w:name="_heading=h.2qk79lc" w:id="214"/>
      <w:bookmarkEnd w:id="214"/>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Operational behavior</w:t>
      </w:r>
    </w:p>
    <w:p w:rsidR="00000000" w:rsidDel="00000000" w:rsidP="00000000" w:rsidRDefault="00000000" w:rsidRPr="00000000" w14:paraId="00001343">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344">
      <w:pPr>
        <w:pStyle w:val="Heading2"/>
        <w:ind w:left="0" w:right="4" w:firstLine="0"/>
        <w:rPr>
          <w:rFonts w:ascii="Arial" w:cs="Arial" w:eastAsia="Arial" w:hAnsi="Arial"/>
        </w:rPr>
      </w:pPr>
      <w:bookmarkStart w:colFirst="0" w:colLast="0" w:name="_heading=h.15phjt5" w:id="215"/>
      <w:bookmarkEnd w:id="215"/>
      <w:r w:rsidDel="00000000" w:rsidR="00000000" w:rsidRPr="00000000">
        <w:rPr>
          <w:rFonts w:ascii="Arial" w:cs="Arial" w:eastAsia="Arial" w:hAnsi="Arial"/>
          <w:rtl w:val="0"/>
        </w:rPr>
        <w:t xml:space="preserve">4.1 MQTT-SN Architecture</w:t>
      </w:r>
    </w:p>
    <w:p w:rsidR="00000000" w:rsidDel="00000000" w:rsidP="00000000" w:rsidRDefault="00000000" w:rsidRPr="00000000" w14:paraId="00001345">
      <w:pPr>
        <w:spacing w:after="303" w:line="259" w:lineRule="auto"/>
        <w:ind w:left="284" w:right="4" w:firstLine="0"/>
        <w:rPr>
          <w:rFonts w:ascii="Arial" w:cs="Arial" w:eastAsia="Arial" w:hAnsi="Arial"/>
        </w:rPr>
      </w:pPr>
      <w:sdt>
        <w:sdtPr>
          <w:tag w:val="goog_rdk_185"/>
        </w:sdtPr>
        <w:sdtContent>
          <w:commentRangeStart w:id="75"/>
        </w:sdtContent>
      </w:sdt>
      <w:r w:rsidDel="00000000" w:rsidR="00000000" w:rsidRPr="00000000">
        <w:rPr>
          <w:rFonts w:ascii="Arial" w:cs="Arial" w:eastAsia="Arial" w:hAnsi="Arial"/>
        </w:rPr>
        <w:drawing>
          <wp:inline distB="0" distT="0" distL="0" distR="0">
            <wp:extent cx="5943600" cy="6017260"/>
            <wp:effectExtent b="0" l="0" r="0" t="0"/>
            <wp:docPr descr="Diagram&#10;&#10;Description automatically generated" id="3" name="image8.png"/>
            <a:graphic>
              <a:graphicData uri="http://schemas.openxmlformats.org/drawingml/2006/picture">
                <pic:pic>
                  <pic:nvPicPr>
                    <pic:cNvPr descr="Diagram&#10;&#10;Description automatically generated" id="0" name="image8.png"/>
                    <pic:cNvPicPr preferRelativeResize="0"/>
                  </pic:nvPicPr>
                  <pic:blipFill>
                    <a:blip r:embed="rId54"/>
                    <a:srcRect b="0" l="0" r="0" t="0"/>
                    <a:stretch>
                      <a:fillRect/>
                    </a:stretch>
                  </pic:blipFill>
                  <pic:spPr>
                    <a:xfrm>
                      <a:off x="0" y="0"/>
                      <a:ext cx="5943600" cy="6017260"/>
                    </a:xfrm>
                    <a:prstGeom prst="rect"/>
                    <a:ln/>
                  </pic:spPr>
                </pic:pic>
              </a:graphicData>
            </a:graphic>
          </wp:inline>
        </w:drawing>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1346">
      <w:pPr>
        <w:spacing w:after="203" w:line="265" w:lineRule="auto"/>
        <w:ind w:right="4"/>
        <w:jc w:val="center"/>
        <w:rPr>
          <w:rFonts w:ascii="Arial" w:cs="Arial" w:eastAsia="Arial" w:hAnsi="Arial"/>
        </w:rPr>
      </w:pPr>
      <w:r w:rsidDel="00000000" w:rsidR="00000000" w:rsidRPr="00000000">
        <w:rPr>
          <w:rFonts w:ascii="Arial" w:cs="Arial" w:eastAsia="Arial" w:hAnsi="Arial"/>
          <w:rtl w:val="0"/>
        </w:rPr>
        <w:t xml:space="preserve">Figure 1: </w:t>
      </w:r>
      <w:sdt>
        <w:sdtPr>
          <w:tag w:val="goog_rdk_186"/>
        </w:sdtPr>
        <w:sdtContent>
          <w:commentRangeStart w:id="76"/>
        </w:sdtContent>
      </w:sdt>
      <w:r w:rsidDel="00000000" w:rsidR="00000000" w:rsidRPr="00000000">
        <w:rPr>
          <w:rFonts w:ascii="Arial" w:cs="Arial" w:eastAsia="Arial" w:hAnsi="Arial"/>
          <w:rtl w:val="0"/>
        </w:rPr>
        <w:t xml:space="preserve">MQTT-SN Architecture</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4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using the MQTT-SN protocol.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or may not be integrated with a MQTT server. Where an MQTT broker is involved, the MQTT protocol is used between the MQTT broker and the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Its main function is the translation between MQTT and MQTT-SN.</w:t>
      </w:r>
    </w:p>
    <w:p w:rsidR="00000000" w:rsidDel="00000000" w:rsidP="00000000" w:rsidRDefault="00000000" w:rsidRPr="00000000" w14:paraId="00001348">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9">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via a forwarder in case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not directly attached to their network. The forwarder simply encapsulates the MQTT-SN frames it receives on the wireless side and forwards them unchanged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in the opposite direction, it decapsulates the frames it receives from the gateway and sends them to the clients, unchanged too.</w:t>
      </w:r>
    </w:p>
    <w:p w:rsidR="00000000" w:rsidDel="00000000" w:rsidP="00000000" w:rsidRDefault="00000000" w:rsidRPr="00000000" w14:paraId="0000134A">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B">
      <w:pPr>
        <w:ind w:left="-15" w:right="4" w:firstLine="0"/>
        <w:rPr>
          <w:rFonts w:ascii="Arial" w:cs="Arial" w:eastAsia="Arial" w:hAnsi="Arial"/>
        </w:rPr>
      </w:pPr>
      <w:sdt>
        <w:sdtPr>
          <w:tag w:val="goog_rdk_188"/>
        </w:sdtPr>
        <w:sdtContent>
          <w:ins w:author="davide.lenzarini@u-blox.com" w:id="17" w:date="2023-10-05T15:59:31Z"/>
          <w:sdt>
            <w:sdtPr>
              <w:tag w:val="goog_rdk_189"/>
            </w:sdtPr>
            <w:sdtContent>
              <w:commentRangeStart w:id="77"/>
            </w:sdtContent>
          </w:sdt>
          <w:ins w:author="davide.lenzarini@u-blox.com" w:id="17" w:date="2023-10-05T15:59:31Z">
            <w:sdt>
              <w:sdtPr>
                <w:tag w:val="goog_rdk_190"/>
              </w:sdtPr>
              <w:sdtContent>
                <w:commentRangeStart w:id="78"/>
              </w:sdtContent>
            </w:sdt>
            <w:sdt>
              <w:sdtPr>
                <w:tag w:val="goog_rdk_191"/>
              </w:sdtPr>
              <w:sdtContent>
                <w:commentRangeStart w:id="79"/>
              </w:sdtContent>
            </w:sdt>
            <w:r w:rsidDel="00000000" w:rsidR="00000000" w:rsidRPr="00000000">
              <w:rPr>
                <w:rFonts w:ascii="Arial" w:cs="Arial" w:eastAsia="Arial" w:hAnsi="Arial"/>
                <w:rtl w:val="0"/>
              </w:rPr>
              <w:t xml:space="preserve">We can differentiate between three types of MQTT-SN server-side endpoint, namely </w:t>
            </w:r>
            <w:r w:rsidDel="00000000" w:rsidR="00000000" w:rsidRPr="00000000">
              <w:rPr>
                <w:rFonts w:ascii="Arial" w:cs="Arial" w:eastAsia="Arial" w:hAnsi="Arial"/>
                <w:rtl w:val="0"/>
              </w:rPr>
              <w:t xml:space="preserve">transparent Gateway, aggregating Gateway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Terminating Gateway</w:t>
            </w:r>
            <w:r w:rsidDel="00000000" w:rsidR="00000000" w:rsidRPr="00000000">
              <w:rPr>
                <w:rFonts w:ascii="Arial" w:cs="Arial" w:eastAsia="Arial" w:hAnsi="Arial"/>
                <w:rtl w:val="0"/>
              </w:rPr>
              <w:t xml:space="preserve">, see Fig. 1. They are explained in the following sections.</w:t>
            </w:r>
          </w:ins>
        </w:sdtContent>
      </w:sdt>
      <w:sdt>
        <w:sdtPr>
          <w:tag w:val="goog_rdk_192"/>
        </w:sdtPr>
        <w:sdtContent>
          <w:del w:author="davide.lenzarini@u-blox.com" w:id="17" w:date="2023-10-05T15:59:31Z">
            <w:commentRangeEnd w:id="77"/>
            <w:r w:rsidDel="00000000" w:rsidR="00000000" w:rsidRPr="00000000">
              <w:commentReference w:id="77"/>
            </w:r>
            <w:commentRangeEnd w:id="78"/>
            <w:r w:rsidDel="00000000" w:rsidR="00000000" w:rsidRPr="00000000">
              <w:commentReference w:id="78"/>
            </w:r>
            <w:commentRangeEnd w:id="79"/>
            <w:r w:rsidDel="00000000" w:rsidR="00000000" w:rsidRPr="00000000">
              <w:commentReference w:id="79"/>
            </w:r>
            <w:r w:rsidDel="00000000" w:rsidR="00000000" w:rsidRPr="00000000">
              <w:rPr>
                <w:rFonts w:ascii="Arial" w:cs="Arial" w:eastAsia="Arial" w:hAnsi="Arial"/>
                <w:rtl w:val="0"/>
              </w:rPr>
              <w:delText xml:space="preserve">We can differentiate between two types of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 namely </w:delText>
            </w:r>
            <w:r w:rsidDel="00000000" w:rsidR="00000000" w:rsidRPr="00000000">
              <w:rPr>
                <w:rFonts w:ascii="Arial" w:cs="Arial" w:eastAsia="Arial" w:hAnsi="Arial"/>
                <w:i w:val="1"/>
                <w:rtl w:val="0"/>
              </w:rPr>
              <w:delText xml:space="preserve">transparent </w:delText>
            </w:r>
            <w:r w:rsidDel="00000000" w:rsidR="00000000" w:rsidRPr="00000000">
              <w:rPr>
                <w:rFonts w:ascii="Arial" w:cs="Arial" w:eastAsia="Arial" w:hAnsi="Arial"/>
                <w:rtl w:val="0"/>
              </w:rPr>
              <w:delText xml:space="preserve">and </w:delText>
            </w:r>
            <w:r w:rsidDel="00000000" w:rsidR="00000000" w:rsidRPr="00000000">
              <w:rPr>
                <w:rFonts w:ascii="Arial" w:cs="Arial" w:eastAsia="Arial" w:hAnsi="Arial"/>
                <w:i w:val="1"/>
                <w:rtl w:val="0"/>
              </w:rPr>
              <w:delText xml:space="preserve">aggregating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s, see Fig. 2. They are explained in the following sections</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34C">
      <w:pPr>
        <w:pStyle w:val="Heading3"/>
        <w:ind w:left="0" w:right="4" w:firstLine="0"/>
        <w:rPr>
          <w:rFonts w:ascii="Arial" w:cs="Arial" w:eastAsia="Arial" w:hAnsi="Arial"/>
        </w:rPr>
      </w:pPr>
      <w:bookmarkStart w:colFirst="0" w:colLast="0" w:name="_heading=h.3pp52gy" w:id="216"/>
      <w:bookmarkEnd w:id="216"/>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34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34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34F">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sdt>
        <w:sdtPr>
          <w:tag w:val="goog_rdk_193"/>
        </w:sdtPr>
        <w:sdtContent>
          <w:commentRangeStart w:id="80"/>
        </w:sdtContent>
      </w:sdt>
      <w:sdt>
        <w:sdtPr>
          <w:tag w:val="goog_rdk_194"/>
        </w:sdtPr>
        <w:sdtContent>
          <w:commentRangeStart w:id="8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5" name="image6.png"/>
            <a:graphic>
              <a:graphicData uri="http://schemas.openxmlformats.org/drawingml/2006/picture">
                <pic:pic>
                  <pic:nvPicPr>
                    <pic:cNvPr descr="A close up of a map&#10;&#10;Description automatically generated" id="0" name="image6.png"/>
                    <pic:cNvPicPr preferRelativeResize="0"/>
                  </pic:nvPicPr>
                  <pic:blipFill>
                    <a:blip r:embed="rId55"/>
                    <a:srcRect b="0" l="0" r="0" t="0"/>
                    <a:stretch>
                      <a:fillRect/>
                    </a:stretch>
                  </pic:blipFill>
                  <pic:spPr>
                    <a:xfrm>
                      <a:off x="0" y="0"/>
                      <a:ext cx="4861756" cy="1810693"/>
                    </a:xfrm>
                    <a:prstGeom prst="rect"/>
                    <a:ln/>
                  </pic:spPr>
                </pic:pic>
              </a:graphicData>
            </a:graphic>
          </wp:inline>
        </w:drawing>
      </w:r>
      <w:commentRangeEnd w:id="80"/>
      <w:r w:rsidDel="00000000" w:rsidR="00000000" w:rsidRPr="00000000">
        <w:commentReference w:id="80"/>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350">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351">
      <w:pPr>
        <w:pStyle w:val="Heading3"/>
        <w:ind w:left="0" w:right="4" w:firstLine="0"/>
        <w:rPr>
          <w:rFonts w:ascii="Arial" w:cs="Arial" w:eastAsia="Arial" w:hAnsi="Arial"/>
        </w:rPr>
      </w:pPr>
      <w:bookmarkStart w:colFirst="0" w:colLast="0" w:name="_heading=h.24ufcor" w:id="217"/>
      <w:bookmarkEnd w:id="217"/>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sdt>
      <w:sdtPr>
        <w:tag w:val="goog_rdk_198"/>
      </w:sdtPr>
      <w:sdtContent>
        <w:p w:rsidR="00000000" w:rsidDel="00000000" w:rsidP="00000000" w:rsidRDefault="00000000" w:rsidRPr="00000000" w14:paraId="00001352">
          <w:pPr>
            <w:spacing w:after="460" w:lineRule="auto"/>
            <w:ind w:left="-5" w:right="4" w:firstLine="0"/>
            <w:rPr>
              <w:ins w:author="davide.lenzarini@u-blox.com" w:id="18" w:date="2023-10-05T16:00:54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95"/>
            </w:sdtPr>
            <w:sdtContent>
              <w:ins w:author="davide.lenzarini@u-blox.com" w:id="18" w:date="2023-10-05T16:00:54Z"/>
              <w:sdt>
                <w:sdtPr>
                  <w:tag w:val="goog_rdk_196"/>
                </w:sdtPr>
                <w:sdtContent>
                  <w:commentRangeStart w:id="82"/>
                </w:sdtContent>
              </w:sdt>
              <w:ins w:author="davide.lenzarini@u-blox.com" w:id="18" w:date="2023-10-05T16:00:54Z">
                <w:sdt>
                  <w:sdtPr>
                    <w:tag w:val="goog_rdk_197"/>
                  </w:sdtPr>
                  <w:sdtContent>
                    <w:commentRangeStart w:id="83"/>
                  </w:sdtContent>
                </w:sdt>
                <w:r w:rsidDel="00000000" w:rsidR="00000000" w:rsidRPr="00000000">
                  <w:rPr>
                    <w:rtl w:val="0"/>
                  </w:rPr>
                </w:r>
              </w:ins>
            </w:sdtContent>
          </w:sdt>
        </w:p>
      </w:sdtContent>
    </w:sdt>
    <w:sdt>
      <w:sdtPr>
        <w:tag w:val="goog_rdk_200"/>
      </w:sdtPr>
      <w:sdtContent>
        <w:p w:rsidR="00000000" w:rsidDel="00000000" w:rsidP="00000000" w:rsidRDefault="00000000" w:rsidRPr="00000000" w14:paraId="00001353">
          <w:pPr>
            <w:pStyle w:val="Heading3"/>
            <w:ind w:left="0" w:right="4" w:firstLine="0"/>
            <w:rPr>
              <w:ins w:author="davide.lenzarini@u-blox.com" w:id="18" w:date="2023-10-05T16:00:54Z"/>
              <w:rFonts w:ascii="Arial" w:cs="Arial" w:eastAsia="Arial" w:hAnsi="Arial"/>
            </w:rPr>
          </w:pPr>
          <w:sdt>
            <w:sdtPr>
              <w:tag w:val="goog_rdk_199"/>
            </w:sdtPr>
            <w:sdtContent>
              <w:ins w:author="davide.lenzarini@u-blox.com" w:id="18" w:date="2023-10-05T16:00:54Z">
                <w:bookmarkStart w:colFirst="0" w:colLast="0" w:name="_heading=h.vdklg7j7e30m" w:id="218"/>
                <w:bookmarkEnd w:id="218"/>
                <w:r w:rsidDel="00000000" w:rsidR="00000000" w:rsidRPr="00000000">
                  <w:rPr>
                    <w:rtl w:val="0"/>
                  </w:rPr>
                  <w:t xml:space="preserve">4.1.3 </w:t>
                </w:r>
                <w:r w:rsidDel="00000000" w:rsidR="00000000" w:rsidRPr="00000000">
                  <w:rPr>
                    <w:rtl w:val="0"/>
                  </w:rPr>
                  <w:t xml:space="preserve">Terminating Gateway</w:t>
                </w:r>
                <w:r w:rsidDel="00000000" w:rsidR="00000000" w:rsidRPr="00000000">
                  <w:rPr>
                    <w:rtl w:val="0"/>
                  </w:rPr>
                </w:r>
              </w:ins>
            </w:sdtContent>
          </w:sdt>
        </w:p>
      </w:sdtContent>
    </w:sdt>
    <w:p w:rsidR="00000000" w:rsidDel="00000000" w:rsidP="00000000" w:rsidRDefault="00000000" w:rsidRPr="00000000" w14:paraId="00001354">
      <w:pPr>
        <w:spacing w:after="460" w:lineRule="auto"/>
        <w:ind w:left="-5" w:right="4" w:firstLine="0"/>
        <w:rPr>
          <w:rFonts w:ascii="Arial" w:cs="Arial" w:eastAsia="Arial" w:hAnsi="Arial"/>
        </w:rPr>
      </w:pPr>
      <w:sdt>
        <w:sdtPr>
          <w:tag w:val="goog_rdk_201"/>
        </w:sdtPr>
        <w:sdtContent>
          <w:ins w:author="davide.lenzarini@u-blox.com" w:id="18" w:date="2023-10-05T16:00:54Z">
            <w:r w:rsidDel="00000000" w:rsidR="00000000" w:rsidRPr="00000000">
              <w:rPr>
                <w:rFonts w:ascii="Arial" w:cs="Arial" w:eastAsia="Arial" w:hAnsi="Arial"/>
                <w:rtl w:val="0"/>
              </w:rPr>
              <w:t xml:space="preserve">The Terminating Gateway is the consumer of the data sent by the MQTT-SN Client and, if the PROTECTION packet is used, it is responsible for the enrollment of the MQTT-SN Clients.</w:t>
            </w:r>
          </w:ins>
        </w:sdtContent>
      </w:sdt>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355">
      <w:pPr>
        <w:pStyle w:val="Heading2"/>
        <w:keepLines w:val="1"/>
        <w:spacing w:after="64" w:before="0" w:line="259" w:lineRule="auto"/>
        <w:ind w:left="0" w:right="4" w:firstLine="0"/>
        <w:rPr>
          <w:rFonts w:ascii="Arial" w:cs="Arial" w:eastAsia="Arial" w:hAnsi="Arial"/>
        </w:rPr>
      </w:pPr>
      <w:bookmarkStart w:colFirst="0" w:colLast="0" w:name="_heading=h.jzpmwk" w:id="219"/>
      <w:bookmarkEnd w:id="219"/>
      <w:r w:rsidDel="00000000" w:rsidR="00000000" w:rsidRPr="00000000">
        <w:rPr>
          <w:rFonts w:ascii="Arial" w:cs="Arial" w:eastAsia="Arial" w:hAnsi="Arial"/>
          <w:rtl w:val="0"/>
        </w:rPr>
        <w:t xml:space="preserve">4.2 </w:t>
      </w:r>
      <w:r w:rsidDel="00000000" w:rsidR="00000000" w:rsidRPr="00000000">
        <w:rPr>
          <w:rFonts w:ascii="Arial" w:cs="Arial" w:eastAsia="Arial" w:hAnsi="Arial"/>
          <w:rtl w:val="0"/>
        </w:rPr>
        <w:t xml:space="preserve">Networks &amp; Transport Layers</w:t>
      </w:r>
      <w:r w:rsidDel="00000000" w:rsidR="00000000" w:rsidRPr="00000000">
        <w:rPr>
          <w:rtl w:val="0"/>
        </w:rPr>
      </w:r>
    </w:p>
    <w:p w:rsidR="00000000" w:rsidDel="00000000" w:rsidP="00000000" w:rsidRDefault="00000000" w:rsidRPr="00000000" w14:paraId="00001356">
      <w:pPr>
        <w:spacing w:after="240" w:before="240" w:lineRule="auto"/>
        <w:rPr/>
      </w:pPr>
      <w:r w:rsidDel="00000000" w:rsidR="00000000" w:rsidRPr="00000000">
        <w:rPr>
          <w:rtl w:val="0"/>
        </w:rPr>
        <w:t xml:space="preserve">The MQTT-SN V2.0 protocol requires an underlying transport to create a Virtual Connection, this carries datagrams from a Client to a Gateway and a Gateway to a Client.</w:t>
        <w:br w:type="textWrapping"/>
        <w:t xml:space="preserve">The underlying transport may also </w:t>
      </w:r>
      <w:sdt>
        <w:sdtPr>
          <w:tag w:val="goog_rdk_202"/>
        </w:sdtPr>
        <w:sdtContent>
          <w:ins w:author="davide.lenzarini@u-blox.com" w:id="19" w:date="2023-11-29T17:04:49Z">
            <w:r w:rsidDel="00000000" w:rsidR="00000000" w:rsidRPr="00000000">
              <w:rPr>
                <w:rtl w:val="0"/>
              </w:rPr>
              <w:t xml:space="preserve">multicast</w:t>
            </w:r>
          </w:ins>
        </w:sdtContent>
      </w:sdt>
      <w:sdt>
        <w:sdtPr>
          <w:tag w:val="goog_rdk_203"/>
        </w:sdtPr>
        <w:sdtContent>
          <w:del w:author="davide.lenzarini@u-blox.com" w:id="19" w:date="2023-11-29T17:04:49Z">
            <w:r w:rsidDel="00000000" w:rsidR="00000000" w:rsidRPr="00000000">
              <w:rPr>
                <w:rtl w:val="0"/>
              </w:rPr>
              <w:delText xml:space="preserve">broadcast </w:delText>
            </w:r>
          </w:del>
        </w:sdtContent>
      </w:sdt>
      <w:r w:rsidDel="00000000" w:rsidR="00000000" w:rsidRPr="00000000">
        <w:rPr>
          <w:rtl w:val="0"/>
        </w:rPr>
        <w:t xml:space="preserve">datagrams from a Client to all Gateways and from a Gateway to all Clients.</w:t>
        <w:br w:type="textWrapping"/>
        <w:t xml:space="preserve">The datagrams carry the MQTT-SN V2.0 Packets which must be received unaltered and complete.</w:t>
      </w:r>
    </w:p>
    <w:p w:rsidR="00000000" w:rsidDel="00000000" w:rsidP="00000000" w:rsidRDefault="00000000" w:rsidRPr="00000000" w14:paraId="00001357">
      <w:pPr>
        <w:numPr>
          <w:ilvl w:val="0"/>
          <w:numId w:val="12"/>
        </w:numPr>
        <w:spacing w:after="0" w:afterAutospacing="0" w:before="240" w:lineRule="auto"/>
        <w:ind w:left="720" w:hanging="360"/>
      </w:pPr>
      <w:r w:rsidDel="00000000" w:rsidR="00000000" w:rsidRPr="00000000">
        <w:rPr>
          <w:rtl w:val="0"/>
        </w:rPr>
        <w:t xml:space="preserve">The underlying transport does not need to be reliable, it is expected that datagrams will be lost or delivered out of order.</w:t>
      </w:r>
    </w:p>
    <w:p w:rsidR="00000000" w:rsidDel="00000000" w:rsidP="00000000" w:rsidRDefault="00000000" w:rsidRPr="00000000" w14:paraId="00001358">
      <w:pPr>
        <w:numPr>
          <w:ilvl w:val="0"/>
          <w:numId w:val="12"/>
        </w:numPr>
        <w:spacing w:after="0" w:afterAutospacing="0" w:before="0" w:beforeAutospacing="0" w:lineRule="auto"/>
        <w:ind w:left="720" w:hanging="360"/>
      </w:pPr>
      <w:r w:rsidDel="00000000" w:rsidR="00000000" w:rsidRPr="00000000">
        <w:rPr>
          <w:rtl w:val="0"/>
        </w:rPr>
        <w:t xml:space="preserve">If the network might deliver a datagram more than once, then it is highly recommended that the PROTECTION packet Monotonic Counter is used to eliminate the duplicates.</w:t>
      </w:r>
    </w:p>
    <w:p w:rsidR="00000000" w:rsidDel="00000000" w:rsidP="00000000" w:rsidRDefault="00000000" w:rsidRPr="00000000" w14:paraId="00001359">
      <w:pPr>
        <w:numPr>
          <w:ilvl w:val="0"/>
          <w:numId w:val="12"/>
        </w:numPr>
        <w:spacing w:after="0" w:afterAutospacing="0" w:before="0" w:beforeAutospacing="0" w:lineRule="auto"/>
        <w:ind w:left="720" w:hanging="360"/>
      </w:pPr>
      <w:r w:rsidDel="00000000" w:rsidR="00000000" w:rsidRPr="00000000">
        <w:rPr>
          <w:rtl w:val="0"/>
        </w:rPr>
        <w:t xml:space="preserve">The MQTT-SN V2.0 protocol will tolerate out of order Packets and it will retransmit lost Packets.</w:t>
      </w:r>
    </w:p>
    <w:p w:rsidR="00000000" w:rsidDel="00000000" w:rsidP="00000000" w:rsidRDefault="00000000" w:rsidRPr="00000000" w14:paraId="0000135A">
      <w:pPr>
        <w:numPr>
          <w:ilvl w:val="0"/>
          <w:numId w:val="12"/>
        </w:numPr>
        <w:spacing w:after="0" w:afterAutospacing="0" w:before="0" w:beforeAutospacing="0" w:lineRule="auto"/>
        <w:ind w:left="720" w:hanging="360"/>
      </w:pPr>
      <w:r w:rsidDel="00000000" w:rsidR="00000000" w:rsidRPr="00000000">
        <w:rPr>
          <w:rtl w:val="0"/>
        </w:rPr>
        <w:t xml:space="preserve">The MQTT-SN V2.0 does not perform error correction. If a corrupted or partial Packets is received it will cause a protocol error.</w:t>
      </w:r>
    </w:p>
    <w:p w:rsidR="00000000" w:rsidDel="00000000" w:rsidP="00000000" w:rsidRDefault="00000000" w:rsidRPr="00000000" w14:paraId="0000135B">
      <w:pPr>
        <w:numPr>
          <w:ilvl w:val="0"/>
          <w:numId w:val="12"/>
        </w:numPr>
        <w:spacing w:after="0" w:afterAutospacing="0" w:before="0" w:beforeAutospacing="0" w:lineRule="auto"/>
        <w:ind w:left="720" w:hanging="360"/>
      </w:pPr>
      <w:r w:rsidDel="00000000" w:rsidR="00000000" w:rsidRPr="00000000">
        <w:rPr>
          <w:rtl w:val="0"/>
        </w:rPr>
        <w:t xml:space="preserve">The MQTT-SN V2.0 implementation may use either the origin network address or the sender identifier in the PROTECTION Packet to determine the identity of the Virtual Connection.</w:t>
      </w:r>
    </w:p>
    <w:p w:rsidR="00000000" w:rsidDel="00000000" w:rsidP="00000000" w:rsidRDefault="00000000" w:rsidRPr="00000000" w14:paraId="0000135C">
      <w:pPr>
        <w:numPr>
          <w:ilvl w:val="0"/>
          <w:numId w:val="12"/>
        </w:numPr>
        <w:spacing w:after="0" w:afterAutospacing="0" w:before="0" w:beforeAutospacing="0" w:lineRule="auto"/>
        <w:ind w:left="720" w:hanging="360"/>
      </w:pPr>
      <w:r w:rsidDel="00000000" w:rsidR="00000000" w:rsidRPr="00000000">
        <w:rPr>
          <w:rtl w:val="0"/>
        </w:rPr>
        <w:t xml:space="preserve">The underlying network does not need to provide </w:t>
      </w:r>
      <w:sdt>
        <w:sdtPr>
          <w:tag w:val="goog_rdk_204"/>
        </w:sdtPr>
        <w:sdtContent>
          <w:commentRangeStart w:id="84"/>
        </w:sdtContent>
      </w:sdt>
      <w:r w:rsidDel="00000000" w:rsidR="00000000" w:rsidRPr="00000000">
        <w:rPr>
          <w:rtl w:val="0"/>
        </w:rPr>
        <w:t xml:space="preserve">low latency transmission.</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135D">
      <w:pPr>
        <w:numPr>
          <w:ilvl w:val="0"/>
          <w:numId w:val="12"/>
        </w:numPr>
        <w:spacing w:after="0" w:afterAutospacing="0" w:before="0" w:beforeAutospacing="0" w:lineRule="auto"/>
        <w:ind w:left="720" w:hanging="360"/>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35E">
      <w:pPr>
        <w:numPr>
          <w:ilvl w:val="0"/>
          <w:numId w:val="12"/>
        </w:numPr>
        <w:spacing w:after="240" w:before="0" w:beforeAutospacing="0" w:lineRule="auto"/>
        <w:ind w:left="720" w:hanging="360"/>
      </w:pPr>
      <w:r w:rsidDel="00000000" w:rsidR="00000000" w:rsidRPr="00000000">
        <w:rPr>
          <w:rtl w:val="0"/>
        </w:rPr>
        <w:t xml:space="preserve">The networks may be radio networks.</w:t>
      </w:r>
    </w:p>
    <w:p w:rsidR="00000000" w:rsidDel="00000000" w:rsidP="00000000" w:rsidRDefault="00000000" w:rsidRPr="00000000" w14:paraId="0000135F">
      <w:pPr>
        <w:spacing w:after="240" w:before="240" w:lineRule="auto"/>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60">
      <w:pPr>
        <w:spacing w:after="240" w:before="240" w:lineRule="auto"/>
        <w:rPr>
          <w:shd w:fill="ffe599" w:val="clear"/>
        </w:rPr>
      </w:pPr>
      <w:r w:rsidDel="00000000" w:rsidR="00000000" w:rsidRPr="00000000">
        <w:rPr>
          <w:shd w:fill="ffe599" w:val="clear"/>
          <w:rtl w:val="0"/>
        </w:rPr>
        <w:t xml:space="preserve">UDP as defined in [RFC0768] can be used for MQTT-SN v2.0 if the Maximum Transmission Unit is configured to be more than the MQTT-SN Packet size used and no datagram fragmentation occurs.</w:t>
        <w:br w:type="textWrapping"/>
        <w:t xml:space="preserve">Depending on the network configuration, UDP can duplicate datagrams. If this can happen, the PROTECTION Packet monotonic counter should be used.</w:t>
      </w:r>
    </w:p>
    <w:p w:rsidR="00000000" w:rsidDel="00000000" w:rsidP="00000000" w:rsidRDefault="00000000" w:rsidRPr="00000000" w14:paraId="00001361">
      <w:pPr>
        <w:spacing w:after="240" w:before="240" w:lineRule="auto"/>
        <w:rPr>
          <w:shd w:fill="ffe599" w:val="clear"/>
        </w:rPr>
      </w:pPr>
      <w:r w:rsidDel="00000000" w:rsidR="00000000" w:rsidRPr="00000000">
        <w:rPr>
          <w:shd w:fill="ffe599" w:val="clear"/>
          <w:rtl w:val="0"/>
        </w:rPr>
        <w:t xml:space="preserve">Examples of possible consequences of not removing duplicates datagrams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62">
      <w:pPr>
        <w:spacing w:after="240" w:before="240" w:lineRule="auto"/>
        <w:rPr>
          <w:shd w:fill="ffe599" w:val="clear"/>
        </w:rPr>
      </w:pPr>
      <w:r w:rsidDel="00000000" w:rsidR="00000000" w:rsidRPr="00000000">
        <w:rPr>
          <w:shd w:fill="ffe599" w:val="clear"/>
          <w:rtl w:val="0"/>
        </w:rPr>
        <w:t xml:space="preserve">The following transport protocols are also suitable but if not capable of multicast</w:t>
      </w:r>
      <w:sdt>
        <w:sdtPr>
          <w:tag w:val="goog_rdk_205"/>
        </w:sdtPr>
        <w:sdtContent>
          <w:del w:author="davide.lenzarini@u-blox.com" w:id="20" w:date="2023-11-29T17:05:38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the implementation of the optional ADVERTISE, SEARCHGW, GWINFO packets may not be possible and also the multicast</w:t>
      </w:r>
      <w:sdt>
        <w:sdtPr>
          <w:tag w:val="goog_rdk_206"/>
        </w:sdtPr>
        <w:sdtContent>
          <w:del w:author="davide.lenzarini@u-blox.com" w:id="21" w:date="2023-11-29T17:05:44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of the </w:t>
      </w:r>
      <w:r w:rsidDel="00000000" w:rsidR="00000000" w:rsidRPr="00000000">
        <w:rPr>
          <w:shd w:fill="ffe599" w:val="clear"/>
          <w:rtl w:val="0"/>
        </w:rPr>
        <w:t xml:space="preserve">PUBLISH MINUS -1 packets</w:t>
      </w:r>
      <w:r w:rsidDel="00000000" w:rsidR="00000000" w:rsidRPr="00000000">
        <w:rPr>
          <w:shd w:fill="ffe599" w:val="clear"/>
          <w:rtl w:val="0"/>
        </w:rPr>
        <w:t xml:space="preserve"> may not be possible:</w:t>
      </w:r>
    </w:p>
    <w:p w:rsidR="00000000" w:rsidDel="00000000" w:rsidP="00000000" w:rsidRDefault="00000000" w:rsidRPr="00000000" w14:paraId="00001363">
      <w:pPr>
        <w:numPr>
          <w:ilvl w:val="0"/>
          <w:numId w:val="8"/>
        </w:numPr>
        <w:spacing w:after="0" w:afterAutospacing="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64">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65">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66">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367">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68">
      <w:pPr>
        <w:numPr>
          <w:ilvl w:val="0"/>
          <w:numId w:val="8"/>
        </w:numPr>
        <w:spacing w:after="240" w:before="0" w:beforeAutospacing="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69">
      <w:pPr>
        <w:spacing w:after="240" w:before="240" w:lineRule="auto"/>
        <w:rPr>
          <w:b w:val="1"/>
          <w:shd w:fill="ffe599" w:val="clear"/>
        </w:rPr>
      </w:pPr>
      <w:r w:rsidDel="00000000" w:rsidR="00000000" w:rsidRPr="00000000">
        <w:rPr>
          <w:b w:val="1"/>
          <w:shd w:fill="ffe599" w:val="clear"/>
          <w:rtl w:val="0"/>
        </w:rPr>
        <w:t xml:space="preserve">Inf</w:t>
      </w:r>
      <w:sdt>
        <w:sdtPr>
          <w:tag w:val="goog_rdk_207"/>
        </w:sdtPr>
        <w:sdtContent>
          <w:commentRangeStart w:id="85"/>
        </w:sdtContent>
      </w:sdt>
      <w:r w:rsidDel="00000000" w:rsidR="00000000" w:rsidRPr="00000000">
        <w:rPr>
          <w:b w:val="1"/>
          <w:shd w:fill="ffe599" w:val="clear"/>
          <w:rtl w:val="0"/>
        </w:rPr>
        <w:t xml:space="preserve">ormative comment</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6A">
      <w:pPr>
        <w:spacing w:after="240" w:before="240" w:lineRule="auto"/>
        <w:rPr>
          <w:shd w:fill="ffe599" w:val="clear"/>
        </w:rPr>
      </w:pPr>
      <w:sdt>
        <w:sdtPr>
          <w:tag w:val="goog_rdk_208"/>
        </w:sdtPr>
        <w:sdtContent>
          <w:commentRangeStart w:id="86"/>
        </w:sdtContent>
      </w:sdt>
      <w:sdt>
        <w:sdtPr>
          <w:tag w:val="goog_rdk_209"/>
        </w:sdtPr>
        <w:sdtContent>
          <w:commentRangeStart w:id="87"/>
        </w:sdtContent>
      </w:sdt>
      <w:r w:rsidDel="00000000" w:rsidR="00000000" w:rsidRPr="00000000">
        <w:rPr>
          <w:shd w:fill="ffe599" w:val="clear"/>
          <w:rtl w:val="0"/>
        </w:rPr>
        <w:t xml:space="preserve">TCP ports 8883 and 1883 are registered with IANA for MQTT TLS and non-TLS communication respectively.</w:t>
      </w:r>
      <w:commentRangeEnd w:id="86"/>
      <w:r w:rsidDel="00000000" w:rsidR="00000000" w:rsidRPr="00000000">
        <w:commentReference w:id="86"/>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pStyle w:val="Heading2"/>
        <w:keepLines w:val="1"/>
        <w:spacing w:after="64" w:before="0" w:line="259" w:lineRule="auto"/>
        <w:ind w:left="0" w:right="4" w:firstLine="0"/>
        <w:rPr>
          <w:rFonts w:ascii="Arial" w:cs="Arial" w:eastAsia="Arial" w:hAnsi="Arial"/>
        </w:rPr>
      </w:pPr>
      <w:bookmarkStart w:colFirst="0" w:colLast="0" w:name="_heading=h.1j4nfs6" w:id="220"/>
      <w:bookmarkEnd w:id="220"/>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Gateway Advertisement and Discovery</w:t>
      </w:r>
    </w:p>
    <w:p w:rsidR="00000000" w:rsidDel="00000000" w:rsidP="00000000" w:rsidRDefault="00000000" w:rsidRPr="00000000" w14:paraId="0000136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w:t>
      </w:r>
      <w:sdt>
        <w:sdtPr>
          <w:tag w:val="goog_rdk_210"/>
        </w:sdtPr>
        <w:sdtContent>
          <w:ins w:author="davide.lenzarini@u-blox.com" w:id="22" w:date="2023-11-29T17:49:04Z">
            <w:r w:rsidDel="00000000" w:rsidR="00000000" w:rsidRPr="00000000">
              <w:rPr>
                <w:rFonts w:ascii="Arial" w:cs="Arial" w:eastAsia="Arial" w:hAnsi="Arial"/>
                <w:rtl w:val="0"/>
              </w:rPr>
              <w:t xml:space="preserve">transmitting </w:t>
            </w:r>
          </w:ins>
        </w:sdtContent>
      </w:sdt>
      <w:sdt>
        <w:sdtPr>
          <w:tag w:val="goog_rdk_211"/>
        </w:sdtPr>
        <w:sdtContent>
          <w:del w:author="davide.lenzarini@u-blox.com" w:id="22" w:date="2023-11-29T17:49:04Z">
            <w:r w:rsidDel="00000000" w:rsidR="00000000" w:rsidRPr="00000000">
              <w:rPr>
                <w:rFonts w:ascii="Arial" w:cs="Arial" w:eastAsia="Arial" w:hAnsi="Arial"/>
                <w:rtl w:val="0"/>
              </w:rPr>
              <w:delText xml:space="preserve">broadcasting </w:delText>
            </w:r>
          </w:del>
        </w:sdtContent>
      </w:sdt>
      <w:r w:rsidDel="00000000" w:rsidR="00000000" w:rsidRPr="00000000">
        <w:rPr>
          <w:rFonts w:ascii="Arial" w:cs="Arial" w:eastAsia="Arial" w:hAnsi="Arial"/>
          <w:rtl w:val="0"/>
        </w:rPr>
        <w:t xml:space="preserve">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36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212"/>
        </w:sdtPr>
        <w:sdtContent>
          <w:commentRangeStart w:id="88"/>
        </w:sdtContent>
      </w:sdt>
      <w:sdt>
        <w:sdtPr>
          <w:tag w:val="goog_rdk_213"/>
        </w:sdtPr>
        <w:sdtContent>
          <w:commentRangeStart w:id="89"/>
        </w:sdtContent>
      </w:sdt>
      <w:sdt>
        <w:sdtPr>
          <w:tag w:val="goog_rdk_214"/>
        </w:sdtPr>
        <w:sdtContent>
          <w:commentRangeStart w:id="90"/>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7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1">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372">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3">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removes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374">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5">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w:t>
      </w:r>
      <w:sdt>
        <w:sdtPr>
          <w:tag w:val="goog_rdk_215"/>
        </w:sdtPr>
        <w:sdtContent>
          <w:ins w:author="davide.lenzarini@u-blox.com" w:id="23" w:date="2023-11-29T17:49:16Z">
            <w:r w:rsidDel="00000000" w:rsidR="00000000" w:rsidRPr="00000000">
              <w:rPr>
                <w:rFonts w:ascii="Arial" w:cs="Arial" w:eastAsia="Arial" w:hAnsi="Arial"/>
                <w:rtl w:val="0"/>
              </w:rPr>
              <w:t xml:space="preserve">transmitted </w:t>
            </w:r>
          </w:ins>
        </w:sdtContent>
      </w:sdt>
      <w:sdt>
        <w:sdtPr>
          <w:tag w:val="goog_rdk_216"/>
        </w:sdtPr>
        <w:sdtContent>
          <w:del w:author="davide.lenzarini@u-blox.com" w:id="23" w:date="2023-11-29T17:49:16Z">
            <w:r w:rsidDel="00000000" w:rsidR="00000000" w:rsidRPr="00000000">
              <w:rPr>
                <w:rFonts w:ascii="Arial" w:cs="Arial" w:eastAsia="Arial" w:hAnsi="Arial"/>
                <w:rtl w:val="0"/>
              </w:rPr>
              <w:delText xml:space="preserve">broadcasted </w:delText>
            </w:r>
          </w:del>
        </w:sdtContent>
      </w:sdt>
      <w:r w:rsidDel="00000000" w:rsidR="00000000" w:rsidRPr="00000000">
        <w:rPr>
          <w:rFonts w:ascii="Arial" w:cs="Arial" w:eastAsia="Arial" w:hAnsi="Arial"/>
          <w:rtl w:val="0"/>
        </w:rPr>
        <w:t xml:space="preserve">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376">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w:t>
      </w:r>
      <w:sdt>
        <w:sdtPr>
          <w:tag w:val="goog_rdk_217"/>
        </w:sdtPr>
        <w:sdtContent>
          <w:ins w:author="davide.lenzarini@u-blox.com" w:id="24" w:date="2023-11-29T17:49:42Z">
            <w:r w:rsidDel="00000000" w:rsidR="00000000" w:rsidRPr="00000000">
              <w:rPr>
                <w:rFonts w:ascii="Arial" w:cs="Arial" w:eastAsia="Arial" w:hAnsi="Arial"/>
                <w:rtl w:val="0"/>
              </w:rPr>
              <w:t xml:space="preserve">send </w:t>
            </w:r>
          </w:ins>
        </w:sdtContent>
      </w:sdt>
      <w:sdt>
        <w:sdtPr>
          <w:tag w:val="goog_rdk_218"/>
        </w:sdtPr>
        <w:sdtContent>
          <w:del w:author="davide.lenzarini@u-blox.com" w:id="24" w:date="2023-11-29T17:49:4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a SEARCHGW packet. To prevent </w:t>
      </w:r>
      <w:sdt>
        <w:sdtPr>
          <w:tag w:val="goog_rdk_219"/>
        </w:sdtPr>
        <w:sdtContent>
          <w:ins w:author="davide.lenzarini@u-blox.com" w:id="25" w:date="2023-11-29T17:50:25Z">
            <w:r w:rsidDel="00000000" w:rsidR="00000000" w:rsidRPr="00000000">
              <w:rPr>
                <w:rFonts w:ascii="Arial" w:cs="Arial" w:eastAsia="Arial" w:hAnsi="Arial"/>
                <w:rtl w:val="0"/>
              </w:rPr>
              <w:t xml:space="preserve">network flooding</w:t>
            </w:r>
          </w:ins>
        </w:sdtContent>
      </w:sdt>
      <w:sdt>
        <w:sdtPr>
          <w:tag w:val="goog_rdk_220"/>
        </w:sdtPr>
        <w:sdtContent>
          <w:del w:author="davide.lenzarini@u-blox.com" w:id="25" w:date="2023-11-29T17:50:25Z">
            <w:r w:rsidDel="00000000" w:rsidR="00000000" w:rsidRPr="00000000">
              <w:rPr>
                <w:rFonts w:ascii="Arial" w:cs="Arial" w:eastAsia="Arial" w:hAnsi="Arial"/>
                <w:rtl w:val="0"/>
              </w:rPr>
              <w:delText xml:space="preserve">broadcast storms</w:delText>
            </w:r>
          </w:del>
        </w:sdtContent>
      </w:sdt>
      <w:r w:rsidDel="00000000" w:rsidR="00000000" w:rsidRPr="00000000">
        <w:rPr>
          <w:rFonts w:ascii="Arial" w:cs="Arial" w:eastAsia="Arial" w:hAnsi="Arial"/>
          <w:rtl w:val="0"/>
        </w:rPr>
        <w:t xml:space="preserve"> when multiple clients start searching for GW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37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w:t>
      </w:r>
      <w:sdt>
        <w:sdtPr>
          <w:tag w:val="goog_rdk_221"/>
        </w:sdtPr>
        <w:sdtContent>
          <w:ins w:author="davide.lenzarini@u-blox.com" w:id="26" w:date="2023-11-29T17:51:12Z">
            <w:r w:rsidDel="00000000" w:rsidR="00000000" w:rsidRPr="00000000">
              <w:rPr>
                <w:rFonts w:ascii="Arial" w:cs="Arial" w:eastAsia="Arial" w:hAnsi="Arial"/>
                <w:rtl w:val="0"/>
              </w:rPr>
              <w:t xml:space="preserve">transmission </w:t>
            </w:r>
          </w:ins>
        </w:sdtContent>
      </w:sdt>
      <w:sdt>
        <w:sdtPr>
          <w:tag w:val="goog_rdk_222"/>
        </w:sdtPr>
        <w:sdtContent>
          <w:del w:author="davide.lenzarini@u-blox.com" w:id="26" w:date="2023-11-29T17:51:1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37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9">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GWs in its list, it selects one GW out of its list and includes that information into the GWINFO packet.</w:t>
      </w:r>
    </w:p>
    <w:p w:rsidR="00000000" w:rsidDel="00000000" w:rsidP="00000000" w:rsidRDefault="00000000" w:rsidRPr="00000000" w14:paraId="0000137A">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B">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w:t>
      </w:r>
      <w:sdt>
        <w:sdtPr>
          <w:tag w:val="goog_rdk_223"/>
        </w:sdtPr>
        <w:sdtContent>
          <w:ins w:author="davide.lenzarini@u-blox.com" w:id="27" w:date="2023-11-29T17:52:11Z">
            <w:r w:rsidDel="00000000" w:rsidR="00000000" w:rsidRPr="00000000">
              <w:rPr>
                <w:rFonts w:ascii="Arial" w:cs="Arial" w:eastAsia="Arial" w:hAnsi="Arial"/>
                <w:rtl w:val="0"/>
              </w:rPr>
              <w:t xml:space="preserve">transmitted </w:t>
            </w:r>
          </w:ins>
        </w:sdtContent>
      </w:sdt>
      <w:sdt>
        <w:sdtPr>
          <w:tag w:val="goog_rdk_224"/>
        </w:sdtPr>
        <w:sdtContent>
          <w:del w:author="davide.lenzarini@u-blox.com" w:id="27" w:date="2023-11-29T17:52:11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37C">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7D">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37E">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37F">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80">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381">
      <w:pPr>
        <w:pStyle w:val="Heading2"/>
        <w:keepLines w:val="1"/>
        <w:spacing w:after="64" w:before="0" w:line="259" w:lineRule="auto"/>
        <w:ind w:left="0" w:firstLine="0"/>
        <w:rPr>
          <w:rFonts w:ascii="Arial" w:cs="Arial" w:eastAsia="Arial" w:hAnsi="Arial"/>
        </w:rPr>
      </w:pPr>
      <w:bookmarkStart w:colFirst="0" w:colLast="0" w:name="_heading=h.434ayfz" w:id="221"/>
      <w:bookmarkEnd w:id="221"/>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382">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w:t>
      </w:r>
      <w:r w:rsidDel="00000000" w:rsidR="00000000" w:rsidRPr="00000000">
        <w:rPr>
          <w:rFonts w:ascii="Arial" w:cs="Arial" w:eastAsia="Arial" w:hAnsi="Arial"/>
          <w:rtl w:val="0"/>
        </w:rPr>
        <w:t xml:space="preserve">MQTT-SN client needs to set up a session on the GW</w:t>
      </w:r>
      <w:r w:rsidDel="00000000" w:rsidR="00000000" w:rsidRPr="00000000">
        <w:rPr>
          <w:rFonts w:ascii="Arial" w:cs="Arial" w:eastAsia="Arial" w:hAnsi="Arial"/>
          <w:rtl w:val="0"/>
        </w:rPr>
        <w:t xml:space="preserve">, unless it is publishing ONLY using OUT OF BAND packets. The procedure for setting up a session with a GW is illustrated in Fig. 3. </w:t>
      </w:r>
    </w:p>
    <w:p w:rsidR="00000000" w:rsidDel="00000000" w:rsidP="00000000" w:rsidRDefault="00000000" w:rsidRPr="00000000" w14:paraId="00001383">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will or auth or both interactions should take place.</w:t>
      </w:r>
    </w:p>
    <w:p w:rsidR="00000000" w:rsidDel="00000000" w:rsidP="00000000" w:rsidRDefault="00000000" w:rsidRPr="00000000" w14:paraId="00001384">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85">
      <w:pPr>
        <w:spacing w:after="0" w:line="246" w:lineRule="auto"/>
        <w:ind w:left="-5" w:right="4" w:firstLine="0"/>
        <w:jc w:val="center"/>
        <w:rPr>
          <w:rFonts w:ascii="Arial" w:cs="Arial" w:eastAsia="Arial" w:hAnsi="Arial"/>
        </w:rPr>
      </w:pPr>
      <w:sdt>
        <w:sdtPr>
          <w:tag w:val="goog_rdk_225"/>
        </w:sdtPr>
        <w:sdtContent>
          <w:commentRangeStart w:id="91"/>
        </w:sdtContent>
      </w:sdt>
      <w:r w:rsidDel="00000000" w:rsidR="00000000" w:rsidRPr="00000000">
        <w:rPr>
          <w:rFonts w:ascii="Arial" w:cs="Arial" w:eastAsia="Arial" w:hAnsi="Arial"/>
        </w:rPr>
        <w:drawing>
          <wp:inline distB="0" distT="0" distL="0" distR="0">
            <wp:extent cx="2222500" cy="1371600"/>
            <wp:effectExtent b="0" l="0" r="0" t="0"/>
            <wp:docPr descr="A picture containing shape&#10;&#10;Description automatically generated" id="4" name="image2.png"/>
            <a:graphic>
              <a:graphicData uri="http://schemas.openxmlformats.org/drawingml/2006/picture">
                <pic:pic>
                  <pic:nvPicPr>
                    <pic:cNvPr descr="A picture containing shape&#10;&#10;Description automatically generated" id="0" name="image2.png"/>
                    <pic:cNvPicPr preferRelativeResize="0"/>
                  </pic:nvPicPr>
                  <pic:blipFill>
                    <a:blip r:embed="rId56"/>
                    <a:srcRect b="0" l="0" r="0" t="0"/>
                    <a:stretch>
                      <a:fillRect/>
                    </a:stretch>
                  </pic:blipFill>
                  <pic:spPr>
                    <a:xfrm>
                      <a:off x="0" y="0"/>
                      <a:ext cx="2222500" cy="1371600"/>
                    </a:xfrm>
                    <a:prstGeom prst="rect"/>
                    <a:ln/>
                  </pic:spPr>
                </pic:pic>
              </a:graphicData>
            </a:graphic>
          </wp:inline>
        </w:drawing>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1386">
      <w:pPr>
        <w:spacing w:after="349" w:line="265" w:lineRule="auto"/>
        <w:jc w:val="center"/>
        <w:rPr>
          <w:rFonts w:ascii="Arial" w:cs="Arial" w:eastAsia="Arial" w:hAnsi="Arial"/>
        </w:rPr>
      </w:pPr>
      <w:sdt>
        <w:sdtPr>
          <w:tag w:val="goog_rdk_226"/>
        </w:sdtPr>
        <w:sdtContent>
          <w:commentRangeStart w:id="92"/>
        </w:sdtContent>
      </w:sdt>
      <w:r w:rsidDel="00000000" w:rsidR="00000000" w:rsidRPr="00000000">
        <w:rPr>
          <w:rFonts w:ascii="Arial" w:cs="Arial" w:eastAsia="Arial" w:hAnsi="Arial"/>
          <w:rtl w:val="0"/>
        </w:rPr>
        <w:t xml:space="preserve">Figure 3a: Connect procedure (without will flag set)</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1387">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If the Will flag is set, the client then sends these two pieces of information to the GW upon receiving the corresponding request packets WILLTOPICREQ and WILLMSQREQ. The procedure is terminated with the CONNACK packet sent by the GW.</w:t>
      </w:r>
    </w:p>
    <w:p w:rsidR="00000000" w:rsidDel="00000000" w:rsidP="00000000" w:rsidRDefault="00000000" w:rsidRPr="00000000" w14:paraId="00001388">
      <w:pPr>
        <w:spacing w:after="303" w:line="259" w:lineRule="auto"/>
        <w:ind w:left="2250" w:firstLine="0"/>
        <w:rPr>
          <w:rFonts w:ascii="Arial" w:cs="Arial" w:eastAsia="Arial" w:hAnsi="Arial"/>
        </w:rPr>
      </w:pPr>
      <w:sdt>
        <w:sdtPr>
          <w:tag w:val="goog_rdk_227"/>
        </w:sdtPr>
        <w:sdtContent>
          <w:commentRangeStart w:id="93"/>
        </w:sdtContent>
      </w:sdt>
      <w:sdt>
        <w:sdtPr>
          <w:tag w:val="goog_rdk_228"/>
        </w:sdtPr>
        <w:sdtContent>
          <w:commentRangeStart w:id="94"/>
        </w:sdtContent>
      </w:sdt>
      <w:r w:rsidDel="00000000" w:rsidR="00000000" w:rsidRPr="00000000">
        <w:rPr>
          <w:rFonts w:ascii="Arial" w:cs="Arial" w:eastAsia="Arial" w:hAnsi="Arial"/>
        </w:rPr>
        <w:drawing>
          <wp:inline distB="0" distT="0" distL="0" distR="0">
            <wp:extent cx="3073400" cy="2489200"/>
            <wp:effectExtent b="0" l="0" r="0" t="0"/>
            <wp:docPr descr="A picture containing graphical user interface&#10;&#10;Description automatically generated" id="7" name="image3.png"/>
            <a:graphic>
              <a:graphicData uri="http://schemas.openxmlformats.org/drawingml/2006/picture">
                <pic:pic>
                  <pic:nvPicPr>
                    <pic:cNvPr descr="A picture containing graphical user interface&#10;&#10;Description automatically generated" id="0" name="image3.png"/>
                    <pic:cNvPicPr preferRelativeResize="0"/>
                  </pic:nvPicPr>
                  <pic:blipFill>
                    <a:blip r:embed="rId57"/>
                    <a:srcRect b="0" l="0" r="0" t="0"/>
                    <a:stretch>
                      <a:fillRect/>
                    </a:stretch>
                  </pic:blipFill>
                  <pic:spPr>
                    <a:xfrm>
                      <a:off x="0" y="0"/>
                      <a:ext cx="3073400" cy="2489200"/>
                    </a:xfrm>
                    <a:prstGeom prst="rect"/>
                    <a:ln/>
                  </pic:spPr>
                </pic:pic>
              </a:graphicData>
            </a:graphic>
          </wp:inline>
        </w:drawing>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389">
      <w:pPr>
        <w:spacing w:after="349" w:line="265" w:lineRule="auto"/>
        <w:jc w:val="center"/>
        <w:rPr>
          <w:rFonts w:ascii="Arial" w:cs="Arial" w:eastAsia="Arial" w:hAnsi="Arial"/>
        </w:rPr>
      </w:pPr>
      <w:sdt>
        <w:sdtPr>
          <w:tag w:val="goog_rdk_229"/>
        </w:sdtPr>
        <w:sdtContent>
          <w:commentRangeStart w:id="95"/>
        </w:sdtContent>
      </w:sdt>
      <w:r w:rsidDel="00000000" w:rsidR="00000000" w:rsidRPr="00000000">
        <w:rPr>
          <w:rFonts w:ascii="Arial" w:cs="Arial" w:eastAsia="Arial" w:hAnsi="Arial"/>
          <w:rtl w:val="0"/>
        </w:rPr>
        <w:t xml:space="preserve">Figure 3b: Connect procedure (with will flag set)</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38A">
      <w:pPr>
        <w:spacing w:after="349" w:line="265" w:lineRule="auto"/>
        <w:jc w:val="center"/>
        <w:rPr>
          <w:rFonts w:ascii="Arial" w:cs="Arial" w:eastAsia="Arial" w:hAnsi="Arial"/>
        </w:rPr>
      </w:pPr>
      <w:sdt>
        <w:sdtPr>
          <w:tag w:val="goog_rdk_230"/>
        </w:sdtPr>
        <w:sdtContent>
          <w:commentRangeStart w:id="96"/>
        </w:sdtContent>
      </w:sdt>
      <w:r w:rsidDel="00000000" w:rsidR="00000000" w:rsidRPr="00000000">
        <w:rPr>
          <w:rFonts w:ascii="Arial" w:cs="Arial" w:eastAsia="Arial" w:hAnsi="Arial"/>
        </w:rPr>
        <w:drawing>
          <wp:inline distB="0" distT="0" distL="0" distR="0">
            <wp:extent cx="2692400" cy="2489200"/>
            <wp:effectExtent b="0" l="0" r="0" t="0"/>
            <wp:docPr descr="Graphical user interface&#10;&#10;Description automatically generated with medium confidence" id="6" name="image4.png"/>
            <a:graphic>
              <a:graphicData uri="http://schemas.openxmlformats.org/drawingml/2006/picture">
                <pic:pic>
                  <pic:nvPicPr>
                    <pic:cNvPr descr="Graphical user interface&#10;&#10;Description automatically generated with medium confidence" id="0" name="image4.png"/>
                    <pic:cNvPicPr preferRelativeResize="0"/>
                  </pic:nvPicPr>
                  <pic:blipFill>
                    <a:blip r:embed="rId58"/>
                    <a:srcRect b="0" l="0" r="0" t="0"/>
                    <a:stretch>
                      <a:fillRect/>
                    </a:stretch>
                  </pic:blipFill>
                  <pic:spPr>
                    <a:xfrm>
                      <a:off x="0" y="0"/>
                      <a:ext cx="2692400" cy="2489200"/>
                    </a:xfrm>
                    <a:prstGeom prst="rect"/>
                    <a:ln/>
                  </pic:spPr>
                </pic:pic>
              </a:graphicData>
            </a:graphic>
          </wp:inline>
        </w:drawing>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38B">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3c: Connect procedure (with auth flag set)</w:t>
      </w:r>
    </w:p>
    <w:p w:rsidR="00000000" w:rsidDel="00000000" w:rsidP="00000000" w:rsidRDefault="00000000" w:rsidRPr="00000000" w14:paraId="0000138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sdt>
        <w:sdtPr>
          <w:tag w:val="goog_rdk_231"/>
        </w:sdtPr>
        <w:sdtContent>
          <w:commentRangeStart w:id="97"/>
        </w:sdtContent>
      </w:sdt>
      <w:r w:rsidDel="00000000" w:rsidR="00000000" w:rsidRPr="00000000">
        <w:rPr>
          <w:rFonts w:ascii="Arial" w:cs="Arial" w:eastAsia="Arial" w:hAnsi="Arial"/>
          <w:rtl w:val="0"/>
        </w:rPr>
        <w:t xml:space="preserve">gateway</w:t>
      </w:r>
      <w:commentRangeEnd w:id="97"/>
      <w:r w:rsidDel="00000000" w:rsidR="00000000" w:rsidRPr="00000000">
        <w:commentReference w:id="97"/>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8D">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8E">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38F">
      <w:pPr>
        <w:pStyle w:val="Heading2"/>
        <w:keepLines w:val="1"/>
        <w:spacing w:after="64" w:before="0" w:line="259" w:lineRule="auto"/>
        <w:ind w:left="0" w:firstLine="0"/>
        <w:rPr>
          <w:rFonts w:ascii="Arial" w:cs="Arial" w:eastAsia="Arial" w:hAnsi="Arial"/>
        </w:rPr>
      </w:pPr>
      <w:bookmarkStart w:colFirst="0" w:colLast="0" w:name="_heading=h.2i9l8ns" w:id="222"/>
      <w:bookmarkEnd w:id="222"/>
      <w:r w:rsidDel="00000000" w:rsidR="00000000" w:rsidRPr="00000000">
        <w:rPr>
          <w:rFonts w:ascii="Arial" w:cs="Arial" w:eastAsia="Arial" w:hAnsi="Arial"/>
          <w:rtl w:val="0"/>
        </w:rPr>
        <w:t xml:space="preserve">4.5 Quality of Service levels and protocol flows</w:t>
      </w:r>
    </w:p>
    <w:p w:rsidR="00000000" w:rsidDel="00000000" w:rsidP="00000000" w:rsidRDefault="00000000" w:rsidRPr="00000000" w14:paraId="00001390">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91">
      <w:pPr>
        <w:pStyle w:val="Heading3"/>
        <w:ind w:left="0" w:firstLine="0"/>
        <w:rPr>
          <w:rFonts w:ascii="Arial" w:cs="Arial" w:eastAsia="Arial" w:hAnsi="Arial"/>
        </w:rPr>
      </w:pPr>
      <w:bookmarkStart w:colFirst="0" w:colLast="0" w:name="_heading=h.xevivl" w:id="223"/>
      <w:bookmarkEnd w:id="223"/>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2">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3">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94">
      <w:pPr>
        <w:rPr>
          <w:rFonts w:ascii="Arial" w:cs="Arial" w:eastAsia="Arial" w:hAnsi="Arial"/>
        </w:rPr>
      </w:pPr>
      <w:bookmarkStart w:colFirst="0" w:colLast="0" w:name="_heading=h.3hej1je" w:id="224"/>
      <w:bookmarkEnd w:id="22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5">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6">
      <w:pPr>
        <w:rPr>
          <w:rFonts w:ascii="Arial" w:cs="Arial" w:eastAsia="Arial" w:hAnsi="Arial"/>
        </w:rPr>
      </w:pPr>
      <w:bookmarkStart w:colFirst="0" w:colLast="0" w:name="_heading=h.1wjtbr7" w:id="225"/>
      <w:bookmarkEnd w:id="22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7">
      <w:pPr>
        <w:numPr>
          <w:ilvl w:val="0"/>
          <w:numId w:val="17"/>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8">
      <w:pPr>
        <w:ind w:left="720" w:firstLine="0"/>
        <w:rPr>
          <w:rFonts w:ascii="Arial" w:cs="Arial" w:eastAsia="Arial" w:hAnsi="Arial"/>
        </w:rPr>
      </w:pPr>
      <w:bookmarkStart w:colFirst="0" w:colLast="0" w:name="_heading=h.4gjguf0" w:id="226"/>
      <w:bookmarkEnd w:id="226"/>
      <w:r w:rsidDel="00000000" w:rsidR="00000000" w:rsidRPr="00000000">
        <w:rPr>
          <w:rtl w:val="0"/>
        </w:rPr>
      </w:r>
    </w:p>
    <w:tbl>
      <w:tblPr>
        <w:tblStyle w:val="Table57"/>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9">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A">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C">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39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F">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6">
      <w:pPr>
        <w:rPr>
          <w:rFonts w:ascii="Arial" w:cs="Arial" w:eastAsia="Arial" w:hAnsi="Arial"/>
        </w:rPr>
      </w:pPr>
      <w:bookmarkStart w:colFirst="0" w:colLast="0" w:name="_heading=h.2vor4mt" w:id="227"/>
      <w:bookmarkEnd w:id="227"/>
      <w:r w:rsidDel="00000000" w:rsidR="00000000" w:rsidRPr="00000000">
        <w:rPr>
          <w:rtl w:val="0"/>
        </w:rPr>
      </w:r>
    </w:p>
    <w:p w:rsidR="00000000" w:rsidDel="00000000" w:rsidP="00000000" w:rsidRDefault="00000000" w:rsidRPr="00000000" w14:paraId="000013A7">
      <w:pPr>
        <w:pStyle w:val="Heading3"/>
        <w:ind w:left="0" w:firstLine="0"/>
        <w:rPr>
          <w:rFonts w:ascii="Arial" w:cs="Arial" w:eastAsia="Arial" w:hAnsi="Arial"/>
        </w:rPr>
      </w:pPr>
      <w:bookmarkStart w:colFirst="0" w:colLast="0" w:name="_heading=h.1au1eum" w:id="228"/>
      <w:bookmarkEnd w:id="228"/>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9">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AA">
      <w:pPr>
        <w:rPr>
          <w:rFonts w:ascii="Arial" w:cs="Arial" w:eastAsia="Arial" w:hAnsi="Arial"/>
        </w:rPr>
      </w:pPr>
      <w:bookmarkStart w:colFirst="0" w:colLast="0" w:name="_heading=h.3utoxif" w:id="229"/>
      <w:bookmarkEnd w:id="229"/>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B">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AC">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D">
      <w:pPr>
        <w:numPr>
          <w:ilvl w:val="0"/>
          <w:numId w:val="17"/>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AE">
      <w:pPr>
        <w:rPr>
          <w:rFonts w:ascii="Arial" w:cs="Arial" w:eastAsia="Arial" w:hAnsi="Arial"/>
          <w:highlight w:val="yellow"/>
        </w:rPr>
      </w:pPr>
      <w:bookmarkStart w:colFirst="0" w:colLast="0" w:name="_heading=h.29yz7q8" w:id="230"/>
      <w:bookmarkEnd w:id="230"/>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AF">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B0">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w:t>
      </w:r>
      <w:sdt>
        <w:sdtPr>
          <w:tag w:val="goog_rdk_232"/>
        </w:sdtPr>
        <w:sdtContent>
          <w:commentRangeStart w:id="98"/>
        </w:sdtContent>
      </w:sdt>
      <w:r w:rsidDel="00000000" w:rsidR="00000000" w:rsidRPr="00000000">
        <w:rPr>
          <w:rFonts w:ascii="Arial" w:cs="Arial" w:eastAsia="Arial" w:hAnsi="Arial"/>
          <w:b w:val="1"/>
          <w:highlight w:val="yellow"/>
          <w:rtl w:val="0"/>
        </w:rPr>
        <w:t xml:space="preserve">m</w:t>
      </w:r>
      <w:sdt>
        <w:sdtPr>
          <w:tag w:val="goog_rdk_233"/>
        </w:sdtPr>
        <w:sdtContent>
          <w:ins w:author="davide.lenzarini@u-blox.com" w:id="28" w:date="2023-11-29T08:17:19Z">
            <w:commentRangeEnd w:id="98"/>
            <w:r w:rsidDel="00000000" w:rsidR="00000000" w:rsidRPr="00000000">
              <w:commentReference w:id="98"/>
            </w:r>
            <w:r w:rsidDel="00000000" w:rsidR="00000000" w:rsidRPr="00000000">
              <w:rPr>
                <w:rFonts w:ascii="Arial" w:cs="Arial" w:eastAsia="Arial" w:hAnsi="Arial"/>
                <w:b w:val="1"/>
                <w:highlight w:val="yellow"/>
                <w:rtl w:val="0"/>
              </w:rPr>
              <w:t xml:space="preserve">ust</w:t>
            </w:r>
          </w:ins>
        </w:sdtContent>
      </w:sdt>
      <w:sdt>
        <w:sdtPr>
          <w:tag w:val="goog_rdk_234"/>
        </w:sdtPr>
        <w:sdtContent>
          <w:del w:author="davide.lenzarini@u-blox.com" w:id="28" w:date="2023-11-29T08:17:19Z">
            <w:r w:rsidDel="00000000" w:rsidR="00000000" w:rsidRPr="00000000">
              <w:rPr>
                <w:rFonts w:ascii="Arial" w:cs="Arial" w:eastAsia="Arial" w:hAnsi="Arial"/>
                <w:b w:val="1"/>
                <w:highlight w:val="yellow"/>
                <w:rtl w:val="0"/>
              </w:rPr>
              <w:delText xml:space="preserve">y</w:delText>
            </w:r>
          </w:del>
        </w:sdtContent>
      </w:sdt>
      <w:r w:rsidDel="00000000" w:rsidR="00000000" w:rsidRPr="00000000">
        <w:rPr>
          <w:rFonts w:ascii="Arial" w:cs="Arial" w:eastAsia="Arial" w:hAnsi="Arial"/>
          <w:b w:val="1"/>
          <w:highlight w:val="yellow"/>
          <w:rtl w:val="0"/>
        </w:rPr>
        <w:t xml:space="preserve"> ONLY have 1 outstanding application message inflight.</w:t>
      </w:r>
      <w:r w:rsidDel="00000000" w:rsidR="00000000" w:rsidRPr="00000000">
        <w:rPr>
          <w:rtl w:val="0"/>
        </w:rPr>
      </w:r>
    </w:p>
    <w:p w:rsidR="00000000" w:rsidDel="00000000" w:rsidP="00000000" w:rsidRDefault="00000000" w:rsidRPr="00000000" w14:paraId="000013B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B2">
      <w:pPr>
        <w:rPr>
          <w:rFonts w:ascii="Arial" w:cs="Arial" w:eastAsia="Arial" w:hAnsi="Arial"/>
        </w:rPr>
      </w:pPr>
      <w:bookmarkStart w:colFirst="0" w:colLast="0" w:name="_heading=h.p49hy1" w:id="231"/>
      <w:bookmarkEnd w:id="231"/>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3">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4">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5">
      <w:pPr>
        <w:jc w:val="both"/>
        <w:rPr>
          <w:rFonts w:ascii="Arial" w:cs="Arial" w:eastAsia="Arial" w:hAnsi="Arial"/>
        </w:rPr>
      </w:pPr>
      <w:r w:rsidDel="00000000" w:rsidR="00000000" w:rsidRPr="00000000">
        <w:rPr>
          <w:rtl w:val="0"/>
        </w:rPr>
      </w:r>
    </w:p>
    <w:p w:rsidR="00000000" w:rsidDel="00000000" w:rsidP="00000000" w:rsidRDefault="00000000" w:rsidRPr="00000000" w14:paraId="000013B6">
      <w:pPr>
        <w:ind w:left="720" w:firstLine="0"/>
        <w:rPr>
          <w:rFonts w:ascii="Arial" w:cs="Arial" w:eastAsia="Arial" w:hAnsi="Arial"/>
        </w:rPr>
      </w:pPr>
      <w:bookmarkStart w:colFirst="0" w:colLast="0" w:name="_heading=h.393x0lu" w:id="232"/>
      <w:bookmarkEnd w:id="232"/>
      <w:r w:rsidDel="00000000" w:rsidR="00000000" w:rsidRPr="00000000">
        <w:rPr>
          <w:rFonts w:ascii="Arial" w:cs="Arial" w:eastAsia="Arial" w:hAnsi="Arial"/>
          <w:rtl w:val="0"/>
        </w:rPr>
        <w:t xml:space="preserve">Figure 4.2 – QoS 1 protocol flow diagram, Informative example</w:t>
      </w:r>
    </w:p>
    <w:tbl>
      <w:tblPr>
        <w:tblStyle w:val="Table58"/>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7">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8">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C">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2">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5">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6">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8">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9">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3CA">
      <w:pPr>
        <w:ind w:left="720" w:firstLine="0"/>
        <w:rPr>
          <w:rFonts w:ascii="Arial" w:cs="Arial" w:eastAsia="Arial" w:hAnsi="Arial"/>
        </w:rPr>
      </w:pPr>
      <w:r w:rsidDel="00000000" w:rsidR="00000000" w:rsidRPr="00000000">
        <w:rPr>
          <w:rFonts w:ascii="Arial" w:cs="Arial" w:eastAsia="Arial" w:hAnsi="Arial"/>
          <w:vertAlign w:val="superscript"/>
          <w:rtl w:val="0"/>
        </w:rPr>
        <w:t xml:space="preserve">1 </w:t>
      </w:r>
      <w:r w:rsidDel="00000000" w:rsidR="00000000" w:rsidRPr="00000000">
        <w:rPr>
          <w:rFonts w:ascii="Arial" w:cs="Arial" w:eastAsia="Arial" w:hAnsi="Arial"/>
          <w:rtl w:val="0"/>
        </w:rPr>
        <w:t xml:space="preserve">The receiver does not need to complete delivery of the Application Message before sending the PUBACK. When its original sender receives the PUBACK packet, ownership of the Application Message is transferred to the receiver.</w:t>
      </w:r>
    </w:p>
    <w:p w:rsidR="00000000" w:rsidDel="00000000" w:rsidP="00000000" w:rsidRDefault="00000000" w:rsidRPr="00000000" w14:paraId="000013C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CC">
      <w:pPr>
        <w:pStyle w:val="Heading3"/>
        <w:ind w:left="0" w:firstLine="0"/>
        <w:rPr>
          <w:rFonts w:ascii="Arial" w:cs="Arial" w:eastAsia="Arial" w:hAnsi="Arial"/>
        </w:rPr>
      </w:pPr>
      <w:bookmarkStart w:colFirst="0" w:colLast="0" w:name="_heading=h.1o97atn" w:id="233"/>
      <w:bookmarkEnd w:id="233"/>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D">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3CE">
      <w:pPr>
        <w:rPr>
          <w:rFonts w:ascii="Arial" w:cs="Arial" w:eastAsia="Arial" w:hAnsi="Arial"/>
        </w:rPr>
      </w:pPr>
      <w:bookmarkStart w:colFirst="0" w:colLast="0" w:name="_heading=h.488uthg" w:id="234"/>
      <w:bookmarkEnd w:id="234"/>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F">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D0">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D1">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D2">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3">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4">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3D5">
      <w:pPr>
        <w:numPr>
          <w:ilvl w:val="0"/>
          <w:numId w:val="19"/>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D6">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7">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D8">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my ONLY have 1 outstanding application message inflight.</w:t>
      </w:r>
      <w:r w:rsidDel="00000000" w:rsidR="00000000" w:rsidRPr="00000000">
        <w:rPr>
          <w:rtl w:val="0"/>
        </w:rPr>
      </w:r>
    </w:p>
    <w:p w:rsidR="00000000" w:rsidDel="00000000" w:rsidP="00000000" w:rsidRDefault="00000000" w:rsidRPr="00000000" w14:paraId="000013D9">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DA">
      <w:pPr>
        <w:rPr>
          <w:rFonts w:ascii="Arial" w:cs="Arial" w:eastAsia="Arial" w:hAnsi="Arial"/>
          <w:b w:val="1"/>
          <w:color w:val="000000"/>
          <w:sz w:val="18"/>
          <w:szCs w:val="18"/>
        </w:rPr>
      </w:pPr>
      <w:bookmarkStart w:colFirst="0" w:colLast="0" w:name="_heading=h.2ne53p9" w:id="235"/>
      <w:bookmarkEnd w:id="235"/>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B">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C">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D">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E">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3DF">
      <w:pPr>
        <w:numPr>
          <w:ilvl w:val="0"/>
          <w:numId w:val="21"/>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3E0">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E1">
      <w:pPr>
        <w:pStyle w:val="Heading3"/>
        <w:ind w:left="0" w:firstLine="0"/>
        <w:rPr>
          <w:rFonts w:ascii="Arial" w:cs="Arial" w:eastAsia="Arial" w:hAnsi="Arial"/>
        </w:rPr>
      </w:pPr>
      <w:bookmarkStart w:colFirst="0" w:colLast="0" w:name="_heading=h.12jfdx2" w:id="236"/>
      <w:bookmarkEnd w:id="236"/>
      <w:r w:rsidDel="00000000" w:rsidR="00000000" w:rsidRPr="00000000">
        <w:rPr>
          <w:rtl w:val="0"/>
        </w:rPr>
        <w:t xml:space="preserve">4.5.4 </w:t>
      </w:r>
      <w:r w:rsidDel="00000000" w:rsidR="00000000" w:rsidRPr="00000000">
        <w:rPr>
          <w:rFonts w:ascii="Arial" w:cs="Arial" w:eastAsia="Arial" w:hAnsi="Arial"/>
          <w:rtl w:val="0"/>
        </w:rPr>
        <w:t xml:space="preserve">QoS -1: Constrained client delivery</w:t>
      </w:r>
    </w:p>
    <w:p w:rsidR="00000000" w:rsidDel="00000000" w:rsidP="00000000" w:rsidRDefault="00000000" w:rsidRPr="00000000" w14:paraId="000013E2">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sub-set of features. There is no requirement to setup nor tear down a Virtual Connection, no registration nor subscription. The sender just sends its PUBLISH packets to it’s counterpart (whose address is known a-priori) and forgets them. It does not care whether the address is correct, whether the counterpart is alive, or whether the packets arrive. Only the following parameter values are allowed for a PUBLISH packet with QoS level -1:</w:t>
      </w:r>
    </w:p>
    <w:p w:rsidR="00000000" w:rsidDel="00000000" w:rsidP="00000000" w:rsidRDefault="00000000" w:rsidRPr="00000000" w14:paraId="000013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QoS flag: set to “0b11”</w:t>
      </w:r>
    </w:p>
    <w:p w:rsidR="00000000" w:rsidDel="00000000" w:rsidP="00000000" w:rsidRDefault="00000000" w:rsidRPr="00000000" w14:paraId="000013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Type flag: either “0b01” for pre-defined topic alias, “0b10” for short topic name, “0b11” for full topic names.</w:t>
      </w:r>
    </w:p>
    <w:p w:rsidR="00000000" w:rsidDel="00000000" w:rsidP="00000000" w:rsidRDefault="00000000" w:rsidRPr="00000000" w14:paraId="000013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or Topic Name field: value of the pre-defined topic alias or of the short topic or of the full topic name</w:t>
      </w:r>
    </w:p>
    <w:p w:rsidR="00000000" w:rsidDel="00000000" w:rsidP="00000000" w:rsidRDefault="00000000" w:rsidRPr="00000000" w14:paraId="000013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field: the data to be published.</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E8">
      <w:pPr>
        <w:rPr>
          <w:rFonts w:ascii="Arial" w:cs="Arial" w:eastAsia="Arial" w:hAnsi="Arial"/>
        </w:rPr>
      </w:pPr>
      <w:r w:rsidDel="00000000" w:rsidR="00000000" w:rsidRPr="00000000">
        <w:rPr>
          <w:rFonts w:ascii="Arial" w:cs="Arial" w:eastAsia="Arial" w:hAnsi="Arial"/>
          <w:rtl w:val="0"/>
        </w:rPr>
        <w:t xml:space="preserve">Whilst no Virtual Connection is mandated for QoS -1 delivery, a constrained client who has previously connected and established a session may wish to PUBLISH at QoS -1 during any of the lifecycle states. If the GW can determine the origin of a QoS -1 packet, it should not impact/change any existing session except for resetting the keep-alive timer.</w:t>
      </w:r>
    </w:p>
    <w:p w:rsidR="00000000" w:rsidDel="00000000" w:rsidP="00000000" w:rsidRDefault="00000000" w:rsidRPr="00000000" w14:paraId="000013E9">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EA">
      <w:pPr>
        <w:pStyle w:val="Heading3"/>
        <w:ind w:left="0" w:firstLine="0"/>
        <w:rPr/>
      </w:pPr>
      <w:bookmarkStart w:colFirst="0" w:colLast="0" w:name="_heading=h.au8d3npbmfl" w:id="237"/>
      <w:bookmarkEnd w:id="237"/>
      <w:r w:rsidDel="00000000" w:rsidR="00000000" w:rsidRPr="00000000">
        <w:rPr>
          <w:rtl w:val="0"/>
        </w:rPr>
        <w:t xml:space="preserve">4.5.5 </w:t>
      </w:r>
      <w:r w:rsidDel="00000000" w:rsidR="00000000" w:rsidRPr="00000000">
        <w:rPr>
          <w:rtl w:val="0"/>
        </w:rPr>
        <w:t xml:space="preserve">OUT OF BAND: Constrained client delivery</w:t>
      </w:r>
    </w:p>
    <w:p w:rsidR="00000000" w:rsidDel="00000000" w:rsidP="00000000" w:rsidRDefault="00000000" w:rsidRPr="00000000" w14:paraId="000013EB">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sub-set of features. There is no requirement to setup nor tear down a Virtual Connection, no registration nor subscription. The sender just sends its PUBLISH packets to it’s counterpart (whose address is known a-priori) and forgets them. It does not care whether the address is correct, whether the counterpart is alive, or whether the packets arrive. Only the following parameter values are allowed for a PUBLISH OUT OF BAND packet:</w:t>
      </w:r>
    </w:p>
    <w:p w:rsidR="00000000" w:rsidDel="00000000" w:rsidP="00000000" w:rsidRDefault="00000000" w:rsidRPr="00000000" w14:paraId="000013EC">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Type flag: either “0b01” for pre-defined topic alias, “0b10” for short topic name, “0b11” for full topic names.</w:t>
      </w:r>
    </w:p>
    <w:p w:rsidR="00000000" w:rsidDel="00000000" w:rsidP="00000000" w:rsidRDefault="00000000" w:rsidRPr="00000000" w14:paraId="000013ED">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or Topic Name field: value of the pre-defined topic alias or of the short topic or of the full topic name</w:t>
      </w:r>
    </w:p>
    <w:p w:rsidR="00000000" w:rsidDel="00000000" w:rsidP="00000000" w:rsidRDefault="00000000" w:rsidRPr="00000000" w14:paraId="000013EE">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Data field: the data to be published.</w:t>
      </w:r>
    </w:p>
    <w:p w:rsidR="00000000" w:rsidDel="00000000" w:rsidP="00000000" w:rsidRDefault="00000000" w:rsidRPr="00000000" w14:paraId="000013EF">
      <w:pPr>
        <w:spacing w:before="0" w:lineRule="auto"/>
        <w:ind w:left="567" w:firstLine="0"/>
        <w:rPr>
          <w:rFonts w:ascii="Arial" w:cs="Arial" w:eastAsia="Arial" w:hAnsi="Arial"/>
        </w:rPr>
      </w:pPr>
      <w:r w:rsidDel="00000000" w:rsidR="00000000" w:rsidRPr="00000000">
        <w:rPr>
          <w:rtl w:val="0"/>
        </w:rPr>
      </w:r>
    </w:p>
    <w:p w:rsidR="00000000" w:rsidDel="00000000" w:rsidP="00000000" w:rsidRDefault="00000000" w:rsidRPr="00000000" w14:paraId="000013F0">
      <w:pPr>
        <w:rPr>
          <w:rFonts w:ascii="Arial" w:cs="Arial" w:eastAsia="Arial" w:hAnsi="Arial"/>
          <w:highlight w:val="yellow"/>
        </w:rPr>
      </w:pPr>
      <w:r w:rsidDel="00000000" w:rsidR="00000000" w:rsidRPr="00000000">
        <w:rPr>
          <w:rFonts w:ascii="Arial" w:cs="Arial" w:eastAsia="Arial" w:hAnsi="Arial"/>
          <w:rtl w:val="0"/>
        </w:rPr>
        <w:t xml:space="preserve">Whilst no Virtual Connection is mandated for OUT OF BAND delivery, a constrained client who has previously connected and established a session may wish to PUBLISH OUT OF BAND during any of the lifecycle states. If the GW can determine the origin of a OUT OF BAND packet, it should not impact/change any existing session except for resetting the keep-alive timer.</w:t>
      </w:r>
      <w:r w:rsidDel="00000000" w:rsidR="00000000" w:rsidRPr="00000000">
        <w:rPr>
          <w:rtl w:val="0"/>
        </w:rPr>
      </w:r>
    </w:p>
    <w:p w:rsidR="00000000" w:rsidDel="00000000" w:rsidP="00000000" w:rsidRDefault="00000000" w:rsidRPr="00000000" w14:paraId="000013F1">
      <w:pPr>
        <w:pStyle w:val="Heading2"/>
        <w:keepLines w:val="1"/>
        <w:spacing w:after="64" w:before="0" w:line="259" w:lineRule="auto"/>
        <w:ind w:left="0" w:firstLine="0"/>
        <w:rPr>
          <w:rFonts w:ascii="Arial" w:cs="Arial" w:eastAsia="Arial" w:hAnsi="Arial"/>
        </w:rPr>
      </w:pPr>
      <w:bookmarkStart w:colFirst="0" w:colLast="0" w:name="_heading=h.3mj2wkv" w:id="238"/>
      <w:bookmarkEnd w:id="238"/>
      <w:r w:rsidDel="00000000" w:rsidR="00000000" w:rsidRPr="00000000">
        <w:rPr>
          <w:rFonts w:ascii="Arial" w:cs="Arial" w:eastAsia="Arial" w:hAnsi="Arial"/>
          <w:rtl w:val="0"/>
        </w:rPr>
        <w:t xml:space="preserve">4.6 </w:t>
      </w:r>
      <w:r w:rsidDel="00000000" w:rsidR="00000000" w:rsidRPr="00000000">
        <w:rPr>
          <w:rFonts w:ascii="Arial" w:cs="Arial" w:eastAsia="Arial" w:hAnsi="Arial"/>
          <w:rtl w:val="0"/>
        </w:rPr>
        <w:t xml:space="preserve">Client states</w:t>
      </w:r>
    </w:p>
    <w:p w:rsidR="00000000" w:rsidDel="00000000" w:rsidP="00000000" w:rsidRDefault="00000000" w:rsidRPr="00000000" w14:paraId="000013F2">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activates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3F3">
      <w:pPr>
        <w:rPr>
          <w:rFonts w:ascii="Arial" w:cs="Arial" w:eastAsia="Arial" w:hAnsi="Arial"/>
        </w:rPr>
      </w:pPr>
      <w:r w:rsidDel="00000000" w:rsidR="00000000" w:rsidRPr="00000000">
        <w:rPr>
          <w:rtl w:val="0"/>
        </w:rPr>
      </w:r>
    </w:p>
    <w:tbl>
      <w:tblPr>
        <w:tblStyle w:val="Table5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3F4">
            <w:pPr>
              <w:jc w:val="center"/>
              <w:rPr>
                <w:rFonts w:ascii="Arial" w:cs="Arial" w:eastAsia="Arial" w:hAnsi="Arial"/>
                <w:b w:val="1"/>
              </w:rPr>
            </w:pPr>
            <w:sdt>
              <w:sdtPr>
                <w:tag w:val="goog_rdk_235"/>
              </w:sdtPr>
              <w:sdtContent>
                <w:commentRangeStart w:id="99"/>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3F5">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3F6">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3F7">
            <w:pPr>
              <w:rPr>
                <w:rFonts w:ascii="Arial" w:cs="Arial" w:eastAsia="Arial" w:hAnsi="Arial"/>
                <w:b w:val="1"/>
              </w:rPr>
            </w:pPr>
            <w:commentRangeEnd w:id="99"/>
            <w:r w:rsidDel="00000000" w:rsidR="00000000" w:rsidRPr="00000000">
              <w:commentReference w:id="99"/>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3F8">
            <w:pPr>
              <w:rPr>
                <w:rFonts w:ascii="Arial" w:cs="Arial" w:eastAsia="Arial" w:hAnsi="Arial"/>
              </w:rPr>
            </w:pPr>
            <w:r w:rsidDel="00000000" w:rsidR="00000000" w:rsidRPr="00000000">
              <w:rPr>
                <w:rFonts w:ascii="Arial" w:cs="Arial" w:eastAsia="Arial" w:hAnsi="Arial"/>
                <w:rtl w:val="0"/>
              </w:rPr>
              <w:t xml:space="preserve">The client is considered offline. The GW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3F9">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3FA">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3FB">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GW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LOST (by way of supervised gateway timers).</w:t>
            </w:r>
          </w:p>
        </w:tc>
        <w:tc>
          <w:tcPr/>
          <w:p w:rsidR="00000000" w:rsidDel="00000000" w:rsidP="00000000" w:rsidRDefault="00000000" w:rsidRPr="00000000" w14:paraId="000013FC">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3FD">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3FE">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3FF">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GW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36"/>
              </w:sdtPr>
              <w:sdtContent>
                <w:commentRangeStart w:id="100"/>
              </w:sdtContent>
            </w:sdt>
            <w:r w:rsidDel="00000000" w:rsidR="00000000" w:rsidRPr="00000000">
              <w:rPr>
                <w:rFonts w:ascii="Arial" w:cs="Arial" w:eastAsia="Arial" w:hAnsi="Arial"/>
                <w:rtl w:val="0"/>
              </w:rPr>
              <w:t xml:space="preserve">by way of supervised gateway timers</w:t>
            </w:r>
            <w:commentRangeEnd w:id="100"/>
            <w:r w:rsidDel="00000000" w:rsidR="00000000" w:rsidRPr="00000000">
              <w:commentReference w:id="100"/>
            </w:r>
            <w:r w:rsidDel="00000000" w:rsidR="00000000" w:rsidRPr="00000000">
              <w:rPr>
                <w:rFonts w:ascii="Arial" w:cs="Arial" w:eastAsia="Arial" w:hAnsi="Arial"/>
                <w:rtl w:val="0"/>
              </w:rPr>
              <w:t xml:space="preserve">).</w:t>
            </w:r>
          </w:p>
        </w:tc>
        <w:tc>
          <w:tcPr/>
          <w:p w:rsidR="00000000" w:rsidDel="00000000" w:rsidP="00000000" w:rsidRDefault="00000000" w:rsidRPr="00000000" w14:paraId="00001400">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01">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02">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0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04">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05">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37"/>
              </w:sdtPr>
              <w:sdtContent>
                <w:commentRangeStart w:id="101"/>
              </w:sdtContent>
            </w:sdt>
            <w:r w:rsidDel="00000000" w:rsidR="00000000" w:rsidRPr="00000000">
              <w:rPr>
                <w:rFonts w:ascii="Arial" w:cs="Arial" w:eastAsia="Arial" w:hAnsi="Arial"/>
                <w:rtl w:val="0"/>
              </w:rPr>
              <w:t xml:space="preserve">by way of supervised gateway timers</w:t>
            </w:r>
            <w:commentRangeEnd w:id="101"/>
            <w:r w:rsidDel="00000000" w:rsidR="00000000" w:rsidRPr="00000000">
              <w:commentReference w:id="101"/>
            </w:r>
            <w:r w:rsidDel="00000000" w:rsidR="00000000" w:rsidRPr="00000000">
              <w:rPr>
                <w:rFonts w:ascii="Arial" w:cs="Arial" w:eastAsia="Arial" w:hAnsi="Arial"/>
                <w:rtl w:val="0"/>
              </w:rPr>
              <w:t xml:space="preserve">).</w:t>
            </w:r>
          </w:p>
        </w:tc>
        <w:tc>
          <w:tcPr/>
          <w:p w:rsidR="00000000" w:rsidDel="00000000" w:rsidP="00000000" w:rsidRDefault="00000000" w:rsidRPr="00000000" w14:paraId="00001406">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0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08">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09">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0A">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GW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w:t>
            </w:r>
            <w:r w:rsidDel="00000000" w:rsidR="00000000" w:rsidRPr="00000000">
              <w:rPr>
                <w:rFonts w:ascii="Arial" w:cs="Arial" w:eastAsia="Arial" w:hAnsi="Arial"/>
                <w:rtl w:val="0"/>
              </w:rPr>
              <w:t xml:space="preserve">, unless the packets received are PUBLISH OUT OF BAND or PUBLISH -1.</w:t>
            </w:r>
            <w:sdt>
              <w:sdtPr>
                <w:tag w:val="goog_rdk_238"/>
              </w:sdtPr>
              <w:sdtContent>
                <w:commentRangeStart w:id="102"/>
              </w:sdtContent>
            </w:sdt>
            <w:r w:rsidDel="00000000" w:rsidR="00000000" w:rsidRPr="00000000">
              <w:rPr>
                <w:rFonts w:ascii="Arial" w:cs="Arial" w:eastAsia="Arial" w:hAnsi="Arial"/>
                <w:rtl w:val="0"/>
              </w:rPr>
              <w:t xml:space="preserve"> </w:t>
            </w:r>
            <w:sdt>
              <w:sdtPr>
                <w:tag w:val="goog_rdk_239"/>
              </w:sdtPr>
              <w:sdtContent>
                <w:commentRangeStart w:id="103"/>
              </w:sdtContent>
            </w:sdt>
            <w:sdt>
              <w:sdtPr>
                <w:tag w:val="goog_rdk_240"/>
              </w:sdtPr>
              <w:sdtContent>
                <w:commentRangeStart w:id="104"/>
              </w:sdtContent>
            </w:sdt>
            <w:sdt>
              <w:sdtPr>
                <w:tag w:val="goog_rdk_241"/>
              </w:sdtPr>
              <w:sdtContent>
                <w:commentRangeStart w:id="105"/>
              </w:sdtContent>
            </w:sdt>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commentRangeEnd w:id="103"/>
            <w:r w:rsidDel="00000000" w:rsidR="00000000" w:rsidRPr="00000000">
              <w:commentReference w:id="103"/>
            </w:r>
            <w:commentRangeEnd w:id="104"/>
            <w:r w:rsidDel="00000000" w:rsidR="00000000" w:rsidRPr="00000000">
              <w:commentReference w:id="104"/>
            </w:r>
            <w:commentRangeEnd w:id="105"/>
            <w:r w:rsidDel="00000000" w:rsidR="00000000" w:rsidRPr="00000000">
              <w:commentReference w:id="105"/>
            </w:r>
            <w:commentRangeEnd w:id="102"/>
            <w:r w:rsidDel="00000000" w:rsidR="00000000" w:rsidRPr="00000000">
              <w:commentReference w:id="102"/>
            </w:r>
            <w:r w:rsidDel="00000000" w:rsidR="00000000" w:rsidRPr="00000000">
              <w:rPr>
                <w:rtl w:val="0"/>
              </w:rPr>
            </w:r>
          </w:p>
        </w:tc>
        <w:tc>
          <w:tcPr/>
          <w:p w:rsidR="00000000" w:rsidDel="00000000" w:rsidP="00000000" w:rsidRDefault="00000000" w:rsidRPr="00000000" w14:paraId="0000140B">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0C">
      <w:pPr>
        <w:rPr>
          <w:rFonts w:ascii="Arial" w:cs="Arial" w:eastAsia="Arial" w:hAnsi="Arial"/>
        </w:rPr>
      </w:pPr>
      <w:r w:rsidDel="00000000" w:rsidR="00000000" w:rsidRPr="00000000">
        <w:rPr>
          <w:rtl w:val="0"/>
        </w:rPr>
      </w:r>
    </w:p>
    <w:sdt>
      <w:sdtPr>
        <w:tag w:val="goog_rdk_245"/>
      </w:sdtPr>
      <w:sdtContent>
        <w:p w:rsidR="00000000" w:rsidDel="00000000" w:rsidP="00000000" w:rsidRDefault="00000000" w:rsidRPr="00000000" w14:paraId="0000140D">
          <w:pPr>
            <w:jc w:val="center"/>
            <w:rPr>
              <w:ins w:author="davide.lenzarini@u-blox.com" w:id="29" w:date="2023-11-29T08:41:33Z"/>
              <w:rFonts w:ascii="Arial" w:cs="Arial" w:eastAsia="Arial" w:hAnsi="Arial"/>
            </w:rPr>
          </w:pPr>
          <w:r w:rsidDel="00000000" w:rsidR="00000000" w:rsidRPr="00000000">
            <w:rPr>
              <w:rFonts w:ascii="Arial" w:cs="Arial" w:eastAsia="Arial" w:hAnsi="Arial"/>
            </w:rPr>
            <w:drawing>
              <wp:inline distB="0" distT="0" distL="0" distR="0">
                <wp:extent cx="5231583" cy="3921452"/>
                <wp:effectExtent b="0" l="0" r="0" t="0"/>
                <wp:docPr descr="Diagram&#10;&#10;Description automatically generated" id="9" name="image9.png"/>
                <a:graphic>
                  <a:graphicData uri="http://schemas.openxmlformats.org/drawingml/2006/picture">
                    <pic:pic>
                      <pic:nvPicPr>
                        <pic:cNvPr descr="Diagram&#10;&#10;Description automatically generated" id="0" name="image9.png"/>
                        <pic:cNvPicPr preferRelativeResize="0"/>
                      </pic:nvPicPr>
                      <pic:blipFill>
                        <a:blip r:embed="rId59"/>
                        <a:srcRect b="0" l="0" r="0" t="0"/>
                        <a:stretch>
                          <a:fillRect/>
                        </a:stretch>
                      </pic:blipFill>
                      <pic:spPr>
                        <a:xfrm>
                          <a:off x="0" y="0"/>
                          <a:ext cx="5231583" cy="3921452"/>
                        </a:xfrm>
                        <a:prstGeom prst="rect"/>
                        <a:ln/>
                      </pic:spPr>
                    </pic:pic>
                  </a:graphicData>
                </a:graphic>
              </wp:inline>
            </w:drawing>
          </w:r>
          <w:sdt>
            <w:sdtPr>
              <w:tag w:val="goog_rdk_242"/>
            </w:sdtPr>
            <w:sdtContent>
              <w:ins w:author="davide.lenzarini@u-blox.com" w:id="29" w:date="2023-11-29T08:41:33Z"/>
              <w:sdt>
                <w:sdtPr>
                  <w:tag w:val="goog_rdk_243"/>
                </w:sdtPr>
                <w:sdtContent>
                  <w:commentRangeStart w:id="106"/>
                </w:sdtContent>
              </w:sdt>
              <w:ins w:author="davide.lenzarini@u-blox.com" w:id="29" w:date="2023-11-29T08:41:33Z">
                <w:sdt>
                  <w:sdtPr>
                    <w:tag w:val="goog_rdk_244"/>
                  </w:sdtPr>
                  <w:sdtContent>
                    <w:commentRangeStart w:id="107"/>
                  </w:sdtContent>
                </w:sdt>
                <w:r w:rsidDel="00000000" w:rsidR="00000000" w:rsidRPr="00000000">
                  <w:rPr>
                    <w:rtl w:val="0"/>
                  </w:rPr>
                </w:r>
              </w:ins>
            </w:sdtContent>
          </w:sdt>
        </w:p>
      </w:sdtContent>
    </w:sdt>
    <w:p w:rsidR="00000000" w:rsidDel="00000000" w:rsidP="00000000" w:rsidRDefault="00000000" w:rsidRPr="00000000" w14:paraId="0000140E">
      <w:pPr>
        <w:jc w:val="center"/>
        <w:rPr>
          <w:rFonts w:ascii="Arial" w:cs="Arial" w:eastAsia="Arial" w:hAnsi="Arial"/>
        </w:rPr>
      </w:pPr>
      <w:sdt>
        <w:sdtPr>
          <w:tag w:val="goog_rdk_246"/>
        </w:sdtPr>
        <w:sdtContent>
          <w:ins w:author="davide.lenzarini@u-blox.com" w:id="29" w:date="2023-11-29T08:41:33Z">
            <w:r w:rsidDel="00000000" w:rsidR="00000000" w:rsidRPr="00000000">
              <w:rPr>
                <w:rFonts w:ascii="Arial" w:cs="Arial" w:eastAsia="Arial" w:hAnsi="Arial"/>
              </w:rPr>
              <w:drawing>
                <wp:inline distB="114300" distT="114300" distL="114300" distR="114300">
                  <wp:extent cx="5943600" cy="4025900"/>
                  <wp:effectExtent b="0" l="0" r="0" t="0"/>
                  <wp:docPr id="1"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943600" cy="4025900"/>
                          </a:xfrm>
                          <a:prstGeom prst="rect"/>
                          <a:ln/>
                        </pic:spPr>
                      </pic:pic>
                    </a:graphicData>
                  </a:graphic>
                </wp:inline>
              </w:drawing>
            </w:r>
          </w:ins>
        </w:sdtContent>
      </w:sdt>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140F">
      <w:pPr>
        <w:spacing w:after="303" w:line="259" w:lineRule="auto"/>
        <w:jc w:val="center"/>
        <w:rPr>
          <w:rFonts w:ascii="Arial" w:cs="Arial" w:eastAsia="Arial" w:hAnsi="Arial"/>
        </w:rPr>
      </w:pPr>
      <w:sdt>
        <w:sdtPr>
          <w:tag w:val="goog_rdk_247"/>
        </w:sdtPr>
        <w:sdtContent>
          <w:commentRangeStart w:id="108"/>
        </w:sdtContent>
      </w:sdt>
      <w:r w:rsidDel="00000000" w:rsidR="00000000" w:rsidRPr="00000000">
        <w:rPr>
          <w:rFonts w:ascii="Arial" w:cs="Arial" w:eastAsia="Arial" w:hAnsi="Arial"/>
          <w:rtl w:val="0"/>
        </w:rPr>
        <w:t xml:space="preserve">Figure 4:  Client’s state transition diagram</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10">
      <w:pPr>
        <w:pStyle w:val="Heading2"/>
        <w:keepLines w:val="1"/>
        <w:spacing w:after="64" w:before="0" w:line="259" w:lineRule="auto"/>
        <w:ind w:left="0" w:firstLine="0"/>
        <w:rPr>
          <w:rFonts w:ascii="Arial" w:cs="Arial" w:eastAsia="Arial" w:hAnsi="Arial"/>
        </w:rPr>
      </w:pPr>
      <w:bookmarkStart w:colFirst="0" w:colLast="0" w:name="_heading=h.21od6so" w:id="239"/>
      <w:bookmarkEnd w:id="239"/>
      <w:r w:rsidDel="00000000" w:rsidR="00000000" w:rsidRPr="00000000">
        <w:rPr>
          <w:rFonts w:ascii="Arial" w:cs="Arial" w:eastAsia="Arial" w:hAnsi="Arial"/>
          <w:rtl w:val="0"/>
        </w:rPr>
        <w:t xml:space="preserve">4.7 Session state</w:t>
      </w:r>
    </w:p>
    <w:p w:rsidR="00000000" w:rsidDel="00000000" w:rsidP="00000000" w:rsidRDefault="00000000" w:rsidRPr="00000000" w14:paraId="00001411">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4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4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4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4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4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4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4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4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4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4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4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4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1F">
      <w:pPr>
        <w:pStyle w:val="Heading2"/>
        <w:keepLines w:val="1"/>
        <w:spacing w:after="64" w:before="0" w:line="259" w:lineRule="auto"/>
        <w:ind w:left="0" w:firstLine="0"/>
        <w:rPr>
          <w:rFonts w:ascii="Arial" w:cs="Arial" w:eastAsia="Arial" w:hAnsi="Arial"/>
        </w:rPr>
      </w:pPr>
      <w:bookmarkStart w:colFirst="0" w:colLast="0" w:name="_heading=h.gtnh0h" w:id="240"/>
      <w:bookmarkEnd w:id="240"/>
      <w:r w:rsidDel="00000000" w:rsidR="00000000" w:rsidRPr="00000000">
        <w:rPr>
          <w:rFonts w:ascii="Arial" w:cs="Arial" w:eastAsia="Arial" w:hAnsi="Arial"/>
          <w:rtl w:val="0"/>
        </w:rPr>
        <w:t xml:space="preserve">4.8 </w:t>
      </w:r>
      <w:r w:rsidDel="00000000" w:rsidR="00000000" w:rsidRPr="00000000">
        <w:rPr>
          <w:rFonts w:ascii="Arial" w:cs="Arial" w:eastAsia="Arial" w:hAnsi="Arial"/>
          <w:rtl w:val="0"/>
        </w:rPr>
        <w:t xml:space="preserve">Clean start</w:t>
      </w:r>
    </w:p>
    <w:p w:rsidR="00000000" w:rsidDel="00000000" w:rsidP="00000000" w:rsidRDefault="00000000" w:rsidRPr="00000000" w14:paraId="00001420">
      <w:pPr>
        <w:spacing w:after="0" w:lineRule="auto"/>
        <w:ind w:left="-5" w:right="146" w:firstLine="0"/>
        <w:rPr>
          <w:rFonts w:ascii="Arial" w:cs="Arial" w:eastAsia="Arial" w:hAnsi="Arial"/>
        </w:rPr>
      </w:pPr>
      <w:sdt>
        <w:sdtPr>
          <w:tag w:val="goog_rdk_249"/>
        </w:sdtPr>
        <w:sdtContent>
          <w:ins w:author="davide.lenzarini@u-blox.com" w:id="30" w:date="2023-10-05T17:43:10Z"/>
          <w:sdt>
            <w:sdtPr>
              <w:tag w:val="goog_rdk_250"/>
            </w:sdtPr>
            <w:sdtContent>
              <w:commentRangeStart w:id="109"/>
            </w:sdtContent>
          </w:sdt>
          <w:ins w:author="davide.lenzarini@u-blox.com" w:id="30" w:date="2023-10-05T17:43:10Z">
            <w:sdt>
              <w:sdtPr>
                <w:tag w:val="goog_rdk_251"/>
              </w:sdtPr>
              <w:sdtContent>
                <w:commentRangeStart w:id="110"/>
              </w:sdtContent>
            </w:sdt>
            <w:r w:rsidDel="00000000" w:rsidR="00000000" w:rsidRPr="00000000">
              <w:rPr>
                <w:rFonts w:ascii="Arial" w:cs="Arial" w:eastAsia="Arial" w:hAnsi="Arial"/>
                <w:rtl w:val="0"/>
              </w:rPr>
              <w:t xml:space="preserve">With MQTT-SN, when a client disconnects, its subscriptions are retained for no more than the session expiration time</w:t>
            </w:r>
          </w:ins>
        </w:sdtContent>
      </w:sdt>
      <w:sdt>
        <w:sdtPr>
          <w:tag w:val="goog_rdk_252"/>
        </w:sdtPr>
        <w:sdtContent>
          <w:del w:author="davide.lenzarini@u-blox.com" w:id="30" w:date="2023-10-05T17:43:10Z">
            <w:commentRangeEnd w:id="109"/>
            <w:r w:rsidDel="00000000" w:rsidR="00000000" w:rsidRPr="00000000">
              <w:commentReference w:id="109"/>
            </w:r>
            <w:commentRangeEnd w:id="110"/>
            <w:r w:rsidDel="00000000" w:rsidR="00000000" w:rsidRPr="00000000">
              <w:commentReference w:id="110"/>
            </w:r>
            <w:r w:rsidDel="00000000" w:rsidR="00000000" w:rsidRPr="00000000">
              <w:rPr>
                <w:rFonts w:ascii="Arial" w:cs="Arial" w:eastAsia="Arial" w:hAnsi="Arial"/>
                <w:rtl w:val="0"/>
              </w:rPr>
              <w:delText xml:space="preserve">With MQTT, when a client disconnects, its subscriptions are retained for a period of time</w:delText>
            </w:r>
          </w:del>
        </w:sdtContent>
      </w:sdt>
      <w:r w:rsidDel="00000000" w:rsidR="00000000" w:rsidRPr="00000000">
        <w:rPr>
          <w:rFonts w:ascii="Arial" w:cs="Arial" w:eastAsia="Arial" w:hAnsi="Arial"/>
          <w:rtl w:val="0"/>
        </w:rPr>
        <w:t xml:space="preserve">. They are persistent and valid for new Virtual Connections, until either they are explicitly un-subscribed by the client, or the client establishes a new Virtual Connection with the “clean start” flag set or their idle time exceeds the session expiry interval associated with the session.</w:t>
      </w:r>
    </w:p>
    <w:p w:rsidR="00000000" w:rsidDel="00000000" w:rsidP="00000000" w:rsidRDefault="00000000" w:rsidRPr="00000000" w14:paraId="00001421">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422">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423">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GW will delete all subscriptions and Will data related to the client, and starts prompting for new Will topic and Will packet.</w:t>
      </w:r>
    </w:p>
    <w:p w:rsidR="00000000" w:rsidDel="00000000" w:rsidP="00000000" w:rsidRDefault="00000000" w:rsidRPr="00000000" w14:paraId="00001424">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GW will delete all subscriptions and Will data related to the client, and returns CONNACK (no prompting for Will topic and Will packet).</w:t>
      </w:r>
    </w:p>
    <w:p w:rsidR="00000000" w:rsidDel="00000000" w:rsidP="00000000" w:rsidRDefault="00000000" w:rsidRPr="00000000" w14:paraId="00001425">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GW keeps all stored client’s data, </w:t>
      </w:r>
      <w:sdt>
        <w:sdtPr>
          <w:tag w:val="goog_rdk_253"/>
        </w:sdtPr>
        <w:sdtContent>
          <w:commentRangeStart w:id="111"/>
        </w:sdtContent>
      </w:sdt>
      <w:r w:rsidDel="00000000" w:rsidR="00000000" w:rsidRPr="00000000">
        <w:rPr>
          <w:rFonts w:ascii="Arial" w:cs="Arial" w:eastAsia="Arial" w:hAnsi="Arial"/>
          <w:rtl w:val="0"/>
        </w:rPr>
        <w:t xml:space="preserve">but prompts for new Will topic and Will packet</w:t>
      </w:r>
      <w:commentRangeEnd w:id="111"/>
      <w:r w:rsidDel="00000000" w:rsidR="00000000" w:rsidRPr="00000000">
        <w:commentReference w:id="111"/>
      </w:r>
      <w:r w:rsidDel="00000000" w:rsidR="00000000" w:rsidRPr="00000000">
        <w:rPr>
          <w:rFonts w:ascii="Arial" w:cs="Arial" w:eastAsia="Arial" w:hAnsi="Arial"/>
          <w:rtl w:val="0"/>
        </w:rPr>
        <w:t xml:space="preserve">. The newly received Will data will overwrite the stored Will data.</w:t>
      </w:r>
    </w:p>
    <w:p w:rsidR="00000000" w:rsidDel="00000000" w:rsidP="00000000" w:rsidRDefault="00000000" w:rsidRPr="00000000" w14:paraId="00001426">
      <w:pPr>
        <w:numPr>
          <w:ilvl w:val="0"/>
          <w:numId w:val="10"/>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GW keeps all stored client’s data and returns CONNACK (no prompting for Will topic and Will packet).</w:t>
      </w:r>
    </w:p>
    <w:p w:rsidR="00000000" w:rsidDel="00000000" w:rsidP="00000000" w:rsidRDefault="00000000" w:rsidRPr="00000000" w14:paraId="00001427">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428">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“Will=true”, and sends an empty WILLTOPIC packet to the GW when prompted to do so. It could also send a CONNECT packet with “CleanStart=false” and “Will=false” and use the will update PACKETS to modify the Will data.</w:t>
      </w:r>
    </w:p>
    <w:p w:rsidR="00000000" w:rsidDel="00000000" w:rsidP="00000000" w:rsidRDefault="00000000" w:rsidRPr="00000000" w14:paraId="00001429">
      <w:pPr>
        <w:pStyle w:val="Heading2"/>
        <w:keepLines w:val="1"/>
        <w:spacing w:after="64" w:before="0" w:line="259" w:lineRule="auto"/>
        <w:ind w:left="0" w:firstLine="0"/>
        <w:rPr>
          <w:rFonts w:ascii="Arial" w:cs="Arial" w:eastAsia="Arial" w:hAnsi="Arial"/>
        </w:rPr>
      </w:pPr>
      <w:bookmarkStart w:colFirst="0" w:colLast="0" w:name="_heading=h.30tazoa" w:id="241"/>
      <w:bookmarkEnd w:id="241"/>
      <w:r w:rsidDel="00000000" w:rsidR="00000000" w:rsidRPr="00000000">
        <w:rPr>
          <w:rFonts w:ascii="Arial" w:cs="Arial" w:eastAsia="Arial" w:hAnsi="Arial"/>
          <w:rtl w:val="0"/>
        </w:rPr>
        <w:t xml:space="preserve">4.9 Procedure for updating the Will data</w:t>
      </w:r>
    </w:p>
    <w:p w:rsidR="00000000" w:rsidDel="00000000" w:rsidP="00000000" w:rsidRDefault="00000000" w:rsidRPr="00000000" w14:paraId="0000142A">
      <w:pPr>
        <w:ind w:left="-5" w:right="4" w:firstLine="0"/>
        <w:rPr>
          <w:rFonts w:ascii="Arial" w:cs="Arial" w:eastAsia="Arial" w:hAnsi="Arial"/>
        </w:rPr>
      </w:pPr>
      <w:r w:rsidDel="00000000" w:rsidR="00000000" w:rsidRPr="00000000">
        <w:rPr>
          <w:rFonts w:ascii="Arial" w:cs="Arial" w:eastAsia="Arial" w:hAnsi="Arial"/>
          <w:rtl w:val="0"/>
        </w:rPr>
        <w:t xml:space="preserve">At any time during a Virtual Connection a client could update its Will data stored in the gateway by sending a </w:t>
      </w:r>
      <w:sdt>
        <w:sdtPr>
          <w:tag w:val="goog_rdk_254"/>
        </w:sdtPr>
        <w:sdtContent>
          <w:commentRangeStart w:id="112"/>
        </w:sdtContent>
      </w:sdt>
      <w:r w:rsidDel="00000000" w:rsidR="00000000" w:rsidRPr="00000000">
        <w:rPr>
          <w:rFonts w:ascii="Arial" w:cs="Arial" w:eastAsia="Arial" w:hAnsi="Arial"/>
          <w:rtl w:val="0"/>
        </w:rPr>
        <w:t xml:space="preserve">WILLTOPICUPD or a WILLMSGUPD packet</w:t>
      </w:r>
      <w:commentRangeEnd w:id="112"/>
      <w:r w:rsidDel="00000000" w:rsidR="00000000" w:rsidRPr="00000000">
        <w:commentReference w:id="112"/>
      </w:r>
      <w:r w:rsidDel="00000000" w:rsidR="00000000" w:rsidRPr="00000000">
        <w:rPr>
          <w:rFonts w:ascii="Arial" w:cs="Arial" w:eastAsia="Arial" w:hAnsi="Arial"/>
          <w:rtl w:val="0"/>
        </w:rPr>
        <w:t xml:space="preserve">. The information contained in these two packets will overwrite the corresponding ones stored in the gateway. Both packets are acknowledged by the gateway. Both packets can be used independently from each other.</w:t>
      </w:r>
    </w:p>
    <w:p w:rsidR="00000000" w:rsidDel="00000000" w:rsidP="00000000" w:rsidRDefault="00000000" w:rsidRPr="00000000" w14:paraId="0000142B">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2C">
      <w:pPr>
        <w:spacing w:after="352" w:lineRule="auto"/>
        <w:ind w:left="-15" w:right="990" w:firstLine="0"/>
        <w:rPr>
          <w:rFonts w:ascii="Arial" w:cs="Arial" w:eastAsia="Arial" w:hAnsi="Arial"/>
        </w:rPr>
      </w:pPr>
      <w:r w:rsidDel="00000000" w:rsidR="00000000" w:rsidRPr="00000000">
        <w:rPr>
          <w:rFonts w:ascii="Arial" w:cs="Arial" w:eastAsia="Arial" w:hAnsi="Arial"/>
          <w:rtl w:val="0"/>
        </w:rPr>
        <w:t xml:space="preserve">Note that an empty WILLTOPICUPD packet will delete both the Will topic and Will packet stored at the gateway.</w:t>
      </w:r>
    </w:p>
    <w:p w:rsidR="00000000" w:rsidDel="00000000" w:rsidP="00000000" w:rsidRDefault="00000000" w:rsidRPr="00000000" w14:paraId="0000142D">
      <w:pPr>
        <w:pStyle w:val="Heading2"/>
        <w:keepLines w:val="1"/>
        <w:spacing w:after="64" w:before="0" w:line="259" w:lineRule="auto"/>
        <w:ind w:left="0" w:firstLine="0"/>
        <w:rPr>
          <w:rFonts w:ascii="Arial" w:cs="Arial" w:eastAsia="Arial" w:hAnsi="Arial"/>
        </w:rPr>
      </w:pPr>
      <w:bookmarkStart w:colFirst="0" w:colLast="0" w:name="_heading=h.1fyl9w3" w:id="242"/>
      <w:bookmarkEnd w:id="242"/>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42E">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GW to inform its peer about the short topic alias and its corresponding topic name before it can start sending PUBLISH packets using the short topic alias.</w:t>
      </w:r>
    </w:p>
    <w:p w:rsidR="00000000" w:rsidDel="00000000" w:rsidP="00000000" w:rsidRDefault="00000000" w:rsidRPr="00000000" w14:paraId="0000142F">
      <w:pPr>
        <w:rPr>
          <w:rFonts w:ascii="Arial" w:cs="Arial" w:eastAsia="Arial" w:hAnsi="Arial"/>
        </w:rPr>
      </w:pPr>
      <w:r w:rsidDel="00000000" w:rsidR="00000000" w:rsidRPr="00000000">
        <w:rPr>
          <w:rtl w:val="0"/>
        </w:rPr>
      </w:r>
    </w:p>
    <w:p w:rsidR="00000000" w:rsidDel="00000000" w:rsidP="00000000" w:rsidRDefault="00000000" w:rsidRPr="00000000" w14:paraId="00001430">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from the gateway the corresponding topic alias.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31">
      <w:pPr>
        <w:rPr>
          <w:rFonts w:ascii="Arial" w:cs="Arial" w:eastAsia="Arial" w:hAnsi="Arial"/>
        </w:rPr>
      </w:pPr>
      <w:r w:rsidDel="00000000" w:rsidR="00000000" w:rsidRPr="00000000">
        <w:rPr>
          <w:rtl w:val="0"/>
        </w:rPr>
      </w:r>
    </w:p>
    <w:p w:rsidR="00000000" w:rsidDel="00000000" w:rsidP="00000000" w:rsidRDefault="00000000" w:rsidRPr="00000000" w14:paraId="00001432">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33">
      <w:pPr>
        <w:rPr>
          <w:rFonts w:ascii="Arial" w:cs="Arial" w:eastAsia="Arial" w:hAnsi="Arial"/>
        </w:rPr>
      </w:pPr>
      <w:r w:rsidDel="00000000" w:rsidR="00000000" w:rsidRPr="00000000">
        <w:rPr>
          <w:rtl w:val="0"/>
        </w:rPr>
      </w:r>
    </w:p>
    <w:p w:rsidR="00000000" w:rsidDel="00000000" w:rsidP="00000000" w:rsidRDefault="00000000" w:rsidRPr="00000000" w14:paraId="00001434">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435">
      <w:pPr>
        <w:rPr>
          <w:rFonts w:ascii="Arial" w:cs="Arial" w:eastAsia="Arial" w:hAnsi="Arial"/>
        </w:rPr>
      </w:pPr>
      <w:r w:rsidDel="00000000" w:rsidR="00000000" w:rsidRPr="00000000">
        <w:rPr>
          <w:rtl w:val="0"/>
        </w:rPr>
      </w:r>
    </w:p>
    <w:p w:rsidR="00000000" w:rsidDel="00000000" w:rsidP="00000000" w:rsidRDefault="00000000" w:rsidRPr="00000000" w14:paraId="00001436">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437">
      <w:pPr>
        <w:rPr>
          <w:rFonts w:ascii="Arial" w:cs="Arial" w:eastAsia="Arial" w:hAnsi="Arial"/>
        </w:rPr>
      </w:pPr>
      <w:r w:rsidDel="00000000" w:rsidR="00000000" w:rsidRPr="00000000">
        <w:rPr>
          <w:rtl w:val="0"/>
        </w:rPr>
      </w:r>
    </w:p>
    <w:p w:rsidR="00000000" w:rsidDel="00000000" w:rsidP="00000000" w:rsidRDefault="00000000" w:rsidRPr="00000000" w14:paraId="00001438">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39">
      <w:pPr>
        <w:rPr>
          <w:rFonts w:ascii="Arial" w:cs="Arial" w:eastAsia="Arial" w:hAnsi="Arial"/>
        </w:rPr>
      </w:pPr>
      <w:r w:rsidDel="00000000" w:rsidR="00000000" w:rsidRPr="00000000">
        <w:rPr>
          <w:rtl w:val="0"/>
        </w:rPr>
      </w:r>
    </w:p>
    <w:p w:rsidR="00000000" w:rsidDel="00000000" w:rsidP="00000000" w:rsidRDefault="00000000" w:rsidRPr="00000000" w14:paraId="0000143A">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3B">
      <w:pPr>
        <w:rPr>
          <w:rFonts w:ascii="Arial" w:cs="Arial" w:eastAsia="Arial" w:hAnsi="Arial"/>
        </w:rPr>
      </w:pPr>
      <w:r w:rsidDel="00000000" w:rsidR="00000000" w:rsidRPr="00000000">
        <w:rPr>
          <w:rtl w:val="0"/>
        </w:rPr>
      </w:r>
    </w:p>
    <w:p w:rsidR="00000000" w:rsidDel="00000000" w:rsidP="00000000" w:rsidRDefault="00000000" w:rsidRPr="00000000" w14:paraId="0000143C">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3D">
      <w:pPr>
        <w:rPr>
          <w:rFonts w:ascii="Arial" w:cs="Arial" w:eastAsia="Arial" w:hAnsi="Arial"/>
        </w:rPr>
      </w:pPr>
      <w:r w:rsidDel="00000000" w:rsidR="00000000" w:rsidRPr="00000000">
        <w:rPr>
          <w:rtl w:val="0"/>
        </w:rPr>
      </w:r>
    </w:p>
    <w:p w:rsidR="00000000" w:rsidDel="00000000" w:rsidP="00000000" w:rsidRDefault="00000000" w:rsidRPr="00000000" w14:paraId="0000143E">
      <w:pPr>
        <w:rPr>
          <w:rFonts w:ascii="Arial" w:cs="Arial" w:eastAsia="Arial" w:hAnsi="Arial"/>
          <w:b w:val="1"/>
        </w:rPr>
      </w:pPr>
      <w:r w:rsidDel="00000000" w:rsidR="00000000" w:rsidRPr="00000000">
        <w:rPr>
          <w:rFonts w:ascii="Arial" w:cs="Arial" w:eastAsia="Arial" w:hAnsi="Arial"/>
          <w:rtl w:val="0"/>
        </w:rPr>
        <w:t xml:space="preserve">A GW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43F">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0">
      <w:pPr>
        <w:ind w:left="720" w:firstLine="0"/>
        <w:rPr>
          <w:rFonts w:ascii="Arial" w:cs="Arial" w:eastAsia="Arial" w:hAnsi="Arial"/>
          <w:color w:val="000000"/>
        </w:rPr>
      </w:pPr>
      <w:sdt>
        <w:sdtPr>
          <w:tag w:val="goog_rdk_255"/>
        </w:sdtPr>
        <w:sdtContent>
          <w:commentRangeStart w:id="113"/>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41">
      <w:pPr>
        <w:rPr>
          <w:rFonts w:ascii="Arial" w:cs="Arial" w:eastAsia="Arial" w:hAnsi="Arial"/>
        </w:rPr>
      </w:pPr>
      <w:r w:rsidDel="00000000" w:rsidR="00000000" w:rsidRPr="00000000">
        <w:rPr>
          <w:rtl w:val="0"/>
        </w:rPr>
      </w:r>
    </w:p>
    <w:p w:rsidR="00000000" w:rsidDel="00000000" w:rsidP="00000000" w:rsidRDefault="00000000" w:rsidRPr="00000000" w14:paraId="00001442">
      <w:pPr>
        <w:pStyle w:val="Heading2"/>
        <w:ind w:left="0" w:firstLine="0"/>
        <w:rPr>
          <w:rFonts w:ascii="Arial" w:cs="Arial" w:eastAsia="Arial" w:hAnsi="Arial"/>
        </w:rPr>
      </w:pPr>
      <w:bookmarkStart w:colFirst="0" w:colLast="0" w:name="_heading=h.3zy8sjw" w:id="243"/>
      <w:bookmarkEnd w:id="243"/>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443">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44">
      <w:pPr>
        <w:rPr>
          <w:rFonts w:ascii="Arial" w:cs="Arial" w:eastAsia="Arial" w:hAnsi="Arial"/>
        </w:rPr>
      </w:pPr>
      <w:r w:rsidDel="00000000" w:rsidR="00000000" w:rsidRPr="00000000">
        <w:rPr>
          <w:rtl w:val="0"/>
        </w:rPr>
      </w:r>
    </w:p>
    <w:p w:rsidR="00000000" w:rsidDel="00000000" w:rsidP="00000000" w:rsidRDefault="00000000" w:rsidRPr="00000000" w14:paraId="00001445">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46">
      <w:pPr>
        <w:rPr>
          <w:rFonts w:ascii="Arial" w:cs="Arial" w:eastAsia="Arial" w:hAnsi="Arial"/>
        </w:rPr>
      </w:pPr>
      <w:r w:rsidDel="00000000" w:rsidR="00000000" w:rsidRPr="00000000">
        <w:rPr>
          <w:rtl w:val="0"/>
        </w:rPr>
      </w:r>
    </w:p>
    <w:p w:rsidR="00000000" w:rsidDel="00000000" w:rsidP="00000000" w:rsidRDefault="00000000" w:rsidRPr="00000000" w14:paraId="00001447">
      <w:pPr>
        <w:pStyle w:val="Heading2"/>
        <w:keepLines w:val="1"/>
        <w:spacing w:after="64" w:before="0" w:line="259" w:lineRule="auto"/>
        <w:ind w:left="0" w:firstLine="0"/>
        <w:rPr>
          <w:rFonts w:ascii="Arial" w:cs="Arial" w:eastAsia="Arial" w:hAnsi="Arial"/>
        </w:rPr>
      </w:pPr>
      <w:bookmarkStart w:colFirst="0" w:colLast="0" w:name="_heading=h.2f3j2rp" w:id="244"/>
      <w:bookmarkEnd w:id="244"/>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448">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4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sdt>
        <w:sdtPr>
          <w:tag w:val="goog_rdk_256"/>
        </w:sdtPr>
        <w:sdtContent>
          <w:ins w:author="davide.lenzarini@u-blox.com" w:id="31" w:date="2023-10-26T13:14:50Z">
            <w:r w:rsidDel="00000000" w:rsidR="00000000" w:rsidRPr="00000000">
              <w:rPr>
                <w:rFonts w:ascii="Arial" w:cs="Arial" w:eastAsia="Arial" w:hAnsi="Arial"/>
                <w:i w:val="1"/>
                <w:rtl w:val="0"/>
              </w:rPr>
              <w:t xml:space="preserve">Unknown Topic Alias</w:t>
            </w:r>
          </w:ins>
        </w:sdtContent>
      </w:sdt>
      <w:sdt>
        <w:sdtPr>
          <w:tag w:val="goog_rdk_257"/>
        </w:sdtPr>
        <w:sdtContent>
          <w:del w:author="davide.lenzarini@u-blox.com" w:id="31" w:date="2023-10-26T13:14:50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4A">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B">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4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D">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4E">
      <w:pPr>
        <w:pStyle w:val="Heading2"/>
        <w:keepLines w:val="1"/>
        <w:spacing w:after="64" w:before="0" w:line="259" w:lineRule="auto"/>
        <w:ind w:left="0" w:right="4" w:firstLine="0"/>
        <w:rPr>
          <w:rFonts w:ascii="Arial" w:cs="Arial" w:eastAsia="Arial" w:hAnsi="Arial"/>
        </w:rPr>
      </w:pPr>
      <w:bookmarkStart w:colFirst="0" w:colLast="0" w:name="_heading=h.u8tczi" w:id="245"/>
      <w:bookmarkEnd w:id="245"/>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44F">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58"/>
        </w:sdtPr>
        <w:sdtContent>
          <w:commentRangeStart w:id="114"/>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4"/>
      <w:r w:rsidDel="00000000" w:rsidR="00000000" w:rsidRPr="00000000">
        <w:commentReference w:id="114"/>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50">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5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GW will the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52">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5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45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5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5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57">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58">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459">
      <w:pPr>
        <w:pStyle w:val="Heading2"/>
        <w:keepLines w:val="1"/>
        <w:spacing w:after="64" w:before="0" w:line="259" w:lineRule="auto"/>
        <w:ind w:left="0" w:firstLine="0"/>
        <w:rPr>
          <w:rFonts w:ascii="Arial" w:cs="Arial" w:eastAsia="Arial" w:hAnsi="Arial"/>
        </w:rPr>
      </w:pPr>
      <w:bookmarkStart w:colFirst="0" w:colLast="0" w:name="_heading=h.3e8gvnb" w:id="246"/>
      <w:bookmarkEnd w:id="246"/>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45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5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5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5D">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45E">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5F">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sdt>
        <w:sdtPr>
          <w:tag w:val="goog_rdk_259"/>
        </w:sdtPr>
        <w:sdtContent>
          <w:ins w:author="davide.lenzarini@u-blox.com" w:id="32" w:date="2023-10-26T13:34:43Z">
            <w:r w:rsidDel="00000000" w:rsidR="00000000" w:rsidRPr="00000000">
              <w:rPr>
                <w:rFonts w:ascii="Arial" w:cs="Arial" w:eastAsia="Arial" w:hAnsi="Arial"/>
                <w:i w:val="1"/>
                <w:rtl w:val="0"/>
              </w:rPr>
              <w:t xml:space="preserve">Unknown Topic Alias</w:t>
            </w:r>
          </w:ins>
        </w:sdtContent>
      </w:sdt>
      <w:sdt>
        <w:sdtPr>
          <w:tag w:val="goog_rdk_260"/>
        </w:sdtPr>
        <w:sdtContent>
          <w:del w:author="davide.lenzarini@u-blox.com" w:id="32" w:date="2023-10-26T13:34:43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60">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61">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tl w:val="0"/>
        </w:rPr>
      </w:r>
    </w:p>
    <w:p w:rsidR="00000000" w:rsidDel="00000000" w:rsidP="00000000" w:rsidRDefault="00000000" w:rsidRPr="00000000" w14:paraId="00001462">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At any point in time a client may have only one QoS level 1 or 2 PUBLISH packet outstanding in each direction; i.e. it has to wait for the termination of this PUBLISH packet exchange before it could start a new level 1 or 2 transaction</w:t>
      </w:r>
    </w:p>
    <w:p w:rsidR="00000000" w:rsidDel="00000000" w:rsidP="00000000" w:rsidRDefault="00000000" w:rsidRPr="00000000" w14:paraId="00001463">
      <w:pPr>
        <w:pStyle w:val="Heading2"/>
        <w:keepLines w:val="1"/>
        <w:spacing w:after="64" w:before="0" w:line="259" w:lineRule="auto"/>
        <w:ind w:left="0" w:firstLine="0"/>
        <w:rPr>
          <w:rFonts w:ascii="Arial" w:cs="Arial" w:eastAsia="Arial" w:hAnsi="Arial"/>
        </w:rPr>
      </w:pPr>
      <w:bookmarkStart w:colFirst="0" w:colLast="0" w:name="_heading=h.1tdr5v4" w:id="247"/>
      <w:bookmarkEnd w:id="247"/>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46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465">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6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GW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GW will wait for the REGACK packet before it sends the PUBLISH packet to the client.</w:t>
      </w:r>
    </w:p>
    <w:p w:rsidR="00000000" w:rsidDel="00000000" w:rsidP="00000000" w:rsidRDefault="00000000" w:rsidRPr="00000000" w14:paraId="00001467">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6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69">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sdt>
        <w:sdtPr>
          <w:tag w:val="goog_rdk_261"/>
        </w:sdtPr>
        <w:sdtContent>
          <w:ins w:author="davide.lenzarini@u-blox.com" w:id="33" w:date="2023-10-26T13:17:27Z">
            <w:r w:rsidDel="00000000" w:rsidR="00000000" w:rsidRPr="00000000">
              <w:rPr>
                <w:rFonts w:ascii="Arial" w:cs="Arial" w:eastAsia="Arial" w:hAnsi="Arial"/>
                <w:i w:val="1"/>
                <w:rtl w:val="0"/>
              </w:rPr>
              <w:t xml:space="preserve">Unknown Topic Alias</w:t>
            </w:r>
          </w:ins>
        </w:sdtContent>
      </w:sdt>
      <w:sdt>
        <w:sdtPr>
          <w:tag w:val="goog_rdk_262"/>
        </w:sdtPr>
        <w:sdtContent>
          <w:del w:author="davide.lenzarini@u-blox.com" w:id="33" w:date="2023-10-26T13:17:27Z">
            <w:r w:rsidDel="00000000" w:rsidR="00000000" w:rsidRPr="00000000">
              <w:rPr>
                <w:rFonts w:ascii="Arial" w:cs="Arial" w:eastAsia="Arial" w:hAnsi="Arial"/>
                <w:i w:val="1"/>
                <w:rtl w:val="0"/>
              </w:rPr>
              <w:delText xml:space="preserve">Rejected: invalid topic 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6A">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6B">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6C">
      <w:pPr>
        <w:pStyle w:val="Heading2"/>
        <w:keepLines w:val="1"/>
        <w:spacing w:after="64" w:before="0" w:line="259" w:lineRule="auto"/>
        <w:ind w:left="0" w:firstLine="0"/>
        <w:rPr>
          <w:rFonts w:ascii="Arial" w:cs="Arial" w:eastAsia="Arial" w:hAnsi="Arial"/>
        </w:rPr>
      </w:pPr>
      <w:bookmarkStart w:colFirst="0" w:colLast="0" w:name="_heading=h.4ddeoix" w:id="248"/>
      <w:bookmarkEnd w:id="248"/>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46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GW acknowledges with a PINGRESP packet.</w:t>
      </w:r>
    </w:p>
    <w:p w:rsidR="00000000" w:rsidDel="00000000" w:rsidP="00000000" w:rsidRDefault="00000000" w:rsidRPr="00000000" w14:paraId="0000146E">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6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47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7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72">
      <w:pPr>
        <w:pStyle w:val="Heading2"/>
        <w:keepLines w:val="1"/>
        <w:spacing w:after="64" w:before="0" w:line="259" w:lineRule="auto"/>
        <w:ind w:left="0" w:right="4" w:firstLine="0"/>
        <w:rPr>
          <w:rFonts w:ascii="Arial" w:cs="Arial" w:eastAsia="Arial" w:hAnsi="Arial"/>
        </w:rPr>
      </w:pPr>
      <w:bookmarkStart w:colFirst="0" w:colLast="0" w:name="_heading=h.2sioyqq" w:id="249"/>
      <w:bookmarkEnd w:id="249"/>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47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GW to indicate that it is about to close its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After this point, the client is then required to establish a new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with the GW before it can exchange information with that GW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74">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75">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again by sending a CONNECT packet to the gateway.</w:t>
      </w:r>
    </w:p>
    <w:p w:rsidR="00000000" w:rsidDel="00000000" w:rsidP="00000000" w:rsidRDefault="00000000" w:rsidRPr="00000000" w14:paraId="00001476">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77">
      <w:pPr>
        <w:pStyle w:val="Heading2"/>
        <w:keepLines w:val="1"/>
        <w:spacing w:after="64" w:before="0" w:line="259" w:lineRule="auto"/>
        <w:ind w:left="0" w:right="4" w:firstLine="0"/>
        <w:rPr>
          <w:rFonts w:ascii="Arial" w:cs="Arial" w:eastAsia="Arial" w:hAnsi="Arial"/>
        </w:rPr>
      </w:pPr>
      <w:bookmarkStart w:colFirst="0" w:colLast="0" w:name="_heading=h.17nz8yj" w:id="250"/>
      <w:bookmarkEnd w:id="250"/>
      <w:r w:rsidDel="00000000" w:rsidR="00000000" w:rsidRPr="00000000">
        <w:rPr>
          <w:rFonts w:ascii="Arial" w:cs="Arial" w:eastAsia="Arial" w:hAnsi="Arial"/>
          <w:rtl w:val="0"/>
        </w:rPr>
        <w:t xml:space="preserve">4.18 Client’s Retransmission Procedure</w:t>
      </w:r>
    </w:p>
    <w:p w:rsidR="00000000" w:rsidDel="00000000" w:rsidP="00000000" w:rsidRDefault="00000000" w:rsidRPr="00000000" w14:paraId="00001478">
      <w:pPr>
        <w:spacing w:after="345" w:lineRule="auto"/>
        <w:ind w:left="-5" w:right="4" w:firstLine="0"/>
        <w:rPr>
          <w:rFonts w:ascii="Arial" w:cs="Arial" w:eastAsia="Arial" w:hAnsi="Arial"/>
        </w:rPr>
      </w:pPr>
      <w:sdt>
        <w:sdtPr>
          <w:tag w:val="goog_rdk_263"/>
        </w:sdtPr>
        <w:sdtContent>
          <w:commentRangeStart w:id="115"/>
        </w:sdtContent>
      </w:sdt>
      <w:sdt>
        <w:sdtPr>
          <w:tag w:val="goog_rdk_264"/>
        </w:sdtPr>
        <w:sdtContent>
          <w:commentRangeStart w:id="116"/>
        </w:sdtContent>
      </w:sdt>
      <w:sdt>
        <w:sdtPr>
          <w:tag w:val="goog_rdk_265"/>
        </w:sdtPr>
        <w:sdtContent>
          <w:commentRangeStart w:id="117"/>
        </w:sdtContent>
      </w:sdt>
      <w:r w:rsidDel="00000000" w:rsidR="00000000" w:rsidRPr="00000000">
        <w:rPr>
          <w:rFonts w:ascii="Arial" w:cs="Arial" w:eastAsia="Arial" w:hAnsi="Arial"/>
          <w:rtl w:val="0"/>
        </w:rPr>
        <w:t xml:space="preserve">All packets that are “</w:t>
      </w:r>
      <w:sdt>
        <w:sdtPr>
          <w:tag w:val="goog_rdk_266"/>
        </w:sdtPr>
        <w:sdtContent>
          <w:commentRangeStart w:id="118"/>
        </w:sdtContent>
      </w:sdt>
      <w:r w:rsidDel="00000000" w:rsidR="00000000" w:rsidRPr="00000000">
        <w:rPr>
          <w:rFonts w:ascii="Arial" w:cs="Arial" w:eastAsia="Arial" w:hAnsi="Arial"/>
          <w:rtl w:val="0"/>
        </w:rPr>
        <w:t xml:space="preserve">unicasted</w:t>
      </w:r>
      <w:commentRangeEnd w:id="118"/>
      <w:r w:rsidDel="00000000" w:rsidR="00000000" w:rsidRPr="00000000">
        <w:commentReference w:id="118"/>
      </w:r>
      <w:r w:rsidDel="00000000" w:rsidR="00000000" w:rsidRPr="00000000">
        <w:rPr>
          <w:rFonts w:ascii="Arial" w:cs="Arial" w:eastAsia="Arial" w:hAnsi="Arial"/>
          <w:rtl w:val="0"/>
        </w:rPr>
        <w:t xml:space="preserve">” to the GW (i.e. sent using the GW’s unicast address</w:t>
      </w:r>
      <w:sdt>
        <w:sdtPr>
          <w:tag w:val="goog_rdk_267"/>
        </w:sdtPr>
        <w:sdtContent>
          <w:del w:author="davide.lenzarini@u-blox.com" w:id="34" w:date="2023-11-29T17:51:37Z">
            <w:r w:rsidDel="00000000" w:rsidR="00000000" w:rsidRPr="00000000">
              <w:rPr>
                <w:rFonts w:ascii="Arial" w:cs="Arial" w:eastAsia="Arial" w:hAnsi="Arial"/>
                <w:rtl w:val="0"/>
              </w:rPr>
              <w:delText xml:space="preserve"> and not broadcasted</w:delText>
            </w:r>
          </w:del>
        </w:sdtContent>
      </w:sdt>
      <w:r w:rsidDel="00000000" w:rsidR="00000000" w:rsidRPr="00000000">
        <w:rPr>
          <w:rFonts w:ascii="Arial" w:cs="Arial" w:eastAsia="Arial" w:hAnsi="Arial"/>
          <w:rtl w:val="0"/>
        </w:rPr>
        <w:t xml:space="preserve">) and for which a GW’s reply is expected are supervised by a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and a retry counter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w:t>
      </w:r>
      <w:r w:rsidDel="00000000" w:rsidR="00000000" w:rsidRPr="00000000">
        <w:rPr>
          <w:rFonts w:ascii="Arial" w:cs="Arial" w:eastAsia="Arial" w:hAnsi="Arial"/>
          <w:rtl w:val="0"/>
        </w:rPr>
        <w:t xml:space="preserve">. The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is started by the client when the packet is sent and stopped when the expected GW’s reply is received. If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times out and the expected GW’s reply is not received, the client retransmits the packet. After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retransmissions, the client aborts the procedure and assumes that the MQTT-SN gateway is no longer available.</w:t>
      </w:r>
      <w:sdt>
        <w:sdtPr>
          <w:tag w:val="goog_rdk_268"/>
        </w:sdtPr>
        <w:sdtContent>
          <w:commentRangeStart w:id="119"/>
        </w:sdtContent>
      </w:sdt>
      <w:r w:rsidDel="00000000" w:rsidR="00000000" w:rsidRPr="00000000">
        <w:rPr>
          <w:rFonts w:ascii="Arial" w:cs="Arial" w:eastAsia="Arial" w:hAnsi="Arial"/>
          <w:rtl w:val="0"/>
        </w:rPr>
        <w:t xml:space="preserve"> It should then try to connect to another gateway.</w:t>
      </w:r>
      <w:commentRangeEnd w:id="115"/>
      <w:r w:rsidDel="00000000" w:rsidR="00000000" w:rsidRPr="00000000">
        <w:commentReference w:id="115"/>
      </w:r>
      <w:commentRangeEnd w:id="116"/>
      <w:r w:rsidDel="00000000" w:rsidR="00000000" w:rsidRPr="00000000">
        <w:commentReference w:id="116"/>
      </w:r>
      <w:commentRangeEnd w:id="119"/>
      <w:r w:rsidDel="00000000" w:rsidR="00000000" w:rsidRPr="00000000">
        <w:commentReference w:id="119"/>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1479">
      <w:pPr>
        <w:pStyle w:val="Heading2"/>
        <w:keepLines w:val="1"/>
        <w:spacing w:after="94" w:before="0" w:line="259" w:lineRule="auto"/>
        <w:ind w:left="0" w:firstLine="0"/>
        <w:rPr>
          <w:rFonts w:ascii="Arial" w:cs="Arial" w:eastAsia="Arial" w:hAnsi="Arial"/>
        </w:rPr>
      </w:pPr>
      <w:bookmarkStart w:colFirst="0" w:colLast="0" w:name="_heading=h.3rnmrmc" w:id="251"/>
      <w:bookmarkEnd w:id="251"/>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7B">
      <w:pPr>
        <w:rPr>
          <w:rFonts w:ascii="Arial" w:cs="Arial" w:eastAsia="Arial" w:hAnsi="Arial"/>
        </w:rPr>
      </w:pPr>
      <w:r w:rsidDel="00000000" w:rsidR="00000000" w:rsidRPr="00000000">
        <w:rPr>
          <w:rtl w:val="0"/>
        </w:rPr>
      </w:r>
    </w:p>
    <w:p w:rsidR="00000000" w:rsidDel="00000000" w:rsidP="00000000" w:rsidRDefault="00000000" w:rsidRPr="00000000" w14:paraId="0000147C">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7D">
      <w:pPr>
        <w:rPr>
          <w:rFonts w:ascii="Arial" w:cs="Arial" w:eastAsia="Arial" w:hAnsi="Arial"/>
        </w:rPr>
      </w:pPr>
      <w:r w:rsidDel="00000000" w:rsidR="00000000" w:rsidRPr="00000000">
        <w:rPr>
          <w:rtl w:val="0"/>
        </w:rPr>
      </w:r>
    </w:p>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47F">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480">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81">
      <w:pPr>
        <w:ind w:left="72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82">
      <w:pPr>
        <w:rPr>
          <w:rFonts w:ascii="Arial" w:cs="Arial" w:eastAsia="Arial" w:hAnsi="Arial"/>
          <w:color w:val="000000"/>
        </w:rPr>
      </w:pPr>
      <w:r w:rsidDel="00000000" w:rsidR="00000000" w:rsidRPr="00000000">
        <w:rPr>
          <w:rtl w:val="0"/>
        </w:rPr>
      </w:r>
    </w:p>
    <w:p w:rsidR="00000000" w:rsidDel="00000000" w:rsidP="00000000" w:rsidRDefault="00000000" w:rsidRPr="00000000" w14:paraId="00001483">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max-receive value sent in the PINGREQ packet. If the number of messages buffered on the gateway queue exceeds the value specified by the client in the max-receive field, the gateway shall send only the max-receive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84">
      <w:pPr>
        <w:rPr>
          <w:rFonts w:ascii="Arial" w:cs="Arial" w:eastAsia="Arial" w:hAnsi="Arial"/>
          <w:color w:val="000000"/>
        </w:rPr>
      </w:pPr>
      <w:r w:rsidDel="00000000" w:rsidR="00000000" w:rsidRPr="00000000">
        <w:rPr>
          <w:rtl w:val="0"/>
        </w:rPr>
      </w:r>
    </w:p>
    <w:p w:rsidR="00000000" w:rsidDel="00000000" w:rsidP="00000000" w:rsidRDefault="00000000" w:rsidRPr="00000000" w14:paraId="000014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69"/>
        </w:sdtPr>
        <w:sdtContent>
          <w:commentRangeStart w:id="120"/>
        </w:sdtContent>
      </w:sdt>
      <w:r w:rsidDel="00000000" w:rsidR="00000000" w:rsidRPr="00000000">
        <w:rPr>
          <w:rFonts w:ascii="Arial" w:cs="Arial" w:eastAsia="Arial" w:hAnsi="Arial"/>
          <w:color w:val="000000"/>
          <w:rtl w:val="0"/>
        </w:rPr>
        <w:t xml:space="preserve">the gateway detects a timeout in the delivery,</w:t>
      </w:r>
      <w:commentRangeEnd w:id="120"/>
      <w:r w:rsidDel="00000000" w:rsidR="00000000" w:rsidRPr="00000000">
        <w:commentReference w:id="120"/>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86">
      <w:pPr>
        <w:rPr>
          <w:rFonts w:ascii="Arial" w:cs="Arial" w:eastAsia="Arial" w:hAnsi="Arial"/>
          <w:color w:val="000000"/>
        </w:rPr>
      </w:pPr>
      <w:r w:rsidDel="00000000" w:rsidR="00000000" w:rsidRPr="00000000">
        <w:rPr>
          <w:rtl w:val="0"/>
        </w:rPr>
      </w:r>
    </w:p>
    <w:p w:rsidR="00000000" w:rsidDel="00000000" w:rsidP="00000000" w:rsidRDefault="00000000" w:rsidRPr="00000000" w14:paraId="00001487">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88">
      <w:pPr>
        <w:rPr>
          <w:rFonts w:ascii="Arial" w:cs="Arial" w:eastAsia="Arial" w:hAnsi="Arial"/>
          <w:color w:val="000000"/>
        </w:rPr>
      </w:pPr>
      <w:r w:rsidDel="00000000" w:rsidR="00000000" w:rsidRPr="00000000">
        <w:rPr>
          <w:rtl w:val="0"/>
        </w:rPr>
      </w:r>
    </w:p>
    <w:p w:rsidR="00000000" w:rsidDel="00000000" w:rsidP="00000000" w:rsidRDefault="00000000" w:rsidRPr="00000000" w14:paraId="00001489">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8A">
      <w:pPr>
        <w:rPr>
          <w:rFonts w:ascii="Arial" w:cs="Arial" w:eastAsia="Arial" w:hAnsi="Arial"/>
          <w:color w:val="000000"/>
        </w:rPr>
      </w:pPr>
      <w:r w:rsidDel="00000000" w:rsidR="00000000" w:rsidRPr="00000000">
        <w:rPr>
          <w:rtl w:val="0"/>
        </w:rPr>
      </w:r>
    </w:p>
    <w:p w:rsidR="00000000" w:rsidDel="00000000" w:rsidP="00000000" w:rsidRDefault="00000000" w:rsidRPr="00000000" w14:paraId="0000148B">
      <w:pPr>
        <w:rPr>
          <w:rFonts w:ascii="Arial" w:cs="Arial" w:eastAsia="Arial" w:hAnsi="Arial"/>
          <w:color w:val="000000"/>
        </w:rPr>
      </w:pPr>
      <w:sdt>
        <w:sdtPr>
          <w:tag w:val="goog_rdk_270"/>
        </w:sdtPr>
        <w:sdtContent>
          <w:commentRangeStart w:id="121"/>
        </w:sdtContent>
      </w:sdt>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or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commentRangeEnd w:id="121"/>
      <w:r w:rsidDel="00000000" w:rsidR="00000000" w:rsidRPr="00000000">
        <w:commentReference w:id="121"/>
      </w:r>
      <w:r w:rsidDel="00000000" w:rsidR="00000000" w:rsidRPr="00000000">
        <w:rPr>
          <w:rFonts w:ascii="Arial" w:cs="Arial" w:eastAsia="Arial" w:hAnsi="Arial"/>
          <w:color w:val="000000"/>
          <w:rtl w:val="0"/>
        </w:rPr>
        <w:t xml:space="preserve">. </w:t>
      </w:r>
      <w:sdt>
        <w:sdtPr>
          <w:tag w:val="goog_rdk_271"/>
        </w:sdtPr>
        <w:sdtContent>
          <w:commentRangeStart w:id="122"/>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2"/>
      <w:r w:rsidDel="00000000" w:rsidR="00000000" w:rsidRPr="00000000">
        <w:commentReference w:id="12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8C">
      <w:pPr>
        <w:rPr>
          <w:rFonts w:ascii="Arial" w:cs="Arial" w:eastAsia="Arial" w:hAnsi="Arial"/>
          <w:color w:val="000000"/>
        </w:rPr>
      </w:pPr>
      <w:r w:rsidDel="00000000" w:rsidR="00000000" w:rsidRPr="00000000">
        <w:rPr>
          <w:rtl w:val="0"/>
        </w:rPr>
      </w:r>
    </w:p>
    <w:p w:rsidR="00000000" w:rsidDel="00000000" w:rsidP="00000000" w:rsidRDefault="00000000" w:rsidRPr="00000000" w14:paraId="0000148D">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8E">
      <w:pPr>
        <w:rPr>
          <w:rFonts w:ascii="Arial" w:cs="Arial" w:eastAsia="Arial" w:hAnsi="Arial"/>
          <w:color w:val="000000"/>
        </w:rPr>
      </w:pPr>
      <w:r w:rsidDel="00000000" w:rsidR="00000000" w:rsidRPr="00000000">
        <w:rPr>
          <w:rtl w:val="0"/>
        </w:rPr>
      </w:r>
    </w:p>
    <w:p w:rsidR="00000000" w:rsidDel="00000000" w:rsidP="00000000" w:rsidRDefault="00000000" w:rsidRPr="00000000" w14:paraId="0000148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sdt>
        <w:sdtPr>
          <w:tag w:val="goog_rdk_272"/>
        </w:sdtPr>
        <w:sdtContent>
          <w:commentRangeStart w:id="123"/>
        </w:sdtContent>
      </w:sdt>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23"/>
      <w:r w:rsidDel="00000000" w:rsidR="00000000" w:rsidRPr="00000000">
        <w:commentReference w:id="123"/>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90">
      <w:pPr>
        <w:rPr>
          <w:rFonts w:ascii="Arial" w:cs="Arial" w:eastAsia="Arial" w:hAnsi="Arial"/>
          <w:color w:val="000000"/>
        </w:rPr>
      </w:pPr>
      <w:r w:rsidDel="00000000" w:rsidR="00000000" w:rsidRPr="00000000">
        <w:rPr>
          <w:rtl w:val="0"/>
        </w:rPr>
      </w:r>
    </w:p>
    <w:p w:rsidR="00000000" w:rsidDel="00000000" w:rsidP="00000000" w:rsidRDefault="00000000" w:rsidRPr="00000000" w14:paraId="00001491">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492">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493">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494">
      <w:pPr>
        <w:spacing w:after="0" w:before="0" w:lineRule="auto"/>
        <w:ind w:left="2127" w:firstLine="0"/>
        <w:rPr>
          <w:rFonts w:ascii="Arial" w:cs="Arial" w:eastAsia="Arial" w:hAnsi="Arial"/>
          <w:sz w:val="24"/>
          <w:szCs w:val="24"/>
        </w:rPr>
      </w:pPr>
      <w:sdt>
        <w:sdtPr>
          <w:tag w:val="goog_rdk_273"/>
        </w:sdtPr>
        <w:sdtContent>
          <w:commentRangeStart w:id="124"/>
        </w:sdtContent>
      </w:sdt>
      <w:r w:rsidDel="00000000" w:rsidR="00000000" w:rsidRPr="00000000">
        <w:rPr>
          <w:rFonts w:ascii="Arial" w:cs="Arial" w:eastAsia="Arial" w:hAnsi="Arial"/>
          <w:sz w:val="24"/>
          <w:szCs w:val="24"/>
        </w:rPr>
        <w:drawing>
          <wp:inline distB="0" distT="0" distL="0" distR="0">
            <wp:extent cx="2924446" cy="4255133"/>
            <wp:effectExtent b="0" l="0" r="0" t="0"/>
            <wp:docPr descr="sleeping-client-v1.0.png" id="8" name="image5.png"/>
            <a:graphic>
              <a:graphicData uri="http://schemas.openxmlformats.org/drawingml/2006/picture">
                <pic:pic>
                  <pic:nvPicPr>
                    <pic:cNvPr descr="sleeping-client-v1.0.png" id="0" name="image5.png"/>
                    <pic:cNvPicPr preferRelativeResize="0"/>
                  </pic:nvPicPr>
                  <pic:blipFill>
                    <a:blip r:embed="rId61"/>
                    <a:srcRect b="0" l="0" r="0" t="0"/>
                    <a:stretch>
                      <a:fillRect/>
                    </a:stretch>
                  </pic:blipFill>
                  <pic:spPr>
                    <a:xfrm>
                      <a:off x="0" y="0"/>
                      <a:ext cx="2924446" cy="4255133"/>
                    </a:xfrm>
                    <a:prstGeom prst="rect"/>
                    <a:ln/>
                  </pic:spPr>
                </pic:pic>
              </a:graphicData>
            </a:graphic>
          </wp:inline>
        </w:drawing>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1495">
      <w:pPr>
        <w:spacing w:after="9" w:lineRule="auto"/>
        <w:ind w:left="-15" w:right="930" w:firstLine="299"/>
        <w:jc w:val="center"/>
        <w:rPr>
          <w:rFonts w:ascii="Arial" w:cs="Arial" w:eastAsia="Arial" w:hAnsi="Arial"/>
        </w:rPr>
      </w:pPr>
      <w:sdt>
        <w:sdtPr>
          <w:tag w:val="goog_rdk_274"/>
        </w:sdtPr>
        <w:sdtContent>
          <w:commentRangeStart w:id="125"/>
        </w:sdtContent>
      </w:sdt>
      <w:r w:rsidDel="00000000" w:rsidR="00000000" w:rsidRPr="00000000">
        <w:rPr>
          <w:rFonts w:ascii="Arial" w:cs="Arial" w:eastAsia="Arial" w:hAnsi="Arial"/>
          <w:rtl w:val="0"/>
        </w:rPr>
        <w:t xml:space="preserve">Figure 5: </w:t>
      </w:r>
      <w:sdt>
        <w:sdtPr>
          <w:tag w:val="goog_rdk_275"/>
        </w:sdtPr>
        <w:sdtContent>
          <w:commentRangeStart w:id="126"/>
        </w:sdtContent>
      </w:sdt>
      <w:r w:rsidDel="00000000" w:rsidR="00000000" w:rsidRPr="00000000">
        <w:rPr>
          <w:rFonts w:ascii="Arial" w:cs="Arial" w:eastAsia="Arial" w:hAnsi="Arial"/>
          <w:rtl w:val="0"/>
        </w:rPr>
        <w:t xml:space="preserve">Awake ping packet flush</w:t>
      </w:r>
      <w:commentRangeEnd w:id="126"/>
      <w:r w:rsidDel="00000000" w:rsidR="00000000" w:rsidRPr="00000000">
        <w:commentReference w:id="126"/>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1496">
      <w:pPr>
        <w:pStyle w:val="Heading2"/>
        <w:ind w:left="0" w:firstLine="0"/>
        <w:rPr>
          <w:rFonts w:ascii="Arial" w:cs="Arial" w:eastAsia="Arial" w:hAnsi="Arial"/>
        </w:rPr>
      </w:pPr>
      <w:bookmarkStart w:colFirst="0" w:colLast="0" w:name="_heading=h.26sx1u5" w:id="252"/>
      <w:bookmarkEnd w:id="252"/>
      <w:r w:rsidDel="00000000" w:rsidR="00000000" w:rsidRPr="00000000">
        <w:rPr>
          <w:rFonts w:ascii="Arial" w:cs="Arial" w:eastAsia="Arial" w:hAnsi="Arial"/>
          <w:rtl w:val="0"/>
        </w:rPr>
        <w:t xml:space="preserve">4.20 </w:t>
      </w:r>
      <w:sdt>
        <w:sdtPr>
          <w:tag w:val="goog_rdk_276"/>
        </w:sdtPr>
        <w:sdtContent>
          <w:commentRangeStart w:id="127"/>
        </w:sdtContent>
      </w:sdt>
      <w:r w:rsidDel="00000000" w:rsidR="00000000" w:rsidRPr="00000000">
        <w:rPr>
          <w:rFonts w:ascii="Arial" w:cs="Arial" w:eastAsia="Arial" w:hAnsi="Arial"/>
          <w:rtl w:val="0"/>
        </w:rPr>
        <w:t xml:space="preserve">Authentication</w:t>
      </w:r>
      <w:commentRangeEnd w:id="127"/>
      <w:r w:rsidDel="00000000" w:rsidR="00000000" w:rsidRPr="00000000">
        <w:commentReference w:id="127"/>
      </w:r>
      <w:r w:rsidDel="00000000" w:rsidR="00000000" w:rsidRPr="00000000">
        <w:rPr>
          <w:rtl w:val="0"/>
        </w:rPr>
      </w:r>
    </w:p>
    <w:p w:rsidR="00000000" w:rsidDel="00000000" w:rsidP="00000000" w:rsidRDefault="00000000" w:rsidRPr="00000000" w14:paraId="00001497">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498">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499">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9A">
      <w:pPr>
        <w:rPr>
          <w:rFonts w:ascii="Arial" w:cs="Arial" w:eastAsia="Arial" w:hAnsi="Arial"/>
        </w:rPr>
      </w:pPr>
      <w:r w:rsidDel="00000000" w:rsidR="00000000" w:rsidRPr="00000000">
        <w:rPr>
          <w:rtl w:val="0"/>
        </w:rPr>
      </w:r>
    </w:p>
    <w:p w:rsidR="00000000" w:rsidDel="00000000" w:rsidP="00000000" w:rsidRDefault="00000000" w:rsidRPr="00000000" w14:paraId="0000149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49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49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9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49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4A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A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4A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4A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4A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4A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4A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4A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4A8">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rtl w:val="0"/>
        </w:rPr>
        <w:t xml:space="preserve">Where client-first data is the content of the SASL PLAIN message as described in RFC 4616:</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4AB">
      <w:pPr>
        <w:pStyle w:val="Heading2"/>
        <w:ind w:left="0" w:firstLine="0"/>
        <w:rPr>
          <w:rFonts w:ascii="Arial" w:cs="Arial" w:eastAsia="Arial" w:hAnsi="Arial"/>
        </w:rPr>
      </w:pPr>
      <w:bookmarkStart w:colFirst="0" w:colLast="0" w:name="_heading=h.ly7c1y" w:id="253"/>
      <w:bookmarkEnd w:id="253"/>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4AC">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AD">
      <w:pPr>
        <w:rPr>
          <w:rFonts w:ascii="Arial" w:cs="Arial" w:eastAsia="Arial" w:hAnsi="Arial"/>
        </w:rPr>
      </w:pPr>
      <w:r w:rsidDel="00000000" w:rsidR="00000000" w:rsidRPr="00000000">
        <w:rPr>
          <w:rtl w:val="0"/>
        </w:rPr>
      </w:r>
    </w:p>
    <w:p w:rsidR="00000000" w:rsidDel="00000000" w:rsidP="00000000" w:rsidRDefault="00000000" w:rsidRPr="00000000" w14:paraId="000014AE">
      <w:pPr>
        <w:pStyle w:val="Heading2"/>
        <w:ind w:left="0" w:firstLine="0"/>
        <w:rPr>
          <w:rFonts w:ascii="Arial" w:cs="Arial" w:eastAsia="Arial" w:hAnsi="Arial"/>
        </w:rPr>
      </w:pPr>
      <w:bookmarkStart w:colFirst="0" w:colLast="0" w:name="_heading=h.mo7ahow0t2fa" w:id="254"/>
      <w:bookmarkEnd w:id="254"/>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4AF">
      <w:pPr>
        <w:rPr>
          <w:rFonts w:ascii="Arial" w:cs="Arial" w:eastAsia="Arial" w:hAnsi="Arial"/>
        </w:rPr>
      </w:pPr>
      <w:r w:rsidDel="00000000" w:rsidR="00000000" w:rsidRPr="00000000">
        <w:rPr>
          <w:rFonts w:ascii="Arial" w:cs="Arial" w:eastAsia="Arial" w:hAnsi="Arial"/>
          <w:rtl w:val="0"/>
        </w:rPr>
        <w:t xml:space="preserve">The ADVERTISE, SEARCHGW and GWINFO packet type support is optional. For instance, it is not required if the MQTT-SN Gateway is an Internet node reachable via a public IP address.</w:t>
      </w:r>
    </w:p>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reach directly a MQTT-SN Gateway.</w:t>
      </w:r>
    </w:p>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B2">
      <w:pPr>
        <w:pStyle w:val="Heading1"/>
        <w:ind w:left="0" w:firstLine="0"/>
        <w:rPr>
          <w:rFonts w:ascii="Arial" w:cs="Arial" w:eastAsia="Arial" w:hAnsi="Arial"/>
        </w:rPr>
      </w:pPr>
      <w:bookmarkStart w:colFirst="0" w:colLast="0" w:name="_heading=h.2k82xt6" w:id="255"/>
      <w:bookmarkEnd w:id="255"/>
      <w:r w:rsidDel="00000000" w:rsidR="00000000" w:rsidRPr="00000000">
        <w:rPr>
          <w:rFonts w:ascii="Arial" w:cs="Arial" w:eastAsia="Arial" w:hAnsi="Arial"/>
          <w:rtl w:val="0"/>
        </w:rPr>
        <w:t xml:space="preserve">5 Conformance</w:t>
      </w:r>
    </w:p>
    <w:p w:rsidR="00000000" w:rsidDel="00000000" w:rsidP="00000000" w:rsidRDefault="00000000" w:rsidRPr="00000000" w14:paraId="000014B3">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62">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B4">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3">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B5">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4">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B6">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B7">
      <w:pPr>
        <w:pStyle w:val="Heading1"/>
        <w:keepNext w:val="1"/>
        <w:pageBreakBefore w:val="1"/>
        <w:pBdr>
          <w:top w:color="808080" w:space="6" w:sz="4" w:val="single"/>
        </w:pBdr>
        <w:spacing w:after="120" w:before="480" w:lineRule="auto"/>
        <w:rPr>
          <w:vertAlign w:val="baseline"/>
        </w:rPr>
      </w:pPr>
      <w:bookmarkStart w:colFirst="0" w:colLast="0" w:name="_heading=h.zdd80z" w:id="256"/>
      <w:bookmarkEnd w:id="256"/>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B8">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B9">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BA">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B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B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B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B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B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C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C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3">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C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C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C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C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C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C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CD">
      <w:pPr>
        <w:spacing w:after="40" w:before="40" w:lineRule="auto"/>
        <w:rPr>
          <w:rFonts w:ascii="Arial" w:cs="Arial" w:eastAsia="Arial" w:hAnsi="Arial"/>
          <w:highlight w:val="yellow"/>
        </w:rPr>
      </w:pPr>
      <w:hyperlink r:id="rId65">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66">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D0">
      <w:pPr>
        <w:spacing w:after="40" w:before="40" w:lineRule="auto"/>
        <w:rPr>
          <w:rFonts w:ascii="Arial" w:cs="Arial" w:eastAsia="Arial" w:hAnsi="Arial"/>
          <w:highlight w:val="yellow"/>
        </w:rPr>
      </w:pPr>
      <w:hyperlink r:id="rId67">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3">
      <w:pPr>
        <w:pStyle w:val="Heading2"/>
        <w:spacing w:after="120" w:before="240" w:lineRule="auto"/>
        <w:ind w:left="720" w:hanging="360"/>
        <w:rPr/>
      </w:pPr>
      <w:bookmarkStart w:colFirst="0" w:colLast="0" w:name="_heading=h.2pjpzxrro3v8" w:id="257"/>
      <w:bookmarkEnd w:id="257"/>
      <w:r w:rsidDel="00000000" w:rsidR="00000000" w:rsidRPr="00000000">
        <w:rPr>
          <w:rtl w:val="0"/>
        </w:rPr>
        <w:t xml:space="preserve">A.1 Normative References</w:t>
      </w:r>
    </w:p>
    <w:p w:rsidR="00000000" w:rsidDel="00000000" w:rsidP="00000000" w:rsidRDefault="00000000" w:rsidRPr="00000000" w14:paraId="000014D4">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D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D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68">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D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D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69">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D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DD">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DF">
      <w:pPr>
        <w:rPr>
          <w:rFonts w:ascii="Arial" w:cs="Arial" w:eastAsia="Arial" w:hAnsi="Arial"/>
          <w:color w:val="0000ee"/>
        </w:rPr>
      </w:pPr>
      <w:hyperlink r:id="rId70">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E0">
      <w:pPr>
        <w:rPr>
          <w:rFonts w:ascii="Arial" w:cs="Arial" w:eastAsia="Arial" w:hAnsi="Arial"/>
        </w:rPr>
      </w:pPr>
      <w:r w:rsidDel="00000000" w:rsidR="00000000" w:rsidRPr="00000000">
        <w:rPr>
          <w:rtl w:val="0"/>
        </w:rPr>
      </w:r>
    </w:p>
    <w:bookmarkStart w:colFirst="0" w:colLast="0" w:name="bookmark=kix.32y02sm2iqny" w:id="258"/>
    <w:bookmarkEnd w:id="258"/>
    <w:p w:rsidR="00000000" w:rsidDel="00000000" w:rsidP="00000000" w:rsidRDefault="00000000" w:rsidRPr="00000000" w14:paraId="000014E1">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E3">
      <w:pPr>
        <w:rPr>
          <w:rFonts w:ascii="Arial" w:cs="Arial" w:eastAsia="Arial" w:hAnsi="Arial"/>
        </w:rPr>
      </w:pPr>
      <w:hyperlink r:id="rId71">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E4">
      <w:pPr>
        <w:rPr>
          <w:rFonts w:ascii="Arial" w:cs="Arial" w:eastAsia="Arial" w:hAnsi="Arial"/>
        </w:rPr>
      </w:pPr>
      <w:r w:rsidDel="00000000" w:rsidR="00000000" w:rsidRPr="00000000">
        <w:rPr>
          <w:rtl w:val="0"/>
        </w:rPr>
      </w:r>
    </w:p>
    <w:bookmarkStart w:colFirst="0" w:colLast="0" w:name="bookmark=kix.51xi25h5vzte" w:id="259"/>
    <w:bookmarkEnd w:id="259"/>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E6">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E7">
      <w:pPr>
        <w:rPr>
          <w:rFonts w:ascii="Arial" w:cs="Arial" w:eastAsia="Arial" w:hAnsi="Arial"/>
        </w:rPr>
      </w:pPr>
      <w:hyperlink r:id="rId72">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4E8">
      <w:pPr>
        <w:rPr>
          <w:rFonts w:ascii="Arial" w:cs="Arial" w:eastAsia="Arial" w:hAnsi="Arial"/>
        </w:rPr>
      </w:pPr>
      <w:r w:rsidDel="00000000" w:rsidR="00000000" w:rsidRPr="00000000">
        <w:rPr>
          <w:rtl w:val="0"/>
        </w:rPr>
      </w:r>
    </w:p>
    <w:bookmarkStart w:colFirst="0" w:colLast="0" w:name="bookmark=kix.sm86r7ecajs3" w:id="260"/>
    <w:bookmarkEnd w:id="260"/>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4EA">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4EB">
      <w:pPr>
        <w:rPr>
          <w:rFonts w:ascii="Arial" w:cs="Arial" w:eastAsia="Arial" w:hAnsi="Arial"/>
          <w:color w:val="0000ee"/>
        </w:rPr>
      </w:pPr>
      <w:hyperlink r:id="rId73">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4EC">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4E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E">
      <w:pPr>
        <w:pStyle w:val="Heading2"/>
        <w:spacing w:after="120" w:before="240" w:lineRule="auto"/>
        <w:ind w:left="720" w:hanging="360"/>
        <w:rPr/>
      </w:pPr>
      <w:bookmarkStart w:colFirst="0" w:colLast="0" w:name="_heading=h.wmz8ensz9jqs" w:id="261"/>
      <w:bookmarkEnd w:id="261"/>
      <w:r w:rsidDel="00000000" w:rsidR="00000000" w:rsidRPr="00000000">
        <w:rPr>
          <w:rtl w:val="0"/>
        </w:rPr>
        <w:t xml:space="preserve">A.2 Informative References</w:t>
      </w:r>
    </w:p>
    <w:p w:rsidR="00000000" w:rsidDel="00000000" w:rsidP="00000000" w:rsidRDefault="00000000" w:rsidRPr="00000000" w14:paraId="000014EF">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4F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4F2">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7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F6">
      <w:pPr>
        <w:pStyle w:val="Heading1"/>
        <w:spacing w:after="360" w:before="360" w:lineRule="auto"/>
        <w:ind w:left="720" w:hanging="360"/>
        <w:rPr/>
      </w:pPr>
      <w:bookmarkStart w:colFirst="0" w:colLast="0" w:name="_heading=h.55r6c0xsdoov" w:id="262"/>
      <w:bookmarkEnd w:id="262"/>
      <w:r w:rsidDel="00000000" w:rsidR="00000000" w:rsidRPr="00000000">
        <w:rPr>
          <w:rtl w:val="0"/>
        </w:rPr>
        <w:t xml:space="preserve">Appendix B. Security and Privacy Considerations</w:t>
      </w:r>
    </w:p>
    <w:p w:rsidR="00000000" w:rsidDel="00000000" w:rsidP="00000000" w:rsidRDefault="00000000" w:rsidRPr="00000000" w14:paraId="000014F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4F8">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4F9">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4FA">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4FB">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4FC">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4FD">
      <w:pPr>
        <w:rPr>
          <w:rFonts w:ascii="Arial" w:cs="Arial" w:eastAsia="Arial" w:hAnsi="Arial"/>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4FF">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00">
      <w:pPr>
        <w:keepNext w:val="1"/>
        <w:spacing w:after="120" w:before="240" w:lineRule="auto"/>
        <w:ind w:left="864"/>
        <w:rPr>
          <w:rFonts w:ascii="Arial" w:cs="Arial" w:eastAsia="Arial" w:hAnsi="Arial"/>
          <w:b w:val="1"/>
          <w:color w:val="446caa"/>
        </w:rPr>
      </w:pPr>
      <w:bookmarkStart w:colFirst="0" w:colLast="0" w:name="_heading=h.452snld" w:id="263"/>
      <w:bookmarkEnd w:id="263"/>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02">
      <w:pPr>
        <w:rPr>
          <w:rFonts w:ascii="Arial" w:cs="Arial" w:eastAsia="Arial" w:hAnsi="Arial"/>
        </w:rPr>
      </w:pPr>
      <w:r w:rsidDel="00000000" w:rsidR="00000000" w:rsidRPr="00000000">
        <w:rPr>
          <w:rtl w:val="0"/>
        </w:rPr>
      </w:r>
    </w:p>
    <w:p w:rsidR="00000000" w:rsidDel="00000000" w:rsidP="00000000" w:rsidRDefault="00000000" w:rsidRPr="00000000" w14:paraId="000015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08">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0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0A">
      <w:pPr>
        <w:pStyle w:val="Heading1"/>
        <w:spacing w:after="360" w:before="360" w:lineRule="auto"/>
        <w:ind w:left="720" w:hanging="360"/>
        <w:rPr/>
      </w:pPr>
      <w:bookmarkStart w:colFirst="0" w:colLast="0" w:name="_heading=h.bc8w7ov5oli4" w:id="264"/>
      <w:bookmarkEnd w:id="264"/>
      <w:r w:rsidDel="00000000" w:rsidR="00000000" w:rsidRPr="00000000">
        <w:rPr>
          <w:rtl w:val="0"/>
        </w:rPr>
        <w:t xml:space="preserve">Appendix C. Acknowledgments</w:t>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0C">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0D">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0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F">
      <w:pPr>
        <w:pStyle w:val="Heading2"/>
        <w:spacing w:after="120" w:before="240" w:lineRule="auto"/>
        <w:ind w:left="720" w:hanging="360"/>
        <w:rPr/>
      </w:pPr>
      <w:bookmarkStart w:colFirst="0" w:colLast="0" w:name="_heading=h.glow6i83isd5" w:id="265"/>
      <w:bookmarkEnd w:id="265"/>
      <w:r w:rsidDel="00000000" w:rsidR="00000000" w:rsidRPr="00000000">
        <w:rPr>
          <w:rtl w:val="0"/>
        </w:rPr>
        <w:t xml:space="preserve">C</w:t>
      </w:r>
      <w:r w:rsidDel="00000000" w:rsidR="00000000" w:rsidRPr="00000000">
        <w:rPr>
          <w:rtl w:val="0"/>
        </w:rPr>
        <w:t xml:space="preserve">.1 Special Thanks</w:t>
      </w:r>
    </w:p>
    <w:p w:rsidR="00000000" w:rsidDel="00000000" w:rsidP="00000000" w:rsidRDefault="00000000" w:rsidRPr="00000000" w14:paraId="00001510">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11">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1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1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1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15">
      <w:pPr>
        <w:pStyle w:val="Heading2"/>
        <w:spacing w:after="120" w:before="240" w:lineRule="auto"/>
        <w:ind w:left="720" w:hanging="360"/>
        <w:rPr/>
      </w:pPr>
      <w:bookmarkStart w:colFirst="0" w:colLast="0" w:name="_heading=h.tdeowwajj1wf" w:id="266"/>
      <w:bookmarkEnd w:id="266"/>
      <w:r w:rsidDel="00000000" w:rsidR="00000000" w:rsidRPr="00000000">
        <w:rPr>
          <w:rtl w:val="0"/>
        </w:rPr>
        <w:t xml:space="preserve">C</w:t>
      </w:r>
      <w:r w:rsidDel="00000000" w:rsidR="00000000" w:rsidRPr="00000000">
        <w:rPr>
          <w:rtl w:val="0"/>
        </w:rPr>
        <w:t xml:space="preserve">.2 Participants</w:t>
      </w:r>
    </w:p>
    <w:p w:rsidR="00000000" w:rsidDel="00000000" w:rsidP="00000000" w:rsidRDefault="00000000" w:rsidRPr="00000000" w14:paraId="00001516">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17">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1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19">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1B">
      <w:pPr>
        <w:pStyle w:val="Heading1"/>
        <w:spacing w:after="360" w:before="360" w:lineRule="auto"/>
        <w:ind w:left="90" w:firstLine="0"/>
        <w:rPr>
          <w:rFonts w:ascii="Arial" w:cs="Arial" w:eastAsia="Arial" w:hAnsi="Arial"/>
          <w:highlight w:val="yellow"/>
        </w:rPr>
      </w:pPr>
      <w:bookmarkStart w:colFirst="0" w:colLast="0" w:name="_heading=h.ewpzaw2f211a" w:id="267"/>
      <w:bookmarkEnd w:id="267"/>
      <w:r w:rsidDel="00000000" w:rsidR="00000000" w:rsidRPr="00000000">
        <w:rPr>
          <w:rFonts w:ascii="Arial" w:cs="Arial" w:eastAsia="Arial" w:hAnsi="Arial"/>
          <w:highlight w:val="yellow"/>
          <w:rtl w:val="0"/>
        </w:rPr>
        <w:t xml:space="preserve">Appendix D. Revision History</w:t>
      </w:r>
    </w:p>
    <w:p w:rsidR="00000000" w:rsidDel="00000000" w:rsidP="00000000" w:rsidRDefault="00000000" w:rsidRPr="00000000" w14:paraId="0000151C">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1E">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6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2">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3">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4">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6">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7">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8">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2A">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B">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2C">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D">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E">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C">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D">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E">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0">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1">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4">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5">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8">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9">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C">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D">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0">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4">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8">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E">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5">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6">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7">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8">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9">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C">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D">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1">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4">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575">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576">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577">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578">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579">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57B">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580">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581">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582">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583">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584">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585">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86">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8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89">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58A">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58B">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58C">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58D">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58E">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58F">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0">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3">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59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59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597">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598">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599">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A">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B">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D">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59E">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59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inforlmation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0">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1">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3">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OOB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4">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7">
            <w:pPr>
              <w:rPr>
                <w:rFonts w:ascii="Arial" w:cs="Arial" w:eastAsia="Arial" w:hAnsi="Arial"/>
                <w:highlight w:val="yellow"/>
              </w:rPr>
            </w:pPr>
            <w:r w:rsidDel="00000000" w:rsidR="00000000" w:rsidRPr="00000000">
              <w:rPr>
                <w:rFonts w:ascii="Arial" w:cs="Arial" w:eastAsia="Arial" w:hAnsi="Arial"/>
                <w:highlight w:val="yellow"/>
                <w:rtl w:val="0"/>
              </w:rPr>
              <w:t xml:space="preserve">Network&amp;Trasport Layer chapter updated to define the impact of lower layers features on the MQTT-SN protocol.</w:t>
            </w:r>
          </w:p>
          <w:p w:rsidR="00000000" w:rsidDel="00000000" w:rsidP="00000000" w:rsidRDefault="00000000" w:rsidRPr="00000000" w14:paraId="000015A8">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bl>
    <w:p w:rsidR="00000000" w:rsidDel="00000000" w:rsidP="00000000" w:rsidRDefault="00000000" w:rsidRPr="00000000" w14:paraId="000015A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AA">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8"/>
      <w:bookmarkEnd w:id="268"/>
      <w:r w:rsidDel="00000000" w:rsidR="00000000" w:rsidRPr="00000000">
        <w:rPr>
          <w:rtl w:val="0"/>
        </w:rPr>
      </w:r>
    </w:p>
    <w:p w:rsidR="00000000" w:rsidDel="00000000" w:rsidP="00000000" w:rsidRDefault="00000000" w:rsidRPr="00000000" w14:paraId="000015AB">
      <w:pPr>
        <w:pStyle w:val="Heading1"/>
        <w:keepNext w:val="1"/>
        <w:pBdr>
          <w:top w:color="808080" w:space="6" w:sz="4" w:val="single"/>
        </w:pBdr>
        <w:spacing w:after="120" w:before="480" w:lineRule="auto"/>
        <w:rPr>
          <w:vertAlign w:val="baseline"/>
        </w:rPr>
      </w:pPr>
      <w:bookmarkStart w:colFirst="0" w:colLast="0" w:name="_heading=h.3jd0qos" w:id="269"/>
      <w:bookmarkEnd w:id="269"/>
      <w:r w:rsidDel="00000000" w:rsidR="00000000" w:rsidRPr="00000000">
        <w:rPr>
          <w:rFonts w:ascii="Arial" w:cs="Arial" w:eastAsia="Arial" w:hAnsi="Arial"/>
          <w:b w:val="1"/>
          <w:color w:val="446caa"/>
          <w:sz w:val="36"/>
          <w:szCs w:val="36"/>
          <w:rtl w:val="0"/>
        </w:rPr>
        <w:t xml:space="preserve">Appendix E. </w:t>
      </w:r>
      <w:r w:rsidDel="00000000" w:rsidR="00000000" w:rsidRPr="00000000">
        <w:rPr>
          <w:vertAlign w:val="baseline"/>
          <w:rtl w:val="0"/>
        </w:rPr>
        <w:t xml:space="preserve">Implementation Notes</w:t>
      </w:r>
    </w:p>
    <w:p w:rsidR="00000000" w:rsidDel="00000000" w:rsidP="00000000" w:rsidRDefault="00000000" w:rsidRPr="00000000" w14:paraId="000015AC">
      <w:pPr>
        <w:pStyle w:val="Heading2"/>
        <w:ind w:left="-90" w:firstLine="0"/>
        <w:rPr>
          <w:vertAlign w:val="baseline"/>
        </w:rPr>
      </w:pPr>
      <w:bookmarkStart w:colFirst="0" w:colLast="0" w:name="_heading=h.1yib0wl" w:id="270"/>
      <w:bookmarkEnd w:id="270"/>
      <w:r w:rsidDel="00000000" w:rsidR="00000000" w:rsidRPr="00000000">
        <w:rPr>
          <w:rtl w:val="0"/>
        </w:rPr>
        <w:t xml:space="preserve"> E.1 </w:t>
      </w:r>
      <w:r w:rsidDel="00000000" w:rsidR="00000000" w:rsidRPr="00000000">
        <w:rPr>
          <w:vertAlign w:val="baseline"/>
          <w:rtl w:val="0"/>
        </w:rPr>
        <w:t xml:space="preserve">Support of QoS Level -1 and OUT OF BAND</w:t>
      </w:r>
    </w:p>
    <w:p w:rsidR="00000000" w:rsidDel="00000000" w:rsidP="00000000" w:rsidRDefault="00000000" w:rsidRPr="00000000" w14:paraId="000015A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packets with QoS level -1 and OUT OF BAND could be sent at any time by clients (even with no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5AE">
      <w:pPr>
        <w:pStyle w:val="Heading2"/>
        <w:ind w:left="-90" w:firstLine="0"/>
        <w:rPr>
          <w:vertAlign w:val="baseline"/>
        </w:rPr>
      </w:pPr>
      <w:bookmarkStart w:colFirst="0" w:colLast="0" w:name="_heading=h.4ihyjke" w:id="271"/>
      <w:bookmarkEnd w:id="271"/>
      <w:r w:rsidDel="00000000" w:rsidR="00000000" w:rsidRPr="00000000">
        <w:rPr>
          <w:rtl w:val="0"/>
        </w:rPr>
        <w:t xml:space="preserve">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5A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5B0">
      <w:pPr>
        <w:spacing w:after="9" w:lineRule="auto"/>
        <w:ind w:left="-5" w:right="4" w:firstLine="0"/>
        <w:rPr>
          <w:rFonts w:ascii="Arial" w:cs="Arial" w:eastAsia="Arial" w:hAnsi="Arial"/>
        </w:rPr>
      </w:pPr>
      <w:r w:rsidDel="00000000" w:rsidR="00000000" w:rsidRPr="00000000">
        <w:rPr>
          <w:rtl w:val="0"/>
        </w:rPr>
      </w:r>
    </w:p>
    <w:tbl>
      <w:tblPr>
        <w:tblStyle w:val="Table61"/>
        <w:tblW w:w="8295.0" w:type="dxa"/>
        <w:jc w:val="left"/>
        <w:tblInd w:w="318.9999999999998" w:type="dxa"/>
        <w:tblLayout w:type="fixed"/>
        <w:tblLook w:val="0400"/>
      </w:tblPr>
      <w:tblGrid>
        <w:gridCol w:w="1755"/>
        <w:gridCol w:w="6540"/>
        <w:tblGridChange w:id="0">
          <w:tblGrid>
            <w:gridCol w:w="1755"/>
            <w:gridCol w:w="6540"/>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Timer/Counter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2">
            <w:pPr>
              <w:spacing w:after="0" w:line="259" w:lineRule="auto"/>
              <w:ind w:right="4"/>
              <w:rPr>
                <w:rFonts w:ascii="Arial" w:cs="Arial" w:eastAsia="Arial" w:hAnsi="Arial"/>
              </w:rPr>
            </w:pPr>
            <w:sdt>
              <w:sdtPr>
                <w:tag w:val="goog_rdk_277"/>
              </w:sdtPr>
              <w:sdtContent>
                <w:commentRangeStart w:id="128"/>
              </w:sdtContent>
            </w:sdt>
            <w:r w:rsidDel="00000000" w:rsidR="00000000" w:rsidRPr="00000000">
              <w:rPr>
                <w:rFonts w:ascii="Arial" w:cs="Arial" w:eastAsia="Arial" w:hAnsi="Arial"/>
                <w:rtl w:val="0"/>
              </w:rPr>
              <w:t xml:space="preserve">Recommended value</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3">
            <w:pPr>
              <w:spacing w:after="0" w:line="259" w:lineRule="auto"/>
              <w:ind w:right="4"/>
              <w:rPr>
                <w:rFonts w:ascii="Arial" w:cs="Arial" w:eastAsia="Arial" w:hAnsi="Arial"/>
              </w:rPr>
            </w:pPr>
            <w:commentRangeEnd w:id="128"/>
            <w:r w:rsidDel="00000000" w:rsidR="00000000" w:rsidRPr="00000000">
              <w:commentReference w:id="128"/>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4">
            <w:pPr>
              <w:spacing w:after="0" w:line="259" w:lineRule="auto"/>
              <w:ind w:right="4"/>
              <w:rPr>
                <w:rFonts w:ascii="Arial" w:cs="Arial" w:eastAsia="Arial" w:hAnsi="Arial"/>
              </w:rPr>
            </w:pPr>
            <w:r w:rsidDel="00000000" w:rsidR="00000000" w:rsidRPr="00000000">
              <w:rPr>
                <w:rFonts w:ascii="Arial" w:cs="Arial" w:eastAsia="Arial" w:hAnsi="Arial"/>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5">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6">
            <w:pPr>
              <w:spacing w:after="0" w:line="259" w:lineRule="auto"/>
              <w:ind w:right="4"/>
              <w:rPr>
                <w:rFonts w:ascii="Arial" w:cs="Arial" w:eastAsia="Arial" w:hAnsi="Arial"/>
              </w:rPr>
            </w:pPr>
            <w:r w:rsidDel="00000000" w:rsidR="00000000" w:rsidRPr="00000000">
              <w:rPr>
                <w:rFonts w:ascii="Arial" w:cs="Arial" w:eastAsia="Arial" w:hAnsi="Arial"/>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7">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8">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9">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A">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B">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C">
            <w:pPr>
              <w:spacing w:after="0" w:line="259" w:lineRule="auto"/>
              <w:ind w:left="50" w:right="4" w:firstLine="0"/>
              <w:rPr>
                <w:rFonts w:ascii="Arial" w:cs="Arial" w:eastAsia="Arial" w:hAnsi="Arial"/>
              </w:rPr>
            </w:pPr>
            <w:r w:rsidDel="00000000" w:rsidR="00000000" w:rsidRPr="00000000">
              <w:rPr>
                <w:rFonts w:ascii="Arial" w:cs="Arial" w:eastAsia="Arial" w:hAnsi="Arial"/>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D">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E">
            <w:pPr>
              <w:spacing w:after="0" w:line="259" w:lineRule="auto"/>
              <w:ind w:right="4"/>
              <w:rPr>
                <w:rFonts w:ascii="Arial" w:cs="Arial" w:eastAsia="Arial" w:hAnsi="Arial"/>
              </w:rPr>
            </w:pPr>
            <w:r w:rsidDel="00000000" w:rsidR="00000000" w:rsidRPr="00000000">
              <w:rPr>
                <w:rFonts w:ascii="Arial" w:cs="Arial" w:eastAsia="Arial" w:hAnsi="Arial"/>
                <w:rtl w:val="0"/>
              </w:rPr>
              <w:t xml:space="preserve">Implement B4 with a starting value of 1 second after an initial wait period of 5 seconds. So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F">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0">
            <w:pPr>
              <w:spacing w:after="0" w:line="259" w:lineRule="auto"/>
              <w:ind w:right="4"/>
              <w:rPr>
                <w:rFonts w:ascii="Arial" w:cs="Arial" w:eastAsia="Arial" w:hAnsi="Arial"/>
              </w:rPr>
            </w:pPr>
            <w:r w:rsidDel="00000000" w:rsidR="00000000" w:rsidRPr="00000000">
              <w:rPr>
                <w:rFonts w:ascii="Arial" w:cs="Arial" w:eastAsia="Arial" w:hAnsi="Arial"/>
                <w:rtl w:val="0"/>
              </w:rPr>
              <w:t xml:space="preserve">3 – 5</w:t>
            </w:r>
          </w:p>
        </w:tc>
      </w:tr>
    </w:tbl>
    <w:p w:rsidR="00000000" w:rsidDel="00000000" w:rsidP="00000000" w:rsidRDefault="00000000" w:rsidRPr="00000000" w14:paraId="000015C1">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5C2">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5C3">
      <w:pPr>
        <w:pStyle w:val="Heading2"/>
        <w:ind w:left="-90" w:firstLine="0"/>
        <w:rPr>
          <w:vertAlign w:val="baseline"/>
        </w:rPr>
      </w:pPr>
      <w:bookmarkStart w:colFirst="0" w:colLast="0" w:name="_heading=h.2xn8ts7" w:id="272"/>
      <w:bookmarkEnd w:id="272"/>
      <w:r w:rsidDel="00000000" w:rsidR="00000000" w:rsidRPr="00000000">
        <w:rPr>
          <w:rtl w:val="0"/>
        </w:rPr>
        <w:t xml:space="preserve">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5C4">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5C5">
      <w:pPr>
        <w:pStyle w:val="Heading2"/>
        <w:ind w:left="-90" w:firstLine="0"/>
        <w:rPr>
          <w:vertAlign w:val="baseline"/>
        </w:rPr>
      </w:pPr>
      <w:bookmarkStart w:colFirst="0" w:colLast="0" w:name="_heading=h.1csj400" w:id="273"/>
      <w:bookmarkEnd w:id="273"/>
      <w:r w:rsidDel="00000000" w:rsidR="00000000" w:rsidRPr="00000000">
        <w:rPr>
          <w:rtl w:val="0"/>
        </w:rPr>
        <w:t xml:space="preserve">E.4 </w:t>
      </w:r>
      <w:r w:rsidDel="00000000" w:rsidR="00000000" w:rsidRPr="00000000">
        <w:rPr>
          <w:vertAlign w:val="baseline"/>
          <w:rtl w:val="0"/>
        </w:rPr>
        <w:t xml:space="preserve">Exponential Backoff</w:t>
      </w:r>
    </w:p>
    <w:p w:rsidR="00000000" w:rsidDel="00000000" w:rsidP="00000000" w:rsidRDefault="00000000" w:rsidRPr="00000000" w14:paraId="000015C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5C7">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5C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5C9">
      <w:pPr>
        <w:numPr>
          <w:ilvl w:val="0"/>
          <w:numId w:val="1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5CA">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5CB">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5CC">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5CD">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sdt>
        <w:sdtPr>
          <w:tag w:val="goog_rdk_278"/>
        </w:sdtPr>
        <w:sdtContent>
          <w:commentRangeStart w:id="129"/>
        </w:sdtContent>
      </w:sdt>
      <w:r w:rsidDel="00000000" w:rsidR="00000000" w:rsidRPr="00000000">
        <w:rPr>
          <w:rFonts w:ascii="Arial" w:cs="Arial" w:eastAsia="Arial" w:hAnsi="Arial"/>
          <w:color w:val="333333"/>
          <w:rtl w:val="0"/>
        </w:rPr>
        <w:t xml:space="preserve">maximum backoff (max) time</w:t>
      </w:r>
      <w:commentRangeEnd w:id="129"/>
      <w:r w:rsidDel="00000000" w:rsidR="00000000" w:rsidRPr="00000000">
        <w:commentReference w:id="129"/>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CE">
      <w:pPr>
        <w:numPr>
          <w:ilvl w:val="0"/>
          <w:numId w:val="1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5C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5D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w:t>
      </w:r>
      <w:r w:rsidDel="00000000" w:rsidR="00000000" w:rsidRPr="00000000">
        <w:rPr>
          <w:rFonts w:ascii="Arial" w:cs="Arial" w:eastAsia="Arial" w:hAnsi="Arial"/>
          <w:color w:val="333333"/>
          <w:rtl w:val="0"/>
        </w:rPr>
        <w:t xml:space="preserve">of random number</w:t>
      </w:r>
      <w:r w:rsidDel="00000000" w:rsidR="00000000" w:rsidRPr="00000000">
        <w:rPr>
          <w:rFonts w:ascii="Arial" w:cs="Arial" w:eastAsia="Arial" w:hAnsi="Arial"/>
          <w:color w:val="333333"/>
          <w:rtl w:val="0"/>
        </w:rPr>
        <w:t xml:space="preserve"> ran is recalculated after each retry. The random number (ran) should be no larger than the scaling factor (sf).</w:t>
      </w:r>
    </w:p>
    <w:p w:rsidR="00000000" w:rsidDel="00000000" w:rsidP="00000000" w:rsidRDefault="00000000" w:rsidRPr="00000000" w14:paraId="000015D1">
      <w:pPr>
        <w:pStyle w:val="Heading1"/>
        <w:spacing w:after="360" w:before="360" w:lineRule="auto"/>
        <w:ind w:left="0" w:firstLine="0"/>
        <w:rPr/>
      </w:pPr>
      <w:bookmarkStart w:colFirst="0" w:colLast="0" w:name="_heading=h.sg1xgdru14ui" w:id="274"/>
      <w:bookmarkEnd w:id="274"/>
      <w:r w:rsidDel="00000000" w:rsidR="00000000" w:rsidRPr="00000000">
        <w:rPr>
          <w:rtl w:val="0"/>
        </w:rPr>
        <w:t xml:space="preserve">Appendix F. Notices</w:t>
      </w:r>
    </w:p>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5D4">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75">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76">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5D5">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5D6">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5D8">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77">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78">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5DD">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DE">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DF">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E0">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0"/>
        </w:rPr>
      </w:pPr>
      <w:bookmarkStart w:colFirst="0" w:colLast="0" w:name="_heading=h.3ws6mnt" w:id="275"/>
      <w:bookmarkEnd w:id="275"/>
      <w:r w:rsidDel="00000000" w:rsidR="00000000" w:rsidRPr="00000000">
        <w:rPr>
          <w:rtl w:val="0"/>
        </w:rPr>
      </w:r>
    </w:p>
    <w:p w:rsidR="00000000" w:rsidDel="00000000" w:rsidP="00000000" w:rsidRDefault="00000000" w:rsidRPr="00000000" w14:paraId="000015E1">
      <w:pPr>
        <w:rPr>
          <w:rFonts w:ascii="Arial" w:cs="Arial" w:eastAsia="Arial" w:hAnsi="Arial"/>
          <w:b w:val="0"/>
        </w:rPr>
      </w:pPr>
      <w:r w:rsidDel="00000000" w:rsidR="00000000" w:rsidRPr="00000000">
        <w:rPr>
          <w:rtl w:val="0"/>
        </w:rPr>
      </w:r>
    </w:p>
    <w:p w:rsidR="00000000" w:rsidDel="00000000" w:rsidP="00000000" w:rsidRDefault="00000000" w:rsidRPr="00000000" w14:paraId="000015E2">
      <w:pPr>
        <w:rPr>
          <w:rFonts w:ascii="Arial" w:cs="Arial" w:eastAsia="Arial" w:hAnsi="Arial"/>
          <w:b w:val="0"/>
        </w:rPr>
      </w:pPr>
      <w:r w:rsidDel="00000000" w:rsidR="00000000" w:rsidRPr="00000000">
        <w:rPr>
          <w:rtl w:val="0"/>
        </w:rPr>
      </w:r>
    </w:p>
    <w:p w:rsidR="00000000" w:rsidDel="00000000" w:rsidP="00000000" w:rsidRDefault="00000000" w:rsidRPr="00000000" w14:paraId="000015E3">
      <w:pPr>
        <w:rPr>
          <w:rFonts w:ascii="Arial" w:cs="Arial" w:eastAsia="Arial" w:hAnsi="Arial"/>
          <w:b w:val="0"/>
        </w:rPr>
      </w:pPr>
      <w:r w:rsidDel="00000000" w:rsidR="00000000" w:rsidRPr="00000000">
        <w:rPr>
          <w:rtl w:val="0"/>
        </w:rPr>
      </w:r>
    </w:p>
    <w:p w:rsidR="00000000" w:rsidDel="00000000" w:rsidP="00000000" w:rsidRDefault="00000000" w:rsidRPr="00000000" w14:paraId="000015E4">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ide.lenzarini@u-blox.com" w:id="114" w:date="2023-10-26T13:21:10Z">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52" w:date="2023-10-26T13:32:41Z">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72" w:date="2023-10-20T09:26:02Z">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Andrew Banks" w:id="68" w:date="2023-11-06T14:43:32Z">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69" w:date="2023-11-15T07:50:29Z">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Andrew Banks" w:id="70" w:date="2023-11-06T14:43:32Z">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71" w:date="2023-11-15T07:50:29Z">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davide.lenzarini@u-blox.com" w:id="112" w:date="2023-10-26T12:59:51Z">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 if a will topic or a will message was not previously defined? If it works normally this can be used as an alternative to the lost of WILLTOPICREQ and WILLMGSREQ</w:t>
      </w:r>
    </w:p>
  </w:comment>
  <w:comment w:author="davide.lenzarini@u-blox.com" w:id="30" w:date="2023-10-26T12:43:19Z">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davide.lenzarini@u-blox.com" w:id="127" w:date="2023-10-26T12:54:02Z">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Andrew Banks" w:id="13" w:date="2023-11-13T10:24:13Z">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Presumably ADVERTISE, GWINFO and SEARCHGW must be written to the broadcast address only and it is a protocol error if they are written to a direct address. We should say in this part of the Spec that theory implementation is OPTIONAL.</w:t>
      </w:r>
    </w:p>
  </w:comment>
  <w:comment w:author="davide.lenzarini@u-blox.com" w:id="14" w:date="2023-11-29T19:21:28Z">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covered by https://issues.oasis-open.org/browse/MQTT-605</w:t>
      </w:r>
    </w:p>
  </w:comment>
  <w:comment w:author="Andrew Banks" w:id="116" w:date="2023-11-20T11:25:40Z">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must send only one retransmittable packet at a time other wise we might not preserve message order. The same goes for CONNECT, SUBSCRIBE and UNSUBSCRIBE packets, otherwise a subscribe might be received in the gateway before the connect has been processed or the order of subscribe and unsubscribe might be reversed.</w:t>
      </w:r>
    </w:p>
  </w:comment>
  <w:comment w:author="davide.lenzarini@u-blox.com" w:id="29" w:date="2023-10-26T12:43:11Z">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Andrew Banks" w:id="16" w:date="2023-10-20T12:15:56Z">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up a session" should be "create or continue a Session"</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Packet sent by a client MUST be a CONNEC T Packet. </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Client sends or receives a DISCONNECT Packet then the next Packet it sends MUST be a CONNECT Packet.</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NOT send a CONNECT Packet.</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Gateway receives a subsequent CONNECT Packet, it uses this in place of any previous one. Note that the subsequent CONNECT packet may have been sent prior to the previous one, so the values from the CONNECT Packet used by the Gateway may not by the latest ones sent by the Client.</w:t>
      </w:r>
    </w:p>
  </w:comment>
  <w:comment w:author="davide.lenzarini@u-blox.com" w:id="17" w:date="2023-10-26T12:26:14Z">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 can send as first packet a PUBLISH OUT OF BAND packet as it does not require a session in place, right?</w:t>
      </w:r>
    </w:p>
  </w:comment>
  <w:comment w:author="davide.lenzarini@u-blox.com" w:id="106" w:date="2023-11-29T08:42:08Z">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flowchart TD</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A[Disconnect] --&gt;|CONNECT| B(Active)</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A</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with session expiry interval &gt;0| C(Asleep)</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--&gt;|CONNECT| B</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--&gt;|TIMEOUT| D[Lost]</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--&gt;|PINGREQ| E[Awake]</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--&gt;|DISCONNECT| A</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--&gt;|CONNECT| B</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--&gt;|TIMEOUT| D</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--&gt;|PINGRESP| C</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--&gt;|TIMEOUT| D</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--&gt;|DISCONNECT| A</w:t>
      </w:r>
    </w:p>
  </w:comment>
  <w:comment w:author="Stefan Hagen" w:id="107" w:date="2023-12-08T16:00:50Z">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give it a try ...</w:t>
      </w:r>
    </w:p>
  </w:comment>
  <w:comment w:author="davide.lenzarini@u-blox.com" w:id="0" w:date="2023-12-08T14:05:17Z">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Stefan Hagen" w:id="126" w:date="2023-10-12T19:28:02Z">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Stefan Hagen" w:id="99" w:date="2023-10-12T19:20:15Z">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davide.lenzarini@u-blox.com" w:id="129" w:date="2023-10-05T18:10:12Z">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recommended maximum backoff time?</w:t>
      </w:r>
    </w:p>
  </w:comment>
  <w:comment w:author="Stefan Hagen" w:id="74" w:date="2023-11-16T16:45:21Z">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William Yang" w:id="84" w:date="2023-11-24T10:42:24Z">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we need to mention latency here? how do we define low latency? sub second?</w:t>
      </w:r>
    </w:p>
  </w:comment>
  <w:comment w:author="Stefan Hagen" w:id="73" w:date="2023-11-16T16:44:45Z">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rewrite as Informative (anywhere we have non-normative)</w:t>
      </w:r>
    </w:p>
  </w:comment>
  <w:comment w:author="davide.lenzarini@u-blox.com" w:id="118" w:date="2023-11-16T16:39:02Z">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clearly indicate that the support for "broadcast" is optional</w:t>
      </w:r>
    </w:p>
  </w:comment>
  <w:comment w:author="davide.lenzarini@u-blox.com" w:id="128" w:date="2023-10-05T18:07:12Z">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35" w:date="2023-11-09T16:46:03Z">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know that it can be sent in broadcast/multicast. Can we clearly state it in the document?</w:t>
      </w:r>
    </w:p>
  </w:comment>
  <w:comment w:author="Andrew Banks" w:id="36" w:date="2023-11-10T12:02:00Z">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add this to the list of Optional features in section 3.22  if it is optional.</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the receiver do if the packet was received on something other than the Broadcast address?</w:t>
      </w:r>
    </w:p>
  </w:comment>
  <w:comment w:author="davide.lenzarini@u-blox.com" w:id="37" w:date="2023-11-15T07:54:45Z">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Publish MINUS-1 and the publish OOO can also be received with a normal destination address, right?</w:t>
      </w:r>
    </w:p>
  </w:comment>
  <w:comment w:author="Andrew Banks" w:id="38" w:date="2023-11-15T11:20:03Z">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clarify what "Reference from 1.2" means? There is no section 1.2 in this document.</w:t>
      </w:r>
    </w:p>
  </w:comment>
  <w:comment w:author="davide.lenzarini@u-blox.com" w:id="39" w:date="2023-11-16T16:35:31Z">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Broadcast is a concept available in UDP but not on other transports like DTLS or non-Ip or QUIC. "broadcast" should be considered optional</w:t>
      </w:r>
    </w:p>
  </w:comment>
  <w:comment w:author="Andrew Banks" w:id="18" w:date="2023-10-20T12:31:39Z">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9" w:date="2023-11-02T14:57:14Z">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20" w:date="2023-11-03T14:17:50Z">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davide.lenzarini@u-blox.com" w:id="53" w:date="2023-10-26T13:33:52Z">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77" w:date="2023-10-12T14:55:18Z">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actually "terminating" per previous discussions</w:t>
      </w:r>
    </w:p>
  </w:comment>
  <w:comment w:author="Stefan Hagen" w:id="78" w:date="2023-10-12T19:04:59Z">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align the language used between describing the components, client / server types. </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when we write "There are three kinds of ... components" we imply a usefulness in that statement (of classifying into three kinds). The subsequent "We can differentiate between three types of MQTT-SN server ..." reads comparatively wishy-washy. </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IMO we should embrace repetition instead of the journalist variatits (kind vs. type).</w:t>
      </w:r>
    </w:p>
  </w:comment>
  <w:comment w:author="Simon Johnson" w:id="79" w:date="2023-10-20T08:52:52Z">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should be referring to Gateways / Brokers as servers IMHO. Lets discuss...</w:t>
      </w:r>
    </w:p>
  </w:comment>
  <w:comment w:author="Stefan Hagen" w:id="109" w:date="2023-10-12T19:24:12Z">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session expiration time the minimal or (I assume) the maximal time for retaining?</w:t>
      </w:r>
    </w:p>
  </w:comment>
  <w:comment w:author="davide.lenzarini@u-blox.com" w:id="110" w:date="2023-11-02T17:17:37Z">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say it is the maximal time for retaining</w:t>
      </w:r>
    </w:p>
  </w:comment>
  <w:comment w:author="davide.lenzarini@u-blox.com" w:id="50" w:date="2023-10-26T13:33:37Z">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44" w:date="2023-10-05T15:53:19Z">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clearly exclude the possibility that this message is replied back in case of error for PUBLISH QoS-1, right?</w:t>
      </w:r>
    </w:p>
  </w:comment>
  <w:comment w:author="Simon Johnson" w:id="45" w:date="2023-10-12T14:39:25Z">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an exclusion statement, lets discuss on call</w:t>
      </w:r>
    </w:p>
  </w:comment>
  <w:comment w:author="davide.lenzarini@u-blox.com" w:id="113" w:date="2023-10-05T17:47:17Z">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davide.lenzarini@u-blox.com" w:id="62" w:date="2023-10-26T13:34:00Z">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63" w:date="2023-11-03T11:04:52Z">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on call, maybe aligned with the return code work</w:t>
      </w:r>
    </w:p>
  </w:comment>
  <w:comment w:author="davide.lenzarini@u-blox.com" w:id="120" w:date="2023-10-05T17:55:10Z">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2" w:date="2023-10-05T17:57:41Z">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davide.lenzarini@u-blox.com" w:id="33" w:date="2023-10-26T13:33:19Z">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11" w:date="2023-10-26T13:33:10Z">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12" w:date="2023-11-02T14:18:27Z">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reasonable, but lets clarify on the call to fully understand. (need to be aware of predefined, short and normal alias')</w:t>
      </w:r>
    </w:p>
  </w:comment>
  <w:comment w:author="davide.lenzarini@u-blox.com" w:id="65" w:date="2023-10-05T15:57:55Z">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66" w:date="2023-10-20T08:48:53Z">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67" w:date="2023-10-20T11:31:25Z">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121" w:date="2023-10-05T17:56:10Z">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the transition Awake-&gt;Active is not present in Figure 4. Do I miss something?</w:t>
      </w:r>
    </w:p>
  </w:comment>
  <w:comment w:author="Simon Johnson" w:id="82" w:date="2023-10-12T14:55:47Z">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Simon Johnson" w:id="83" w:date="2023-10-12T15:46:02Z">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Esnure we have worlds to describe the packets required to be protect in order to comply with a protected GW implemenation</w:t>
      </w:r>
    </w:p>
  </w:comment>
  <w:comment w:author="William Yang" w:id="119" w:date="2023-11-02T15:34:21Z">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there is no other gateway(s).</w:t>
      </w:r>
    </w:p>
  </w:comment>
  <w:comment w:author="davide.lenzarini@u-blox.com" w:id="103" w:date="2023-10-05T17:40:48Z">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imon Johnson" w:id="104" w:date="2023-11-02T14:44:11Z">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5" w:date="2023-11-03T14:19:14Z">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marked as resolved?</w:t>
      </w:r>
    </w:p>
  </w:comment>
  <w:comment w:author="davide.lenzarini@u-blox.com" w:id="31" w:date="2023-10-05T15:34:00Z">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32" w:date="2023-10-26T12:55:29Z">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tefan Hagen" w:id="88" w:date="2023-10-12T19:15:52Z">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89" w:date="2023-10-20T08:59:01Z">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0" w:date="2023-10-20T08:59:10Z">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8" w:date="2023-10-05T15:17:42Z">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references to MQTT5 reason codes not defined in the document. We need a MQTT-SN reason codes range to be reserved with MQTT 5 committee.</w:t>
      </w:r>
    </w:p>
  </w:comment>
  <w:comment w:author="Simon Johnson" w:id="9" w:date="2023-10-12T14:25:11Z">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WIP per the workshop</w:t>
      </w:r>
    </w:p>
  </w:comment>
  <w:comment w:author="davide.lenzarini@u-blox.com" w:id="10" w:date="2023-11-29T07:53:32Z">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topic is covered by https://issues.oasis-open.org/browse/MQTT-560</w:t>
      </w:r>
    </w:p>
  </w:comment>
  <w:comment w:author="davide.lenzarini@u-blox.com" w:id="123" w:date="2023-10-05T17:51:33Z">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64" w:date="2023-10-26T13:34:12Z">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41" w:date="2023-11-15T11:25:30Z">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PUBLISH OUT OF BAND also be sent to the broadcast address like PUBLISH MINUS 1? If not then the two a re quite different. If So then there seems to be a case for omitting PUBLISH MINUS 1 from the specification.</w:t>
      </w:r>
    </w:p>
  </w:comment>
  <w:comment w:author="Andrew Banks" w:id="42" w:date="2023-11-15T11:31:02Z">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stated above that this packet can be received with no Session present in the Gateway or Broker.</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that it could flow before a connect packet has started or continued a session? If so how is authentication and authorisation performed? How is any feedback provided to the sender that would cause a disconnect eg that the message is to big.</w:t>
      </w:r>
    </w:p>
  </w:comment>
  <w:comment w:author="davide.lenzarini@u-blox.com" w:id="43" w:date="2023-11-16T15:18:36Z">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at the moment a use case for PUBLISH OOB sent in broadcast.</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PUBLISH OOB is sent inside a PROTECTION packet it can be sent/received without a session established</w:t>
      </w:r>
    </w:p>
  </w:comment>
  <w:comment w:author="davide.lenzarini@u-blox.com" w:id="26" w:date="2023-10-05T15:36:31Z">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 on the GW capability to send messages to a client: If the messages sent from the GW are unsolicited (i.e. not following a message sent by the client) and the transport layer is UDP and the Clients and the Gateways are on different subnets of the Internet, they will not reach the Client. In fact, in this condition, normally on the client side all unsolicited UDP traffic incoming is dropped to avoid UDP flood DoS. This is affecting the WILLTOPICREQ, WILLMSGREQ, REGISTER, ADVERTISE. Furthermore, the SEARCHGW and ADVERTISE broadcast will be dropped outside the source network.</w:t>
      </w:r>
    </w:p>
  </w:comment>
  <w:comment w:author="Stefan Hagen" w:id="27" w:date="2023-10-12T18:49:31Z">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assume, as this is UDP, the GW does fire and forget anyway, correct?</w:t>
      </w:r>
    </w:p>
  </w:comment>
  <w:comment w:author="davide.lenzarini@u-blox.com" w:id="28" w:date="2023-10-26T12:39:37Z">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davide.lenzarini@u-blox.com" w:id="100" w:date="2023-10-05T17:39:33Z">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davide.lenzarini@u-blox.com" w:id="101" w:date="2023-10-05T17:39:46Z">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Andrew Banks" w:id="21" w:date="2023-10-20T12:41:18Z">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2" w:date="2023-11-02T14:12:55Z">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3" w:date="2023-11-02T14:52:40Z">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4" w:date="2023-11-02T14:53:30Z">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5" w:date="2023-11-02T15:58:55Z">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94" w:date="2023-10-26T16:13:52Z">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network has high latency and/or big error rate the number of flights should be minimized in order to avoid a dramatic impact on the battery. We should explore options to minimize the number of flights in the CONNECT procedure. Considering also that the CONNECT procedure may be required in some case only ONCE in the lifetime of a MQTT-SN v2.0 device</w:t>
      </w:r>
    </w:p>
  </w:comment>
  <w:comment w:author="Simon Johnson" w:id="93" w:date="2023-10-26T15:40:32Z">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 that all multiphase message exchanges are governed by the timers</w:t>
      </w:r>
    </w:p>
  </w:comment>
  <w:comment w:author="Simon Johnson" w:id="115" w:date="2023-10-26T15:42:53Z">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we provide detailed example of how this related to example phases</w:t>
      </w:r>
    </w:p>
  </w:comment>
  <w:comment w:author="Simon Johnson" w:id="15" w:date="2023-10-26T15:59:20Z">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 new CONNECT packet to inline WILL information within the context of the CONNECT</w:t>
      </w:r>
    </w:p>
  </w:comment>
  <w:comment w:author="Stefan Hagen" w:id="6" w:date="2023-12-08T16:41:32Z">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Stefan Hagen" w:id="7" w:date="2023-12-08T16:41:04Z">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use a sequence diagram or an ordered (honest) list for this easy sequence statement.</w:t>
      </w:r>
    </w:p>
  </w:comment>
  <w:comment w:author="davide.lenzarini@u-blox.com" w:id="34" w:date="2023-12-08T14:38:40Z">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chapter including as subchapters the different publish packets?</w:t>
      </w:r>
    </w:p>
  </w:comment>
  <w:comment w:author="davide.lenzarini@u-blox.com" w:id="4" w:date="2023-11-29T16:26:21Z">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3" w:date="2023-11-29T16:27:19Z">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102" w:date="2023-11-03T11:06:34Z">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tefan Hagen" w:id="97" w:date="2023-11-03T17:04:15Z">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ensure we spell out gateway and similar everywhere in the prose.</w:t>
      </w:r>
    </w:p>
  </w:comment>
  <w:comment w:author="davide.lenzarini@u-blox.com" w:id="2" w:date="2023-12-08T14:25:46Z">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William Yang" w:id="98" w:date="2023-11-02T13:31:00Z">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 look like it is 'MUST'</w:t>
      </w:r>
    </w:p>
  </w:comment>
  <w:comment w:author="Simon Johnson" w:id="91" w:date="2023-10-26T15:28:00Z">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part if the document where we refer to logical connection?</w:t>
      </w:r>
    </w:p>
  </w:comment>
  <w:comment w:author="davide.lenzarini@u-blox.com" w:id="111" w:date="2023-10-26T14:45:49Z">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an alternative solution if the requests are not received by the Client</w:t>
      </w:r>
    </w:p>
  </w:comment>
  <w:comment w:author="Stefan Hagen" w:id="76" w:date="2023-12-08T15:52:39Z">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simplify the diagram: Scopes with boxes connected by arrows crossing these borders or not are nice, but as soon as a box is displayed as crossing a border itself to me the diagram becomes noisy and unclear. Maybe just add a note in the surrounding prose if not already present?</w:t>
      </w:r>
    </w:p>
  </w:comment>
  <w:comment w:author="Andrew Banks" w:id="117" w:date="2023-11-20T11:19:30Z">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will need to retransmit PUBLISH Qos=1  where no PUBACK is received and PUBLISH Qos=2 packets where no PUBREC is received. The gateway also needs to retransmit a PUBREL of no PUBCOMP is received.</w:t>
      </w:r>
    </w:p>
  </w:comment>
  <w:comment w:author="Simon Johnson" w:id="54" w:date="2023-10-12T14:50:37Z">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5" w:date="2023-10-12T14:50:37Z">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6" w:date="2023-10-12T14:50:37Z">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7" w:date="2023-10-12T14:50:37Z">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8" w:date="2023-10-12T14:50:37Z">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9" w:date="2023-10-12T14:50:37Z">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0" w:date="2023-10-12T14:50:37Z">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1" w:date="2023-10-12T14:50:37Z">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5" w:date="2023-12-08T14:31:19Z">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6" w:date="2023-10-12T14:40:30Z">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7" w:date="2023-10-12T14:40:30Z">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8" w:date="2023-10-12T14:40:30Z">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9" w:date="2023-10-12T14:40:30Z">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51" w:date="2023-10-12T14:40:30Z">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tefan Hagen" w:id="108" w:date="2023-11-16T15:45:18Z">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source file?</w:t>
      </w:r>
    </w:p>
  </w:comment>
  <w:comment w:author="Stefan Hagen" w:id="80" w:date="2023-11-16T15:43:09Z">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1" w:date="2023-12-08T15:53:24Z">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tefan Hagen" w:id="95" w:date="2023-11-16T15:44:35Z">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Stefan Hagen" w:id="75" w:date="2023-11-16T15:42:37Z">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and where is the source file for this resource (diagram)?</w:t>
      </w:r>
    </w:p>
  </w:comment>
  <w:comment w:author="Stefan Hagen" w:id="96" w:date="2023-11-16T15:44:43Z">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Stefan Hagen" w:id="125" w:date="2023-11-16T15:45:39Z">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source file(s)?</w:t>
      </w:r>
    </w:p>
  </w:comment>
  <w:comment w:author="Stefan Hagen" w:id="92" w:date="2023-11-16T15:44:13Z">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 time is a charm: The source file for this figure we do need.</w:t>
      </w:r>
    </w:p>
  </w:comment>
  <w:comment w:author="davide.lenzarini@u-blox.com" w:id="124" w:date="2023-11-23T16:47:48Z">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slided in multiple images</w:t>
      </w:r>
    </w:p>
  </w:comment>
  <w:comment w:author="davide.lenzarini@u-blox.com" w:id="86" w:date="2023-11-23T17:39:04Z">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87" w:date="2023-11-23T17:42:22Z">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Andrew Banks" w:id="40" w:date="2023-11-10T11:52:00Z">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clarify what "certain topic" means. Does it just mean a Topic?</w:t>
      </w:r>
    </w:p>
  </w:comment>
  <w:comment w:author="davide.lenzarini@u-blox.com" w:id="85" w:date="2023-11-23T17:39:40Z">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Is there a recommended way to test whether an MQTT CONNECT is being sent to an MQTT-SN Gateway</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 MQTT-SN CONNECT is being sent to an MQTT Server?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5EA" w15:done="0"/>
  <w15:commentEx w15:paraId="000015EB" w15:done="0"/>
  <w15:commentEx w15:paraId="000015EC" w15:done="0"/>
  <w15:commentEx w15:paraId="000015ED" w15:done="0"/>
  <w15:commentEx w15:paraId="000015F0" w15:paraIdParent="000015ED" w15:done="0"/>
  <w15:commentEx w15:paraId="000015F1" w15:done="0"/>
  <w15:commentEx w15:paraId="000015F4" w15:paraIdParent="000015F1" w15:done="0"/>
  <w15:commentEx w15:paraId="000015F5" w15:done="0"/>
  <w15:commentEx w15:paraId="000015F6" w15:done="0"/>
  <w15:commentEx w15:paraId="000015F7" w15:done="0"/>
  <w15:commentEx w15:paraId="000015F8" w15:done="0"/>
  <w15:commentEx w15:paraId="000015F9" w15:paraIdParent="000015F8" w15:done="0"/>
  <w15:commentEx w15:paraId="000015FA" w15:done="0"/>
  <w15:commentEx w15:paraId="000015FB" w15:done="0"/>
  <w15:commentEx w15:paraId="00001604" w15:done="0"/>
  <w15:commentEx w15:paraId="00001605" w15:paraIdParent="00001604" w15:done="0"/>
  <w15:commentEx w15:paraId="00001612" w15:done="0"/>
  <w15:commentEx w15:paraId="00001613" w15:paraIdParent="00001612" w15:done="0"/>
  <w15:commentEx w15:paraId="00001614" w15:done="0"/>
  <w15:commentEx w15:paraId="00001615" w15:done="0"/>
  <w15:commentEx w15:paraId="00001616" w15:done="0"/>
  <w15:commentEx w15:paraId="0000161B" w15:done="0"/>
  <w15:commentEx w15:paraId="0000161C" w15:done="0"/>
  <w15:commentEx w15:paraId="0000161D" w15:done="0"/>
  <w15:commentEx w15:paraId="0000161E" w15:done="0"/>
  <w15:commentEx w15:paraId="0000161F" w15:done="0"/>
  <w15:commentEx w15:paraId="00001620" w15:done="0"/>
  <w15:commentEx w15:paraId="00001621" w15:done="0"/>
  <w15:commentEx w15:paraId="00001622" w15:done="0"/>
  <w15:commentEx w15:paraId="00001625" w15:paraIdParent="00001622" w15:done="0"/>
  <w15:commentEx w15:paraId="00001626" w15:paraIdParent="00001622" w15:done="0"/>
  <w15:commentEx w15:paraId="00001627" w15:paraIdParent="00001622" w15:done="0"/>
  <w15:commentEx w15:paraId="00001628" w15:paraIdParent="00001622" w15:done="0"/>
  <w15:commentEx w15:paraId="0000162F" w15:done="0"/>
  <w15:commentEx w15:paraId="00001630" w15:paraIdParent="0000162F" w15:done="0"/>
  <w15:commentEx w15:paraId="00001632" w15:paraIdParent="0000162F" w15:done="0"/>
  <w15:commentEx w15:paraId="00001633" w15:done="0"/>
  <w15:commentEx w15:paraId="00001634" w15:done="0"/>
  <w15:commentEx w15:paraId="00001637" w15:paraIdParent="00001634" w15:done="0"/>
  <w15:commentEx w15:paraId="00001638" w15:paraIdParent="00001634" w15:done="0"/>
  <w15:commentEx w15:paraId="00001639" w15:done="0"/>
  <w15:commentEx w15:paraId="0000163A" w15:paraIdParent="00001639" w15:done="0"/>
  <w15:commentEx w15:paraId="0000163B" w15:done="0"/>
  <w15:commentEx w15:paraId="0000163C" w15:done="0"/>
  <w15:commentEx w15:paraId="0000163D" w15:paraIdParent="0000163C" w15:done="0"/>
  <w15:commentEx w15:paraId="0000163E" w15:done="0"/>
  <w15:commentEx w15:paraId="0000163F" w15:done="0"/>
  <w15:commentEx w15:paraId="00001640" w15:paraIdParent="0000163F" w15:done="0"/>
  <w15:commentEx w15:paraId="00001641" w15:done="0"/>
  <w15:commentEx w15:paraId="00001642" w15:done="0"/>
  <w15:commentEx w15:paraId="00001643" w15:done="0"/>
  <w15:commentEx w15:paraId="00001644" w15:done="0"/>
  <w15:commentEx w15:paraId="00001645" w15:paraIdParent="00001644" w15:done="0"/>
  <w15:commentEx w15:paraId="00001646" w15:done="0"/>
  <w15:commentEx w15:paraId="00001647" w15:paraIdParent="00001646" w15:done="0"/>
  <w15:commentEx w15:paraId="00001648" w15:paraIdParent="00001646" w15:done="0"/>
  <w15:commentEx w15:paraId="00001649" w15:done="0"/>
  <w15:commentEx w15:paraId="0000164A" w15:done="0"/>
  <w15:commentEx w15:paraId="0000164B" w15:paraIdParent="0000164A" w15:done="0"/>
  <w15:commentEx w15:paraId="0000164C" w15:done="0"/>
  <w15:commentEx w15:paraId="0000164D" w15:done="0"/>
  <w15:commentEx w15:paraId="0000164E" w15:paraIdParent="0000164D" w15:done="0"/>
  <w15:commentEx w15:paraId="00001650" w15:paraIdParent="0000164D" w15:done="0"/>
  <w15:commentEx w15:paraId="00001653" w15:done="0"/>
  <w15:commentEx w15:paraId="00001654" w15:paraIdParent="00001653" w15:done="0"/>
  <w15:commentEx w15:paraId="00001659" w15:done="0"/>
  <w15:commentEx w15:paraId="0000165A" w15:paraIdParent="00001659" w15:done="0"/>
  <w15:commentEx w15:paraId="0000165B" w15:paraIdParent="00001659" w15:done="0"/>
  <w15:commentEx w15:paraId="0000165C" w15:done="0"/>
  <w15:commentEx w15:paraId="0000165D" w15:paraIdParent="0000165C" w15:done="0"/>
  <w15:commentEx w15:paraId="0000165E" w15:paraIdParent="0000165C" w15:done="0"/>
  <w15:commentEx w15:paraId="0000165F" w15:done="0"/>
  <w15:commentEx w15:paraId="00001660" w15:done="0"/>
  <w15:commentEx w15:paraId="00001661" w15:done="0"/>
  <w15:commentEx w15:paraId="00001664" w15:paraIdParent="00001661" w15:done="0"/>
  <w15:commentEx w15:paraId="00001666" w15:paraIdParent="00001661" w15:done="0"/>
  <w15:commentEx w15:paraId="00001667" w15:done="0"/>
  <w15:commentEx w15:paraId="00001668" w15:paraIdParent="00001667" w15:done="0"/>
  <w15:commentEx w15:paraId="00001669" w15:paraIdParent="00001667" w15:done="0"/>
  <w15:commentEx w15:paraId="0000166A" w15:done="0"/>
  <w15:commentEx w15:paraId="0000166B" w15:done="0"/>
  <w15:commentEx w15:paraId="0000166C" w15:done="0"/>
  <w15:commentEx w15:paraId="0000166D" w15:paraIdParent="0000166C" w15:done="0"/>
  <w15:commentEx w15:paraId="0000166E" w15:paraIdParent="0000166C" w15:done="0"/>
  <w15:commentEx w15:paraId="0000166F" w15:paraIdParent="0000166C" w15:done="0"/>
  <w15:commentEx w15:paraId="00001671" w15:paraIdParent="0000166C" w15:done="0"/>
  <w15:commentEx w15:paraId="00001672" w15:done="0"/>
  <w15:commentEx w15:paraId="00001673" w15:done="0"/>
  <w15:commentEx w15:paraId="00001674" w15:done="0"/>
  <w15:commentEx w15:paraId="00001675" w15:done="0"/>
  <w15:commentEx w15:paraId="00001676" w15:done="0"/>
  <w15:commentEx w15:paraId="00001677" w15:done="0"/>
  <w15:commentEx w15:paraId="00001678" w15:done="0"/>
  <w15:commentEx w15:paraId="00001679" w15:done="0"/>
  <w15:commentEx w15:paraId="0000167A" w15:done="0"/>
  <w15:commentEx w15:paraId="0000167B" w15:done="0"/>
  <w15:commentEx w15:paraId="0000167C" w15:done="0"/>
  <w15:commentEx w15:paraId="0000167D" w15:done="0"/>
  <w15:commentEx w15:paraId="0000167E" w15:done="0"/>
  <w15:commentEx w15:paraId="0000167F" w15:done="0"/>
  <w15:commentEx w15:paraId="00001680" w15:done="0"/>
  <w15:commentEx w15:paraId="00001681" w15:done="0"/>
  <w15:commentEx w15:paraId="00001682" w15:done="0"/>
  <w15:commentEx w15:paraId="00001683" w15:done="0"/>
  <w15:commentEx w15:paraId="00001684" w15:done="0"/>
  <w15:commentEx w15:paraId="00001685" w15:done="0"/>
  <w15:commentEx w15:paraId="00001686" w15:done="0"/>
  <w15:commentEx w15:paraId="00001687" w15:done="0"/>
  <w15:commentEx w15:paraId="00001688" w15:done="0"/>
  <w15:commentEx w15:paraId="00001689" w15:done="0"/>
  <w15:commentEx w15:paraId="0000168A" w15:done="0"/>
  <w15:commentEx w15:paraId="0000168B" w15:done="0"/>
  <w15:commentEx w15:paraId="0000168C" w15:done="0"/>
  <w15:commentEx w15:paraId="0000168D" w15:done="0"/>
  <w15:commentEx w15:paraId="0000168E" w15:done="0"/>
  <w15:commentEx w15:paraId="0000168F" w15:done="0"/>
  <w15:commentEx w15:paraId="00001690" w15:done="0"/>
  <w15:commentEx w15:paraId="00001691" w15:done="0"/>
  <w15:commentEx w15:paraId="00001692" w15:done="0"/>
  <w15:commentEx w15:paraId="00001693" w15:paraIdParent="00001692" w15:done="0"/>
  <w15:commentEx w15:paraId="00001694" w15:done="0"/>
  <w15:commentEx w15:paraId="00001695" w15:done="0"/>
  <w15:commentEx w15:paraId="00001696" w15:done="0"/>
  <w15:commentEx w15:paraId="00001697" w15:done="0"/>
  <w15:commentEx w15:paraId="00001698" w15:done="0"/>
  <w15:commentEx w15:paraId="00001699" w15:done="0"/>
  <w15:commentEx w15:paraId="0000169B" w15:done="0"/>
  <w15:commentEx w15:paraId="0000169D" w15:paraIdParent="0000169B" w15:done="0"/>
  <w15:commentEx w15:paraId="0000169E" w15:done="0"/>
  <w15:commentEx w15:paraId="000016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sdt>
      <w:sdtPr>
        <w:tag w:val="goog_rdk_279"/>
      </w:sdtPr>
      <w:sdtConten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Change w:author="" w:id="35">
              <w:rPr>
                <w:rFonts w:ascii="Liberation Sans" w:cs="Liberation Sans" w:eastAsia="Liberation Sans" w:hAnsi="Liberation Sans"/>
                <w:b w:val="0"/>
                <w:i w:val="0"/>
                <w:smallCaps w:val="0"/>
                <w:strike w:val="0"/>
                <w:color w:val="000000"/>
                <w:sz w:val="16"/>
                <w:szCs w:val="16"/>
                <w:u w:val="none"/>
                <w:shd w:fill="auto" w:val="clear"/>
                <w:vertAlign w:val="baseline"/>
              </w:rPr>
            </w:rPrChange>
          </w:rPr>
          <w:t xml:space="preserve"> </w:t>
        </w:r>
      </w:sdtContent>
    </w:sd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2023</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E8">
    <w:pPr>
      <w:rPr/>
    </w:pPr>
    <w:r w:rsidDel="00000000" w:rsidR="00000000" w:rsidRPr="00000000">
      <w:rPr/>
      <w:drawing>
        <wp:inline distB="114300" distT="114300" distL="114300" distR="114300">
          <wp:extent cx="2200275" cy="4572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1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lang w:val="en"/>
      </w:rPr>
    </w:rPrDefault>
    <w:pPrDefault>
      <w:pPr>
        <w:spacing w:after="80" w:before="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RFC3629"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Unicode"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nvlpubs.nist.gov/nistpubs/FIPS/NIST.FIPS.198-1.pdf" TargetMode="External"/><Relationship Id="rId45" Type="http://schemas.openxmlformats.org/officeDocument/2006/relationships/hyperlink" Target="https://www.rfc-editor.org/rfc/rfc21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48" Type="http://schemas.openxmlformats.org/officeDocument/2006/relationships/hyperlink" Target="https://nvlpubs.nist.gov/nistpubs/SpecialPublications/NIST.SP.800-38b.pdf" TargetMode="External"/><Relationship Id="rId4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www.unicode.org/versions/latest/" TargetMode="External"/><Relationship Id="rId72" Type="http://schemas.openxmlformats.org/officeDocument/2006/relationships/hyperlink" Target="http://www.rfc-editor.org/info/rfc6455" TargetMode="External"/><Relationship Id="rId31" Type="http://schemas.openxmlformats.org/officeDocument/2006/relationships/hyperlink" Target="https://docs.oasis-open.org/mqtt/mqtt-sn/v12.30/csd01/mqtt-sn-v12.30-csd01.docx" TargetMode="External"/><Relationship Id="rId75" Type="http://schemas.openxmlformats.org/officeDocument/2006/relationships/hyperlink" Target="https://www.oasis-open.org/policies-guidelines/ipr/" TargetMode="External"/><Relationship Id="rId30" Type="http://schemas.openxmlformats.org/officeDocument/2006/relationships/hyperlink" Target="https://www.oasis-open.org/policies-guidelines/tc-process#wpComponentsCompLang" TargetMode="External"/><Relationship Id="rId74" Type="http://schemas.openxmlformats.org/officeDocument/2006/relationships/hyperlink" Target="https://www.rfc-editor.org/info/rfc3552" TargetMode="External"/><Relationship Id="rId33" Type="http://schemas.openxmlformats.org/officeDocument/2006/relationships/hyperlink" Target="https://www.oasis-open.org/policies-guidelines/tc-process#wpComponentsGeneral" TargetMode="External"/><Relationship Id="rId77" Type="http://schemas.openxmlformats.org/officeDocument/2006/relationships/hyperlink" Target="https://www.oasis-open.org/" TargetMode="External"/><Relationship Id="rId32" Type="http://schemas.openxmlformats.org/officeDocument/2006/relationships/hyperlink" Target="https://docs.oasis-open.org/mqtt/mqtt-sn/v12.30/mqtt-sn-v12.30.docx" TargetMode="External"/><Relationship Id="rId76" Type="http://schemas.openxmlformats.org/officeDocument/2006/relationships/hyperlink" Target="https://www.oasis-open.org/policies-guidelines/ipr/"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78" Type="http://schemas.openxmlformats.org/officeDocument/2006/relationships/hyperlink" Target="https://www.oasis-open.org/policies-guidelines/trademark/" TargetMode="External"/><Relationship Id="rId71" Type="http://schemas.openxmlformats.org/officeDocument/2006/relationships/hyperlink" Target="http://www.rfc-editor.org/info/rfc3629" TargetMode="External"/><Relationship Id="rId70" Type="http://schemas.openxmlformats.org/officeDocument/2006/relationships/hyperlink" Target="http://www.rfc-editor.org/info/rfc2119" TargetMode="Externa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footer" Target="footer2.xml"/><Relationship Id="rId38" Type="http://schemas.openxmlformats.org/officeDocument/2006/relationships/footer" Target="footer1.xml"/><Relationship Id="rId62" Type="http://schemas.openxmlformats.org/officeDocument/2006/relationships/hyperlink" Target="https://www.oasis-open.org/policies-guidelines/tc-process#wpComponentsConfClause" TargetMode="External"/><Relationship Id="rId61" Type="http://schemas.openxmlformats.org/officeDocument/2006/relationships/image" Target="media/image5.png"/><Relationship Id="rId20" Type="http://schemas.openxmlformats.org/officeDocument/2006/relationships/hyperlink" Target="http://www.microsoft.com" TargetMode="External"/><Relationship Id="rId64" Type="http://schemas.openxmlformats.org/officeDocument/2006/relationships/hyperlink" Target="https://docs.oasis-open.org/templates/TCHandbook/ConformanceGuidelines.html" TargetMode="External"/><Relationship Id="rId63" Type="http://schemas.openxmlformats.org/officeDocument/2006/relationships/hyperlink" Target="https://www.oasis-open.org/policies-guidelines/oasis-defined-terms-2017-05-26#dConformanceClause" TargetMode="External"/><Relationship Id="rId22" Type="http://schemas.openxmlformats.org/officeDocument/2006/relationships/hyperlink" Target="http://docs.oasis-open.org/mqtt/mqtt/v3.1.1/mqtt-v3.1.1.html" TargetMode="External"/><Relationship Id="rId66" Type="http://schemas.openxmlformats.org/officeDocument/2006/relationships/hyperlink" Target="https://www.rfc-editor.org/in-notes/rfc-ref.txt" TargetMode="External"/><Relationship Id="rId21" Type="http://schemas.openxmlformats.org/officeDocument/2006/relationships/hyperlink" Target="https://docs.oasis-open.org/mqtt/mqtt/v5.0/mqtt-v5.0.html" TargetMode="External"/><Relationship Id="rId65" Type="http://schemas.openxmlformats.org/officeDocument/2006/relationships/hyperlink" Target="https://docs.oasis-open.org/templates/ietf-rfc-list/ietf-rfc-list.html" TargetMode="External"/><Relationship Id="rId24" Type="http://schemas.openxmlformats.org/officeDocument/2006/relationships/hyperlink" Target="https://www.oasis-open.org/committees/tc_home.php?wg_abbrev=mqtt#technical" TargetMode="External"/><Relationship Id="rId68" Type="http://schemas.openxmlformats.org/officeDocument/2006/relationships/hyperlink" Target="https://www.rfc-editor.org/info/rfc2119" TargetMode="External"/><Relationship Id="rId23" Type="http://schemas.openxmlformats.org/officeDocument/2006/relationships/hyperlink" Target="https://www.oasis-open.org/committees/download.php/66091/MQTT-SN_spec_v1.2.pdf" TargetMode="External"/><Relationship Id="rId67" Type="http://schemas.openxmlformats.org/officeDocument/2006/relationships/hyperlink" Target="https://docs.oasis-open.org/templates/w3c-recommendations-list/w3c-recommendations-list.html" TargetMode="External"/><Relationship Id="rId60" Type="http://schemas.openxmlformats.org/officeDocument/2006/relationships/image" Target="media/image7.png"/><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69" Type="http://schemas.openxmlformats.org/officeDocument/2006/relationships/hyperlink" Target="https://www.rfc-editor.org/info/rfc8174"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5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0" Type="http://schemas.openxmlformats.org/officeDocument/2006/relationships/hyperlink" Target="https://www.rfc-editor.org/rfc/rfc3610" TargetMode="External"/><Relationship Id="rId53" Type="http://schemas.openxmlformats.org/officeDocument/2006/relationships/hyperlink" Target="https://en.wikipedia.org/wiki/Galois/Counter_Mode" TargetMode="External"/><Relationship Id="rId52" Type="http://schemas.openxmlformats.org/officeDocument/2006/relationships/hyperlink" Target="https://en.wikipedia.org/wiki/CCM_mode" TargetMode="External"/><Relationship Id="rId11" Type="http://schemas.openxmlformats.org/officeDocument/2006/relationships/hyperlink" Target="mailto:Andrew_Banks@uk.ibm.com" TargetMode="External"/><Relationship Id="rId55" Type="http://schemas.openxmlformats.org/officeDocument/2006/relationships/image" Target="media/image6.png"/><Relationship Id="rId10" Type="http://schemas.openxmlformats.org/officeDocument/2006/relationships/hyperlink" Target="mailto:icraggs@gmail.com" TargetMode="External"/><Relationship Id="rId54" Type="http://schemas.openxmlformats.org/officeDocument/2006/relationships/image" Target="media/image8.png"/><Relationship Id="rId13" Type="http://schemas.openxmlformats.org/officeDocument/2006/relationships/hyperlink" Target="mailto:davide.lenzarini@u-blox.com" TargetMode="External"/><Relationship Id="rId57" Type="http://schemas.openxmlformats.org/officeDocument/2006/relationships/image" Target="media/image3.png"/><Relationship Id="rId12" Type="http://schemas.openxmlformats.org/officeDocument/2006/relationships/hyperlink" Target="http://www.ibm.com" TargetMode="External"/><Relationship Id="rId56" Type="http://schemas.openxmlformats.org/officeDocument/2006/relationships/image" Target="media/image2.png"/><Relationship Id="rId15" Type="http://schemas.openxmlformats.org/officeDocument/2006/relationships/hyperlink" Target="mailto:rahul.gupta@us.ibm.com" TargetMode="External"/><Relationship Id="rId59" Type="http://schemas.openxmlformats.org/officeDocument/2006/relationships/image" Target="media/image9.png"/><Relationship Id="rId14" Type="http://schemas.openxmlformats.org/officeDocument/2006/relationships/hyperlink" Target="mailto:icraggs@gmail.com" TargetMode="External"/><Relationship Id="rId58" Type="http://schemas.openxmlformats.org/officeDocument/2006/relationships/image" Target="media/image4.png"/><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DoBSjjrCCVsvtPhv3y3sGDDLg==">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D80r/htjE4/NK/4bYxSiEKCnRleHQvcGxhaW4SE0ludmFsaWQgVG9waWMgQWxpYXNaDG1ycHRreWM1NHlvNnICIAB4AJoBBggAEAAYAKoBvwESvAFpdCBtYXkgZ2VuZXJhdGUgY29uZnVzaW9uIHdpdGggdGhlIE1RVFR2NSAweDk0ICZxdW90O2ludmFsaWQgdG9waWMgYWxpYXMmcXVvdDsgdGhhdCBoYXMgYSBkaWZmZXJlbnQgbWVhbmluZy4gV2Ugc2hvdWxkIHVzZSAmcXVvdDtVbmtub3duIFRvcGljIEFsaWFzJnF1b3Q7IGluIHRoZSBNUVRULVNOIHJlYXNvbiBjb2RlIHRhYmxlLrABALgBABj80r/htjEg/NK/4bYxMABCEGtpeC53Z2F4ejFqcDNia28i8AsKC0FBQUE5Yi1rbzZREr4L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goKUmFuZG9tIGhhcyB0byBiZSBjaGFuZ2VkIGZvciBlYWNoIFByb3RlY3Rpb24gcGFja2V0IGNyZWF0ZWQuIEkgYWRkZWQgYSBsaXR0bGUgc2VudGVuY2UgdG8gY2xhcmlmeSBpdCobIhUxMTU2MjYzNTcxNDI3MzU4MTIyNjYoADgAMKud14+9MTi8jY/RwTFaDDlka3Myem9yZHFqdXICIAB4AJoBBggAEAAYAKoB8AIS7Q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K4AgoKdGV4dC9wbGFpb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obIhUxMTU2MjYzNTcxNDI3MzU4MTIyNjYoADgAMMLziuC2MTievK/jtjFKMAoKdGV4dC9wbGFpbhIiY2xpZW50IGFzIHJlc3BvbnNlIHRvIGEgV0lMTE1TR1JFUVoMYjFtMjRqcHkyNTMwcgIgAHgAmgEGCAAQABgAqgGsA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sKgYXMgaW4gYSBjb25uZWN0aW9ubGVzcyBuZXR3b3JrIHRoZXkgY2FuIGJlIGxvc3QuIrkCCgp0ZXh0L3BsYWluEqo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27CoGFzIGluIGEgY29ubmVjdGlvbmxlc3MgbmV0d29yayB0aGV5IGNhbiBiZSBsb3N0LiobIhUxMTU2MjYzNTcxNDI3MzU4MTIyNjYoADgAMKmxiuC2MTjIzK7jtjFKLQoKdGV4dC9wbGFpbhIfYXMgcmVzcG9uc2UgdG8gdGhlIFdJTExUT1BJQ1JFUVoMc2E1ZHhuYjUweGxpcgIgAHgAmgEGCAAQABgAqgGtAhKq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KJQoKdGV4dC9wbGFpbhIXQXdha2UgcGluZyBwYWNrZXQgZmx1c2haDGhzMDg3aG5mNHc3NnICIAB4AJoBBggAEAAYAKoBURJPV291bGQgaXQgbWFrZSBzZW5zZSB0byBwcm92aWRlIHNlcGFyYXRlIHNlcXVlbmNlIGRpYWdyYW1zIHBlciBRT1Mgc2lkZSBieSBzaWRlP7ABALgBABiG7vCqsjEghu7wqrIxMABCEGtpeC5tYXFqcmtpOThkenYilwcKC0FBQUE2ZGV0YTNNEuUG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jL1dyqsjFKOgoKdGV4dC9wbGFpbhIsU3RhdGUKU3RhdGUgRGVzY3JpcHRpb24KUG9zc2libGUgVHJhbnNpdGlvbnNaDGg4N2VqdTYxcm9rMnICIAB4AJ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UofCgp0ZXh0L3BsYWluEhFSZWNvbW1lbmRlZCB2YWx1ZVoMdmMwOWcxdXdsbTh4cgIgAHgA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rABALgBABjYwMfotDEgmr+wrLkxMABCEGtpeC5sZXpnNHJka2lvMHMihgYKC0FBQUE5Nkc3b0xZEtUFCgtBQUFBOTZHN29MWRILQUFBQTk2RzdvTFk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tvzD4bYxOLb8w+G2MUohCgp0ZXh0L3BsYWluEhNJbnZhbGlkIFRvcGljIEFsaWFzWgx0dDUwaWV5czdkbzJ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sg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J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EK1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J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Y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75nF4bYxOO+ZxeG2MUohCgp0ZXh0L3BsYWluEhNJbnZhbGlkIHRvcGljIGFsaWFzWgx4ejdkanU1Nmp1a2N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75nF4bYxIO+ZxeG2MTAAQhBraXgucDEzcGs2eGpwYnJ1Iv4VCgtBQUFCQXBVM3cxcxLMFQoLQUFBQkFwVTN3MXMSC0FBQUJBcFUzdzFzGuYBCgl0ZXh0L2h0bWw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4i5wEKCnRleHQvcGxhaW4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K4AgoKdGV4dC9wbGFpb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obIhUxMTU2MjYzNTcxNDI3MzU4MTIyNjYoADgAMLuq/d+2MTjy163jtjFaDDl4cHBzZGVnam4zeXICIAB4AJoBBggAEAAYAKoBrAISqQ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j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JoBBggAEAAYAKoBTxJNZGVmaW5lICYjMzk7TE9TVCYjMzk7ID8gY29uc2lkZXJpbmcgd2UgaGF2ZSAmIzM5O1Nlc3Npb24gRXhwaXJ5IEludGVydmFsJiMzOTuwAQC4AQBCig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mgEGCAAQABgAqgGrARKoAVRoZSBsb3N0IGlzIGRlZmluZWQgaW4gdGhlIHN0YXRlIHRyYW5zaXRpb24gdGFibGUgYW5kIGRpYWdyYW0uIExPU1QgcmVwcmVzZW50cyBzdGF0dXMgYmV0d2VlbiB0aGUgY2xpZW50IGFuZCBHVyBhbmQgbWFpbnRhaW5zIHNlbGVjdGl2ZSBzdGF0ZSBhYm91dCB0aGUgU04gc2lkZSBzZXNzaW9uLrABALgBAEKJAQoLQUFBQV9UNXJvNlkSC0FBQUE5Yi1rcEE0Gg0KCXRleHQvaHRtbBIAIg4KCnRleHQvcGxhaW4SACobIhUxMTM5NjUyMjQ0MjgwNTgwOTM3MzkoADgAMPHZmYS5MTjx2ZmEuTFQAFoMcjFtNG1odWlhdjlucgIgAHgAmgEGCAAQABgAsAEAuAEAQsU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Eq5AQoKdGV4dC9wbGFpbhKqAUlmIHRoZSBHYXRld2F5IGRvZXMgbm90IHJlY2VpdmUgYW4gTVFUVC1TTiBDb250cm9sIFBhY2tldCBmcm9tIHRoZSBDbGllbnQgd2l0aGluIG9uZSBhbmQgYSBoYWxmIHRpbWVzIHRoZSBLZWVwIEFsaXZlIHRpbWUgcGVyaW9kLCBpdCBNVVNUIGNvbnNpZGVyIHRoZSBzZXNzaW9uIOKAmExPU1TigJkuWgx4bnhmMGdvZHlxMnRyAiAAeAC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AGNDs6ui0MSD8nImGuTEwAEIQa2l4LjUyeGxybzU2aTAzdiLUCgoLQUFBQTk2RzdwRUkSowoKC0FBQUE5Nkc3cEVJEgtBQUFBOTZHN3BFSRrzAgoJdGV4dC9odG1s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IvQCCgp0ZXh0L3BsYWlu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KhsiFTExNTYyNjM1NzE0MjczNTgxMjI2NigAOAAw8PeN5rYxOPD3jea2MUpgCgp0ZXh0L3BsYWluElJBIHBpY3R1cmUgY29udGFpbmluZyBncmFwaGljYWwgdXNlciBpbnRlcmZhY2UKCkRlc2NyaXB0aW9uIGF1dG9tYXRpY2FsbHkgZ2VuZXJhdGVkWgw0dzd5cTZvNGh6cDByAiAAeACaAQYIABAAGACqAegC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B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ASnMKCnRleHQvcGxhaW4SZVRDUCBwb3J0cyA4ODgzIGFuZCAxODgzIGFyZSByZWdpc3RlcmVkIHdpdGggSUFOQSBmb3IgTVFUVCBUTFMgYW5kIG5vbi1UTFMgY29tbXVuaWNhdGlvbiByZXNwZWN0aXZlbHkuWgxwMmJpaHB2MHZ3c3JyAiAAeACaAQYIABAAGACqAcYDEsMDRnJvbSA8YSBocmVmPSJodHRwczovL3d3dy5nb29nbGUuY29tL3VybD9xPWh0dHBzOi8vaXNzdWVzLm9hc2lzLW9wZW4ub3JnL2Jyb3dzZS9NUVRULTYwNCZhbXA7c2E9RCZhbXA7c291cmNlPWRvY3MmYW1wO3VzdD0xNzAyNTcxODY3NDY5ODg5JmFtcDt1c2c9QU92VmF3M1F1S2tES2xwam0zZW0zRHNUMUxRd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TR5a2JlZzIJaC4zb3k3dTI5MgloLjI0M2k0YTIyCGguajhzZWh2MgloLjMzOGZ4NW8yCWguMWlkcTdkaDIJaC40MmRkcTFhMgloLjJoaW8wOTMyCGgud255YWd3MgloLjNnbmx0NHAyCWguMXZzdzNjaTIJaC40ZnNqbTBiMgloLjJ1eHR3ODQyCWguMWEzNDZmeDIJaC4zdTJycDNxMgloLjI5ODF6YmoyCGgub2RjOWpjMgloLjM4Y3pzNzUyCWguMW5pYTJleTIJaC40N2h4bDJyMgloLjJtbjd2YWsyCWguMTFzaTVpZDIJaC4zbHM1bzY2MgloLjIweGZ5ZHoyCWguNGt4M2gxczIJaC4zMDJkcjlsMgloLjFmN28xaGUyCWguM3o3Yms1NzIJaC4yZWNsdWQwMghoLnRodzRrd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IJaC4yMnZ4bmpkMghoLmkxN3hyNjIJaC4zMjB2Z2V6MgloLjFoNjVxbXMyCWguNDE1dDlhbDIJaC4yZ2IzamllMghoLnZnZHRxNzIJaC4zZmcxY2UwMgloLjF1bGJtbHQyCWguNGVrejU5bTIJaC4ydHE5ZmhmMgloLjE4dmpwcDgyCWguM3N2NzhkMTIJaC4yODBoaWt1MghoLm41cnNzbjIJaC4zNzVmYmdnMgloLjFtYXBsbzkyCWguNDZhZDRjMjIJaC4ybGZuZWp2MgloLjEwa3hvcm8yCWguM2trbDdmaDIJaC4xenB2aG5hMgloLjRqcGowYjMyCWguMnl1dGFpd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